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5.2.0 -->
  <w:body>
    <w:p w:rsidR="009D1437" w:rsidRPr="007C1EEB" w:rsidP="0085100F" w14:paraId="7A400E75" w14:textId="77777777">
      <w:pPr>
        <w:pStyle w:val="Heading1"/>
        <w:spacing w:before="0"/>
      </w:pPr>
      <w:bookmarkStart w:id="0" w:name="_Toc106724501"/>
      <w:r w:rsidRPr="007C1EEB">
        <w:t>Danh sách các hàm tích hợp</w:t>
      </w:r>
      <w:r>
        <w:t xml:space="preserve"> thông tư 78</w:t>
      </w:r>
      <w:bookmarkEnd w:id="0"/>
    </w:p>
    <w:p w:rsidR="009D1437" w:rsidP="0085100F" w14:paraId="0677933F" w14:textId="77777777">
      <w:pPr>
        <w:pStyle w:val="Heading2"/>
      </w:pPr>
      <w:bookmarkStart w:id="1" w:name="_Toc106724502"/>
      <w:r w:rsidRPr="007C1EEB">
        <w:t>Nhóm</w:t>
      </w:r>
      <w:r w:rsidRPr="007C1EEB">
        <w:t xml:space="preserve"> </w:t>
      </w:r>
      <w:r w:rsidRPr="007C1EEB">
        <w:t>các</w:t>
      </w:r>
      <w:r w:rsidRPr="007C1EEB">
        <w:t xml:space="preserve"> </w:t>
      </w:r>
      <w:r w:rsidRPr="007C1EEB">
        <w:t>hàm</w:t>
      </w:r>
      <w:r w:rsidRPr="007C1EEB">
        <w:t xml:space="preserve"> webservice </w:t>
      </w:r>
      <w:r>
        <w:t>tạo</w:t>
      </w:r>
      <w:r>
        <w:t xml:space="preserve"> </w:t>
      </w:r>
      <w:r>
        <w:t>lập</w:t>
      </w:r>
      <w:r>
        <w:t xml:space="preserve"> </w:t>
      </w:r>
      <w:r>
        <w:t>và</w:t>
      </w:r>
      <w:r>
        <w:t xml:space="preserve"> </w:t>
      </w:r>
      <w:r w:rsidRPr="007C1EEB">
        <w:t>phát</w:t>
      </w:r>
      <w:r w:rsidRPr="007C1EEB">
        <w:t xml:space="preserve"> </w:t>
      </w:r>
      <w:r w:rsidRPr="007C1EEB">
        <w:t>hành</w:t>
      </w:r>
      <w:r w:rsidRPr="007C1EEB">
        <w:t xml:space="preserve"> </w:t>
      </w:r>
      <w:r w:rsidRPr="007C1EEB">
        <w:t>hóa</w:t>
      </w:r>
      <w:r w:rsidRPr="007C1EEB">
        <w:t xml:space="preserve"> </w:t>
      </w:r>
      <w:r w:rsidRPr="007C1EEB">
        <w:t>đơn</w:t>
      </w:r>
      <w:r w:rsidRPr="007C1EEB">
        <w:t xml:space="preserve"> (</w:t>
      </w:r>
      <w:r w:rsidRPr="007C1EEB">
        <w:t>PublishService</w:t>
      </w:r>
      <w:r w:rsidRPr="007C1EEB">
        <w:t>)</w:t>
      </w:r>
      <w:bookmarkEnd w:id="1"/>
    </w:p>
    <w:p w:rsidR="009D1437" w:rsidRPr="00D6356C" w:rsidP="009D1437" w14:paraId="34588B5D" w14:textId="77777777">
      <w:pPr>
        <w:pStyle w:val="NormalIndent"/>
        <w:ind w:left="0"/>
        <w:rPr>
          <w:b/>
        </w:rPr>
      </w:pPr>
      <w:r w:rsidRPr="00D6356C">
        <w:rPr>
          <w:b/>
        </w:rPr>
        <w:t>Mô</w:t>
      </w:r>
      <w:r w:rsidRPr="00D6356C">
        <w:rPr>
          <w:b/>
        </w:rPr>
        <w:t xml:space="preserve"> </w:t>
      </w:r>
      <w:r w:rsidRPr="00D6356C">
        <w:rPr>
          <w:b/>
        </w:rPr>
        <w:t>tả</w:t>
      </w:r>
      <w:r w:rsidRPr="00D6356C">
        <w:rPr>
          <w:b/>
        </w:rPr>
        <w:t xml:space="preserve">: </w:t>
      </w:r>
      <w:r w:rsidRPr="00D6356C">
        <w:rPr>
          <w:b/>
        </w:rPr>
        <w:t>các</w:t>
      </w:r>
      <w:r w:rsidRPr="00D6356C">
        <w:rPr>
          <w:b/>
        </w:rPr>
        <w:t xml:space="preserve"> </w:t>
      </w:r>
      <w:r w:rsidRPr="00D6356C">
        <w:rPr>
          <w:b/>
        </w:rPr>
        <w:t>đầu</w:t>
      </w:r>
      <w:r w:rsidRPr="00D6356C">
        <w:rPr>
          <w:b/>
        </w:rPr>
        <w:t xml:space="preserve"> </w:t>
      </w:r>
      <w:r w:rsidRPr="00D6356C">
        <w:rPr>
          <w:b/>
        </w:rPr>
        <w:t>hàm</w:t>
      </w:r>
      <w:r w:rsidRPr="00D6356C">
        <w:rPr>
          <w:b/>
        </w:rPr>
        <w:t xml:space="preserve"> web service </w:t>
      </w:r>
      <w:r w:rsidRPr="00D6356C">
        <w:rPr>
          <w:b/>
        </w:rPr>
        <w:t>nằm</w:t>
      </w:r>
      <w:r w:rsidRPr="00D6356C">
        <w:rPr>
          <w:b/>
        </w:rPr>
        <w:t xml:space="preserve"> </w:t>
      </w:r>
      <w:r w:rsidRPr="00D6356C">
        <w:rPr>
          <w:b/>
        </w:rPr>
        <w:t>trong</w:t>
      </w:r>
      <w:r w:rsidRPr="00D6356C">
        <w:rPr>
          <w:b/>
        </w:rPr>
        <w:t xml:space="preserve"> PublishService.asmx</w:t>
      </w:r>
      <w:r>
        <w:rPr>
          <w:b/>
        </w:rPr>
        <w:t xml:space="preserve">, </w:t>
      </w:r>
      <w:r>
        <w:rPr>
          <w:b/>
        </w:rPr>
        <w:t>thực</w:t>
      </w:r>
      <w:r>
        <w:rPr>
          <w:b/>
        </w:rPr>
        <w:t xml:space="preserve"> </w:t>
      </w:r>
      <w:r>
        <w:rPr>
          <w:b/>
        </w:rPr>
        <w:t>hiện</w:t>
      </w:r>
      <w:r>
        <w:rPr>
          <w:b/>
        </w:rPr>
        <w:t xml:space="preserve"> </w:t>
      </w:r>
      <w:r>
        <w:rPr>
          <w:b/>
        </w:rPr>
        <w:t>các</w:t>
      </w:r>
      <w:r>
        <w:rPr>
          <w:b/>
        </w:rPr>
        <w:t xml:space="preserve"> </w:t>
      </w:r>
      <w:r>
        <w:rPr>
          <w:b/>
        </w:rPr>
        <w:t>nghiệp</w:t>
      </w:r>
      <w:r>
        <w:rPr>
          <w:b/>
        </w:rPr>
        <w:t xml:space="preserve"> </w:t>
      </w:r>
      <w:r>
        <w:rPr>
          <w:b/>
        </w:rPr>
        <w:t>vụ</w:t>
      </w:r>
      <w:r>
        <w:rPr>
          <w:b/>
        </w:rPr>
        <w:t xml:space="preserve"> </w:t>
      </w:r>
      <w:r>
        <w:rPr>
          <w:b/>
        </w:rPr>
        <w:t>liên</w:t>
      </w:r>
      <w:r>
        <w:rPr>
          <w:b/>
        </w:rPr>
        <w:t xml:space="preserve"> </w:t>
      </w:r>
      <w:r>
        <w:rPr>
          <w:b/>
        </w:rPr>
        <w:t>quan</w:t>
      </w:r>
      <w:r>
        <w:rPr>
          <w:b/>
        </w:rPr>
        <w:t xml:space="preserve"> </w:t>
      </w:r>
      <w:r>
        <w:rPr>
          <w:b/>
        </w:rPr>
        <w:t>đến</w:t>
      </w:r>
      <w:r>
        <w:rPr>
          <w:b/>
        </w:rPr>
        <w:t xml:space="preserve"> </w:t>
      </w:r>
      <w:r>
        <w:rPr>
          <w:b/>
        </w:rPr>
        <w:t>tạo</w:t>
      </w:r>
      <w:r>
        <w:rPr>
          <w:b/>
        </w:rPr>
        <w:t xml:space="preserve"> </w:t>
      </w:r>
      <w:r>
        <w:rPr>
          <w:b/>
        </w:rPr>
        <w:t>lập</w:t>
      </w:r>
      <w:r>
        <w:rPr>
          <w:b/>
        </w:rPr>
        <w:t xml:space="preserve">, </w:t>
      </w:r>
      <w:r>
        <w:rPr>
          <w:b/>
        </w:rPr>
        <w:t>phát</w:t>
      </w:r>
      <w:r>
        <w:rPr>
          <w:b/>
        </w:rPr>
        <w:t xml:space="preserve"> </w:t>
      </w:r>
      <w:r>
        <w:rPr>
          <w:b/>
        </w:rPr>
        <w:t>hành</w:t>
      </w:r>
      <w:r>
        <w:rPr>
          <w:b/>
        </w:rPr>
        <w:t xml:space="preserve"> </w:t>
      </w:r>
      <w:r>
        <w:rPr>
          <w:b/>
        </w:rPr>
        <w:t>và</w:t>
      </w:r>
      <w:r>
        <w:rPr>
          <w:b/>
        </w:rPr>
        <w:t xml:space="preserve"> </w:t>
      </w:r>
      <w:r>
        <w:rPr>
          <w:b/>
        </w:rPr>
        <w:t>xử</w:t>
      </w:r>
      <w:r>
        <w:rPr>
          <w:b/>
        </w:rPr>
        <w:t xml:space="preserve"> </w:t>
      </w:r>
      <w:r>
        <w:rPr>
          <w:b/>
        </w:rPr>
        <w:t>lý</w:t>
      </w:r>
      <w:r>
        <w:rPr>
          <w:b/>
        </w:rPr>
        <w:t xml:space="preserve"> </w:t>
      </w:r>
      <w:r>
        <w:rPr>
          <w:b/>
        </w:rPr>
        <w:t>hóa</w:t>
      </w:r>
      <w:r>
        <w:rPr>
          <w:b/>
        </w:rPr>
        <w:t xml:space="preserve"> </w:t>
      </w:r>
      <w:r>
        <w:rPr>
          <w:b/>
        </w:rPr>
        <w:t>đơn</w:t>
      </w:r>
    </w:p>
    <w:p w:rsidR="009D1437" w:rsidP="00C35F19" w14:paraId="43E74075" w14:textId="77777777">
      <w:pPr>
        <w:pStyle w:val="Heading3"/>
      </w:pPr>
      <w:bookmarkStart w:id="2" w:name="_Toc106724503"/>
      <w:r>
        <w:t>Phát</w:t>
      </w:r>
      <w:r>
        <w:t xml:space="preserve"> </w:t>
      </w:r>
      <w:r>
        <w:t>hành</w:t>
      </w:r>
      <w:r>
        <w:t xml:space="preserve"> </w:t>
      </w:r>
      <w:r>
        <w:t>hóa</w:t>
      </w:r>
      <w:r>
        <w:t xml:space="preserve"> </w:t>
      </w:r>
      <w:r>
        <w:t>đơn</w:t>
      </w:r>
      <w:bookmarkEnd w:id="2"/>
    </w:p>
    <w:p w:rsidR="009D1437" w:rsidRPr="00593BE8" w:rsidP="009D1437" w14:paraId="19A0A1E5" w14:textId="77777777">
      <w:pPr>
        <w:pStyle w:val="N"/>
      </w:pPr>
      <w:r w:rsidRPr="00593BE8">
        <w:t>URL</w:t>
      </w:r>
    </w:p>
    <w:p w:rsidR="009D1437" w:rsidRPr="00885F8A" w:rsidP="009D1437" w14:paraId="426F9C6B" w14:textId="77777777">
      <w:pPr>
        <w:pStyle w:val="N"/>
      </w:pPr>
      <w:r>
        <w:tab/>
      </w:r>
      <w:r w:rsidRPr="00007702">
        <w:t xml:space="preserve"> </w:t>
      </w:r>
      <w:r w:rsidRPr="00885F8A">
        <w:t xml:space="preserve">String </w:t>
      </w:r>
      <w:r w:rsidRPr="00885F8A">
        <w:rPr>
          <w:b/>
        </w:rPr>
        <w:t>ImportAndPublishInv</w:t>
      </w:r>
      <w:r w:rsidRPr="00885F8A">
        <w:t>(</w:t>
      </w:r>
      <w:r w:rsidRPr="00CD4230">
        <w:t>string Account, string ACpass, string xmlInvData, string username, string password, string pattern = "", string serial = "", int convert = 0</w:t>
      </w:r>
      <w:r w:rsidRPr="00885F8A">
        <w:t>).</w:t>
      </w:r>
    </w:p>
    <w:p w:rsidR="009D1437" w:rsidRPr="00593BE8" w:rsidP="009D1437" w14:paraId="4ED0809F" w14:textId="77777777">
      <w:pPr>
        <w:pStyle w:val="N"/>
      </w:pPr>
      <w:r w:rsidRPr="00593BE8">
        <w:t>DESCRIPTION</w:t>
      </w:r>
    </w:p>
    <w:p w:rsidR="009D1437" w:rsidRPr="007C1EEB" w:rsidP="009D1437" w14:paraId="2FE3461B" w14:textId="77777777">
      <w:pPr>
        <w:pStyle w:val="N"/>
      </w:pPr>
      <w:r>
        <w:tab/>
        <w:t>Đây là web service cho phép phát hành hóa đơn với dữ liệu XML của khách hàng, tối đa cho 5000 hóa đơn.</w:t>
      </w:r>
    </w:p>
    <w:p w:rsidR="009D1437" w:rsidRPr="00007702" w:rsidP="009D1437" w14:paraId="3D053454" w14:textId="77777777">
      <w:pPr>
        <w:pStyle w:val="N"/>
      </w:pPr>
      <w:r w:rsidRPr="00663B3E">
        <w:t>HTTP METHOD</w:t>
      </w:r>
    </w:p>
    <w:p w:rsidR="009D1437" w:rsidRPr="00007702" w:rsidP="009D1437" w14:paraId="0BB54F0A" w14:textId="77777777">
      <w:pPr>
        <w:pStyle w:val="N"/>
        <w:rPr>
          <w:b/>
        </w:rPr>
      </w:pPr>
      <w:r w:rsidRPr="00610AFD">
        <w:tab/>
      </w:r>
      <w:r w:rsidRPr="00610AFD">
        <w:tab/>
        <w:t>POST</w:t>
      </w:r>
    </w:p>
    <w:p w:rsidR="009D1437" w:rsidRPr="00610AFD" w:rsidP="009D1437" w14:paraId="45A5E1EA" w14:textId="77777777">
      <w:pPr>
        <w:pStyle w:val="N"/>
      </w:pPr>
      <w:r w:rsidRPr="00610AFD">
        <w:t>REQUEST BODY</w:t>
      </w:r>
    </w:p>
    <w:p w:rsidR="009D1437" w:rsidRPr="009372AD" w:rsidP="009D1437" w14:paraId="07D89917" w14:textId="77777777">
      <w:pPr>
        <w:pStyle w:val="ListParagraph"/>
        <w:numPr>
          <w:ilvl w:val="0"/>
          <w:numId w:val="3"/>
        </w:numPr>
        <w:spacing w:after="0" w:line="360" w:lineRule="auto"/>
        <w:jc w:val="both"/>
        <w:rPr>
          <w:rFonts w:eastAsia="Calibri"/>
          <w:b/>
          <w:u w:val="single"/>
        </w:rPr>
      </w:pPr>
      <w:r w:rsidRPr="009372AD">
        <w:rPr>
          <w:rFonts w:eastAsia="Calibri"/>
          <w:b/>
        </w:rPr>
        <w:t>Account/</w:t>
      </w:r>
      <w:r w:rsidRPr="009372AD">
        <w:rPr>
          <w:rFonts w:eastAsia="Calibri"/>
          <w:b/>
        </w:rPr>
        <w:t>ACPass</w:t>
      </w:r>
      <w:r w:rsidRPr="009372AD">
        <w:rPr>
          <w:rFonts w:eastAsia="Calibri"/>
          <w:b/>
        </w:rPr>
        <w:t xml:space="preserve"> :  </w:t>
      </w:r>
      <w:r w:rsidRPr="009372AD">
        <w:rPr>
          <w:rFonts w:eastAsia="Calibri"/>
        </w:rPr>
        <w:t xml:space="preserve">Tài </w:t>
      </w:r>
      <w:r w:rsidRPr="009372AD">
        <w:rPr>
          <w:rFonts w:eastAsia="Calibri"/>
        </w:rPr>
        <w:t>khoản</w:t>
      </w:r>
      <w:r w:rsidRPr="009372AD">
        <w:rPr>
          <w:rFonts w:eastAsia="Calibri"/>
        </w:rPr>
        <w:t xml:space="preserve"> </w:t>
      </w:r>
      <w:r w:rsidRPr="009372AD">
        <w:rPr>
          <w:rFonts w:eastAsia="Calibri"/>
        </w:rPr>
        <w:t>được</w:t>
      </w:r>
      <w:r w:rsidRPr="009372AD">
        <w:rPr>
          <w:rFonts w:eastAsia="Calibri"/>
        </w:rPr>
        <w:t xml:space="preserve"> </w:t>
      </w:r>
      <w:r w:rsidRPr="009372AD">
        <w:rPr>
          <w:rFonts w:eastAsia="Calibri"/>
        </w:rPr>
        <w:t>cấp</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cho</w:t>
      </w:r>
      <w:r w:rsidRPr="009372AD">
        <w:rPr>
          <w:rFonts w:eastAsia="Calibri"/>
        </w:rPr>
        <w:t xml:space="preserve"> </w:t>
      </w:r>
      <w:r w:rsidRPr="009372AD">
        <w:rPr>
          <w:rFonts w:eastAsia="Calibri"/>
        </w:rPr>
        <w:t>nhân</w:t>
      </w:r>
      <w:r w:rsidRPr="009372AD">
        <w:rPr>
          <w:rFonts w:eastAsia="Calibri"/>
        </w:rPr>
        <w:t xml:space="preserve"> </w:t>
      </w:r>
      <w:r w:rsidRPr="009372AD">
        <w:rPr>
          <w:rFonts w:eastAsia="Calibri"/>
        </w:rPr>
        <w:t>viên</w:t>
      </w:r>
      <w:r w:rsidRPr="009372AD">
        <w:rPr>
          <w:rFonts w:eastAsia="Calibri"/>
        </w:rPr>
        <w:t xml:space="preserve"> </w:t>
      </w:r>
      <w:r w:rsidRPr="009372AD">
        <w:rPr>
          <w:rFonts w:eastAsia="Calibri"/>
        </w:rPr>
        <w:t>gọi</w:t>
      </w:r>
      <w:r w:rsidRPr="009372AD">
        <w:rPr>
          <w:rFonts w:eastAsia="Calibri"/>
        </w:rPr>
        <w:t xml:space="preserve"> </w:t>
      </w:r>
      <w:r w:rsidRPr="009372AD">
        <w:rPr>
          <w:rFonts w:eastAsia="Calibri"/>
        </w:rPr>
        <w:t>lệnh</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hành</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p>
    <w:p w:rsidR="009D1437" w:rsidRPr="009372AD" w:rsidP="009D1437" w14:paraId="1B75BAFC" w14:textId="7777777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w:t>
      </w:r>
      <w:r w:rsidRPr="009372AD">
        <w:rPr>
          <w:rFonts w:eastAsia="Calibri"/>
        </w:rPr>
        <w:t>khoản</w:t>
      </w:r>
      <w:r w:rsidRPr="009372AD">
        <w:rPr>
          <w:rFonts w:eastAsia="Calibri"/>
        </w:rPr>
        <w:t xml:space="preserve"> </w:t>
      </w:r>
      <w:r w:rsidRPr="009372AD">
        <w:rPr>
          <w:rFonts w:eastAsia="Calibri"/>
        </w:rPr>
        <w:t>được</w:t>
      </w:r>
      <w:r w:rsidRPr="009372AD">
        <w:rPr>
          <w:rFonts w:eastAsia="Calibri"/>
        </w:rPr>
        <w:t xml:space="preserve"> </w:t>
      </w:r>
      <w:r w:rsidRPr="009372AD">
        <w:rPr>
          <w:rFonts w:eastAsia="Calibri"/>
        </w:rPr>
        <w:t>cấp</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cho</w:t>
      </w:r>
      <w:r w:rsidRPr="009372AD">
        <w:rPr>
          <w:rFonts w:eastAsia="Calibri"/>
        </w:rPr>
        <w:t xml:space="preserve"> </w:t>
      </w:r>
      <w:r w:rsidRPr="009372AD">
        <w:rPr>
          <w:rFonts w:eastAsia="Calibri"/>
        </w:rPr>
        <w:t>khách</w:t>
      </w:r>
      <w:r w:rsidRPr="009372AD">
        <w:rPr>
          <w:rFonts w:eastAsia="Calibri"/>
        </w:rPr>
        <w:t xml:space="preserve"> </w:t>
      </w:r>
      <w:r w:rsidRPr="009372AD">
        <w:rPr>
          <w:rFonts w:eastAsia="Calibri"/>
        </w:rPr>
        <w:t>hàng</w:t>
      </w:r>
      <w:r w:rsidRPr="009372AD">
        <w:rPr>
          <w:rFonts w:eastAsia="Calibri"/>
        </w:rPr>
        <w:t xml:space="preserve"> </w:t>
      </w:r>
      <w:r w:rsidRPr="009372AD">
        <w:rPr>
          <w:rFonts w:eastAsia="Calibri"/>
        </w:rPr>
        <w:t>để</w:t>
      </w:r>
      <w:r w:rsidRPr="009372AD">
        <w:rPr>
          <w:rFonts w:eastAsia="Calibri"/>
        </w:rPr>
        <w:t xml:space="preserve"> </w:t>
      </w:r>
      <w:r w:rsidRPr="009372AD">
        <w:rPr>
          <w:rFonts w:eastAsia="Calibri"/>
        </w:rPr>
        <w:t>gọi</w:t>
      </w:r>
      <w:r w:rsidRPr="009372AD">
        <w:rPr>
          <w:rFonts w:eastAsia="Calibri"/>
        </w:rPr>
        <w:t xml:space="preserve"> </w:t>
      </w:r>
      <w:r>
        <w:rPr>
          <w:rFonts w:eastAsia="Calibri"/>
        </w:rPr>
        <w:t>đến</w:t>
      </w:r>
      <w:r>
        <w:rPr>
          <w:rFonts w:eastAsia="Calibri"/>
        </w:rPr>
        <w:t xml:space="preserve"> webservice ( </w:t>
      </w:r>
      <w:r>
        <w:rPr>
          <w:rFonts w:eastAsia="Calibri"/>
        </w:rPr>
        <w:t>tài</w:t>
      </w:r>
      <w:r>
        <w:rPr>
          <w:rFonts w:eastAsia="Calibri"/>
        </w:rPr>
        <w:t xml:space="preserve"> </w:t>
      </w:r>
      <w:r>
        <w:rPr>
          <w:rFonts w:eastAsia="Calibri"/>
        </w:rPr>
        <w:t>khoản</w:t>
      </w:r>
      <w:r>
        <w:rPr>
          <w:rFonts w:eastAsia="Calibri"/>
        </w:rPr>
        <w:t xml:space="preserve"> </w:t>
      </w:r>
      <w:r>
        <w:rPr>
          <w:rFonts w:eastAsia="Calibri"/>
        </w:rPr>
        <w:t>có</w:t>
      </w:r>
      <w:r>
        <w:rPr>
          <w:rFonts w:eastAsia="Calibri"/>
        </w:rPr>
        <w:t xml:space="preserve"> </w:t>
      </w:r>
      <w:r>
        <w:rPr>
          <w:rFonts w:eastAsia="Calibri"/>
        </w:rPr>
        <w:t>quyền</w:t>
      </w:r>
      <w:r>
        <w:rPr>
          <w:rFonts w:eastAsia="Calibri"/>
        </w:rPr>
        <w:t xml:space="preserve"> </w:t>
      </w:r>
      <w:r>
        <w:rPr>
          <w:rFonts w:eastAsia="Calibri"/>
        </w:rPr>
        <w:t>ServiceRole</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r>
        <w:rPr>
          <w:rFonts w:eastAsia="Calibri"/>
        </w:rPr>
        <w:t>)</w:t>
      </w:r>
      <w:r w:rsidRPr="009372AD">
        <w:rPr>
          <w:rFonts w:eastAsia="Calibri"/>
        </w:rPr>
        <w:t>.</w:t>
      </w:r>
    </w:p>
    <w:p w:rsidR="009D1437" w:rsidRPr="0085200C" w:rsidP="009D1437" w14:paraId="0E930ECC" w14:textId="77777777">
      <w:pPr>
        <w:pStyle w:val="ListParagraph"/>
        <w:numPr>
          <w:ilvl w:val="0"/>
          <w:numId w:val="2"/>
        </w:numPr>
        <w:spacing w:after="0" w:line="360" w:lineRule="auto"/>
        <w:ind w:left="1080"/>
        <w:jc w:val="both"/>
        <w:rPr>
          <w:rFonts w:eastAsia="Calibri"/>
          <w:b/>
          <w:u w:val="single"/>
        </w:rPr>
      </w:pPr>
      <w:r w:rsidRPr="009372AD">
        <w:rPr>
          <w:rFonts w:eastAsia="Calibri"/>
          <w:b/>
        </w:rPr>
        <w:t>xmlInvData</w:t>
      </w:r>
      <w:r w:rsidRPr="009372AD">
        <w:rPr>
          <w:rFonts w:eastAsia="Calibri"/>
        </w:rPr>
        <w:t xml:space="preserve">: </w:t>
      </w:r>
      <w:r>
        <w:rPr>
          <w:rFonts w:eastAsia="Calibri"/>
        </w:rPr>
        <w:t>Chuỗi</w:t>
      </w:r>
      <w:r w:rsidRPr="009372AD">
        <w:rPr>
          <w:rFonts w:eastAsia="Calibri"/>
        </w:rPr>
        <w:t xml:space="preserve"> XML </w:t>
      </w:r>
      <w:r w:rsidRPr="009372AD">
        <w:rPr>
          <w:rFonts w:eastAsia="Calibri"/>
        </w:rPr>
        <w:t>dữ</w:t>
      </w:r>
      <w:r w:rsidRPr="009372AD">
        <w:rPr>
          <w:rFonts w:eastAsia="Calibri"/>
        </w:rPr>
        <w:t xml:space="preserve"> </w:t>
      </w:r>
      <w:r w:rsidRPr="009372AD">
        <w:rPr>
          <w:rFonts w:eastAsia="Calibri"/>
        </w:rPr>
        <w:t>liệu</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Pr>
          <w:rFonts w:eastAsia="Calibri"/>
        </w:rPr>
        <w:t xml:space="preserve"> ( </w:t>
      </w:r>
      <w:r>
        <w:rPr>
          <w:rFonts w:eastAsia="Calibri"/>
        </w:rPr>
        <w:t>theo</w:t>
      </w:r>
      <w:r>
        <w:rPr>
          <w:rFonts w:eastAsia="Calibri"/>
        </w:rPr>
        <w:t xml:space="preserve"> </w:t>
      </w:r>
      <w:r>
        <w:rPr>
          <w:rFonts w:eastAsia="Calibri"/>
        </w:rPr>
        <w:t>cấu</w:t>
      </w:r>
      <w:r>
        <w:rPr>
          <w:rFonts w:eastAsia="Calibri"/>
        </w:rPr>
        <w:t xml:space="preserve"> </w:t>
      </w:r>
      <w:r>
        <w:rPr>
          <w:rFonts w:eastAsia="Calibri"/>
        </w:rPr>
        <w:t>trúc</w:t>
      </w:r>
      <w:r>
        <w:rPr>
          <w:rFonts w:eastAsia="Calibri"/>
        </w:rPr>
        <w:t xml:space="preserve"> </w:t>
      </w:r>
      <w:r>
        <w:rPr>
          <w:rFonts w:eastAsia="Calibri"/>
        </w:rPr>
        <w:t>mô</w:t>
      </w:r>
      <w:r>
        <w:rPr>
          <w:rFonts w:eastAsia="Calibri"/>
        </w:rPr>
        <w:t xml:space="preserve"> </w:t>
      </w:r>
      <w:r>
        <w:rPr>
          <w:rFonts w:eastAsia="Calibri"/>
        </w:rPr>
        <w:t>tả</w:t>
      </w:r>
      <w:r>
        <w:rPr>
          <w:rFonts w:eastAsia="Calibri"/>
        </w:rPr>
        <w:t>)</w:t>
      </w:r>
    </w:p>
    <w:p w:rsidR="009D1437" w:rsidRPr="00F8431D" w:rsidP="009D1437" w14:paraId="3AAB52E5" w14:textId="77777777">
      <w:pPr>
        <w:pStyle w:val="ListParagraph"/>
        <w:numPr>
          <w:ilvl w:val="0"/>
          <w:numId w:val="2"/>
        </w:numPr>
        <w:spacing w:after="0" w:line="360" w:lineRule="auto"/>
        <w:ind w:left="1080"/>
        <w:jc w:val="both"/>
        <w:rPr>
          <w:rFonts w:eastAsia="Calibri"/>
          <w:b/>
          <w:u w:val="single"/>
        </w:rPr>
      </w:pPr>
      <w:r>
        <w:rPr>
          <w:rFonts w:eastAsia="Calibri"/>
          <w:b/>
        </w:rPr>
        <w:t>pattern</w:t>
      </w:r>
      <w:r w:rsidRPr="00F8431D">
        <w:rPr>
          <w:rFonts w:eastAsia="Calibri"/>
          <w:b/>
        </w:rPr>
        <w:t>:</w:t>
      </w:r>
      <w:r>
        <w:rPr>
          <w:rFonts w:eastAsia="Calibri"/>
          <w:b/>
        </w:rPr>
        <w:t xml:space="preserve"> </w:t>
      </w:r>
      <w:r>
        <w:rPr>
          <w:rFonts w:eastAsia="Calibri"/>
        </w:rPr>
        <w:t>Mẫu</w:t>
      </w:r>
      <w:r>
        <w:rPr>
          <w:rFonts w:eastAsia="Calibri"/>
        </w:rPr>
        <w:t xml:space="preserve"> </w:t>
      </w:r>
      <w:r>
        <w:rPr>
          <w:rFonts w:eastAsia="Calibri"/>
        </w:rPr>
        <w:t>số</w:t>
      </w:r>
      <w:r>
        <w:rPr>
          <w:rFonts w:eastAsia="Calibri"/>
        </w:rPr>
        <w:t xml:space="preserve"> </w:t>
      </w:r>
      <w:r>
        <w:rPr>
          <w:rFonts w:eastAsia="Calibri"/>
        </w:rPr>
        <w:t>hóa</w:t>
      </w:r>
      <w:r>
        <w:rPr>
          <w:rFonts w:eastAsia="Calibri"/>
        </w:rPr>
        <w:t xml:space="preserve"> </w:t>
      </w:r>
      <w:r>
        <w:rPr>
          <w:rFonts w:eastAsia="Calibri"/>
        </w:rPr>
        <w:t>đơn</w:t>
      </w:r>
    </w:p>
    <w:p w:rsidR="009D1437" w:rsidRPr="0085200C" w:rsidP="009D1437" w14:paraId="5997EA2A" w14:textId="77777777">
      <w:pPr>
        <w:pStyle w:val="ListParagraph"/>
        <w:numPr>
          <w:ilvl w:val="0"/>
          <w:numId w:val="2"/>
        </w:numPr>
        <w:spacing w:after="0" w:line="360" w:lineRule="auto"/>
        <w:ind w:left="1080"/>
        <w:jc w:val="both"/>
        <w:rPr>
          <w:rFonts w:eastAsia="Calibri"/>
          <w:b/>
          <w:u w:val="single"/>
        </w:rPr>
      </w:pPr>
      <w:r>
        <w:rPr>
          <w:rFonts w:eastAsia="Calibri"/>
          <w:b/>
        </w:rPr>
        <w:t>serial</w:t>
      </w:r>
      <w:r w:rsidRPr="00F8431D">
        <w:rPr>
          <w:rFonts w:eastAsia="Calibri"/>
          <w:b/>
        </w:rPr>
        <w:t>:</w:t>
      </w:r>
      <w:r w:rsidRPr="00F8431D">
        <w:rPr>
          <w:rFonts w:eastAsia="Calibri"/>
        </w:rPr>
        <w:t xml:space="preserve"> </w:t>
      </w:r>
      <w:r>
        <w:rPr>
          <w:rFonts w:eastAsia="Calibri"/>
        </w:rPr>
        <w:t>Ký</w:t>
      </w:r>
      <w:r>
        <w:rPr>
          <w:rFonts w:eastAsia="Calibri"/>
        </w:rPr>
        <w:t xml:space="preserve"> </w:t>
      </w:r>
      <w:r>
        <w:rPr>
          <w:rFonts w:eastAsia="Calibri"/>
        </w:rPr>
        <w:t>hiệu</w:t>
      </w:r>
      <w:r>
        <w:rPr>
          <w:rFonts w:eastAsia="Calibri"/>
        </w:rPr>
        <w:t xml:space="preserve"> </w:t>
      </w:r>
      <w:r>
        <w:rPr>
          <w:rFonts w:eastAsia="Calibri"/>
        </w:rPr>
        <w:t>hóa</w:t>
      </w:r>
      <w:r>
        <w:rPr>
          <w:rFonts w:eastAsia="Calibri"/>
        </w:rPr>
        <w:t xml:space="preserve"> </w:t>
      </w:r>
      <w:r>
        <w:rPr>
          <w:rFonts w:eastAsia="Calibri"/>
        </w:rPr>
        <w:t>đơn</w:t>
      </w:r>
    </w:p>
    <w:p w:rsidR="009D1437" w:rsidRPr="009372AD" w:rsidP="009D1437" w14:paraId="33FF3855" w14:textId="77777777">
      <w:pPr>
        <w:pStyle w:val="ListParagraph"/>
        <w:numPr>
          <w:ilvl w:val="0"/>
          <w:numId w:val="2"/>
        </w:numPr>
        <w:spacing w:after="0" w:line="360" w:lineRule="auto"/>
        <w:ind w:left="1080"/>
        <w:jc w:val="both"/>
        <w:rPr>
          <w:rFonts w:eastAsia="Calibri"/>
          <w:b/>
          <w:u w:val="single"/>
        </w:rPr>
      </w:pPr>
      <w:r w:rsidRPr="009372AD">
        <w:rPr>
          <w:rFonts w:eastAsia="Calibri"/>
          <w:b/>
        </w:rPr>
        <w:t xml:space="preserve">convert: </w:t>
      </w:r>
      <w:r w:rsidRPr="009372AD">
        <w:rPr>
          <w:rFonts w:eastAsia="Calibri"/>
        </w:rPr>
        <w:t>Mặc</w:t>
      </w:r>
      <w:r w:rsidRPr="009372AD">
        <w:rPr>
          <w:rFonts w:eastAsia="Calibri"/>
        </w:rPr>
        <w:t xml:space="preserve"> </w:t>
      </w:r>
      <w:r w:rsidRPr="009372AD">
        <w:rPr>
          <w:rFonts w:eastAsia="Calibri"/>
        </w:rPr>
        <w:t>đị</w:t>
      </w:r>
      <w:r>
        <w:rPr>
          <w:rFonts w:eastAsia="Calibri"/>
        </w:rPr>
        <w:t>nh</w:t>
      </w:r>
      <w:r>
        <w:rPr>
          <w:rFonts w:eastAsia="Calibri"/>
        </w:rPr>
        <w:t xml:space="preserve"> </w:t>
      </w:r>
      <w:r>
        <w:rPr>
          <w:rFonts w:eastAsia="Calibri"/>
        </w:rPr>
        <w:t>là</w:t>
      </w:r>
      <w:r>
        <w:rPr>
          <w:rFonts w:eastAsia="Calibri"/>
        </w:rPr>
        <w:t xml:space="preserve"> 0 (</w:t>
      </w:r>
      <w:r w:rsidRPr="009372AD">
        <w:rPr>
          <w:rFonts w:eastAsia="Calibri"/>
        </w:rPr>
        <w:t xml:space="preserve">0 – </w:t>
      </w:r>
      <w:r w:rsidRPr="009372AD">
        <w:rPr>
          <w:rFonts w:eastAsia="Calibri"/>
        </w:rPr>
        <w:t>Không</w:t>
      </w:r>
      <w:r w:rsidRPr="009372AD">
        <w:rPr>
          <w:rFonts w:eastAsia="Calibri"/>
        </w:rPr>
        <w:t xml:space="preserve"> </w:t>
      </w:r>
      <w:r w:rsidRPr="009372AD">
        <w:rPr>
          <w:rFonts w:eastAsia="Calibri"/>
        </w:rPr>
        <w:t>cần</w:t>
      </w:r>
      <w:r w:rsidRPr="009372AD">
        <w:rPr>
          <w:rFonts w:eastAsia="Calibri"/>
        </w:rPr>
        <w:t xml:space="preserve"> convert </w:t>
      </w:r>
      <w:r w:rsidRPr="009372AD">
        <w:rPr>
          <w:rFonts w:eastAsia="Calibri"/>
        </w:rPr>
        <w:t>từ</w:t>
      </w:r>
      <w:r>
        <w:rPr>
          <w:rFonts w:eastAsia="Calibri"/>
        </w:rPr>
        <w:t xml:space="preserve"> TCVN3 sang Unicode / </w:t>
      </w:r>
      <w:r w:rsidRPr="009372AD">
        <w:rPr>
          <w:rFonts w:eastAsia="Calibri"/>
        </w:rPr>
        <w:t xml:space="preserve">1- </w:t>
      </w:r>
      <w:r w:rsidRPr="009372AD">
        <w:rPr>
          <w:rFonts w:eastAsia="Calibri"/>
        </w:rPr>
        <w:t>Cần</w:t>
      </w:r>
      <w:r w:rsidRPr="009372AD">
        <w:rPr>
          <w:rFonts w:eastAsia="Calibri"/>
        </w:rPr>
        <w:t xml:space="preserve"> convert </w:t>
      </w:r>
      <w:r w:rsidRPr="009372AD">
        <w:rPr>
          <w:rFonts w:eastAsia="Calibri"/>
        </w:rPr>
        <w:t>từ</w:t>
      </w:r>
      <w:r>
        <w:rPr>
          <w:rFonts w:eastAsia="Calibri"/>
        </w:rPr>
        <w:t xml:space="preserve"> TCVN3 sang Unicode)</w:t>
      </w:r>
    </w:p>
    <w:p w:rsidR="009D1437" w:rsidP="009D1437" w14:paraId="6120DE02" w14:textId="77777777">
      <w:pPr>
        <w:pStyle w:val="N"/>
      </w:pPr>
      <w:r w:rsidRPr="00CA654D">
        <w:t>RETURNS</w:t>
      </w:r>
    </w:p>
    <w:p w:rsidR="009D1437" w:rsidRPr="00CA654D" w:rsidP="009D1437" w14:paraId="44F1D75B" w14:textId="77777777">
      <w:pPr>
        <w:pStyle w:val="N"/>
      </w:pPr>
      <w:r>
        <w:tab/>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123"/>
        <w:gridCol w:w="4771"/>
        <w:gridCol w:w="1371"/>
      </w:tblGrid>
      <w:tr w14:paraId="6023CD36" w14:textId="77777777" w:rsidTr="00616EC4">
        <w:tblPrEx>
          <w:tblW w:w="0" w:type="auto"/>
          <w:tblInd w:w="85" w:type="dxa"/>
          <w:tblLook w:val="04A0"/>
        </w:tblPrEx>
        <w:tc>
          <w:tcPr>
            <w:tcW w:w="261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0CDF95BA" w14:textId="77777777">
            <w:pPr>
              <w:pStyle w:val="ListParagraph"/>
            </w:pPr>
            <w:r>
              <w:t>Kết</w:t>
            </w:r>
            <w:r>
              <w:t xml:space="preserve"> </w:t>
            </w:r>
            <w:r>
              <w:t>quả</w:t>
            </w:r>
          </w:p>
        </w:tc>
        <w:tc>
          <w:tcPr>
            <w:tcW w:w="5272"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787FC7F9" w14:textId="77777777">
            <w:pPr>
              <w:pStyle w:val="ListParagraph"/>
            </w:pPr>
            <w:r w:rsidRPr="00660ABB">
              <w:t>Mô</w:t>
            </w:r>
            <w:r w:rsidRPr="00660ABB">
              <w:t xml:space="preserve"> </w:t>
            </w:r>
            <w:r w:rsidRPr="00660ABB">
              <w:t>tả</w:t>
            </w:r>
          </w:p>
        </w:tc>
        <w:tc>
          <w:tcPr>
            <w:tcW w:w="1383"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59279FA1" w14:textId="77777777">
            <w:pPr>
              <w:pStyle w:val="ListParagraph"/>
            </w:pPr>
            <w:r>
              <w:t>Ghi</w:t>
            </w:r>
            <w:r>
              <w:t xml:space="preserve"> </w:t>
            </w:r>
            <w:r>
              <w:t>chú</w:t>
            </w:r>
          </w:p>
        </w:tc>
      </w:tr>
      <w:tr w14:paraId="30610681" w14:textId="77777777" w:rsidTr="00616EC4">
        <w:tblPrEx>
          <w:tblW w:w="0" w:type="auto"/>
          <w:tblInd w:w="85" w:type="dxa"/>
          <w:tblLook w:val="04A0"/>
        </w:tblPrEx>
        <w:tc>
          <w:tcPr>
            <w:tcW w:w="2610" w:type="dxa"/>
            <w:tcBorders>
              <w:top w:val="single" w:sz="4" w:space="0" w:color="2E74B5"/>
              <w:left w:val="single" w:sz="4" w:space="0" w:color="2E74B5"/>
              <w:right w:val="single" w:sz="4" w:space="0" w:color="2E74B5"/>
            </w:tcBorders>
            <w:shd w:val="clear" w:color="auto" w:fill="auto"/>
          </w:tcPr>
          <w:p w:rsidR="009D1437" w:rsidRPr="009372AD" w:rsidP="00616EC4" w14:paraId="588475C5" w14:textId="77777777">
            <w:pPr>
              <w:autoSpaceDE w:val="0"/>
              <w:autoSpaceDN w:val="0"/>
              <w:adjustRightInd w:val="0"/>
              <w:jc w:val="both"/>
              <w:rPr>
                <w:sz w:val="19"/>
                <w:szCs w:val="19"/>
              </w:rPr>
            </w:pPr>
            <w:r w:rsidRPr="009372AD">
              <w:t>ERR:1</w:t>
            </w:r>
          </w:p>
        </w:tc>
        <w:tc>
          <w:tcPr>
            <w:tcW w:w="5272"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CA6E8A5" w14:textId="77777777">
            <w:pPr>
              <w:pStyle w:val="ListParagraph"/>
              <w:ind w:left="0"/>
              <w:jc w:val="both"/>
            </w:pPr>
            <w:r w:rsidRPr="009372AD">
              <w:t xml:space="preserve">Tài </w:t>
            </w:r>
            <w:r w:rsidRPr="009372AD">
              <w:t>khoản</w:t>
            </w:r>
            <w:r w:rsidRPr="009372AD">
              <w:t xml:space="preserve"> </w:t>
            </w:r>
            <w:r w:rsidRPr="009372AD">
              <w:t>đăng</w:t>
            </w:r>
            <w:r w:rsidRPr="009372AD">
              <w:t xml:space="preserve"> </w:t>
            </w:r>
            <w:r w:rsidRPr="009372AD">
              <w:t>nhập</w:t>
            </w:r>
            <w:r w:rsidRPr="009372AD">
              <w:t xml:space="preserve"> </w:t>
            </w:r>
            <w:r w:rsidRPr="009372AD">
              <w:t>sai</w:t>
            </w:r>
            <w:r w:rsidRPr="009372AD">
              <w:t xml:space="preserve"> </w:t>
            </w:r>
            <w:r w:rsidRPr="009372AD">
              <w:t>hoặc</w:t>
            </w:r>
            <w:r w:rsidRPr="009372AD">
              <w:t xml:space="preserve"> </w:t>
            </w:r>
            <w:r w:rsidRPr="009372AD">
              <w:t>không</w:t>
            </w:r>
            <w:r w:rsidRPr="009372AD">
              <w:t xml:space="preserve"> </w:t>
            </w:r>
            <w:r w:rsidRPr="009372AD">
              <w:t>có</w:t>
            </w:r>
            <w:r w:rsidRPr="009372AD">
              <w:t xml:space="preserve"> </w:t>
            </w:r>
            <w:r w:rsidRPr="009372AD">
              <w:t>quyền</w:t>
            </w:r>
            <w:r w:rsidRPr="009372AD">
              <w:t xml:space="preserve"> </w:t>
            </w:r>
            <w:r w:rsidRPr="009372AD">
              <w:t>thêm</w:t>
            </w:r>
            <w:r w:rsidRPr="009372AD">
              <w:t xml:space="preserve"> </w:t>
            </w:r>
            <w:r w:rsidRPr="009372AD">
              <w:t>khách</w:t>
            </w:r>
            <w:r w:rsidRPr="009372AD">
              <w:t xml:space="preserve"> </w:t>
            </w:r>
            <w:r w:rsidRPr="009372AD">
              <w:t>hàng</w:t>
            </w:r>
          </w:p>
        </w:tc>
        <w:tc>
          <w:tcPr>
            <w:tcW w:w="1383" w:type="dxa"/>
            <w:tcBorders>
              <w:top w:val="single" w:sz="4" w:space="0" w:color="2E74B5"/>
              <w:left w:val="single" w:sz="4" w:space="0" w:color="2E74B5"/>
              <w:bottom w:val="single" w:sz="4" w:space="0" w:color="2E74B5"/>
              <w:right w:val="single" w:sz="4" w:space="0" w:color="2E74B5"/>
            </w:tcBorders>
          </w:tcPr>
          <w:p w:rsidR="009D1437" w:rsidRPr="009372AD" w:rsidP="00616EC4" w14:paraId="5A37F93A" w14:textId="77777777">
            <w:pPr>
              <w:pStyle w:val="ListParagraph"/>
              <w:ind w:left="0"/>
              <w:jc w:val="both"/>
            </w:pPr>
          </w:p>
        </w:tc>
      </w:tr>
      <w:tr w14:paraId="37660365" w14:textId="77777777" w:rsidTr="00616EC4">
        <w:tblPrEx>
          <w:tblW w:w="0" w:type="auto"/>
          <w:tblInd w:w="85" w:type="dxa"/>
          <w:tblLook w:val="04A0"/>
        </w:tblPrEx>
        <w:tc>
          <w:tcPr>
            <w:tcW w:w="26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154353F0" w14:textId="77777777">
            <w:pPr>
              <w:jc w:val="both"/>
            </w:pPr>
            <w:r w:rsidRPr="009372AD">
              <w:t>ERR:3</w:t>
            </w:r>
          </w:p>
        </w:tc>
        <w:tc>
          <w:tcPr>
            <w:tcW w:w="5272"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52F7E631" w14:textId="77777777">
            <w:pPr>
              <w:jc w:val="both"/>
            </w:pPr>
            <w:r w:rsidRPr="009372AD">
              <w:t>Dữ</w:t>
            </w:r>
            <w:r w:rsidRPr="009372AD">
              <w:t xml:space="preserve"> </w:t>
            </w:r>
            <w:r w:rsidRPr="009372AD">
              <w:t>liệu</w:t>
            </w:r>
            <w:r w:rsidRPr="009372AD">
              <w:t xml:space="preserve"> xml </w:t>
            </w:r>
            <w:r w:rsidRPr="009372AD">
              <w:t>đầu</w:t>
            </w:r>
            <w:r w:rsidRPr="009372AD">
              <w:t xml:space="preserve"> </w:t>
            </w:r>
            <w:r w:rsidRPr="009372AD">
              <w:t>vào</w:t>
            </w:r>
            <w:r w:rsidRPr="009372AD">
              <w:t xml:space="preserve"> </w:t>
            </w:r>
            <w:r w:rsidRPr="009372AD">
              <w:t>không</w:t>
            </w:r>
            <w:r w:rsidRPr="009372AD">
              <w:t xml:space="preserve"> </w:t>
            </w:r>
            <w:r w:rsidRPr="009372AD">
              <w:t>đúng</w:t>
            </w:r>
            <w:r w:rsidRPr="009372AD">
              <w:t xml:space="preserve"> </w:t>
            </w:r>
            <w:r w:rsidRPr="009372AD">
              <w:t>quy</w:t>
            </w:r>
            <w:r w:rsidRPr="009372AD">
              <w:t xml:space="preserve"> </w:t>
            </w:r>
            <w:r w:rsidRPr="009372AD">
              <w:t>định</w:t>
            </w:r>
          </w:p>
        </w:tc>
        <w:tc>
          <w:tcPr>
            <w:tcW w:w="1383" w:type="dxa"/>
            <w:tcBorders>
              <w:top w:val="single" w:sz="4" w:space="0" w:color="2E74B5"/>
              <w:left w:val="single" w:sz="4" w:space="0" w:color="2E74B5"/>
              <w:bottom w:val="single" w:sz="4" w:space="0" w:color="2E74B5"/>
              <w:right w:val="single" w:sz="4" w:space="0" w:color="2E74B5"/>
            </w:tcBorders>
          </w:tcPr>
          <w:p w:rsidR="009D1437" w:rsidRPr="009372AD" w:rsidP="00616EC4" w14:paraId="0B46D4FF" w14:textId="77777777">
            <w:pPr>
              <w:jc w:val="both"/>
            </w:pPr>
            <w:r>
              <w:t>Hệ</w:t>
            </w:r>
            <w:r>
              <w:t xml:space="preserve"> </w:t>
            </w:r>
            <w:r>
              <w:t>thống</w:t>
            </w:r>
            <w:r>
              <w:t xml:space="preserve"> </w:t>
            </w:r>
            <w:r>
              <w:t>sẽ</w:t>
            </w:r>
            <w:r>
              <w:t xml:space="preserve"> </w:t>
            </w:r>
            <w:r>
              <w:t>trả</w:t>
            </w:r>
            <w:r>
              <w:t xml:space="preserve"> </w:t>
            </w:r>
            <w:r>
              <w:t>về</w:t>
            </w:r>
            <w:r>
              <w:t xml:space="preserve"> </w:t>
            </w:r>
            <w:r>
              <w:t>lỗi</w:t>
            </w:r>
            <w:r>
              <w:t xml:space="preserve"> </w:t>
            </w:r>
            <w:r>
              <w:t>nếu</w:t>
            </w:r>
            <w:r>
              <w:t xml:space="preserve"> 1 </w:t>
            </w:r>
            <w:r>
              <w:t>hóa</w:t>
            </w:r>
            <w:r>
              <w:t xml:space="preserve"> </w:t>
            </w:r>
            <w:r>
              <w:t>đơn</w:t>
            </w:r>
            <w:r>
              <w:t xml:space="preserve"> </w:t>
            </w:r>
            <w:r>
              <w:t>trong</w:t>
            </w:r>
            <w:r>
              <w:t xml:space="preserve"> </w:t>
            </w:r>
            <w:r>
              <w:t>chuỗi</w:t>
            </w:r>
            <w:r>
              <w:t xml:space="preserve"> XML </w:t>
            </w:r>
            <w:r>
              <w:t>đầu</w:t>
            </w:r>
            <w:r>
              <w:t xml:space="preserve"> </w:t>
            </w:r>
            <w:r>
              <w:t>vào</w:t>
            </w:r>
            <w:r>
              <w:t xml:space="preserve"> </w:t>
            </w:r>
            <w:r>
              <w:t>không</w:t>
            </w:r>
            <w:r>
              <w:t xml:space="preserve"> </w:t>
            </w:r>
            <w:r>
              <w:t>hợp</w:t>
            </w:r>
            <w:r>
              <w:t xml:space="preserve"> </w:t>
            </w:r>
            <w:r>
              <w:t>lệ</w:t>
            </w:r>
            <w:r>
              <w:t xml:space="preserve">, </w:t>
            </w:r>
            <w:r>
              <w:t>cả</w:t>
            </w:r>
            <w:r>
              <w:t xml:space="preserve"> </w:t>
            </w:r>
            <w:r>
              <w:t>lô</w:t>
            </w:r>
            <w:r>
              <w:t xml:space="preserve"> </w:t>
            </w:r>
            <w:r>
              <w:t>hóa</w:t>
            </w:r>
            <w:r>
              <w:t xml:space="preserve"> </w:t>
            </w:r>
            <w:r>
              <w:t>đơn</w:t>
            </w:r>
            <w:r>
              <w:t xml:space="preserve"> </w:t>
            </w:r>
            <w:r>
              <w:t>sẽ</w:t>
            </w:r>
            <w:r>
              <w:t xml:space="preserve"> </w:t>
            </w:r>
            <w:r>
              <w:t>không</w:t>
            </w:r>
            <w:r>
              <w:t xml:space="preserve"> </w:t>
            </w:r>
            <w:r>
              <w:t>được</w:t>
            </w:r>
            <w:r>
              <w:t xml:space="preserve"> </w:t>
            </w:r>
            <w:r>
              <w:t>phát</w:t>
            </w:r>
            <w:r>
              <w:t xml:space="preserve"> </w:t>
            </w:r>
            <w:r>
              <w:t>hành</w:t>
            </w:r>
            <w:r>
              <w:t>.</w:t>
            </w:r>
          </w:p>
        </w:tc>
      </w:tr>
      <w:tr w14:paraId="41E84C2B" w14:textId="77777777" w:rsidTr="00616EC4">
        <w:tblPrEx>
          <w:tblW w:w="0" w:type="auto"/>
          <w:tblInd w:w="85" w:type="dxa"/>
          <w:tblLook w:val="04A0"/>
        </w:tblPrEx>
        <w:tc>
          <w:tcPr>
            <w:tcW w:w="26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5F9CFB7A" w14:textId="77777777">
            <w:pPr>
              <w:autoSpaceDE w:val="0"/>
              <w:autoSpaceDN w:val="0"/>
              <w:adjustRightInd w:val="0"/>
              <w:jc w:val="both"/>
            </w:pPr>
            <w:r w:rsidRPr="009372AD">
              <w:t>ERR:7</w:t>
            </w:r>
          </w:p>
        </w:tc>
        <w:tc>
          <w:tcPr>
            <w:tcW w:w="5272" w:type="dxa"/>
            <w:tcBorders>
              <w:top w:val="single" w:sz="4" w:space="0" w:color="2E74B5"/>
              <w:left w:val="single" w:sz="4" w:space="0" w:color="2E74B5"/>
              <w:bottom w:val="single" w:sz="4" w:space="0" w:color="2E74B5"/>
              <w:right w:val="single" w:sz="4" w:space="0" w:color="2E74B5"/>
            </w:tcBorders>
            <w:shd w:val="clear" w:color="auto" w:fill="auto"/>
          </w:tcPr>
          <w:p w:rsidR="009D1437" w:rsidRPr="00997040" w:rsidP="00616EC4" w14:paraId="24686398" w14:textId="77777777">
            <w:pPr>
              <w:pStyle w:val="ListParagraph"/>
              <w:ind w:left="0"/>
              <w:jc w:val="both"/>
            </w:pPr>
            <w:r>
              <w:t xml:space="preserve">Thông tin </w:t>
            </w:r>
            <w:r>
              <w:t>về</w:t>
            </w:r>
            <w:r>
              <w:t xml:space="preserve"> </w:t>
            </w:r>
            <w:r w:rsidRPr="009372AD">
              <w:rPr>
                <w:rFonts w:eastAsia="Calibri"/>
                <w:b/>
              </w:rPr>
              <w:t>Username/pass</w:t>
            </w:r>
            <w:r>
              <w:rPr>
                <w:rFonts w:eastAsia="Calibri"/>
                <w:b/>
              </w:rPr>
              <w:t xml:space="preserve"> </w:t>
            </w:r>
            <w:r>
              <w:rPr>
                <w:rFonts w:eastAsia="Calibri"/>
              </w:rPr>
              <w:t>không</w:t>
            </w:r>
            <w:r>
              <w:rPr>
                <w:rFonts w:eastAsia="Calibri"/>
              </w:rPr>
              <w:t xml:space="preserve"> </w:t>
            </w:r>
            <w:r>
              <w:rPr>
                <w:rFonts w:eastAsia="Calibri"/>
              </w:rPr>
              <w:t>hợp</w:t>
            </w:r>
            <w:r>
              <w:rPr>
                <w:rFonts w:eastAsia="Calibri"/>
              </w:rPr>
              <w:t xml:space="preserve"> </w:t>
            </w:r>
            <w:r>
              <w:rPr>
                <w:rFonts w:eastAsia="Calibri"/>
              </w:rPr>
              <w:t>lệ</w:t>
            </w:r>
          </w:p>
        </w:tc>
        <w:tc>
          <w:tcPr>
            <w:tcW w:w="1383" w:type="dxa"/>
            <w:tcBorders>
              <w:top w:val="single" w:sz="4" w:space="0" w:color="2E74B5"/>
              <w:left w:val="single" w:sz="4" w:space="0" w:color="2E74B5"/>
              <w:bottom w:val="single" w:sz="4" w:space="0" w:color="2E74B5"/>
              <w:right w:val="single" w:sz="4" w:space="0" w:color="2E74B5"/>
            </w:tcBorders>
          </w:tcPr>
          <w:p w:rsidR="009D1437" w:rsidRPr="00660ABB" w:rsidP="00616EC4" w14:paraId="53C183C0" w14:textId="77777777">
            <w:pPr>
              <w:pStyle w:val="ListParagraph"/>
            </w:pPr>
          </w:p>
        </w:tc>
      </w:tr>
      <w:tr w14:paraId="4E1AA7DA" w14:textId="77777777" w:rsidTr="00616EC4">
        <w:tblPrEx>
          <w:tblW w:w="0" w:type="auto"/>
          <w:tblInd w:w="85" w:type="dxa"/>
          <w:tblLook w:val="04A0"/>
        </w:tblPrEx>
        <w:tc>
          <w:tcPr>
            <w:tcW w:w="26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7BEEB49" w14:textId="77777777">
            <w:pPr>
              <w:autoSpaceDE w:val="0"/>
              <w:autoSpaceDN w:val="0"/>
              <w:adjustRightInd w:val="0"/>
              <w:jc w:val="both"/>
            </w:pPr>
            <w:r w:rsidRPr="009372AD">
              <w:t>ERR:20</w:t>
            </w:r>
          </w:p>
          <w:p w:rsidR="009D1437" w:rsidRPr="009372AD" w:rsidP="00616EC4" w14:paraId="425504F2" w14:textId="77777777">
            <w:pPr>
              <w:autoSpaceDE w:val="0"/>
              <w:autoSpaceDN w:val="0"/>
              <w:adjustRightInd w:val="0"/>
              <w:jc w:val="both"/>
            </w:pPr>
          </w:p>
        </w:tc>
        <w:tc>
          <w:tcPr>
            <w:tcW w:w="5272"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52AB7EF2" w14:textId="77777777">
            <w:pPr>
              <w:pStyle w:val="ListParagraph"/>
              <w:ind w:left="0"/>
              <w:jc w:val="both"/>
            </w:pPr>
            <w:r>
              <w:t xml:space="preserve">Pattern </w:t>
            </w:r>
            <w:r>
              <w:t>và</w:t>
            </w:r>
            <w:r>
              <w:t xml:space="preserve"> S</w:t>
            </w:r>
            <w:r w:rsidRPr="009372AD">
              <w:t xml:space="preserve">erial </w:t>
            </w:r>
            <w:r w:rsidRPr="009372AD">
              <w:t>không</w:t>
            </w:r>
            <w:r w:rsidRPr="009372AD">
              <w:t xml:space="preserve"> </w:t>
            </w:r>
            <w:r w:rsidRPr="009372AD">
              <w:t>phù</w:t>
            </w:r>
            <w:r w:rsidRPr="009372AD">
              <w:t xml:space="preserve"> </w:t>
            </w:r>
            <w:r w:rsidRPr="009372AD">
              <w:t>hợp</w:t>
            </w:r>
            <w:r w:rsidRPr="009372AD">
              <w:t xml:space="preserve">, </w:t>
            </w:r>
            <w:r w:rsidRPr="009372AD">
              <w:t>hoặc</w:t>
            </w:r>
            <w:r w:rsidRPr="009372AD">
              <w:t xml:space="preserve"> </w:t>
            </w:r>
            <w:r w:rsidRPr="009372AD">
              <w:t>không</w:t>
            </w:r>
            <w:r w:rsidRPr="009372AD">
              <w:t xml:space="preserve"> </w:t>
            </w:r>
            <w:r w:rsidRPr="009372AD">
              <w:t>tồn</w:t>
            </w:r>
            <w:r w:rsidRPr="009372AD">
              <w:t xml:space="preserve"> </w:t>
            </w:r>
            <w:r w:rsidRPr="009372AD">
              <w:t>tại</w:t>
            </w:r>
            <w:r w:rsidRPr="009372AD">
              <w:t xml:space="preserve"> </w:t>
            </w:r>
            <w:r w:rsidRPr="009372AD">
              <w:t>hóa</w:t>
            </w:r>
            <w:r w:rsidRPr="009372AD">
              <w:t xml:space="preserve"> </w:t>
            </w:r>
            <w:r w:rsidRPr="009372AD">
              <w:t>đơn</w:t>
            </w:r>
            <w:r w:rsidRPr="009372AD">
              <w:t xml:space="preserve"> </w:t>
            </w:r>
            <w:r w:rsidRPr="009372AD">
              <w:t>đã</w:t>
            </w:r>
            <w:r w:rsidRPr="009372AD">
              <w:t xml:space="preserve"> </w:t>
            </w:r>
            <w:r w:rsidRPr="009372AD">
              <w:t>đăng</w:t>
            </w:r>
            <w:r w:rsidRPr="009372AD">
              <w:t xml:space="preserve"> </w:t>
            </w:r>
            <w:r w:rsidRPr="009372AD">
              <w:t>kí</w:t>
            </w:r>
            <w:r w:rsidRPr="009372AD">
              <w:t xml:space="preserve"> </w:t>
            </w:r>
            <w:r w:rsidRPr="009372AD">
              <w:t>có</w:t>
            </w:r>
            <w:r w:rsidRPr="009372AD">
              <w:t xml:space="preserve"> </w:t>
            </w:r>
            <w:r w:rsidRPr="009372AD">
              <w:t>sử</w:t>
            </w:r>
            <w:r w:rsidRPr="009372AD">
              <w:t xml:space="preserve"> </w:t>
            </w:r>
            <w:r w:rsidRPr="009372AD">
              <w:t>dụ</w:t>
            </w:r>
            <w:r>
              <w:t>ng</w:t>
            </w:r>
            <w:r>
              <w:t xml:space="preserve"> Pattern </w:t>
            </w:r>
            <w:r>
              <w:t>và</w:t>
            </w:r>
            <w:r>
              <w:t xml:space="preserve"> S</w:t>
            </w:r>
            <w:r w:rsidRPr="009372AD">
              <w:t xml:space="preserve">erial </w:t>
            </w:r>
            <w:r w:rsidRPr="009372AD">
              <w:t>truyền</w:t>
            </w:r>
            <w:r w:rsidRPr="009372AD">
              <w:t xml:space="preserve"> </w:t>
            </w:r>
            <w:r w:rsidRPr="009372AD">
              <w:t>vào</w:t>
            </w:r>
            <w:r>
              <w:t>.</w:t>
            </w:r>
          </w:p>
        </w:tc>
        <w:tc>
          <w:tcPr>
            <w:tcW w:w="1383" w:type="dxa"/>
            <w:tcBorders>
              <w:top w:val="single" w:sz="4" w:space="0" w:color="2E74B5"/>
              <w:left w:val="single" w:sz="4" w:space="0" w:color="2E74B5"/>
              <w:bottom w:val="single" w:sz="4" w:space="0" w:color="2E74B5"/>
              <w:right w:val="single" w:sz="4" w:space="0" w:color="2E74B5"/>
            </w:tcBorders>
          </w:tcPr>
          <w:p w:rsidR="009D1437" w:rsidRPr="00660ABB" w:rsidP="00616EC4" w14:paraId="1831EB40" w14:textId="77777777">
            <w:pPr>
              <w:pStyle w:val="ListParagraph"/>
            </w:pPr>
          </w:p>
        </w:tc>
      </w:tr>
      <w:tr w14:paraId="451F25B0" w14:textId="77777777" w:rsidTr="00616EC4">
        <w:tblPrEx>
          <w:tblW w:w="0" w:type="auto"/>
          <w:tblInd w:w="85" w:type="dxa"/>
          <w:tblLook w:val="04A0"/>
        </w:tblPrEx>
        <w:tc>
          <w:tcPr>
            <w:tcW w:w="26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FA63979" w14:textId="77777777">
            <w:pPr>
              <w:autoSpaceDE w:val="0"/>
              <w:autoSpaceDN w:val="0"/>
              <w:adjustRightInd w:val="0"/>
              <w:jc w:val="both"/>
            </w:pPr>
            <w:r w:rsidRPr="009372AD">
              <w:t>ERR:5</w:t>
            </w:r>
          </w:p>
          <w:p w:rsidR="009D1437" w:rsidRPr="009372AD" w:rsidP="00616EC4" w14:paraId="56F7CAA5" w14:textId="77777777">
            <w:pPr>
              <w:autoSpaceDE w:val="0"/>
              <w:autoSpaceDN w:val="0"/>
              <w:adjustRightInd w:val="0"/>
              <w:jc w:val="both"/>
            </w:pPr>
          </w:p>
        </w:tc>
        <w:tc>
          <w:tcPr>
            <w:tcW w:w="5272"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B260729" w14:textId="77777777">
            <w:pPr>
              <w:pStyle w:val="ListParagraph"/>
              <w:ind w:left="0"/>
              <w:jc w:val="both"/>
            </w:pPr>
            <w:r w:rsidRPr="009372AD">
              <w:t>Không</w:t>
            </w:r>
            <w:r w:rsidRPr="009372AD">
              <w:t xml:space="preserve"> </w:t>
            </w:r>
            <w:r w:rsidRPr="009372AD">
              <w:t>phát</w:t>
            </w:r>
            <w:r w:rsidRPr="009372AD">
              <w:t xml:space="preserve"> </w:t>
            </w:r>
            <w:r w:rsidRPr="009372AD">
              <w:t>hành</w:t>
            </w:r>
            <w:r w:rsidRPr="009372AD">
              <w:t xml:space="preserve"> </w:t>
            </w:r>
            <w:r w:rsidRPr="009372AD">
              <w:t>được</w:t>
            </w:r>
            <w:r w:rsidRPr="009372AD">
              <w:t xml:space="preserve"> </w:t>
            </w:r>
            <w:r w:rsidRPr="009372AD">
              <w:t>hóa</w:t>
            </w:r>
            <w:r w:rsidRPr="009372AD">
              <w:t xml:space="preserve"> </w:t>
            </w:r>
            <w:r w:rsidRPr="009372AD">
              <w:t>đơn</w:t>
            </w:r>
          </w:p>
        </w:tc>
        <w:tc>
          <w:tcPr>
            <w:tcW w:w="1383" w:type="dxa"/>
            <w:tcBorders>
              <w:top w:val="single" w:sz="4" w:space="0" w:color="2E74B5"/>
              <w:left w:val="single" w:sz="4" w:space="0" w:color="2E74B5"/>
              <w:bottom w:val="single" w:sz="4" w:space="0" w:color="2E74B5"/>
              <w:right w:val="single" w:sz="4" w:space="0" w:color="2E74B5"/>
            </w:tcBorders>
          </w:tcPr>
          <w:p w:rsidR="009D1437" w:rsidRPr="009372AD" w:rsidP="00616EC4" w14:paraId="7CEDAD52" w14:textId="77777777">
            <w:pPr>
              <w:pStyle w:val="ListParagraph"/>
              <w:ind w:left="0"/>
              <w:jc w:val="both"/>
            </w:pPr>
            <w:r>
              <w:t>Lỗi</w:t>
            </w:r>
            <w:r>
              <w:t xml:space="preserve"> </w:t>
            </w:r>
            <w:r>
              <w:t>không</w:t>
            </w:r>
            <w:r>
              <w:t xml:space="preserve"> </w:t>
            </w:r>
            <w:r>
              <w:t>xác</w:t>
            </w:r>
            <w:r>
              <w:t xml:space="preserve"> </w:t>
            </w:r>
            <w:r>
              <w:t>định</w:t>
            </w:r>
            <w:r>
              <w:t xml:space="preserve">, </w:t>
            </w:r>
            <w:r>
              <w:t>kiểm</w:t>
            </w:r>
            <w:r>
              <w:t xml:space="preserve"> </w:t>
            </w:r>
            <w:r>
              <w:t>tra</w:t>
            </w:r>
            <w:r>
              <w:t xml:space="preserve"> exception </w:t>
            </w:r>
            <w:r>
              <w:t>trả</w:t>
            </w:r>
            <w:r>
              <w:t xml:space="preserve"> </w:t>
            </w:r>
            <w:r>
              <w:t>về</w:t>
            </w:r>
            <w:r>
              <w:t xml:space="preserve"> (</w:t>
            </w:r>
            <w:r w:rsidRPr="009372AD">
              <w:t>DB roll back</w:t>
            </w:r>
            <w:r>
              <w:t>)</w:t>
            </w:r>
          </w:p>
        </w:tc>
      </w:tr>
      <w:tr w14:paraId="367EAB8D" w14:textId="77777777" w:rsidTr="00616EC4">
        <w:tblPrEx>
          <w:tblW w:w="0" w:type="auto"/>
          <w:tblInd w:w="85" w:type="dxa"/>
          <w:tblLook w:val="04A0"/>
        </w:tblPrEx>
        <w:tc>
          <w:tcPr>
            <w:tcW w:w="26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56F5B75D" w14:textId="77777777">
            <w:pPr>
              <w:autoSpaceDE w:val="0"/>
              <w:autoSpaceDN w:val="0"/>
              <w:adjustRightInd w:val="0"/>
              <w:jc w:val="both"/>
            </w:pPr>
            <w:r>
              <w:t>ERR:10</w:t>
            </w:r>
          </w:p>
        </w:tc>
        <w:tc>
          <w:tcPr>
            <w:tcW w:w="5272"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2B88503D" w14:textId="77777777">
            <w:pPr>
              <w:pStyle w:val="ListParagraph"/>
              <w:ind w:left="0"/>
              <w:jc w:val="both"/>
            </w:pPr>
            <w:r>
              <w:t xml:space="preserve">Lô </w:t>
            </w:r>
            <w:r>
              <w:t>có</w:t>
            </w:r>
            <w:r>
              <w:t xml:space="preserve"> </w:t>
            </w:r>
            <w:r>
              <w:t>số</w:t>
            </w:r>
            <w:r>
              <w:t xml:space="preserve"> </w:t>
            </w:r>
            <w:r>
              <w:t>hóa</w:t>
            </w:r>
            <w:r>
              <w:t xml:space="preserve"> </w:t>
            </w:r>
            <w:r>
              <w:t>đơn</w:t>
            </w:r>
            <w:r>
              <w:t xml:space="preserve"> </w:t>
            </w:r>
            <w:r>
              <w:t>vượt</w:t>
            </w:r>
            <w:r>
              <w:t xml:space="preserve"> </w:t>
            </w:r>
            <w:r>
              <w:t>quá</w:t>
            </w:r>
            <w:r>
              <w:t xml:space="preserve"> </w:t>
            </w:r>
            <w:r>
              <w:t>số</w:t>
            </w:r>
            <w:r>
              <w:t xml:space="preserve"> </w:t>
            </w:r>
            <w:r>
              <w:t>lượng</w:t>
            </w:r>
            <w:r>
              <w:t xml:space="preserve"> </w:t>
            </w:r>
            <w:r>
              <w:t>cho</w:t>
            </w:r>
            <w:r>
              <w:t xml:space="preserve"> </w:t>
            </w:r>
            <w:r>
              <w:t>phép</w:t>
            </w:r>
          </w:p>
        </w:tc>
        <w:tc>
          <w:tcPr>
            <w:tcW w:w="1383" w:type="dxa"/>
            <w:tcBorders>
              <w:top w:val="single" w:sz="4" w:space="0" w:color="2E74B5"/>
              <w:left w:val="single" w:sz="4" w:space="0" w:color="2E74B5"/>
              <w:bottom w:val="single" w:sz="4" w:space="0" w:color="2E74B5"/>
              <w:right w:val="single" w:sz="4" w:space="0" w:color="2E74B5"/>
            </w:tcBorders>
          </w:tcPr>
          <w:p w:rsidR="009D1437" w:rsidP="00616EC4" w14:paraId="277B0BC1" w14:textId="77777777">
            <w:pPr>
              <w:pStyle w:val="ListParagraph"/>
              <w:ind w:left="0"/>
              <w:jc w:val="both"/>
            </w:pPr>
          </w:p>
        </w:tc>
      </w:tr>
      <w:tr w14:paraId="509413D0" w14:textId="77777777" w:rsidTr="00616EC4">
        <w:tblPrEx>
          <w:tblW w:w="0" w:type="auto"/>
          <w:tblInd w:w="85" w:type="dxa"/>
          <w:tblLook w:val="04A0"/>
        </w:tblPrEx>
        <w:tc>
          <w:tcPr>
            <w:tcW w:w="261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34882228" w14:textId="77777777">
            <w:pPr>
              <w:autoSpaceDE w:val="0"/>
              <w:autoSpaceDN w:val="0"/>
              <w:adjustRightInd w:val="0"/>
              <w:jc w:val="both"/>
            </w:pPr>
            <w:r w:rsidRPr="005C2875">
              <w:t>ERR:6</w:t>
            </w:r>
          </w:p>
        </w:tc>
        <w:tc>
          <w:tcPr>
            <w:tcW w:w="5272"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65931B84" w14:textId="77777777">
            <w:pPr>
              <w:pStyle w:val="ListParagraph"/>
              <w:ind w:left="0"/>
              <w:jc w:val="both"/>
            </w:pPr>
            <w:r>
              <w:t>Dải</w:t>
            </w:r>
            <w:r>
              <w:t xml:space="preserve"> </w:t>
            </w:r>
            <w:r>
              <w:t>hóa</w:t>
            </w:r>
            <w:r>
              <w:t xml:space="preserve"> </w:t>
            </w:r>
            <w:r>
              <w:t>đơn</w:t>
            </w:r>
            <w:r>
              <w:t xml:space="preserve"> </w:t>
            </w:r>
            <w:r>
              <w:t>không</w:t>
            </w:r>
            <w:r>
              <w:t xml:space="preserve"> </w:t>
            </w:r>
            <w:r>
              <w:t>đủ</w:t>
            </w:r>
            <w:r>
              <w:t xml:space="preserve"> </w:t>
            </w:r>
            <w:r>
              <w:t>số</w:t>
            </w:r>
            <w:r>
              <w:t xml:space="preserve"> </w:t>
            </w:r>
            <w:r>
              <w:t>hóa</w:t>
            </w:r>
            <w:r>
              <w:t xml:space="preserve"> </w:t>
            </w:r>
            <w:r>
              <w:t>đơn</w:t>
            </w:r>
            <w:r>
              <w:t xml:space="preserve"> </w:t>
            </w:r>
            <w:r>
              <w:t>cho</w:t>
            </w:r>
            <w:r>
              <w:t xml:space="preserve"> </w:t>
            </w:r>
            <w:r>
              <w:t>lô</w:t>
            </w:r>
            <w:r>
              <w:t xml:space="preserve"> </w:t>
            </w:r>
            <w:r>
              <w:t>phát</w:t>
            </w:r>
            <w:r>
              <w:t xml:space="preserve"> </w:t>
            </w:r>
            <w:r>
              <w:t>hành</w:t>
            </w:r>
          </w:p>
        </w:tc>
        <w:tc>
          <w:tcPr>
            <w:tcW w:w="1383" w:type="dxa"/>
            <w:tcBorders>
              <w:top w:val="single" w:sz="4" w:space="0" w:color="2E74B5"/>
              <w:left w:val="single" w:sz="4" w:space="0" w:color="2E74B5"/>
              <w:bottom w:val="single" w:sz="4" w:space="0" w:color="2E74B5"/>
              <w:right w:val="single" w:sz="4" w:space="0" w:color="2E74B5"/>
            </w:tcBorders>
          </w:tcPr>
          <w:p w:rsidR="009D1437" w:rsidP="00616EC4" w14:paraId="57937FA0" w14:textId="77777777">
            <w:pPr>
              <w:pStyle w:val="ListParagraph"/>
              <w:ind w:left="0"/>
              <w:jc w:val="both"/>
            </w:pPr>
          </w:p>
        </w:tc>
      </w:tr>
      <w:tr w14:paraId="6BC23469" w14:textId="77777777" w:rsidTr="00616EC4">
        <w:tblPrEx>
          <w:tblW w:w="0" w:type="auto"/>
          <w:tblInd w:w="85" w:type="dxa"/>
          <w:tblLook w:val="04A0"/>
        </w:tblPrEx>
        <w:tc>
          <w:tcPr>
            <w:tcW w:w="2610" w:type="dxa"/>
            <w:tcBorders>
              <w:top w:val="single" w:sz="4" w:space="0" w:color="2E74B5"/>
              <w:left w:val="single" w:sz="4" w:space="0" w:color="2E74B5"/>
              <w:bottom w:val="single" w:sz="4" w:space="0" w:color="2E74B5"/>
              <w:right w:val="single" w:sz="4" w:space="0" w:color="2E74B5"/>
            </w:tcBorders>
            <w:shd w:val="clear" w:color="auto" w:fill="auto"/>
          </w:tcPr>
          <w:p w:rsidR="009D1437" w:rsidRPr="005C2875" w:rsidP="00616EC4" w14:paraId="5BC8E19C" w14:textId="77777777">
            <w:pPr>
              <w:autoSpaceDE w:val="0"/>
              <w:autoSpaceDN w:val="0"/>
              <w:adjustRightInd w:val="0"/>
              <w:jc w:val="both"/>
            </w:pPr>
            <w:r w:rsidRPr="0075262D">
              <w:t>ERR:13</w:t>
            </w:r>
          </w:p>
        </w:tc>
        <w:tc>
          <w:tcPr>
            <w:tcW w:w="5272"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44840FB6" w14:textId="77777777">
            <w:pPr>
              <w:pStyle w:val="ListParagraph"/>
              <w:ind w:left="0"/>
              <w:jc w:val="both"/>
            </w:pPr>
            <w:r>
              <w:t>Lỗi</w:t>
            </w:r>
            <w:r>
              <w:t xml:space="preserve"> </w:t>
            </w:r>
            <w:r>
              <w:t>trùng</w:t>
            </w:r>
            <w:r>
              <w:t xml:space="preserve"> </w:t>
            </w:r>
            <w:r>
              <w:t>fkey</w:t>
            </w:r>
          </w:p>
        </w:tc>
        <w:tc>
          <w:tcPr>
            <w:tcW w:w="1383" w:type="dxa"/>
            <w:tcBorders>
              <w:top w:val="single" w:sz="4" w:space="0" w:color="2E74B5"/>
              <w:left w:val="single" w:sz="4" w:space="0" w:color="2E74B5"/>
              <w:bottom w:val="single" w:sz="4" w:space="0" w:color="2E74B5"/>
              <w:right w:val="single" w:sz="4" w:space="0" w:color="2E74B5"/>
            </w:tcBorders>
          </w:tcPr>
          <w:p w:rsidR="009D1437" w:rsidP="00616EC4" w14:paraId="195BA47E" w14:textId="77777777">
            <w:pPr>
              <w:pStyle w:val="ListParagraph"/>
              <w:ind w:left="0"/>
              <w:jc w:val="both"/>
            </w:pPr>
            <w:r>
              <w:t xml:space="preserve">1 </w:t>
            </w:r>
            <w:r>
              <w:t>hoặc</w:t>
            </w:r>
            <w:r>
              <w:t xml:space="preserve"> </w:t>
            </w:r>
            <w:r>
              <w:t>nhiều</w:t>
            </w:r>
            <w:r>
              <w:t xml:space="preserve"> </w:t>
            </w:r>
            <w:r>
              <w:t>hóa</w:t>
            </w:r>
            <w:r>
              <w:t xml:space="preserve"> </w:t>
            </w:r>
            <w:r>
              <w:t>đơn</w:t>
            </w:r>
            <w:r>
              <w:t xml:space="preserve"> </w:t>
            </w:r>
            <w:r>
              <w:t>trong</w:t>
            </w:r>
            <w:r>
              <w:t xml:space="preserve"> </w:t>
            </w:r>
            <w:r>
              <w:t>lô</w:t>
            </w:r>
            <w:r>
              <w:t xml:space="preserve"> </w:t>
            </w:r>
            <w:r>
              <w:t>hóa</w:t>
            </w:r>
            <w:r>
              <w:t xml:space="preserve"> </w:t>
            </w:r>
            <w:r>
              <w:t>đơn</w:t>
            </w:r>
            <w:r>
              <w:t xml:space="preserve"> </w:t>
            </w:r>
            <w:r>
              <w:t>có</w:t>
            </w:r>
            <w:r>
              <w:t xml:space="preserve"> </w:t>
            </w:r>
            <w:r>
              <w:t>Fkey</w:t>
            </w:r>
            <w:r>
              <w:t xml:space="preserve"> </w:t>
            </w:r>
            <w:r>
              <w:t>trùng</w:t>
            </w:r>
            <w:r>
              <w:t xml:space="preserve"> </w:t>
            </w:r>
            <w:r>
              <w:t>với</w:t>
            </w:r>
            <w:r>
              <w:t xml:space="preserve"> </w:t>
            </w:r>
            <w:r>
              <w:t>Fkey</w:t>
            </w:r>
            <w:r>
              <w:t xml:space="preserve"> </w:t>
            </w:r>
            <w:r>
              <w:t>của</w:t>
            </w:r>
            <w:r>
              <w:t xml:space="preserve"> </w:t>
            </w:r>
            <w:r>
              <w:t>hóa</w:t>
            </w:r>
            <w:r>
              <w:t xml:space="preserve"> </w:t>
            </w:r>
            <w:r>
              <w:t>đơn</w:t>
            </w:r>
            <w:r>
              <w:t xml:space="preserve"> </w:t>
            </w:r>
            <w:r>
              <w:t>đã</w:t>
            </w:r>
            <w:r>
              <w:t xml:space="preserve"> </w:t>
            </w:r>
            <w:r>
              <w:t>phát</w:t>
            </w:r>
            <w:r>
              <w:t xml:space="preserve"> </w:t>
            </w:r>
            <w:r>
              <w:t>hành</w:t>
            </w:r>
          </w:p>
        </w:tc>
      </w:tr>
      <w:tr w14:paraId="4A547FF8" w14:textId="77777777" w:rsidTr="00616EC4">
        <w:tblPrEx>
          <w:tblW w:w="0" w:type="auto"/>
          <w:tblInd w:w="85" w:type="dxa"/>
          <w:tblLook w:val="04A0"/>
        </w:tblPrEx>
        <w:tc>
          <w:tcPr>
            <w:tcW w:w="2610" w:type="dxa"/>
            <w:tcBorders>
              <w:top w:val="single" w:sz="4" w:space="0" w:color="2E74B5"/>
              <w:left w:val="single" w:sz="4" w:space="0" w:color="2E74B5"/>
              <w:bottom w:val="single" w:sz="4" w:space="0" w:color="2E74B5"/>
              <w:right w:val="single" w:sz="4" w:space="0" w:color="2E74B5"/>
            </w:tcBorders>
            <w:shd w:val="clear" w:color="auto" w:fill="auto"/>
          </w:tcPr>
          <w:p w:rsidR="009D1437" w:rsidRPr="0075262D" w:rsidP="00616EC4" w14:paraId="14619AA8" w14:textId="77777777">
            <w:pPr>
              <w:autoSpaceDE w:val="0"/>
              <w:autoSpaceDN w:val="0"/>
              <w:adjustRightInd w:val="0"/>
              <w:jc w:val="both"/>
            </w:pPr>
            <w:r w:rsidRPr="00DD2715">
              <w:t>ERR:21</w:t>
            </w:r>
          </w:p>
        </w:tc>
        <w:tc>
          <w:tcPr>
            <w:tcW w:w="5272"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7F76D1E7" w14:textId="77777777">
            <w:pPr>
              <w:pStyle w:val="ListParagraph"/>
              <w:ind w:left="0"/>
              <w:jc w:val="both"/>
            </w:pPr>
            <w:r>
              <w:t>Lỗi</w:t>
            </w:r>
            <w:r>
              <w:t xml:space="preserve"> </w:t>
            </w:r>
            <w:r>
              <w:t>trùng</w:t>
            </w:r>
            <w:r>
              <w:t xml:space="preserve"> </w:t>
            </w:r>
            <w:r>
              <w:t>số</w:t>
            </w:r>
            <w:r>
              <w:t xml:space="preserve"> </w:t>
            </w:r>
            <w:r>
              <w:t>hóa</w:t>
            </w:r>
            <w:r>
              <w:t xml:space="preserve"> </w:t>
            </w:r>
            <w:r>
              <w:t>đơn</w:t>
            </w:r>
          </w:p>
        </w:tc>
        <w:tc>
          <w:tcPr>
            <w:tcW w:w="1383" w:type="dxa"/>
            <w:tcBorders>
              <w:top w:val="single" w:sz="4" w:space="0" w:color="2E74B5"/>
              <w:left w:val="single" w:sz="4" w:space="0" w:color="2E74B5"/>
              <w:bottom w:val="single" w:sz="4" w:space="0" w:color="2E74B5"/>
              <w:right w:val="single" w:sz="4" w:space="0" w:color="2E74B5"/>
            </w:tcBorders>
          </w:tcPr>
          <w:p w:rsidR="009D1437" w:rsidP="00616EC4" w14:paraId="0C5F97F0" w14:textId="77777777">
            <w:pPr>
              <w:pStyle w:val="ListParagraph"/>
              <w:ind w:left="0"/>
              <w:jc w:val="both"/>
            </w:pPr>
          </w:p>
        </w:tc>
      </w:tr>
      <w:tr w14:paraId="539CE471" w14:textId="77777777" w:rsidTr="00616EC4">
        <w:tblPrEx>
          <w:tblW w:w="0" w:type="auto"/>
          <w:tblInd w:w="85" w:type="dxa"/>
          <w:tblLook w:val="04A0"/>
        </w:tblPrEx>
        <w:tc>
          <w:tcPr>
            <w:tcW w:w="2610" w:type="dxa"/>
            <w:tcBorders>
              <w:top w:val="single" w:sz="4" w:space="0" w:color="2E74B5"/>
              <w:left w:val="single" w:sz="4" w:space="0" w:color="2E74B5"/>
              <w:bottom w:val="single" w:sz="4" w:space="0" w:color="2E74B5"/>
              <w:right w:val="single" w:sz="4" w:space="0" w:color="2E74B5"/>
            </w:tcBorders>
            <w:shd w:val="clear" w:color="auto" w:fill="auto"/>
          </w:tcPr>
          <w:p w:rsidR="009D1437" w:rsidRPr="00DD2715" w:rsidP="00616EC4" w14:paraId="26BE2643" w14:textId="77777777">
            <w:pPr>
              <w:autoSpaceDE w:val="0"/>
              <w:autoSpaceDN w:val="0"/>
              <w:adjustRightInd w:val="0"/>
              <w:jc w:val="both"/>
            </w:pPr>
            <w:r>
              <w:t>ERR:29</w:t>
            </w:r>
          </w:p>
        </w:tc>
        <w:tc>
          <w:tcPr>
            <w:tcW w:w="5272"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67CE91A8" w14:textId="77777777">
            <w:pPr>
              <w:pStyle w:val="ListParagraph"/>
              <w:ind w:left="0"/>
              <w:jc w:val="both"/>
            </w:pPr>
            <w:r>
              <w:t>Lỗi</w:t>
            </w:r>
            <w:r>
              <w:t xml:space="preserve"> </w:t>
            </w:r>
            <w:r>
              <w:t>chứng</w:t>
            </w:r>
            <w:r>
              <w:t xml:space="preserve"> </w:t>
            </w:r>
            <w:r>
              <w:t>thư</w:t>
            </w:r>
            <w:r>
              <w:t xml:space="preserve"> </w:t>
            </w:r>
            <w:r>
              <w:t>hết</w:t>
            </w:r>
            <w:r>
              <w:t xml:space="preserve"> </w:t>
            </w:r>
            <w:r>
              <w:t>hạn</w:t>
            </w:r>
          </w:p>
        </w:tc>
        <w:tc>
          <w:tcPr>
            <w:tcW w:w="1383" w:type="dxa"/>
            <w:tcBorders>
              <w:top w:val="single" w:sz="4" w:space="0" w:color="2E74B5"/>
              <w:left w:val="single" w:sz="4" w:space="0" w:color="2E74B5"/>
              <w:bottom w:val="single" w:sz="4" w:space="0" w:color="2E74B5"/>
              <w:right w:val="single" w:sz="4" w:space="0" w:color="2E74B5"/>
            </w:tcBorders>
          </w:tcPr>
          <w:p w:rsidR="009D1437" w:rsidP="00616EC4" w14:paraId="7AB6D882" w14:textId="77777777">
            <w:pPr>
              <w:pStyle w:val="ListParagraph"/>
              <w:ind w:left="0"/>
              <w:jc w:val="both"/>
            </w:pPr>
          </w:p>
        </w:tc>
      </w:tr>
      <w:tr w14:paraId="53CC5BFB" w14:textId="77777777" w:rsidTr="00616EC4">
        <w:tblPrEx>
          <w:tblW w:w="0" w:type="auto"/>
          <w:tblInd w:w="85" w:type="dxa"/>
          <w:tblLook w:val="04A0"/>
        </w:tblPrEx>
        <w:tc>
          <w:tcPr>
            <w:tcW w:w="2610" w:type="dxa"/>
            <w:tcBorders>
              <w:top w:val="single" w:sz="4" w:space="0" w:color="2E74B5"/>
              <w:left w:val="single" w:sz="4" w:space="0" w:color="2E74B5"/>
              <w:bottom w:val="single" w:sz="4" w:space="0" w:color="2E74B5"/>
              <w:right w:val="single" w:sz="4" w:space="0" w:color="2E74B5"/>
            </w:tcBorders>
            <w:shd w:val="clear" w:color="auto" w:fill="auto"/>
          </w:tcPr>
          <w:p w:rsidR="009D1437" w:rsidRPr="00DD2715" w:rsidP="00616EC4" w14:paraId="44F4AE93" w14:textId="77777777">
            <w:pPr>
              <w:autoSpaceDE w:val="0"/>
              <w:autoSpaceDN w:val="0"/>
              <w:adjustRightInd w:val="0"/>
              <w:jc w:val="both"/>
            </w:pPr>
            <w:r>
              <w:t>ERR:30</w:t>
            </w:r>
          </w:p>
        </w:tc>
        <w:tc>
          <w:tcPr>
            <w:tcW w:w="5272" w:type="dxa"/>
            <w:tcBorders>
              <w:top w:val="single" w:sz="4" w:space="0" w:color="2E74B5"/>
              <w:left w:val="single" w:sz="4" w:space="0" w:color="2E74B5"/>
              <w:bottom w:val="single" w:sz="4" w:space="0" w:color="2E74B5"/>
              <w:right w:val="single" w:sz="4" w:space="0" w:color="2E74B5"/>
            </w:tcBorders>
            <w:shd w:val="clear" w:color="auto" w:fill="auto"/>
          </w:tcPr>
          <w:p w:rsidR="009D1437" w:rsidRPr="00517DC0" w:rsidP="00616EC4" w14:paraId="79DA09FA" w14:textId="77777777">
            <w:pPr>
              <w:pStyle w:val="ListParagraph"/>
              <w:ind w:left="0"/>
              <w:jc w:val="both"/>
            </w:pPr>
            <w:r w:rsidRPr="00517DC0">
              <w:t xml:space="preserve">Danh </w:t>
            </w:r>
            <w:r w:rsidRPr="00517DC0">
              <w:t>sách</w:t>
            </w:r>
            <w:r w:rsidRPr="00517DC0">
              <w:t xml:space="preserve"> </w:t>
            </w:r>
            <w:r w:rsidRPr="00517DC0">
              <w:t>hóa</w:t>
            </w:r>
            <w:r w:rsidRPr="00517DC0">
              <w:t xml:space="preserve"> </w:t>
            </w:r>
            <w:r w:rsidRPr="00517DC0">
              <w:t>đơn</w:t>
            </w:r>
            <w:r w:rsidRPr="00517DC0">
              <w:t xml:space="preserve"> </w:t>
            </w:r>
            <w:r w:rsidRPr="00517DC0">
              <w:t>tồn</w:t>
            </w:r>
            <w:r w:rsidRPr="00517DC0">
              <w:t xml:space="preserve"> </w:t>
            </w:r>
            <w:r w:rsidRPr="00517DC0">
              <w:t>tại</w:t>
            </w:r>
            <w:r w:rsidRPr="00517DC0">
              <w:t xml:space="preserve"> </w:t>
            </w:r>
            <w:r w:rsidRPr="00517DC0">
              <w:t>ngày</w:t>
            </w:r>
            <w:r w:rsidRPr="00517DC0">
              <w:t xml:space="preserve"> </w:t>
            </w:r>
            <w:r w:rsidRPr="00517DC0">
              <w:t>hóa</w:t>
            </w:r>
            <w:r w:rsidRPr="00517DC0">
              <w:t xml:space="preserve"> </w:t>
            </w:r>
            <w:r w:rsidRPr="00517DC0">
              <w:t>đơn</w:t>
            </w:r>
            <w:r w:rsidRPr="00517DC0">
              <w:t xml:space="preserve"> </w:t>
            </w:r>
            <w:r w:rsidRPr="00517DC0">
              <w:t>nhỏ</w:t>
            </w:r>
            <w:r w:rsidRPr="00517DC0">
              <w:t xml:space="preserve"> </w:t>
            </w:r>
            <w:r w:rsidRPr="00517DC0">
              <w:t>hơn</w:t>
            </w:r>
            <w:r w:rsidRPr="00517DC0">
              <w:t xml:space="preserve"> </w:t>
            </w:r>
            <w:r w:rsidRPr="00517DC0">
              <w:t>ngày</w:t>
            </w:r>
            <w:r w:rsidRPr="00517DC0">
              <w:t xml:space="preserve"> </w:t>
            </w:r>
            <w:r w:rsidRPr="00517DC0">
              <w:t>hóa</w:t>
            </w:r>
            <w:r w:rsidRPr="00517DC0">
              <w:t xml:space="preserve"> </w:t>
            </w:r>
            <w:r w:rsidRPr="00517DC0">
              <w:t>đơn</w:t>
            </w:r>
            <w:r w:rsidRPr="00517DC0">
              <w:t xml:space="preserve"> </w:t>
            </w:r>
            <w:r w:rsidRPr="00517DC0">
              <w:t>đã</w:t>
            </w:r>
            <w:r w:rsidRPr="00517DC0">
              <w:t xml:space="preserve"> </w:t>
            </w:r>
            <w:r w:rsidRPr="00517DC0">
              <w:t>phát</w:t>
            </w:r>
            <w:r w:rsidRPr="00517DC0">
              <w:t xml:space="preserve"> </w:t>
            </w:r>
            <w:r w:rsidRPr="00517DC0">
              <w:t>hành</w:t>
            </w:r>
          </w:p>
        </w:tc>
        <w:tc>
          <w:tcPr>
            <w:tcW w:w="1383" w:type="dxa"/>
            <w:tcBorders>
              <w:top w:val="single" w:sz="4" w:space="0" w:color="2E74B5"/>
              <w:left w:val="single" w:sz="4" w:space="0" w:color="2E74B5"/>
              <w:bottom w:val="single" w:sz="4" w:space="0" w:color="2E74B5"/>
              <w:right w:val="single" w:sz="4" w:space="0" w:color="2E74B5"/>
            </w:tcBorders>
          </w:tcPr>
          <w:p w:rsidR="009D1437" w:rsidP="00616EC4" w14:paraId="3CBDAE16" w14:textId="77777777">
            <w:pPr>
              <w:pStyle w:val="ListParagraph"/>
              <w:ind w:left="0"/>
              <w:jc w:val="both"/>
            </w:pPr>
          </w:p>
        </w:tc>
      </w:tr>
      <w:tr w14:paraId="7A4D9044" w14:textId="77777777" w:rsidTr="00616EC4">
        <w:tblPrEx>
          <w:tblW w:w="0" w:type="auto"/>
          <w:tblInd w:w="85" w:type="dxa"/>
          <w:tblLook w:val="04A0"/>
        </w:tblPrEx>
        <w:tc>
          <w:tcPr>
            <w:tcW w:w="261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61F18BCA" w14:textId="77777777">
            <w:pPr>
              <w:autoSpaceDE w:val="0"/>
              <w:autoSpaceDN w:val="0"/>
              <w:adjustRightInd w:val="0"/>
              <w:jc w:val="both"/>
            </w:pPr>
            <w:r>
              <w:t>OK:</w:t>
            </w:r>
            <w:r w:rsidRPr="009372AD">
              <w:t>pattern;serial1-</w:t>
            </w:r>
            <w:r>
              <w:t>key1_</w:t>
            </w:r>
            <w:r w:rsidRPr="009372AD">
              <w:t>num1,</w:t>
            </w:r>
            <w:r>
              <w:t>key2_</w:t>
            </w:r>
            <w:r w:rsidRPr="009372AD">
              <w:t>num12,</w:t>
            </w:r>
            <w:r>
              <w:t xml:space="preserve"> …)</w:t>
            </w:r>
          </w:p>
          <w:p w:rsidR="009D1437" w:rsidRPr="005765F2" w:rsidP="00616EC4" w14:paraId="0A8CBBE6" w14:textId="77777777">
            <w:pPr>
              <w:autoSpaceDE w:val="0"/>
              <w:autoSpaceDN w:val="0"/>
              <w:adjustRightInd w:val="0"/>
              <w:jc w:val="both"/>
              <w:rPr>
                <w:b/>
              </w:rPr>
            </w:pPr>
            <w:r w:rsidRPr="005765F2">
              <w:rPr>
                <w:b/>
              </w:rPr>
              <w:t>(</w:t>
            </w:r>
            <w:r w:rsidRPr="005765F2">
              <w:rPr>
                <w:b/>
              </w:rPr>
              <w:t>Ví</w:t>
            </w:r>
            <w:r w:rsidRPr="005765F2">
              <w:rPr>
                <w:b/>
              </w:rPr>
              <w:t xml:space="preserve"> </w:t>
            </w:r>
            <w:r w:rsidRPr="005765F2">
              <w:rPr>
                <w:b/>
              </w:rPr>
              <w:t>dụ</w:t>
            </w:r>
            <w:r w:rsidRPr="005765F2">
              <w:rPr>
                <w:b/>
              </w:rPr>
              <w:t>:</w:t>
            </w:r>
          </w:p>
          <w:p w:rsidR="009D1437" w:rsidP="00616EC4" w14:paraId="54110F2A" w14:textId="77777777">
            <w:pPr>
              <w:autoSpaceDE w:val="0"/>
              <w:autoSpaceDN w:val="0"/>
              <w:adjustRightInd w:val="0"/>
              <w:jc w:val="both"/>
              <w:rPr>
                <w:b/>
              </w:rPr>
            </w:pPr>
            <w:r w:rsidRPr="005765F2">
              <w:rPr>
                <w:b/>
              </w:rPr>
              <w:t>OK:01GTKT3/001;AA/12E-key1_1,key2_2,</w:t>
            </w:r>
          </w:p>
          <w:p w:rsidR="009D1437" w:rsidP="00616EC4" w14:paraId="2D7FA955" w14:textId="77777777">
            <w:pPr>
              <w:autoSpaceDE w:val="0"/>
              <w:autoSpaceDN w:val="0"/>
              <w:adjustRightInd w:val="0"/>
              <w:jc w:val="both"/>
            </w:pPr>
            <w:r w:rsidRPr="005765F2">
              <w:rPr>
                <w:b/>
              </w:rPr>
              <w:t>key3_3,key4_4,key5_5)</w:t>
            </w:r>
          </w:p>
        </w:tc>
        <w:tc>
          <w:tcPr>
            <w:tcW w:w="5272" w:type="dxa"/>
            <w:tcBorders>
              <w:top w:val="single" w:sz="4" w:space="0" w:color="2E74B5"/>
              <w:left w:val="single" w:sz="4" w:space="0" w:color="2E74B5"/>
              <w:bottom w:val="single" w:sz="4" w:space="0" w:color="2E74B5"/>
              <w:right w:val="single" w:sz="4" w:space="0" w:color="2E74B5"/>
            </w:tcBorders>
            <w:shd w:val="clear" w:color="auto" w:fill="auto"/>
          </w:tcPr>
          <w:p w:rsidR="009D1437" w:rsidRPr="005765F2" w:rsidP="00616EC4" w14:paraId="158FEB03" w14:textId="77777777">
            <w:pPr>
              <w:jc w:val="both"/>
            </w:pPr>
            <w:r w:rsidRPr="005765F2">
              <w:t xml:space="preserve">OK </w:t>
            </w:r>
            <w:r w:rsidRPr="009372AD">
              <w:rPr>
                <w:rFonts w:ascii="Wingdings" w:hAnsi="Wingdings"/>
              </w:rPr>
              <w:sym w:font="Wingdings" w:char="F0E0"/>
            </w:r>
            <w:r w:rsidRPr="005765F2">
              <w:t xml:space="preserve"> </w:t>
            </w:r>
            <w:r w:rsidRPr="005765F2">
              <w:t>đã</w:t>
            </w:r>
            <w:r w:rsidRPr="005765F2">
              <w:t xml:space="preserve"> </w:t>
            </w:r>
            <w:r w:rsidRPr="005765F2">
              <w:t>phát</w:t>
            </w:r>
            <w:r w:rsidRPr="005765F2">
              <w:t xml:space="preserve"> </w:t>
            </w:r>
            <w:r w:rsidRPr="005765F2">
              <w:t>hành</w:t>
            </w:r>
            <w:r w:rsidRPr="005765F2">
              <w:t xml:space="preserve"> </w:t>
            </w:r>
            <w:r w:rsidRPr="005765F2">
              <w:t>hóa</w:t>
            </w:r>
            <w:r w:rsidRPr="005765F2">
              <w:t xml:space="preserve"> </w:t>
            </w:r>
            <w:r w:rsidRPr="005765F2">
              <w:t>đơn</w:t>
            </w:r>
            <w:r w:rsidRPr="005765F2">
              <w:t xml:space="preserve"> </w:t>
            </w:r>
            <w:r w:rsidRPr="005765F2">
              <w:t>thành</w:t>
            </w:r>
            <w:r w:rsidRPr="005765F2">
              <w:t xml:space="preserve"> </w:t>
            </w:r>
            <w:r w:rsidRPr="005765F2">
              <w:t>công</w:t>
            </w:r>
          </w:p>
          <w:p w:rsidR="009D1437" w:rsidRPr="005765F2" w:rsidP="00616EC4" w14:paraId="4D37905B" w14:textId="77777777">
            <w:pPr>
              <w:jc w:val="both"/>
            </w:pPr>
            <w:r w:rsidRPr="005765F2">
              <w:t xml:space="preserve">Pattern </w:t>
            </w:r>
            <w:r w:rsidRPr="009372AD">
              <w:rPr>
                <w:rFonts w:ascii="Wingdings" w:hAnsi="Wingdings"/>
              </w:rPr>
              <w:sym w:font="Wingdings" w:char="F0E0"/>
            </w:r>
            <w:r w:rsidRPr="005765F2">
              <w:t xml:space="preserve"> </w:t>
            </w:r>
            <w:r w:rsidRPr="005765F2">
              <w:t>Mẫu</w:t>
            </w:r>
            <w:r w:rsidRPr="005765F2">
              <w:t xml:space="preserve"> </w:t>
            </w:r>
            <w:r w:rsidRPr="005765F2">
              <w:t>số</w:t>
            </w:r>
            <w:r w:rsidRPr="005765F2">
              <w:t xml:space="preserve"> </w:t>
            </w:r>
            <w:r w:rsidRPr="005765F2">
              <w:t>của</w:t>
            </w:r>
            <w:r w:rsidRPr="005765F2">
              <w:t xml:space="preserve"> </w:t>
            </w:r>
            <w:r w:rsidRPr="005765F2">
              <w:t>các</w:t>
            </w:r>
            <w:r w:rsidRPr="005765F2">
              <w:t xml:space="preserve"> </w:t>
            </w:r>
            <w:r w:rsidRPr="005765F2">
              <w:t>hóa</w:t>
            </w:r>
            <w:r w:rsidRPr="005765F2">
              <w:t xml:space="preserve"> </w:t>
            </w:r>
            <w:r w:rsidRPr="005765F2">
              <w:t>đơn</w:t>
            </w:r>
            <w:r w:rsidRPr="005765F2">
              <w:t xml:space="preserve"> </w:t>
            </w:r>
            <w:r w:rsidRPr="005765F2">
              <w:t>đã</w:t>
            </w:r>
            <w:r w:rsidRPr="005765F2">
              <w:t xml:space="preserve"> </w:t>
            </w:r>
            <w:r w:rsidRPr="005765F2">
              <w:t>phát</w:t>
            </w:r>
            <w:r w:rsidRPr="005765F2">
              <w:t xml:space="preserve"> </w:t>
            </w:r>
            <w:r w:rsidRPr="005765F2">
              <w:t>hành</w:t>
            </w:r>
          </w:p>
          <w:p w:rsidR="009D1437" w:rsidRPr="005765F2" w:rsidP="00616EC4" w14:paraId="67A9CAB9" w14:textId="77777777">
            <w:pPr>
              <w:jc w:val="both"/>
            </w:pPr>
            <w:r w:rsidRPr="005765F2">
              <w:t xml:space="preserve">Serial1 </w:t>
            </w:r>
            <w:r w:rsidRPr="009372AD">
              <w:rPr>
                <w:rFonts w:ascii="Wingdings" w:hAnsi="Wingdings"/>
              </w:rPr>
              <w:sym w:font="Wingdings" w:char="F0E0"/>
            </w:r>
            <w:r w:rsidRPr="005765F2">
              <w:t xml:space="preserve"> serial </w:t>
            </w:r>
            <w:r w:rsidRPr="005765F2">
              <w:t>của</w:t>
            </w:r>
            <w:r w:rsidRPr="005765F2">
              <w:t xml:space="preserve"> </w:t>
            </w:r>
            <w:r w:rsidRPr="005765F2">
              <w:t>dãy</w:t>
            </w:r>
            <w:r w:rsidRPr="005765F2">
              <w:t xml:space="preserve"> </w:t>
            </w:r>
            <w:r w:rsidRPr="005765F2">
              <w:t>các</w:t>
            </w:r>
            <w:r w:rsidRPr="005765F2">
              <w:t xml:space="preserve"> </w:t>
            </w:r>
            <w:r w:rsidRPr="005765F2">
              <w:t>hóa</w:t>
            </w:r>
            <w:r w:rsidRPr="005765F2">
              <w:t xml:space="preserve"> </w:t>
            </w:r>
            <w:r w:rsidRPr="005765F2">
              <w:t>đơn</w:t>
            </w:r>
            <w:r w:rsidRPr="005765F2">
              <w:t xml:space="preserve"> </w:t>
            </w:r>
            <w:r w:rsidRPr="005765F2">
              <w:t>phát</w:t>
            </w:r>
            <w:r w:rsidRPr="005765F2">
              <w:t xml:space="preserve"> </w:t>
            </w:r>
            <w:r w:rsidRPr="005765F2">
              <w:t>hành</w:t>
            </w:r>
            <w:r w:rsidRPr="005765F2">
              <w:t xml:space="preserve"> </w:t>
            </w:r>
          </w:p>
          <w:p w:rsidR="009D1437" w:rsidRPr="005765F2" w:rsidP="00616EC4" w14:paraId="77D308F9" w14:textId="77777777">
            <w:pPr>
              <w:jc w:val="both"/>
            </w:pPr>
            <w:r w:rsidRPr="005765F2">
              <w:t xml:space="preserve">num1, num2… </w:t>
            </w:r>
            <w:r w:rsidRPr="005765F2">
              <w:t>là</w:t>
            </w:r>
            <w:r w:rsidRPr="005765F2">
              <w:t xml:space="preserve"> </w:t>
            </w:r>
            <w:r w:rsidRPr="005765F2">
              <w:t>các</w:t>
            </w:r>
            <w:r w:rsidRPr="005765F2">
              <w:t xml:space="preserve"> </w:t>
            </w:r>
            <w:r w:rsidRPr="005765F2">
              <w:t>số</w:t>
            </w:r>
            <w:r w:rsidRPr="005765F2">
              <w:t xml:space="preserve"> </w:t>
            </w:r>
            <w:r w:rsidRPr="005765F2">
              <w:t>hóa</w:t>
            </w:r>
            <w:r w:rsidRPr="005765F2">
              <w:t xml:space="preserve"> </w:t>
            </w:r>
            <w:r w:rsidRPr="005765F2">
              <w:t>đơn</w:t>
            </w:r>
          </w:p>
          <w:p w:rsidR="009D1437" w:rsidRPr="00517DC0" w:rsidP="00616EC4" w14:paraId="760C3CA1" w14:textId="77777777">
            <w:pPr>
              <w:pStyle w:val="ListParagraph"/>
              <w:ind w:left="0"/>
              <w:jc w:val="both"/>
            </w:pPr>
            <w:r>
              <w:t xml:space="preserve">key1,key2… </w:t>
            </w:r>
            <w:r>
              <w:t>là</w:t>
            </w:r>
            <w:r>
              <w:t xml:space="preserve"> </w:t>
            </w:r>
            <w:r>
              <w:t>khóa</w:t>
            </w:r>
            <w:r>
              <w:t xml:space="preserve"> </w:t>
            </w:r>
            <w:r>
              <w:t>để</w:t>
            </w:r>
            <w:r>
              <w:t xml:space="preserve"> </w:t>
            </w:r>
            <w:r>
              <w:t>nhận</w:t>
            </w:r>
            <w:r>
              <w:t xml:space="preserve"> </w:t>
            </w:r>
            <w:r>
              <w:t>biết</w:t>
            </w:r>
            <w:r>
              <w:t xml:space="preserve"> </w:t>
            </w:r>
            <w:r>
              <w:t>hóa</w:t>
            </w:r>
            <w:r>
              <w:t xml:space="preserve"> </w:t>
            </w:r>
            <w:r>
              <w:t>đơn</w:t>
            </w:r>
            <w:r>
              <w:t xml:space="preserve"> </w:t>
            </w:r>
            <w:r>
              <w:t>phát</w:t>
            </w:r>
            <w:r>
              <w:t xml:space="preserve"> </w:t>
            </w:r>
            <w:r>
              <w:t>hành</w:t>
            </w:r>
            <w:r>
              <w:t xml:space="preserve"> </w:t>
            </w:r>
            <w:r>
              <w:t>cho</w:t>
            </w:r>
            <w:r>
              <w:t xml:space="preserve"> </w:t>
            </w:r>
            <w:r>
              <w:t>khách</w:t>
            </w:r>
            <w:r>
              <w:t xml:space="preserve"> </w:t>
            </w:r>
            <w:r>
              <w:t>hàng</w:t>
            </w:r>
            <w:r>
              <w:t xml:space="preserve"> </w:t>
            </w:r>
            <w:r>
              <w:t>nào</w:t>
            </w:r>
            <w:r>
              <w:t>(</w:t>
            </w:r>
            <w:r>
              <w:t>lấy</w:t>
            </w:r>
            <w:r>
              <w:t xml:space="preserve"> </w:t>
            </w:r>
            <w:r>
              <w:t>từ</w:t>
            </w:r>
            <w:r>
              <w:t xml:space="preserve"> </w:t>
            </w:r>
            <w:r>
              <w:t>đầu</w:t>
            </w:r>
            <w:r>
              <w:t xml:space="preserve"> </w:t>
            </w:r>
            <w:r>
              <w:t>vào</w:t>
            </w:r>
            <w:r>
              <w:t>)</w:t>
            </w:r>
          </w:p>
        </w:tc>
        <w:tc>
          <w:tcPr>
            <w:tcW w:w="1383" w:type="dxa"/>
            <w:tcBorders>
              <w:top w:val="single" w:sz="4" w:space="0" w:color="2E74B5"/>
              <w:left w:val="single" w:sz="4" w:space="0" w:color="2E74B5"/>
              <w:bottom w:val="single" w:sz="4" w:space="0" w:color="2E74B5"/>
              <w:right w:val="single" w:sz="4" w:space="0" w:color="2E74B5"/>
            </w:tcBorders>
          </w:tcPr>
          <w:p w:rsidR="009D1437" w:rsidRPr="005765F2" w:rsidP="00616EC4" w14:paraId="4E7ED636" w14:textId="77777777">
            <w:pPr>
              <w:jc w:val="both"/>
            </w:pPr>
            <w:r w:rsidRPr="005765F2">
              <w:t xml:space="preserve">Các </w:t>
            </w:r>
            <w:r w:rsidRPr="005765F2">
              <w:t>hóa</w:t>
            </w:r>
            <w:r w:rsidRPr="005765F2">
              <w:t xml:space="preserve"> </w:t>
            </w:r>
            <w:r w:rsidRPr="005765F2">
              <w:t>đơn</w:t>
            </w:r>
            <w:r w:rsidRPr="005765F2">
              <w:t xml:space="preserve"> </w:t>
            </w:r>
            <w:r w:rsidRPr="005765F2">
              <w:t>có</w:t>
            </w:r>
            <w:r w:rsidRPr="005765F2">
              <w:t xml:space="preserve"> serial </w:t>
            </w:r>
            <w:r w:rsidRPr="005765F2">
              <w:t>khác</w:t>
            </w:r>
            <w:r w:rsidRPr="005765F2">
              <w:t xml:space="preserve"> </w:t>
            </w:r>
            <w:r w:rsidRPr="005765F2">
              <w:t>nhau</w:t>
            </w:r>
            <w:r w:rsidRPr="005765F2">
              <w:t xml:space="preserve"> </w:t>
            </w:r>
            <w:r w:rsidRPr="005765F2">
              <w:t>phân</w:t>
            </w:r>
            <w:r w:rsidRPr="005765F2">
              <w:t xml:space="preserve"> </w:t>
            </w:r>
            <w:r w:rsidRPr="005765F2">
              <w:t>cách</w:t>
            </w:r>
            <w:r w:rsidRPr="005765F2">
              <w:t xml:space="preserve"> </w:t>
            </w:r>
            <w:r w:rsidRPr="005765F2">
              <w:t>bởi</w:t>
            </w:r>
            <w:r w:rsidRPr="005765F2">
              <w:t xml:space="preserve"> </w:t>
            </w:r>
            <w:r w:rsidRPr="005765F2">
              <w:t>dấu</w:t>
            </w:r>
            <w:r w:rsidRPr="005765F2">
              <w:t xml:space="preserve"> “;”</w:t>
            </w:r>
          </w:p>
          <w:p w:rsidR="009D1437" w:rsidRPr="005765F2" w:rsidP="00616EC4" w14:paraId="72ECBAD8" w14:textId="77777777">
            <w:pPr>
              <w:jc w:val="both"/>
            </w:pPr>
            <w:r w:rsidRPr="005765F2">
              <w:t xml:space="preserve">Các </w:t>
            </w:r>
            <w:r w:rsidRPr="005765F2">
              <w:t>số</w:t>
            </w:r>
            <w:r w:rsidRPr="005765F2">
              <w:t xml:space="preserve"> </w:t>
            </w:r>
            <w:r w:rsidRPr="005765F2">
              <w:t>hóa</w:t>
            </w:r>
            <w:r w:rsidRPr="005765F2">
              <w:t xml:space="preserve"> </w:t>
            </w:r>
            <w:r w:rsidRPr="005765F2">
              <w:t>đơn</w:t>
            </w:r>
            <w:r w:rsidRPr="005765F2">
              <w:t xml:space="preserve"> </w:t>
            </w:r>
            <w:r w:rsidRPr="005765F2">
              <w:t>phân</w:t>
            </w:r>
            <w:r w:rsidRPr="005765F2">
              <w:t xml:space="preserve"> </w:t>
            </w:r>
            <w:r w:rsidRPr="005765F2">
              <w:t>cách</w:t>
            </w:r>
            <w:r w:rsidRPr="005765F2">
              <w:t xml:space="preserve"> </w:t>
            </w:r>
            <w:r w:rsidRPr="005765F2">
              <w:t>bởi</w:t>
            </w:r>
            <w:r w:rsidRPr="005765F2">
              <w:t xml:space="preserve"> “,”</w:t>
            </w:r>
          </w:p>
          <w:p w:rsidR="009D1437" w:rsidP="00616EC4" w14:paraId="7EC8D984" w14:textId="77777777">
            <w:pPr>
              <w:pStyle w:val="ListParagraph"/>
              <w:ind w:left="0"/>
              <w:jc w:val="both"/>
            </w:pPr>
          </w:p>
        </w:tc>
      </w:tr>
    </w:tbl>
    <w:p w:rsidR="009D1437" w:rsidP="009D1437" w14:paraId="0CA46F87" w14:textId="77777777">
      <w:pPr>
        <w:rPr>
          <w:lang w:eastAsia="x-none"/>
        </w:rPr>
      </w:pPr>
    </w:p>
    <w:p w:rsidR="009D1437" w:rsidP="009D1437" w14:paraId="1B573409" w14:textId="77777777">
      <w:pPr>
        <w:rPr>
          <w:lang w:eastAsia="x-none"/>
        </w:rPr>
      </w:pPr>
      <w:r w:rsidRPr="00FE7CBB">
        <w:rPr>
          <w:b/>
          <w:u w:val="single"/>
          <w:lang w:eastAsia="x-none"/>
        </w:rPr>
        <w:t xml:space="preserve">Định </w:t>
      </w:r>
      <w:r w:rsidRPr="00FE7CBB">
        <w:rPr>
          <w:b/>
          <w:u w:val="single"/>
          <w:lang w:eastAsia="x-none"/>
        </w:rPr>
        <w:t>dạng</w:t>
      </w:r>
      <w:r w:rsidRPr="00FE7CBB">
        <w:rPr>
          <w:b/>
          <w:u w:val="single"/>
          <w:lang w:eastAsia="x-none"/>
        </w:rPr>
        <w:t xml:space="preserve"> </w:t>
      </w:r>
      <w:r w:rsidRPr="00FE7CBB">
        <w:rPr>
          <w:b/>
          <w:u w:val="single"/>
          <w:lang w:eastAsia="x-none"/>
        </w:rPr>
        <w:t>chuỗi</w:t>
      </w:r>
      <w:r w:rsidRPr="00FE7CBB">
        <w:rPr>
          <w:b/>
          <w:u w:val="single"/>
          <w:lang w:eastAsia="x-none"/>
        </w:rPr>
        <w:t xml:space="preserve"> xml </w:t>
      </w:r>
      <w:r w:rsidRPr="00FE7CBB">
        <w:rPr>
          <w:b/>
          <w:u w:val="single"/>
          <w:lang w:eastAsia="x-none"/>
        </w:rPr>
        <w:t>đầu</w:t>
      </w:r>
      <w:r w:rsidRPr="00FE7CBB">
        <w:rPr>
          <w:b/>
          <w:u w:val="single"/>
          <w:lang w:eastAsia="x-none"/>
        </w:rPr>
        <w:t xml:space="preserve"> </w:t>
      </w:r>
      <w:r w:rsidRPr="00FE7CBB">
        <w:rPr>
          <w:b/>
          <w:u w:val="single"/>
          <w:lang w:eastAsia="x-none"/>
        </w:rPr>
        <w:t>vào</w:t>
      </w:r>
      <w:r>
        <w:rPr>
          <w:b/>
          <w:u w:val="single"/>
          <w:lang w:eastAsia="x-none"/>
        </w:rPr>
        <w:t xml:space="preserve"> </w:t>
      </w:r>
      <w:r w:rsidRPr="00FE7CBB">
        <w:rPr>
          <w:b/>
          <w:u w:val="single"/>
        </w:rPr>
        <w:t>(</w:t>
      </w:r>
      <w:r w:rsidRPr="00FE7CBB">
        <w:rPr>
          <w:b/>
          <w:u w:val="single"/>
        </w:rPr>
        <w:t>các</w:t>
      </w:r>
      <w:r w:rsidRPr="00FE7CBB">
        <w:rPr>
          <w:b/>
          <w:u w:val="single"/>
        </w:rPr>
        <w:t xml:space="preserve"> </w:t>
      </w:r>
      <w:r w:rsidRPr="00FE7CBB">
        <w:rPr>
          <w:b/>
          <w:u w:val="single"/>
        </w:rPr>
        <w:t>trường</w:t>
      </w:r>
      <w:r w:rsidRPr="00FE7CBB">
        <w:rPr>
          <w:b/>
          <w:u w:val="single"/>
        </w:rPr>
        <w:t xml:space="preserve"> </w:t>
      </w:r>
      <w:r w:rsidRPr="00FE7CBB">
        <w:rPr>
          <w:b/>
          <w:color w:val="FF0000"/>
          <w:u w:val="single"/>
        </w:rPr>
        <w:t>*</w:t>
      </w:r>
      <w:r w:rsidRPr="00FE7CBB">
        <w:rPr>
          <w:b/>
          <w:u w:val="single"/>
        </w:rPr>
        <w:t xml:space="preserve"> </w:t>
      </w:r>
      <w:r w:rsidRPr="00FE7CBB">
        <w:rPr>
          <w:b/>
          <w:u w:val="single"/>
        </w:rPr>
        <w:t>là</w:t>
      </w:r>
      <w:r w:rsidRPr="00FE7CBB">
        <w:rPr>
          <w:b/>
          <w:u w:val="single"/>
        </w:rPr>
        <w:t xml:space="preserve"> </w:t>
      </w:r>
      <w:r w:rsidRPr="00FE7CBB">
        <w:rPr>
          <w:b/>
          <w:u w:val="single"/>
        </w:rPr>
        <w:t>bắt</w:t>
      </w:r>
      <w:r w:rsidRPr="00FE7CBB">
        <w:rPr>
          <w:b/>
          <w:u w:val="single"/>
        </w:rPr>
        <w:t xml:space="preserve"> </w:t>
      </w:r>
      <w:r w:rsidRPr="00FE7CBB">
        <w:rPr>
          <w:b/>
          <w:u w:val="single"/>
        </w:rPr>
        <w:t>buộc</w:t>
      </w:r>
      <w:r w:rsidRPr="00FE7CBB">
        <w:rPr>
          <w:b/>
          <w:u w:val="single"/>
        </w:rPr>
        <w:t>):</w:t>
      </w:r>
    </w:p>
    <w:p w:rsidR="009D1437" w:rsidP="009D1437" w14:paraId="7B73F44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A31515"/>
          <w:sz w:val="19"/>
          <w:szCs w:val="19"/>
        </w:rPr>
        <w:t>DSHDon</w:t>
      </w:r>
      <w:r>
        <w:rPr>
          <w:rFonts w:ascii="Consolas" w:hAnsi="Consolas" w:cs="Consolas"/>
          <w:color w:val="0000FF"/>
          <w:sz w:val="19"/>
          <w:szCs w:val="19"/>
        </w:rPr>
        <w:t>&gt;</w:t>
      </w:r>
    </w:p>
    <w:p w:rsidR="009D1437" w:rsidP="009D1437" w14:paraId="2A6EBAFB" w14:textId="7777777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HDon</w:t>
      </w:r>
      <w:r>
        <w:rPr>
          <w:rFonts w:ascii="Consolas" w:hAnsi="Consolas" w:cs="Consolas"/>
          <w:color w:val="0000FF"/>
          <w:sz w:val="19"/>
          <w:szCs w:val="19"/>
        </w:rPr>
        <w:t>&gt;</w:t>
      </w:r>
    </w:p>
    <w:p w:rsidR="009D1437" w:rsidP="009D1437" w14:paraId="750806C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&lt;</w:t>
      </w:r>
      <w:r>
        <w:rPr>
          <w:rFonts w:ascii="Consolas" w:hAnsi="Consolas" w:cs="Consolas"/>
          <w:color w:val="A31515"/>
          <w:sz w:val="19"/>
          <w:szCs w:val="19"/>
        </w:rPr>
        <w:t>key</w:t>
      </w:r>
      <w:r>
        <w:rPr>
          <w:rFonts w:ascii="Consolas" w:hAnsi="Consolas" w:cs="Consolas"/>
          <w:color w:val="0000FF"/>
          <w:sz w:val="19"/>
          <w:szCs w:val="19"/>
        </w:rPr>
        <w:t>&gt;</w:t>
      </w:r>
      <w:r>
        <w:rPr>
          <w:rFonts w:ascii="Consolas" w:hAnsi="Consolas" w:cs="Consolas"/>
          <w:color w:val="000000"/>
          <w:sz w:val="19"/>
          <w:szCs w:val="19"/>
        </w:rPr>
        <w:t>Fkey</w:t>
      </w:r>
      <w:r>
        <w:rPr>
          <w:rFonts w:ascii="Consolas" w:hAnsi="Consolas" w:cs="Consolas"/>
          <w:color w:val="000000"/>
          <w:sz w:val="19"/>
          <w:szCs w:val="19"/>
        </w:rPr>
        <w:t xml:space="preserve"> cua </w:t>
      </w:r>
      <w:r>
        <w:rPr>
          <w:rFonts w:ascii="Consolas" w:hAnsi="Consolas" w:cs="Consolas"/>
          <w:color w:val="000000"/>
          <w:sz w:val="19"/>
          <w:szCs w:val="19"/>
        </w:rPr>
        <w:t>hoa</w:t>
      </w:r>
      <w:r>
        <w:rPr>
          <w:rFonts w:ascii="Consolas" w:hAnsi="Consolas" w:cs="Consolas"/>
          <w:color w:val="000000"/>
          <w:sz w:val="19"/>
          <w:szCs w:val="19"/>
        </w:rPr>
        <w:t xml:space="preserve"> don</w:t>
      </w:r>
      <w:r>
        <w:rPr>
          <w:rFonts w:ascii="Consolas" w:hAnsi="Consolas" w:cs="Consolas"/>
          <w:color w:val="0000FF"/>
          <w:sz w:val="19"/>
          <w:szCs w:val="19"/>
        </w:rPr>
        <w:t>&lt;/</w:t>
      </w:r>
      <w:r>
        <w:rPr>
          <w:rFonts w:ascii="Consolas" w:hAnsi="Consolas" w:cs="Consolas"/>
          <w:color w:val="A31515"/>
          <w:sz w:val="19"/>
          <w:szCs w:val="19"/>
        </w:rPr>
        <w:t>key</w:t>
      </w:r>
      <w:r>
        <w:rPr>
          <w:rFonts w:ascii="Consolas" w:hAnsi="Consolas" w:cs="Consolas"/>
          <w:color w:val="0000FF"/>
          <w:sz w:val="19"/>
          <w:szCs w:val="19"/>
        </w:rPr>
        <w:t>&gt;</w:t>
      </w:r>
    </w:p>
    <w:p w:rsidR="009D1437" w:rsidP="009D1437" w14:paraId="4FF8C0BB"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&lt;</w:t>
      </w:r>
      <w:r>
        <w:rPr>
          <w:rFonts w:ascii="Consolas" w:hAnsi="Consolas" w:cs="Consolas"/>
          <w:color w:val="A31515"/>
          <w:sz w:val="19"/>
          <w:szCs w:val="19"/>
        </w:rPr>
        <w:t>DLHDon</w:t>
      </w:r>
      <w:r>
        <w:rPr>
          <w:rFonts w:ascii="Consolas" w:hAnsi="Consolas" w:cs="Consolas"/>
          <w:color w:val="0000FF"/>
          <w:sz w:val="19"/>
          <w:szCs w:val="19"/>
        </w:rPr>
        <w:t>&gt;</w:t>
      </w:r>
    </w:p>
    <w:p w:rsidR="009D1437" w:rsidP="009D1437" w14:paraId="1506A7D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TTChung</w:t>
      </w:r>
      <w:r>
        <w:rPr>
          <w:rFonts w:ascii="Consolas" w:hAnsi="Consolas" w:cs="Consolas"/>
          <w:color w:val="0000FF"/>
          <w:sz w:val="19"/>
          <w:szCs w:val="19"/>
        </w:rPr>
        <w:t>&gt;</w:t>
      </w:r>
    </w:p>
    <w:p w:rsidR="009D1437" w:rsidP="009D1437" w14:paraId="3B62B2A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SHDon</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FF"/>
          <w:sz w:val="19"/>
          <w:szCs w:val="19"/>
        </w:rPr>
        <w:t>&lt;/</w:t>
      </w:r>
      <w:r>
        <w:rPr>
          <w:rFonts w:ascii="Consolas" w:hAnsi="Consolas" w:cs="Consolas"/>
          <w:color w:val="A31515"/>
          <w:sz w:val="19"/>
          <w:szCs w:val="19"/>
        </w:rPr>
        <w:t>SHDon</w:t>
      </w:r>
      <w:r>
        <w:rPr>
          <w:rFonts w:ascii="Consolas" w:hAnsi="Consolas" w:cs="Consolas"/>
          <w:color w:val="0000FF"/>
          <w:sz w:val="19"/>
          <w:szCs w:val="19"/>
        </w:rPr>
        <w:t>&gt;</w:t>
      </w:r>
    </w:p>
    <w:p w:rsidR="009D1437" w:rsidP="009D1437" w14:paraId="546BD98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MHSo</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hồ</w:t>
      </w:r>
      <w:r>
        <w:rPr>
          <w:rFonts w:ascii="Consolas" w:hAnsi="Consolas" w:cs="Consolas"/>
          <w:color w:val="000000"/>
          <w:sz w:val="19"/>
          <w:szCs w:val="19"/>
        </w:rPr>
        <w:t xml:space="preserve"> </w:t>
      </w:r>
      <w:r>
        <w:rPr>
          <w:rFonts w:ascii="Consolas" w:hAnsi="Consolas" w:cs="Consolas"/>
          <w:color w:val="000000"/>
          <w:sz w:val="19"/>
          <w:szCs w:val="19"/>
        </w:rPr>
        <w:t>sơ</w:t>
      </w:r>
      <w:r>
        <w:rPr>
          <w:rFonts w:ascii="Consolas" w:hAnsi="Consolas" w:cs="Consolas"/>
          <w:color w:val="0000FF"/>
          <w:sz w:val="19"/>
          <w:szCs w:val="19"/>
        </w:rPr>
        <w:t>&lt;/</w:t>
      </w:r>
      <w:r>
        <w:rPr>
          <w:rFonts w:ascii="Consolas" w:hAnsi="Consolas" w:cs="Consolas"/>
          <w:color w:val="A31515"/>
          <w:sz w:val="19"/>
          <w:szCs w:val="19"/>
        </w:rPr>
        <w:t>MHSo</w:t>
      </w:r>
      <w:r>
        <w:rPr>
          <w:rFonts w:ascii="Consolas" w:hAnsi="Consolas" w:cs="Consolas"/>
          <w:color w:val="0000FF"/>
          <w:sz w:val="19"/>
          <w:szCs w:val="19"/>
        </w:rPr>
        <w:t>&gt;</w:t>
      </w:r>
    </w:p>
    <w:p w:rsidR="009D1437" w:rsidP="009D1437" w14:paraId="4884E05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SBKe</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bảng</w:t>
      </w:r>
      <w:r>
        <w:rPr>
          <w:rFonts w:ascii="Consolas" w:hAnsi="Consolas" w:cs="Consolas"/>
          <w:color w:val="000000"/>
          <w:sz w:val="19"/>
          <w:szCs w:val="19"/>
        </w:rPr>
        <w:t xml:space="preserve"> </w:t>
      </w:r>
      <w:r>
        <w:rPr>
          <w:rFonts w:ascii="Consolas" w:hAnsi="Consolas" w:cs="Consolas"/>
          <w:color w:val="000000"/>
          <w:sz w:val="19"/>
          <w:szCs w:val="19"/>
        </w:rPr>
        <w:t>kê</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của</w:t>
      </w:r>
      <w:r>
        <w:rPr>
          <w:rFonts w:ascii="Consolas" w:hAnsi="Consolas" w:cs="Consolas"/>
          <w:color w:val="000000"/>
          <w:sz w:val="19"/>
          <w:szCs w:val="19"/>
        </w:rPr>
        <w:t xml:space="preserve"> </w:t>
      </w:r>
      <w:r>
        <w:rPr>
          <w:rFonts w:ascii="Consolas" w:hAnsi="Consolas" w:cs="Consolas"/>
          <w:color w:val="000000"/>
          <w:sz w:val="19"/>
          <w:szCs w:val="19"/>
        </w:rPr>
        <w:t>bảng</w:t>
      </w:r>
      <w:r>
        <w:rPr>
          <w:rFonts w:ascii="Consolas" w:hAnsi="Consolas" w:cs="Consolas"/>
          <w:color w:val="000000"/>
          <w:sz w:val="19"/>
          <w:szCs w:val="19"/>
        </w:rPr>
        <w:t xml:space="preserve"> </w:t>
      </w:r>
      <w:r>
        <w:rPr>
          <w:rFonts w:ascii="Consolas" w:hAnsi="Consolas" w:cs="Consolas"/>
          <w:color w:val="000000"/>
          <w:sz w:val="19"/>
          <w:szCs w:val="19"/>
        </w:rPr>
        <w:t>kê</w:t>
      </w:r>
      <w:r>
        <w:rPr>
          <w:rFonts w:ascii="Consolas" w:hAnsi="Consolas" w:cs="Consolas"/>
          <w:color w:val="000000"/>
          <w:sz w:val="19"/>
          <w:szCs w:val="19"/>
        </w:rPr>
        <w:t xml:space="preserve"> </w:t>
      </w:r>
      <w:r>
        <w:rPr>
          <w:rFonts w:ascii="Consolas" w:hAnsi="Consolas" w:cs="Consolas"/>
          <w:color w:val="000000"/>
          <w:sz w:val="19"/>
          <w:szCs w:val="19"/>
        </w:rPr>
        <w:t>các</w:t>
      </w:r>
      <w:r>
        <w:rPr>
          <w:rFonts w:ascii="Consolas" w:hAnsi="Consolas" w:cs="Consolas"/>
          <w:color w:val="000000"/>
          <w:sz w:val="19"/>
          <w:szCs w:val="19"/>
        </w:rPr>
        <w:t xml:space="preserve"> </w:t>
      </w:r>
      <w:r>
        <w:rPr>
          <w:rFonts w:ascii="Consolas" w:hAnsi="Consolas" w:cs="Consolas"/>
          <w:color w:val="000000"/>
          <w:sz w:val="19"/>
          <w:szCs w:val="19"/>
        </w:rPr>
        <w:t>loại</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w:t>
      </w:r>
      <w:r>
        <w:rPr>
          <w:rFonts w:ascii="Consolas" w:hAnsi="Consolas" w:cs="Consolas"/>
          <w:color w:val="000000"/>
          <w:sz w:val="19"/>
          <w:szCs w:val="19"/>
        </w:rPr>
        <w:t>đã</w:t>
      </w:r>
      <w:r>
        <w:rPr>
          <w:rFonts w:ascii="Consolas" w:hAnsi="Consolas" w:cs="Consolas"/>
          <w:color w:val="000000"/>
          <w:sz w:val="19"/>
          <w:szCs w:val="19"/>
        </w:rPr>
        <w:t xml:space="preserve"> </w:t>
      </w:r>
      <w:r>
        <w:rPr>
          <w:rFonts w:ascii="Consolas" w:hAnsi="Consolas" w:cs="Consolas"/>
          <w:color w:val="000000"/>
          <w:sz w:val="19"/>
          <w:szCs w:val="19"/>
        </w:rPr>
        <w:t>bán</w:t>
      </w:r>
      <w:r>
        <w:rPr>
          <w:rFonts w:ascii="Consolas" w:hAnsi="Consolas" w:cs="Consolas"/>
          <w:color w:val="000000"/>
          <w:sz w:val="19"/>
          <w:szCs w:val="19"/>
        </w:rPr>
        <w:t xml:space="preserve"> </w:t>
      </w:r>
      <w:r>
        <w:rPr>
          <w:rFonts w:ascii="Consolas" w:hAnsi="Consolas" w:cs="Consolas"/>
          <w:color w:val="000000"/>
          <w:sz w:val="19"/>
          <w:szCs w:val="19"/>
        </w:rPr>
        <w:t>kèm</w:t>
      </w:r>
      <w:r>
        <w:rPr>
          <w:rFonts w:ascii="Consolas" w:hAnsi="Consolas" w:cs="Consolas"/>
          <w:color w:val="000000"/>
          <w:sz w:val="19"/>
          <w:szCs w:val="19"/>
        </w:rPr>
        <w:t xml:space="preserve"> </w:t>
      </w:r>
      <w:r>
        <w:rPr>
          <w:rFonts w:ascii="Consolas" w:hAnsi="Consolas" w:cs="Consolas"/>
          <w:color w:val="000000"/>
          <w:sz w:val="19"/>
          <w:szCs w:val="19"/>
        </w:rPr>
        <w:t>theo</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SBKe</w:t>
      </w:r>
      <w:r>
        <w:rPr>
          <w:rFonts w:ascii="Consolas" w:hAnsi="Consolas" w:cs="Consolas"/>
          <w:color w:val="0000FF"/>
          <w:sz w:val="19"/>
          <w:szCs w:val="19"/>
        </w:rPr>
        <w:t>&gt;</w:t>
      </w:r>
    </w:p>
    <w:p w:rsidR="009D1437" w:rsidP="009D1437" w14:paraId="2CA0453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NBKe</w:t>
      </w:r>
      <w:r>
        <w:rPr>
          <w:rFonts w:ascii="Consolas" w:hAnsi="Consolas" w:cs="Consolas"/>
          <w:color w:val="0000FF"/>
          <w:sz w:val="19"/>
          <w:szCs w:val="19"/>
        </w:rPr>
        <w:t>&gt;</w:t>
      </w:r>
      <w:r>
        <w:rPr>
          <w:rFonts w:ascii="Consolas" w:hAnsi="Consolas" w:cs="Consolas"/>
          <w:color w:val="000000"/>
          <w:sz w:val="19"/>
          <w:szCs w:val="19"/>
        </w:rPr>
        <w:t>Ngày</w:t>
      </w:r>
      <w:r>
        <w:rPr>
          <w:rFonts w:ascii="Consolas" w:hAnsi="Consolas" w:cs="Consolas"/>
          <w:color w:val="000000"/>
          <w:sz w:val="19"/>
          <w:szCs w:val="19"/>
        </w:rPr>
        <w:t xml:space="preserve"> </w:t>
      </w:r>
      <w:r>
        <w:rPr>
          <w:rFonts w:ascii="Consolas" w:hAnsi="Consolas" w:cs="Consolas"/>
          <w:color w:val="000000"/>
          <w:sz w:val="19"/>
          <w:szCs w:val="19"/>
        </w:rPr>
        <w:t>bảng</w:t>
      </w:r>
      <w:r>
        <w:rPr>
          <w:rFonts w:ascii="Consolas" w:hAnsi="Consolas" w:cs="Consolas"/>
          <w:color w:val="000000"/>
          <w:sz w:val="19"/>
          <w:szCs w:val="19"/>
        </w:rPr>
        <w:t xml:space="preserve"> </w:t>
      </w:r>
      <w:r>
        <w:rPr>
          <w:rFonts w:ascii="Consolas" w:hAnsi="Consolas" w:cs="Consolas"/>
          <w:color w:val="000000"/>
          <w:sz w:val="19"/>
          <w:szCs w:val="19"/>
        </w:rPr>
        <w:t>kê</w:t>
      </w:r>
      <w:r>
        <w:rPr>
          <w:rFonts w:ascii="Consolas" w:hAnsi="Consolas" w:cs="Consolas"/>
          <w:color w:val="000000"/>
          <w:sz w:val="19"/>
          <w:szCs w:val="19"/>
        </w:rPr>
        <w:t xml:space="preserve"> (</w:t>
      </w:r>
      <w:r>
        <w:rPr>
          <w:rFonts w:ascii="Consolas" w:hAnsi="Consolas" w:cs="Consolas"/>
          <w:color w:val="000000"/>
          <w:sz w:val="19"/>
          <w:szCs w:val="19"/>
        </w:rPr>
        <w:t>Ngày</w:t>
      </w:r>
      <w:r>
        <w:rPr>
          <w:rFonts w:ascii="Consolas" w:hAnsi="Consolas" w:cs="Consolas"/>
          <w:color w:val="000000"/>
          <w:sz w:val="19"/>
          <w:szCs w:val="19"/>
        </w:rPr>
        <w:t xml:space="preserve"> </w:t>
      </w:r>
      <w:r>
        <w:rPr>
          <w:rFonts w:ascii="Consolas" w:hAnsi="Consolas" w:cs="Consolas"/>
          <w:color w:val="000000"/>
          <w:sz w:val="19"/>
          <w:szCs w:val="19"/>
        </w:rPr>
        <w:t>của</w:t>
      </w:r>
      <w:r>
        <w:rPr>
          <w:rFonts w:ascii="Consolas" w:hAnsi="Consolas" w:cs="Consolas"/>
          <w:color w:val="000000"/>
          <w:sz w:val="19"/>
          <w:szCs w:val="19"/>
        </w:rPr>
        <w:t xml:space="preserve"> </w:t>
      </w:r>
      <w:r>
        <w:rPr>
          <w:rFonts w:ascii="Consolas" w:hAnsi="Consolas" w:cs="Consolas"/>
          <w:color w:val="000000"/>
          <w:sz w:val="19"/>
          <w:szCs w:val="19"/>
        </w:rPr>
        <w:t>bảng</w:t>
      </w:r>
      <w:r>
        <w:rPr>
          <w:rFonts w:ascii="Consolas" w:hAnsi="Consolas" w:cs="Consolas"/>
          <w:color w:val="000000"/>
          <w:sz w:val="19"/>
          <w:szCs w:val="19"/>
        </w:rPr>
        <w:t xml:space="preserve"> </w:t>
      </w:r>
      <w:r>
        <w:rPr>
          <w:rFonts w:ascii="Consolas" w:hAnsi="Consolas" w:cs="Consolas"/>
          <w:color w:val="000000"/>
          <w:sz w:val="19"/>
          <w:szCs w:val="19"/>
        </w:rPr>
        <w:t>kê</w:t>
      </w:r>
      <w:r>
        <w:rPr>
          <w:rFonts w:ascii="Consolas" w:hAnsi="Consolas" w:cs="Consolas"/>
          <w:color w:val="000000"/>
          <w:sz w:val="19"/>
          <w:szCs w:val="19"/>
        </w:rPr>
        <w:t xml:space="preserve"> </w:t>
      </w:r>
      <w:r>
        <w:rPr>
          <w:rFonts w:ascii="Consolas" w:hAnsi="Consolas" w:cs="Consolas"/>
          <w:color w:val="000000"/>
          <w:sz w:val="19"/>
          <w:szCs w:val="19"/>
        </w:rPr>
        <w:t>các</w:t>
      </w:r>
      <w:r>
        <w:rPr>
          <w:rFonts w:ascii="Consolas" w:hAnsi="Consolas" w:cs="Consolas"/>
          <w:color w:val="000000"/>
          <w:sz w:val="19"/>
          <w:szCs w:val="19"/>
        </w:rPr>
        <w:t xml:space="preserve"> </w:t>
      </w:r>
      <w:r>
        <w:rPr>
          <w:rFonts w:ascii="Consolas" w:hAnsi="Consolas" w:cs="Consolas"/>
          <w:color w:val="000000"/>
          <w:sz w:val="19"/>
          <w:szCs w:val="19"/>
        </w:rPr>
        <w:t>loại</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w:t>
      </w:r>
      <w:r>
        <w:rPr>
          <w:rFonts w:ascii="Consolas" w:hAnsi="Consolas" w:cs="Consolas"/>
          <w:color w:val="000000"/>
          <w:sz w:val="19"/>
          <w:szCs w:val="19"/>
        </w:rPr>
        <w:t>đã</w:t>
      </w:r>
      <w:r>
        <w:rPr>
          <w:rFonts w:ascii="Consolas" w:hAnsi="Consolas" w:cs="Consolas"/>
          <w:color w:val="000000"/>
          <w:sz w:val="19"/>
          <w:szCs w:val="19"/>
        </w:rPr>
        <w:t xml:space="preserve"> </w:t>
      </w:r>
      <w:r>
        <w:rPr>
          <w:rFonts w:ascii="Consolas" w:hAnsi="Consolas" w:cs="Consolas"/>
          <w:color w:val="000000"/>
          <w:sz w:val="19"/>
          <w:szCs w:val="19"/>
        </w:rPr>
        <w:t>bán</w:t>
      </w:r>
      <w:r>
        <w:rPr>
          <w:rFonts w:ascii="Consolas" w:hAnsi="Consolas" w:cs="Consolas"/>
          <w:color w:val="000000"/>
          <w:sz w:val="19"/>
          <w:szCs w:val="19"/>
        </w:rPr>
        <w:t xml:space="preserve"> </w:t>
      </w:r>
      <w:r>
        <w:rPr>
          <w:rFonts w:ascii="Consolas" w:hAnsi="Consolas" w:cs="Consolas"/>
          <w:color w:val="000000"/>
          <w:sz w:val="19"/>
          <w:szCs w:val="19"/>
        </w:rPr>
        <w:t>kèm</w:t>
      </w:r>
      <w:r>
        <w:rPr>
          <w:rFonts w:ascii="Consolas" w:hAnsi="Consolas" w:cs="Consolas"/>
          <w:color w:val="000000"/>
          <w:sz w:val="19"/>
          <w:szCs w:val="19"/>
        </w:rPr>
        <w:t xml:space="preserve"> </w:t>
      </w:r>
      <w:r>
        <w:rPr>
          <w:rFonts w:ascii="Consolas" w:hAnsi="Consolas" w:cs="Consolas"/>
          <w:color w:val="000000"/>
          <w:sz w:val="19"/>
          <w:szCs w:val="19"/>
        </w:rPr>
        <w:t>theo</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NBKe</w:t>
      </w:r>
      <w:r>
        <w:rPr>
          <w:rFonts w:ascii="Consolas" w:hAnsi="Consolas" w:cs="Consolas"/>
          <w:color w:val="0000FF"/>
          <w:sz w:val="19"/>
          <w:szCs w:val="19"/>
        </w:rPr>
        <w:t>&gt;</w:t>
      </w:r>
    </w:p>
    <w:p w:rsidR="009D1437" w:rsidP="009D1437" w14:paraId="1B8B8135"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DVTTe</w:t>
      </w:r>
      <w:r>
        <w:rPr>
          <w:rFonts w:ascii="Consolas" w:hAnsi="Consolas" w:cs="Consolas"/>
          <w:color w:val="0000FF"/>
          <w:sz w:val="19"/>
          <w:szCs w:val="19"/>
        </w:rPr>
        <w:t>&gt;</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vị</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tệ</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DVTTe</w:t>
      </w:r>
      <w:r>
        <w:rPr>
          <w:rFonts w:ascii="Consolas" w:hAnsi="Consolas" w:cs="Consolas"/>
          <w:color w:val="0000FF"/>
          <w:sz w:val="19"/>
          <w:szCs w:val="19"/>
        </w:rPr>
        <w:t>&gt;</w:t>
      </w:r>
    </w:p>
    <w:p w:rsidR="009D1437" w:rsidP="009D1437" w14:paraId="51E8934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TGia</w:t>
      </w:r>
      <w:r>
        <w:rPr>
          <w:rFonts w:ascii="Consolas" w:hAnsi="Consolas" w:cs="Consolas"/>
          <w:color w:val="0000FF"/>
          <w:sz w:val="19"/>
          <w:szCs w:val="19"/>
        </w:rPr>
        <w:t>&gt;</w:t>
      </w:r>
      <w:r>
        <w:rPr>
          <w:rFonts w:ascii="Consolas" w:hAnsi="Consolas" w:cs="Consolas"/>
          <w:color w:val="000000"/>
          <w:sz w:val="19"/>
          <w:szCs w:val="19"/>
        </w:rPr>
        <w:t>Tỷ</w:t>
      </w:r>
      <w:r>
        <w:rPr>
          <w:rFonts w:ascii="Consolas" w:hAnsi="Consolas" w:cs="Consolas"/>
          <w:color w:val="000000"/>
          <w:sz w:val="19"/>
          <w:szCs w:val="19"/>
        </w:rPr>
        <w:t xml:space="preserve"> </w:t>
      </w:r>
      <w:r>
        <w:rPr>
          <w:rFonts w:ascii="Consolas" w:hAnsi="Consolas" w:cs="Consolas"/>
          <w:color w:val="000000"/>
          <w:sz w:val="19"/>
          <w:szCs w:val="19"/>
        </w:rPr>
        <w:t>giá</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Trừ</w:t>
      </w:r>
      <w:r>
        <w:rPr>
          <w:rFonts w:ascii="Consolas" w:hAnsi="Consolas" w:cs="Consolas"/>
          <w:color w:val="000000"/>
          <w:sz w:val="19"/>
          <w:szCs w:val="19"/>
        </w:rPr>
        <w:t xml:space="preserve"> </w:t>
      </w:r>
      <w:r>
        <w:rPr>
          <w:rFonts w:ascii="Consolas" w:hAnsi="Consolas" w:cs="Consolas"/>
          <w:color w:val="000000"/>
          <w:sz w:val="19"/>
          <w:szCs w:val="19"/>
        </w:rPr>
        <w:t>trường</w:t>
      </w:r>
      <w:r>
        <w:rPr>
          <w:rFonts w:ascii="Consolas" w:hAnsi="Consolas" w:cs="Consolas"/>
          <w:color w:val="000000"/>
          <w:sz w:val="19"/>
          <w:szCs w:val="19"/>
        </w:rPr>
        <w:t xml:space="preserve"> </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vị</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tệ</w:t>
      </w:r>
      <w:r>
        <w:rPr>
          <w:rFonts w:ascii="Consolas" w:hAnsi="Consolas" w:cs="Consolas"/>
          <w:color w:val="000000"/>
          <w:sz w:val="19"/>
          <w:szCs w:val="19"/>
        </w:rPr>
        <w:t xml:space="preserve"> </w:t>
      </w:r>
      <w:r>
        <w:rPr>
          <w:rFonts w:ascii="Consolas" w:hAnsi="Consolas" w:cs="Consolas"/>
          <w:color w:val="000000"/>
          <w:sz w:val="19"/>
          <w:szCs w:val="19"/>
        </w:rPr>
        <w:t>là</w:t>
      </w:r>
      <w:r>
        <w:rPr>
          <w:rFonts w:ascii="Consolas" w:hAnsi="Consolas" w:cs="Consolas"/>
          <w:color w:val="000000"/>
          <w:sz w:val="19"/>
          <w:szCs w:val="19"/>
        </w:rPr>
        <w:t xml:space="preserve"> VND))</w:t>
      </w:r>
      <w:r>
        <w:rPr>
          <w:rFonts w:ascii="Consolas" w:hAnsi="Consolas" w:cs="Consolas"/>
          <w:color w:val="0000FF"/>
          <w:sz w:val="19"/>
          <w:szCs w:val="19"/>
        </w:rPr>
        <w:t>&lt;/</w:t>
      </w:r>
      <w:r>
        <w:rPr>
          <w:rFonts w:ascii="Consolas" w:hAnsi="Consolas" w:cs="Consolas"/>
          <w:color w:val="A31515"/>
          <w:sz w:val="19"/>
          <w:szCs w:val="19"/>
        </w:rPr>
        <w:t>TGia</w:t>
      </w:r>
      <w:r>
        <w:rPr>
          <w:rFonts w:ascii="Consolas" w:hAnsi="Consolas" w:cs="Consolas"/>
          <w:color w:val="0000FF"/>
          <w:sz w:val="19"/>
          <w:szCs w:val="19"/>
        </w:rPr>
        <w:t>&gt;</w:t>
      </w:r>
    </w:p>
    <w:p w:rsidR="009D1437" w:rsidP="009D1437" w14:paraId="6266565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HTTToan</w:t>
      </w:r>
      <w:r>
        <w:rPr>
          <w:rFonts w:ascii="Consolas" w:hAnsi="Consolas" w:cs="Consolas"/>
          <w:color w:val="0000FF"/>
          <w:sz w:val="19"/>
          <w:szCs w:val="19"/>
        </w:rPr>
        <w:t>&gt;</w:t>
      </w:r>
      <w:r>
        <w:rPr>
          <w:rFonts w:ascii="Consolas" w:hAnsi="Consolas" w:cs="Consolas"/>
          <w:color w:val="000000"/>
          <w:sz w:val="19"/>
          <w:szCs w:val="19"/>
        </w:rPr>
        <w:t>Hình</w:t>
      </w:r>
      <w:r>
        <w:rPr>
          <w:rFonts w:ascii="Consolas" w:hAnsi="Consolas" w:cs="Consolas"/>
          <w:color w:val="000000"/>
          <w:sz w:val="19"/>
          <w:szCs w:val="19"/>
        </w:rPr>
        <w:t xml:space="preserve"> </w:t>
      </w:r>
      <w:r>
        <w:rPr>
          <w:rFonts w:ascii="Consolas" w:hAnsi="Consolas" w:cs="Consolas"/>
          <w:color w:val="000000"/>
          <w:sz w:val="19"/>
          <w:szCs w:val="19"/>
        </w:rPr>
        <w:t>thức</w:t>
      </w:r>
      <w:r>
        <w:rPr>
          <w:rFonts w:ascii="Consolas" w:hAnsi="Consolas" w:cs="Consolas"/>
          <w:color w:val="000000"/>
          <w:sz w:val="19"/>
          <w:szCs w:val="19"/>
        </w:rPr>
        <w:t xml:space="preserve"> </w:t>
      </w:r>
      <w:r>
        <w:rPr>
          <w:rFonts w:ascii="Consolas" w:hAnsi="Consolas" w:cs="Consolas"/>
          <w:color w:val="000000"/>
          <w:sz w:val="19"/>
          <w:szCs w:val="19"/>
        </w:rPr>
        <w:t>thanh</w:t>
      </w:r>
      <w:r>
        <w:rPr>
          <w:rFonts w:ascii="Consolas" w:hAnsi="Consolas" w:cs="Consolas"/>
          <w:color w:val="000000"/>
          <w:sz w:val="19"/>
          <w:szCs w:val="19"/>
        </w:rPr>
        <w:t xml:space="preserve"> </w:t>
      </w:r>
      <w:r>
        <w:rPr>
          <w:rFonts w:ascii="Consolas" w:hAnsi="Consolas" w:cs="Consolas"/>
          <w:color w:val="000000"/>
          <w:sz w:val="19"/>
          <w:szCs w:val="19"/>
        </w:rPr>
        <w:t>toán</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HTTToan</w:t>
      </w:r>
      <w:r>
        <w:rPr>
          <w:rFonts w:ascii="Consolas" w:hAnsi="Consolas" w:cs="Consolas"/>
          <w:color w:val="0000FF"/>
          <w:sz w:val="19"/>
          <w:szCs w:val="19"/>
        </w:rPr>
        <w:t>&gt;</w:t>
      </w:r>
    </w:p>
    <w:p w:rsidR="009D1437" w:rsidP="009D1437" w14:paraId="0B0B421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TTChung</w:t>
      </w:r>
      <w:r>
        <w:rPr>
          <w:rFonts w:ascii="Consolas" w:hAnsi="Consolas" w:cs="Consolas"/>
          <w:color w:val="0000FF"/>
          <w:sz w:val="19"/>
          <w:szCs w:val="19"/>
        </w:rPr>
        <w:t>&gt;</w:t>
      </w:r>
    </w:p>
    <w:p w:rsidR="009D1437" w:rsidP="009D1437" w14:paraId="49F42BB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NDHDon</w:t>
      </w:r>
      <w:r>
        <w:rPr>
          <w:rFonts w:ascii="Consolas" w:hAnsi="Consolas" w:cs="Consolas"/>
          <w:color w:val="0000FF"/>
          <w:sz w:val="19"/>
          <w:szCs w:val="19"/>
        </w:rPr>
        <w:t>&gt;</w:t>
      </w:r>
    </w:p>
    <w:p w:rsidR="009D1437" w:rsidP="009D1437" w14:paraId="373D51B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NBan</w:t>
      </w:r>
      <w:r>
        <w:rPr>
          <w:rFonts w:ascii="Consolas" w:hAnsi="Consolas" w:cs="Consolas"/>
          <w:color w:val="0000FF"/>
          <w:sz w:val="19"/>
          <w:szCs w:val="19"/>
        </w:rPr>
        <w:t>&gt;</w:t>
      </w:r>
    </w:p>
    <w:p w:rsidR="009D1437" w:rsidP="009D1437" w14:paraId="46748B3C"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Ten</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Ten</w:t>
      </w:r>
      <w:r>
        <w:rPr>
          <w:rFonts w:ascii="Consolas" w:hAnsi="Consolas" w:cs="Consolas"/>
          <w:color w:val="0000FF"/>
          <w:sz w:val="19"/>
          <w:szCs w:val="19"/>
        </w:rPr>
        <w:t>&gt;</w:t>
      </w:r>
    </w:p>
    <w:p w:rsidR="009D1437" w:rsidP="009D1437" w14:paraId="000E47A8" w14:textId="77777777">
      <w:pPr>
        <w:autoSpaceDE w:val="0"/>
        <w:autoSpaceDN w:val="0"/>
        <w:adjustRightInd w:val="0"/>
        <w:ind w:left="18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MST</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MST</w:t>
      </w:r>
      <w:r>
        <w:rPr>
          <w:rFonts w:ascii="Consolas" w:hAnsi="Consolas" w:cs="Consolas"/>
          <w:color w:val="0000FF"/>
          <w:sz w:val="19"/>
          <w:szCs w:val="19"/>
        </w:rPr>
        <w:t>&gt;</w:t>
      </w:r>
    </w:p>
    <w:p w:rsidR="009D1437" w:rsidP="009D1437" w14:paraId="3EDF96C1" w14:textId="77777777">
      <w:pPr>
        <w:autoSpaceDE w:val="0"/>
        <w:autoSpaceDN w:val="0"/>
        <w:adjustRightInd w:val="0"/>
        <w:ind w:left="1620" w:firstLine="54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A31515"/>
          <w:sz w:val="19"/>
          <w:szCs w:val="19"/>
        </w:rPr>
        <w:t>DChi</w:t>
      </w:r>
      <w:r>
        <w:rPr>
          <w:rFonts w:ascii="Consolas" w:hAnsi="Consolas" w:cs="Consolas"/>
          <w:color w:val="0000FF"/>
          <w:sz w:val="19"/>
          <w:szCs w:val="19"/>
        </w:rPr>
        <w:t>&gt;</w:t>
      </w:r>
      <w:r>
        <w:rPr>
          <w:rFonts w:ascii="Consolas" w:hAnsi="Consolas" w:cs="Consolas"/>
          <w:color w:val="000000"/>
          <w:sz w:val="19"/>
          <w:szCs w:val="19"/>
        </w:rPr>
        <w:t>Địa</w:t>
      </w:r>
      <w:r>
        <w:rPr>
          <w:rFonts w:ascii="Consolas" w:hAnsi="Consolas" w:cs="Consolas"/>
          <w:color w:val="000000"/>
          <w:sz w:val="19"/>
          <w:szCs w:val="19"/>
        </w:rPr>
        <w:t xml:space="preserve"> </w:t>
      </w:r>
      <w:r>
        <w:rPr>
          <w:rFonts w:ascii="Consolas" w:hAnsi="Consolas" w:cs="Consolas"/>
          <w:color w:val="000000"/>
          <w:sz w:val="19"/>
          <w:szCs w:val="19"/>
        </w:rPr>
        <w:t>chỉ</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DChi</w:t>
      </w:r>
      <w:r>
        <w:rPr>
          <w:rFonts w:ascii="Consolas" w:hAnsi="Consolas" w:cs="Consolas"/>
          <w:color w:val="0000FF"/>
          <w:sz w:val="19"/>
          <w:szCs w:val="19"/>
        </w:rPr>
        <w:t>&gt;</w:t>
      </w:r>
    </w:p>
    <w:p w:rsidR="009D1437" w:rsidP="009D1437" w14:paraId="22A72FBA" w14:textId="77777777">
      <w:pPr>
        <w:tabs>
          <w:tab w:val="left" w:pos="1980"/>
        </w:tabs>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SDThoai</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điện</w:t>
      </w:r>
      <w:r>
        <w:rPr>
          <w:rFonts w:ascii="Consolas" w:hAnsi="Consolas" w:cs="Consolas"/>
          <w:color w:val="000000"/>
          <w:sz w:val="19"/>
          <w:szCs w:val="19"/>
        </w:rPr>
        <w:t xml:space="preserve"> </w:t>
      </w:r>
      <w:r>
        <w:rPr>
          <w:rFonts w:ascii="Consolas" w:hAnsi="Consolas" w:cs="Consolas"/>
          <w:color w:val="000000"/>
          <w:sz w:val="19"/>
          <w:szCs w:val="19"/>
        </w:rPr>
        <w:t>thoại</w:t>
      </w:r>
      <w:r>
        <w:rPr>
          <w:rFonts w:ascii="Consolas" w:hAnsi="Consolas" w:cs="Consolas"/>
          <w:color w:val="0000FF"/>
          <w:sz w:val="19"/>
          <w:szCs w:val="19"/>
        </w:rPr>
        <w:t>&lt;/</w:t>
      </w:r>
      <w:r>
        <w:rPr>
          <w:rFonts w:ascii="Consolas" w:hAnsi="Consolas" w:cs="Consolas"/>
          <w:color w:val="A31515"/>
          <w:sz w:val="19"/>
          <w:szCs w:val="19"/>
        </w:rPr>
        <w:t>SDThoai</w:t>
      </w:r>
      <w:r>
        <w:rPr>
          <w:rFonts w:ascii="Consolas" w:hAnsi="Consolas" w:cs="Consolas"/>
          <w:color w:val="0000FF"/>
          <w:sz w:val="19"/>
          <w:szCs w:val="19"/>
        </w:rPr>
        <w:t>&gt;</w:t>
      </w:r>
    </w:p>
    <w:p w:rsidR="009D1437" w:rsidP="009D1437" w14:paraId="02DEA9D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DCTDTu</w:t>
      </w:r>
      <w:r>
        <w:rPr>
          <w:rFonts w:ascii="Consolas" w:hAnsi="Consolas" w:cs="Consolas"/>
          <w:color w:val="0000FF"/>
          <w:sz w:val="19"/>
          <w:szCs w:val="19"/>
        </w:rPr>
        <w:t>&gt;</w:t>
      </w:r>
      <w:r>
        <w:rPr>
          <w:rFonts w:ascii="Consolas" w:hAnsi="Consolas" w:cs="Consolas"/>
          <w:color w:val="000000"/>
          <w:sz w:val="19"/>
          <w:szCs w:val="19"/>
        </w:rPr>
        <w:t>Địa</w:t>
      </w:r>
      <w:r>
        <w:rPr>
          <w:rFonts w:ascii="Consolas" w:hAnsi="Consolas" w:cs="Consolas"/>
          <w:color w:val="000000"/>
          <w:sz w:val="19"/>
          <w:szCs w:val="19"/>
        </w:rPr>
        <w:t xml:space="preserve"> </w:t>
      </w:r>
      <w:r>
        <w:rPr>
          <w:rFonts w:ascii="Consolas" w:hAnsi="Consolas" w:cs="Consolas"/>
          <w:color w:val="000000"/>
          <w:sz w:val="19"/>
          <w:szCs w:val="19"/>
        </w:rPr>
        <w:t>chỉ</w:t>
      </w:r>
      <w:r>
        <w:rPr>
          <w:rFonts w:ascii="Consolas" w:hAnsi="Consolas" w:cs="Consolas"/>
          <w:color w:val="000000"/>
          <w:sz w:val="19"/>
          <w:szCs w:val="19"/>
        </w:rPr>
        <w:t xml:space="preserve"> </w:t>
      </w:r>
      <w:r>
        <w:rPr>
          <w:rFonts w:ascii="Consolas" w:hAnsi="Consolas" w:cs="Consolas"/>
          <w:color w:val="000000"/>
          <w:sz w:val="19"/>
          <w:szCs w:val="19"/>
        </w:rPr>
        <w:t>thư</w:t>
      </w:r>
      <w:r>
        <w:rPr>
          <w:rFonts w:ascii="Consolas" w:hAnsi="Consolas" w:cs="Consolas"/>
          <w:color w:val="000000"/>
          <w:sz w:val="19"/>
          <w:szCs w:val="19"/>
        </w:rPr>
        <w:t xml:space="preserve"> </w:t>
      </w:r>
      <w:r>
        <w:rPr>
          <w:rFonts w:ascii="Consolas" w:hAnsi="Consolas" w:cs="Consolas"/>
          <w:color w:val="000000"/>
          <w:sz w:val="19"/>
          <w:szCs w:val="19"/>
        </w:rPr>
        <w:t>điện</w:t>
      </w:r>
      <w:r>
        <w:rPr>
          <w:rFonts w:ascii="Consolas" w:hAnsi="Consolas" w:cs="Consolas"/>
          <w:color w:val="000000"/>
          <w:sz w:val="19"/>
          <w:szCs w:val="19"/>
        </w:rPr>
        <w:t xml:space="preserve"> </w:t>
      </w:r>
      <w:r>
        <w:rPr>
          <w:rFonts w:ascii="Consolas" w:hAnsi="Consolas" w:cs="Consolas"/>
          <w:color w:val="000000"/>
          <w:sz w:val="19"/>
          <w:szCs w:val="19"/>
        </w:rPr>
        <w:t>tử</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DCTDTu</w:t>
      </w:r>
      <w:r>
        <w:rPr>
          <w:rFonts w:ascii="Consolas" w:hAnsi="Consolas" w:cs="Consolas"/>
          <w:color w:val="0000FF"/>
          <w:sz w:val="19"/>
          <w:szCs w:val="19"/>
        </w:rPr>
        <w:t>&gt;</w:t>
      </w:r>
    </w:p>
    <w:p w:rsidR="009D1437" w:rsidP="009D1437" w14:paraId="3327857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STKNHang</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tài</w:t>
      </w:r>
      <w:r>
        <w:rPr>
          <w:rFonts w:ascii="Consolas" w:hAnsi="Consolas" w:cs="Consolas"/>
          <w:color w:val="000000"/>
          <w:sz w:val="19"/>
          <w:szCs w:val="19"/>
        </w:rPr>
        <w:t xml:space="preserve"> </w:t>
      </w:r>
      <w:r>
        <w:rPr>
          <w:rFonts w:ascii="Consolas" w:hAnsi="Consolas" w:cs="Consolas"/>
          <w:color w:val="000000"/>
          <w:sz w:val="19"/>
          <w:szCs w:val="19"/>
        </w:rPr>
        <w:t>khoản</w:t>
      </w:r>
      <w:r>
        <w:rPr>
          <w:rFonts w:ascii="Consolas" w:hAnsi="Consolas" w:cs="Consolas"/>
          <w:color w:val="000000"/>
          <w:sz w:val="19"/>
          <w:szCs w:val="19"/>
        </w:rPr>
        <w:t xml:space="preserve"> </w:t>
      </w:r>
      <w:r>
        <w:rPr>
          <w:rFonts w:ascii="Consolas" w:hAnsi="Consolas" w:cs="Consolas"/>
          <w:color w:val="000000"/>
          <w:sz w:val="19"/>
          <w:szCs w:val="19"/>
        </w:rPr>
        <w:t>ngân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STKNHang</w:t>
      </w:r>
      <w:r>
        <w:rPr>
          <w:rFonts w:ascii="Consolas" w:hAnsi="Consolas" w:cs="Consolas"/>
          <w:color w:val="0000FF"/>
          <w:sz w:val="19"/>
          <w:szCs w:val="19"/>
        </w:rPr>
        <w:t>&gt;</w:t>
      </w:r>
    </w:p>
    <w:p w:rsidR="009D1437" w:rsidP="009D1437" w14:paraId="0E36E0B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TNHang</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ngân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TNHang</w:t>
      </w:r>
      <w:r>
        <w:rPr>
          <w:rFonts w:ascii="Consolas" w:hAnsi="Consolas" w:cs="Consolas"/>
          <w:color w:val="0000FF"/>
          <w:sz w:val="19"/>
          <w:szCs w:val="19"/>
        </w:rPr>
        <w:t>&gt;</w:t>
      </w:r>
    </w:p>
    <w:p w:rsidR="009D1437" w:rsidP="009D1437" w14:paraId="6A57EB2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Fax</w:t>
      </w:r>
      <w:r>
        <w:rPr>
          <w:rFonts w:ascii="Consolas" w:hAnsi="Consolas" w:cs="Consolas"/>
          <w:color w:val="0000FF"/>
          <w:sz w:val="19"/>
          <w:szCs w:val="19"/>
        </w:rPr>
        <w:t>&gt;</w:t>
      </w:r>
      <w:r>
        <w:rPr>
          <w:rFonts w:ascii="Consolas" w:hAnsi="Consolas" w:cs="Consolas"/>
          <w:color w:val="000000"/>
          <w:sz w:val="19"/>
          <w:szCs w:val="19"/>
        </w:rPr>
        <w:t>Fax</w:t>
      </w:r>
      <w:r>
        <w:rPr>
          <w:rFonts w:ascii="Consolas" w:hAnsi="Consolas" w:cs="Consolas"/>
          <w:color w:val="0000FF"/>
          <w:sz w:val="19"/>
          <w:szCs w:val="19"/>
        </w:rPr>
        <w:t>&lt;/</w:t>
      </w:r>
      <w:r>
        <w:rPr>
          <w:rFonts w:ascii="Consolas" w:hAnsi="Consolas" w:cs="Consolas"/>
          <w:color w:val="A31515"/>
          <w:sz w:val="19"/>
          <w:szCs w:val="19"/>
        </w:rPr>
        <w:t>Fax</w:t>
      </w:r>
      <w:r>
        <w:rPr>
          <w:rFonts w:ascii="Consolas" w:hAnsi="Consolas" w:cs="Consolas"/>
          <w:color w:val="0000FF"/>
          <w:sz w:val="19"/>
          <w:szCs w:val="19"/>
        </w:rPr>
        <w:t>&gt;</w:t>
      </w:r>
    </w:p>
    <w:p w:rsidR="009D1437" w:rsidP="009D1437" w14:paraId="49E6129C"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LDDNBo</w:t>
      </w:r>
      <w:r>
        <w:rPr>
          <w:rFonts w:ascii="Consolas" w:hAnsi="Consolas" w:cs="Consolas"/>
          <w:color w:val="0000FF"/>
          <w:sz w:val="19"/>
          <w:szCs w:val="19"/>
        </w:rPr>
        <w:t>&gt;</w:t>
      </w:r>
      <w:r>
        <w:rPr>
          <w:rFonts w:ascii="Consolas" w:hAnsi="Consolas" w:cs="Consolas"/>
          <w:color w:val="000000"/>
          <w:sz w:val="19"/>
          <w:szCs w:val="19"/>
        </w:rPr>
        <w:t>Lệnh</w:t>
      </w:r>
      <w:r>
        <w:rPr>
          <w:rFonts w:ascii="Consolas" w:hAnsi="Consolas" w:cs="Consolas"/>
          <w:color w:val="000000"/>
          <w:sz w:val="19"/>
          <w:szCs w:val="19"/>
        </w:rPr>
        <w:t xml:space="preserve"> </w:t>
      </w:r>
      <w:r>
        <w:rPr>
          <w:rFonts w:ascii="Consolas" w:hAnsi="Consolas" w:cs="Consolas"/>
          <w:color w:val="000000"/>
          <w:sz w:val="19"/>
          <w:szCs w:val="19"/>
        </w:rPr>
        <w:t>điều</w:t>
      </w:r>
      <w:r>
        <w:rPr>
          <w:rFonts w:ascii="Consolas" w:hAnsi="Consolas" w:cs="Consolas"/>
          <w:color w:val="000000"/>
          <w:sz w:val="19"/>
          <w:szCs w:val="19"/>
        </w:rPr>
        <w:t xml:space="preserve"> </w:t>
      </w:r>
      <w:r>
        <w:rPr>
          <w:rFonts w:ascii="Consolas" w:hAnsi="Consolas" w:cs="Consolas"/>
          <w:color w:val="000000"/>
          <w:sz w:val="19"/>
          <w:szCs w:val="19"/>
        </w:rPr>
        <w:t>động</w:t>
      </w:r>
      <w:r>
        <w:rPr>
          <w:rFonts w:ascii="Consolas" w:hAnsi="Consolas" w:cs="Consolas"/>
          <w:color w:val="000000"/>
          <w:sz w:val="19"/>
          <w:szCs w:val="19"/>
        </w:rPr>
        <w:t xml:space="preserve"> </w:t>
      </w:r>
      <w:r>
        <w:rPr>
          <w:rFonts w:ascii="Consolas" w:hAnsi="Consolas" w:cs="Consolas"/>
          <w:color w:val="000000"/>
          <w:sz w:val="19"/>
          <w:szCs w:val="19"/>
        </w:rPr>
        <w:t>nội</w:t>
      </w:r>
      <w:r>
        <w:rPr>
          <w:rFonts w:ascii="Consolas" w:hAnsi="Consolas" w:cs="Consolas"/>
          <w:color w:val="000000"/>
          <w:sz w:val="19"/>
          <w:szCs w:val="19"/>
        </w:rPr>
        <w:t xml:space="preserve"> </w:t>
      </w:r>
      <w:r>
        <w:rPr>
          <w:rFonts w:ascii="Consolas" w:hAnsi="Consolas" w:cs="Consolas"/>
          <w:color w:val="000000"/>
          <w:sz w:val="19"/>
          <w:szCs w:val="19"/>
        </w:rPr>
        <w:t>bộ</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đối</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nội</w:t>
      </w:r>
      <w:r>
        <w:rPr>
          <w:rFonts w:ascii="Consolas" w:hAnsi="Consolas" w:cs="Consolas"/>
          <w:color w:val="000000"/>
          <w:sz w:val="19"/>
          <w:szCs w:val="19"/>
        </w:rPr>
        <w:t xml:space="preserve"> </w:t>
      </w:r>
      <w:r>
        <w:rPr>
          <w:rFonts w:ascii="Consolas" w:hAnsi="Consolas" w:cs="Consolas"/>
          <w:color w:val="000000"/>
          <w:sz w:val="19"/>
          <w:szCs w:val="19"/>
        </w:rPr>
        <w:t>bộ</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LDDNBo</w:t>
      </w:r>
      <w:r>
        <w:rPr>
          <w:rFonts w:ascii="Consolas" w:hAnsi="Consolas" w:cs="Consolas"/>
          <w:color w:val="0000FF"/>
          <w:sz w:val="19"/>
          <w:szCs w:val="19"/>
        </w:rPr>
        <w:t>&gt;</w:t>
      </w:r>
    </w:p>
    <w:p w:rsidR="009D1437" w:rsidP="009D1437" w14:paraId="1A64CEC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HDSo</w:t>
      </w:r>
      <w:r>
        <w:rPr>
          <w:rFonts w:ascii="Consolas" w:hAnsi="Consolas" w:cs="Consolas"/>
          <w:color w:val="0000FF"/>
          <w:sz w:val="19"/>
          <w:szCs w:val="19"/>
        </w:rPr>
        <w:t>&gt;</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đồng</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đồng</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nội</w:t>
      </w:r>
      <w:r>
        <w:rPr>
          <w:rFonts w:ascii="Consolas" w:hAnsi="Consolas" w:cs="Consolas"/>
          <w:color w:val="000000"/>
          <w:sz w:val="19"/>
          <w:szCs w:val="19"/>
        </w:rPr>
        <w:t xml:space="preserve"> </w:t>
      </w:r>
      <w:r>
        <w:rPr>
          <w:rFonts w:ascii="Consolas" w:hAnsi="Consolas" w:cs="Consolas"/>
          <w:color w:val="000000"/>
          <w:sz w:val="19"/>
          <w:szCs w:val="19"/>
        </w:rPr>
        <w:t>bộ</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HDSo</w:t>
      </w:r>
      <w:r>
        <w:rPr>
          <w:rFonts w:ascii="Consolas" w:hAnsi="Consolas" w:cs="Consolas"/>
          <w:color w:val="0000FF"/>
          <w:sz w:val="19"/>
          <w:szCs w:val="19"/>
        </w:rPr>
        <w:t>&gt;</w:t>
      </w:r>
    </w:p>
    <w:p w:rsidR="009D1437" w:rsidP="009D1437" w14:paraId="285D758C"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HVTNXHang</w:t>
      </w:r>
      <w:r>
        <w:rPr>
          <w:rFonts w:ascii="Consolas" w:hAnsi="Consolas" w:cs="Consolas"/>
          <w:color w:val="0000FF"/>
          <w:sz w:val="19"/>
          <w:szCs w:val="19"/>
        </w:rPr>
        <w:t>&gt;</w:t>
      </w:r>
      <w:r>
        <w:rPr>
          <w:rFonts w:ascii="Consolas" w:hAnsi="Consolas" w:cs="Consolas"/>
          <w:color w:val="000000"/>
          <w:sz w:val="19"/>
          <w:szCs w:val="19"/>
        </w:rPr>
        <w:t>Họ</w:t>
      </w:r>
      <w:r>
        <w:rPr>
          <w:rFonts w:ascii="Consolas" w:hAnsi="Consolas" w:cs="Consolas"/>
          <w:color w:val="000000"/>
          <w:sz w:val="19"/>
          <w:szCs w:val="19"/>
        </w:rPr>
        <w:t xml:space="preserve"> </w:t>
      </w:r>
      <w:r>
        <w:rPr>
          <w:rFonts w:ascii="Consolas" w:hAnsi="Consolas" w:cs="Consolas"/>
          <w:color w:val="000000"/>
          <w:sz w:val="19"/>
          <w:szCs w:val="19"/>
        </w:rPr>
        <w:t>và</w:t>
      </w:r>
      <w:r>
        <w:rPr>
          <w:rFonts w:ascii="Consolas" w:hAnsi="Consolas" w:cs="Consolas"/>
          <w:color w:val="000000"/>
          <w:sz w:val="19"/>
          <w:szCs w:val="19"/>
        </w:rPr>
        <w:t xml:space="preserve"> </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người</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nội</w:t>
      </w:r>
      <w:r>
        <w:rPr>
          <w:rFonts w:ascii="Consolas" w:hAnsi="Consolas" w:cs="Consolas"/>
          <w:color w:val="000000"/>
          <w:sz w:val="19"/>
          <w:szCs w:val="19"/>
        </w:rPr>
        <w:t xml:space="preserve"> </w:t>
      </w:r>
      <w:r>
        <w:rPr>
          <w:rFonts w:ascii="Consolas" w:hAnsi="Consolas" w:cs="Consolas"/>
          <w:color w:val="000000"/>
          <w:sz w:val="19"/>
          <w:szCs w:val="19"/>
        </w:rPr>
        <w:t>bộ</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HVTNXHang</w:t>
      </w:r>
      <w:r>
        <w:rPr>
          <w:rFonts w:ascii="Consolas" w:hAnsi="Consolas" w:cs="Consolas"/>
          <w:color w:val="0000FF"/>
          <w:sz w:val="19"/>
          <w:szCs w:val="19"/>
        </w:rPr>
        <w:t>&gt;</w:t>
      </w:r>
    </w:p>
    <w:p w:rsidR="009D1437" w:rsidP="009D1437" w14:paraId="247339C1"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TNVChuyen</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người</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TNVChuyen</w:t>
      </w:r>
      <w:r>
        <w:rPr>
          <w:rFonts w:ascii="Consolas" w:hAnsi="Consolas" w:cs="Consolas"/>
          <w:color w:val="0000FF"/>
          <w:sz w:val="19"/>
          <w:szCs w:val="19"/>
        </w:rPr>
        <w:t>&gt;</w:t>
      </w:r>
    </w:p>
    <w:p w:rsidR="009D1437" w:rsidP="009D1437" w14:paraId="737B55E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PTVChuyen</w:t>
      </w:r>
      <w:r>
        <w:rPr>
          <w:rFonts w:ascii="Consolas" w:hAnsi="Consolas" w:cs="Consolas"/>
          <w:color w:val="0000FF"/>
          <w:sz w:val="19"/>
          <w:szCs w:val="19"/>
        </w:rPr>
        <w:t>&gt;</w:t>
      </w:r>
      <w:r>
        <w:rPr>
          <w:rFonts w:ascii="Consolas" w:hAnsi="Consolas" w:cs="Consolas"/>
          <w:color w:val="000000"/>
          <w:sz w:val="19"/>
          <w:szCs w:val="19"/>
        </w:rPr>
        <w:t xml:space="preserve">Phương </w:t>
      </w:r>
      <w:r>
        <w:rPr>
          <w:rFonts w:ascii="Consolas" w:hAnsi="Consolas" w:cs="Consolas"/>
          <w:color w:val="000000"/>
          <w:sz w:val="19"/>
          <w:szCs w:val="19"/>
        </w:rPr>
        <w:t>tiện</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đối</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PTVChuyen</w:t>
      </w:r>
      <w:r>
        <w:rPr>
          <w:rFonts w:ascii="Consolas" w:hAnsi="Consolas" w:cs="Consolas"/>
          <w:color w:val="0000FF"/>
          <w:sz w:val="19"/>
          <w:szCs w:val="19"/>
        </w:rPr>
        <w:t>&gt;</w:t>
      </w:r>
    </w:p>
    <w:p w:rsidR="009D1437" w:rsidP="009D1437" w14:paraId="5D9CB43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HDKTSo</w:t>
      </w:r>
      <w:r>
        <w:rPr>
          <w:rFonts w:ascii="Consolas" w:hAnsi="Consolas" w:cs="Consolas"/>
          <w:color w:val="0000FF"/>
          <w:sz w:val="19"/>
          <w:szCs w:val="19"/>
        </w:rPr>
        <w:t>&gt;</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đồng</w:t>
      </w:r>
      <w:r>
        <w:rPr>
          <w:rFonts w:ascii="Consolas" w:hAnsi="Consolas" w:cs="Consolas"/>
          <w:color w:val="000000"/>
          <w:sz w:val="19"/>
          <w:szCs w:val="19"/>
        </w:rPr>
        <w:t xml:space="preserve"> </w:t>
      </w:r>
      <w:r>
        <w:rPr>
          <w:rFonts w:ascii="Consolas" w:hAnsi="Consolas" w:cs="Consolas"/>
          <w:color w:val="000000"/>
          <w:sz w:val="19"/>
          <w:szCs w:val="19"/>
        </w:rPr>
        <w:t>kinh</w:t>
      </w:r>
      <w:r>
        <w:rPr>
          <w:rFonts w:ascii="Consolas" w:hAnsi="Consolas" w:cs="Consolas"/>
          <w:color w:val="000000"/>
          <w:sz w:val="19"/>
          <w:szCs w:val="19"/>
        </w:rPr>
        <w:t xml:space="preserve"> </w:t>
      </w:r>
      <w:r>
        <w:rPr>
          <w:rFonts w:ascii="Consolas" w:hAnsi="Consolas" w:cs="Consolas"/>
          <w:color w:val="000000"/>
          <w:sz w:val="19"/>
          <w:szCs w:val="19"/>
        </w:rPr>
        <w:t>tế</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đối</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gửi</w:t>
      </w:r>
      <w:r>
        <w:rPr>
          <w:rFonts w:ascii="Consolas" w:hAnsi="Consolas" w:cs="Consolas"/>
          <w:color w:val="000000"/>
          <w:sz w:val="19"/>
          <w:szCs w:val="19"/>
        </w:rPr>
        <w:t xml:space="preserve"> </w:t>
      </w:r>
      <w:r>
        <w:rPr>
          <w:rFonts w:ascii="Consolas" w:hAnsi="Consolas" w:cs="Consolas"/>
          <w:color w:val="000000"/>
          <w:sz w:val="19"/>
          <w:szCs w:val="19"/>
        </w:rPr>
        <w:t>bán</w:t>
      </w:r>
      <w:r>
        <w:rPr>
          <w:rFonts w:ascii="Consolas" w:hAnsi="Consolas" w:cs="Consolas"/>
          <w:color w:val="000000"/>
          <w:sz w:val="19"/>
          <w:szCs w:val="19"/>
        </w:rPr>
        <w:t xml:space="preserve"> </w:t>
      </w:r>
      <w:r>
        <w:rPr>
          <w:rFonts w:ascii="Consolas" w:hAnsi="Consolas" w:cs="Consolas"/>
          <w:color w:val="000000"/>
          <w:sz w:val="19"/>
          <w:szCs w:val="19"/>
        </w:rPr>
        <w:t>đại</w:t>
      </w:r>
      <w:r>
        <w:rPr>
          <w:rFonts w:ascii="Consolas" w:hAnsi="Consolas" w:cs="Consolas"/>
          <w:color w:val="000000"/>
          <w:sz w:val="19"/>
          <w:szCs w:val="19"/>
        </w:rPr>
        <w:t xml:space="preserve"> </w:t>
      </w:r>
      <w:r>
        <w:rPr>
          <w:rFonts w:ascii="Consolas" w:hAnsi="Consolas" w:cs="Consolas"/>
          <w:color w:val="000000"/>
          <w:sz w:val="19"/>
          <w:szCs w:val="19"/>
        </w:rPr>
        <w:t>lý</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HDKTSo</w:t>
      </w:r>
      <w:r>
        <w:rPr>
          <w:rFonts w:ascii="Consolas" w:hAnsi="Consolas" w:cs="Consolas"/>
          <w:color w:val="0000FF"/>
          <w:sz w:val="19"/>
          <w:szCs w:val="19"/>
        </w:rPr>
        <w:t>&gt;</w:t>
      </w:r>
    </w:p>
    <w:p w:rsidR="009D1437" w:rsidP="009D1437" w14:paraId="5FB9E47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HDKTNgay</w:t>
      </w:r>
      <w:r>
        <w:rPr>
          <w:rFonts w:ascii="Consolas" w:hAnsi="Consolas" w:cs="Consolas"/>
          <w:color w:val="0000FF"/>
          <w:sz w:val="19"/>
          <w:szCs w:val="19"/>
        </w:rPr>
        <w:t>&gt;</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đồng</w:t>
      </w:r>
      <w:r>
        <w:rPr>
          <w:rFonts w:ascii="Consolas" w:hAnsi="Consolas" w:cs="Consolas"/>
          <w:color w:val="000000"/>
          <w:sz w:val="19"/>
          <w:szCs w:val="19"/>
        </w:rPr>
        <w:t xml:space="preserve"> </w:t>
      </w:r>
      <w:r>
        <w:rPr>
          <w:rFonts w:ascii="Consolas" w:hAnsi="Consolas" w:cs="Consolas"/>
          <w:color w:val="000000"/>
          <w:sz w:val="19"/>
          <w:szCs w:val="19"/>
        </w:rPr>
        <w:t>kinh</w:t>
      </w:r>
      <w:r>
        <w:rPr>
          <w:rFonts w:ascii="Consolas" w:hAnsi="Consolas" w:cs="Consolas"/>
          <w:color w:val="000000"/>
          <w:sz w:val="19"/>
          <w:szCs w:val="19"/>
        </w:rPr>
        <w:t xml:space="preserve"> </w:t>
      </w:r>
      <w:r>
        <w:rPr>
          <w:rFonts w:ascii="Consolas" w:hAnsi="Consolas" w:cs="Consolas"/>
          <w:color w:val="000000"/>
          <w:sz w:val="19"/>
          <w:szCs w:val="19"/>
        </w:rPr>
        <w:t>tế</w:t>
      </w:r>
      <w:r>
        <w:rPr>
          <w:rFonts w:ascii="Consolas" w:hAnsi="Consolas" w:cs="Consolas"/>
          <w:color w:val="000000"/>
          <w:sz w:val="19"/>
          <w:szCs w:val="19"/>
        </w:rPr>
        <w:t xml:space="preserve"> </w:t>
      </w:r>
      <w:r>
        <w:rPr>
          <w:rFonts w:ascii="Consolas" w:hAnsi="Consolas" w:cs="Consolas"/>
          <w:color w:val="000000"/>
          <w:sz w:val="19"/>
          <w:szCs w:val="19"/>
        </w:rPr>
        <w:t>ngày</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đối</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gửi</w:t>
      </w:r>
      <w:r>
        <w:rPr>
          <w:rFonts w:ascii="Consolas" w:hAnsi="Consolas" w:cs="Consolas"/>
          <w:color w:val="000000"/>
          <w:sz w:val="19"/>
          <w:szCs w:val="19"/>
        </w:rPr>
        <w:t xml:space="preserve"> </w:t>
      </w:r>
      <w:r>
        <w:rPr>
          <w:rFonts w:ascii="Consolas" w:hAnsi="Consolas" w:cs="Consolas"/>
          <w:color w:val="000000"/>
          <w:sz w:val="19"/>
          <w:szCs w:val="19"/>
        </w:rPr>
        <w:t>bán</w:t>
      </w:r>
      <w:r>
        <w:rPr>
          <w:rFonts w:ascii="Consolas" w:hAnsi="Consolas" w:cs="Consolas"/>
          <w:color w:val="000000"/>
          <w:sz w:val="19"/>
          <w:szCs w:val="19"/>
        </w:rPr>
        <w:t xml:space="preserve"> </w:t>
      </w:r>
      <w:r>
        <w:rPr>
          <w:rFonts w:ascii="Consolas" w:hAnsi="Consolas" w:cs="Consolas"/>
          <w:color w:val="000000"/>
          <w:sz w:val="19"/>
          <w:szCs w:val="19"/>
        </w:rPr>
        <w:t>đại</w:t>
      </w:r>
      <w:r>
        <w:rPr>
          <w:rFonts w:ascii="Consolas" w:hAnsi="Consolas" w:cs="Consolas"/>
          <w:color w:val="000000"/>
          <w:sz w:val="19"/>
          <w:szCs w:val="19"/>
        </w:rPr>
        <w:t xml:space="preserve"> </w:t>
      </w:r>
      <w:r>
        <w:rPr>
          <w:rFonts w:ascii="Consolas" w:hAnsi="Consolas" w:cs="Consolas"/>
          <w:color w:val="000000"/>
          <w:sz w:val="19"/>
          <w:szCs w:val="19"/>
        </w:rPr>
        <w:t>lý</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HDKTNgay</w:t>
      </w:r>
      <w:r>
        <w:rPr>
          <w:rFonts w:ascii="Consolas" w:hAnsi="Consolas" w:cs="Consolas"/>
          <w:color w:val="0000FF"/>
          <w:sz w:val="19"/>
          <w:szCs w:val="19"/>
        </w:rPr>
        <w:t>&gt;</w:t>
      </w:r>
    </w:p>
    <w:p w:rsidR="009D1437" w:rsidP="009D1437" w14:paraId="797E7E3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NBan</w:t>
      </w:r>
      <w:r>
        <w:rPr>
          <w:rFonts w:ascii="Consolas" w:hAnsi="Consolas" w:cs="Consolas"/>
          <w:color w:val="0000FF"/>
          <w:sz w:val="19"/>
          <w:szCs w:val="19"/>
        </w:rPr>
        <w:t>&gt;</w:t>
      </w:r>
    </w:p>
    <w:p w:rsidR="009D1437" w:rsidP="009D1437" w14:paraId="04BC439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NMua</w:t>
      </w:r>
      <w:r>
        <w:rPr>
          <w:rFonts w:ascii="Consolas" w:hAnsi="Consolas" w:cs="Consolas"/>
          <w:color w:val="0000FF"/>
          <w:sz w:val="19"/>
          <w:szCs w:val="19"/>
        </w:rPr>
        <w:t>&gt;</w:t>
      </w:r>
    </w:p>
    <w:p w:rsidR="009D1437" w:rsidP="009D1437" w14:paraId="457ADD3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Ten</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Ten</w:t>
      </w:r>
      <w:r>
        <w:rPr>
          <w:rFonts w:ascii="Consolas" w:hAnsi="Consolas" w:cs="Consolas"/>
          <w:color w:val="0000FF"/>
          <w:sz w:val="19"/>
          <w:szCs w:val="19"/>
        </w:rPr>
        <w:t>&gt;</w:t>
      </w:r>
    </w:p>
    <w:p w:rsidR="009D1437" w:rsidP="009D1437" w14:paraId="15845DA5"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MST</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MST</w:t>
      </w:r>
      <w:r>
        <w:rPr>
          <w:rFonts w:ascii="Consolas" w:hAnsi="Consolas" w:cs="Consolas"/>
          <w:color w:val="0000FF"/>
          <w:sz w:val="19"/>
          <w:szCs w:val="19"/>
        </w:rPr>
        <w:t>&gt;</w:t>
      </w:r>
    </w:p>
    <w:p w:rsidR="009D1437" w:rsidP="009D1437" w14:paraId="1209494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DChi</w:t>
      </w:r>
      <w:r>
        <w:rPr>
          <w:rFonts w:ascii="Consolas" w:hAnsi="Consolas" w:cs="Consolas"/>
          <w:color w:val="0000FF"/>
          <w:sz w:val="19"/>
          <w:szCs w:val="19"/>
        </w:rPr>
        <w:t>&gt;</w:t>
      </w:r>
      <w:r>
        <w:rPr>
          <w:rFonts w:ascii="Consolas" w:hAnsi="Consolas" w:cs="Consolas"/>
          <w:color w:val="000000"/>
          <w:sz w:val="19"/>
          <w:szCs w:val="19"/>
        </w:rPr>
        <w:t>Địa</w:t>
      </w:r>
      <w:r>
        <w:rPr>
          <w:rFonts w:ascii="Consolas" w:hAnsi="Consolas" w:cs="Consolas"/>
          <w:color w:val="000000"/>
          <w:sz w:val="19"/>
          <w:szCs w:val="19"/>
        </w:rPr>
        <w:t xml:space="preserve"> </w:t>
      </w:r>
      <w:r>
        <w:rPr>
          <w:rFonts w:ascii="Consolas" w:hAnsi="Consolas" w:cs="Consolas"/>
          <w:color w:val="000000"/>
          <w:sz w:val="19"/>
          <w:szCs w:val="19"/>
        </w:rPr>
        <w:t>chỉ</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DChi</w:t>
      </w:r>
      <w:r>
        <w:rPr>
          <w:rFonts w:ascii="Consolas" w:hAnsi="Consolas" w:cs="Consolas"/>
          <w:color w:val="0000FF"/>
          <w:sz w:val="19"/>
          <w:szCs w:val="19"/>
        </w:rPr>
        <w:t>&gt;</w:t>
      </w:r>
    </w:p>
    <w:p w:rsidR="009D1437" w:rsidP="009D1437" w14:paraId="094DD7F5"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MKHang</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khách</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MKHang</w:t>
      </w:r>
      <w:r>
        <w:rPr>
          <w:rFonts w:ascii="Consolas" w:hAnsi="Consolas" w:cs="Consolas"/>
          <w:color w:val="0000FF"/>
          <w:sz w:val="19"/>
          <w:szCs w:val="19"/>
        </w:rPr>
        <w:t>&gt;</w:t>
      </w:r>
    </w:p>
    <w:p w:rsidR="009D1437" w:rsidP="009D1437" w14:paraId="0A62825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SDThoai</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điện</w:t>
      </w:r>
      <w:r>
        <w:rPr>
          <w:rFonts w:ascii="Consolas" w:hAnsi="Consolas" w:cs="Consolas"/>
          <w:color w:val="000000"/>
          <w:sz w:val="19"/>
          <w:szCs w:val="19"/>
        </w:rPr>
        <w:t xml:space="preserve"> </w:t>
      </w:r>
      <w:r>
        <w:rPr>
          <w:rFonts w:ascii="Consolas" w:hAnsi="Consolas" w:cs="Consolas"/>
          <w:color w:val="000000"/>
          <w:sz w:val="19"/>
          <w:szCs w:val="19"/>
        </w:rPr>
        <w:t>thoại</w:t>
      </w:r>
      <w:r>
        <w:rPr>
          <w:rFonts w:ascii="Consolas" w:hAnsi="Consolas" w:cs="Consolas"/>
          <w:color w:val="0000FF"/>
          <w:sz w:val="19"/>
          <w:szCs w:val="19"/>
        </w:rPr>
        <w:t>&lt;/</w:t>
      </w:r>
      <w:r>
        <w:rPr>
          <w:rFonts w:ascii="Consolas" w:hAnsi="Consolas" w:cs="Consolas"/>
          <w:color w:val="A31515"/>
          <w:sz w:val="19"/>
          <w:szCs w:val="19"/>
        </w:rPr>
        <w:t>SDThoai</w:t>
      </w:r>
      <w:r>
        <w:rPr>
          <w:rFonts w:ascii="Consolas" w:hAnsi="Consolas" w:cs="Consolas"/>
          <w:color w:val="0000FF"/>
          <w:sz w:val="19"/>
          <w:szCs w:val="19"/>
        </w:rPr>
        <w:t>&gt;</w:t>
      </w:r>
    </w:p>
    <w:p w:rsidR="009D1437" w:rsidP="009D1437" w14:paraId="002ED6CB"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DCTDTu</w:t>
      </w:r>
      <w:r>
        <w:rPr>
          <w:rFonts w:ascii="Consolas" w:hAnsi="Consolas" w:cs="Consolas"/>
          <w:color w:val="0000FF"/>
          <w:sz w:val="19"/>
          <w:szCs w:val="19"/>
        </w:rPr>
        <w:t>&gt;</w:t>
      </w:r>
      <w:r>
        <w:rPr>
          <w:rFonts w:ascii="Consolas" w:hAnsi="Consolas" w:cs="Consolas"/>
          <w:color w:val="000000"/>
          <w:sz w:val="19"/>
          <w:szCs w:val="19"/>
        </w:rPr>
        <w:t>Địa</w:t>
      </w:r>
      <w:r>
        <w:rPr>
          <w:rFonts w:ascii="Consolas" w:hAnsi="Consolas" w:cs="Consolas"/>
          <w:color w:val="000000"/>
          <w:sz w:val="19"/>
          <w:szCs w:val="19"/>
        </w:rPr>
        <w:t xml:space="preserve"> </w:t>
      </w:r>
      <w:r>
        <w:rPr>
          <w:rFonts w:ascii="Consolas" w:hAnsi="Consolas" w:cs="Consolas"/>
          <w:color w:val="000000"/>
          <w:sz w:val="19"/>
          <w:szCs w:val="19"/>
        </w:rPr>
        <w:t>chỉ</w:t>
      </w:r>
      <w:r>
        <w:rPr>
          <w:rFonts w:ascii="Consolas" w:hAnsi="Consolas" w:cs="Consolas"/>
          <w:color w:val="000000"/>
          <w:sz w:val="19"/>
          <w:szCs w:val="19"/>
        </w:rPr>
        <w:t xml:space="preserve"> </w:t>
      </w:r>
      <w:r>
        <w:rPr>
          <w:rFonts w:ascii="Consolas" w:hAnsi="Consolas" w:cs="Consolas"/>
          <w:color w:val="000000"/>
          <w:sz w:val="19"/>
          <w:szCs w:val="19"/>
        </w:rPr>
        <w:t>thư</w:t>
      </w:r>
      <w:r>
        <w:rPr>
          <w:rFonts w:ascii="Consolas" w:hAnsi="Consolas" w:cs="Consolas"/>
          <w:color w:val="000000"/>
          <w:sz w:val="19"/>
          <w:szCs w:val="19"/>
        </w:rPr>
        <w:t xml:space="preserve"> </w:t>
      </w:r>
      <w:r>
        <w:rPr>
          <w:rFonts w:ascii="Consolas" w:hAnsi="Consolas" w:cs="Consolas"/>
          <w:color w:val="000000"/>
          <w:sz w:val="19"/>
          <w:szCs w:val="19"/>
        </w:rPr>
        <w:t>điện</w:t>
      </w:r>
      <w:r>
        <w:rPr>
          <w:rFonts w:ascii="Consolas" w:hAnsi="Consolas" w:cs="Consolas"/>
          <w:color w:val="000000"/>
          <w:sz w:val="19"/>
          <w:szCs w:val="19"/>
        </w:rPr>
        <w:t xml:space="preserve"> </w:t>
      </w:r>
      <w:r>
        <w:rPr>
          <w:rFonts w:ascii="Consolas" w:hAnsi="Consolas" w:cs="Consolas"/>
          <w:color w:val="000000"/>
          <w:sz w:val="19"/>
          <w:szCs w:val="19"/>
        </w:rPr>
        <w:t>tử</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DCTDTu</w:t>
      </w:r>
      <w:r>
        <w:rPr>
          <w:rFonts w:ascii="Consolas" w:hAnsi="Consolas" w:cs="Consolas"/>
          <w:color w:val="0000FF"/>
          <w:sz w:val="19"/>
          <w:szCs w:val="19"/>
        </w:rPr>
        <w:t>&gt;</w:t>
      </w:r>
    </w:p>
    <w:p w:rsidR="009D1437" w:rsidP="009D1437" w14:paraId="1FF2CA0B"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HVTNMHang</w:t>
      </w:r>
      <w:r>
        <w:rPr>
          <w:rFonts w:ascii="Consolas" w:hAnsi="Consolas" w:cs="Consolas"/>
          <w:color w:val="0000FF"/>
          <w:sz w:val="19"/>
          <w:szCs w:val="19"/>
        </w:rPr>
        <w:t>&gt;</w:t>
      </w:r>
      <w:r>
        <w:rPr>
          <w:rFonts w:ascii="Consolas" w:hAnsi="Consolas" w:cs="Consolas"/>
          <w:color w:val="000000"/>
          <w:sz w:val="19"/>
          <w:szCs w:val="19"/>
        </w:rPr>
        <w:t>Họ</w:t>
      </w:r>
      <w:r>
        <w:rPr>
          <w:rFonts w:ascii="Consolas" w:hAnsi="Consolas" w:cs="Consolas"/>
          <w:color w:val="000000"/>
          <w:sz w:val="19"/>
          <w:szCs w:val="19"/>
        </w:rPr>
        <w:t xml:space="preserve"> </w:t>
      </w:r>
      <w:r>
        <w:rPr>
          <w:rFonts w:ascii="Consolas" w:hAnsi="Consolas" w:cs="Consolas"/>
          <w:color w:val="000000"/>
          <w:sz w:val="19"/>
          <w:szCs w:val="19"/>
        </w:rPr>
        <w:t>và</w:t>
      </w:r>
      <w:r>
        <w:rPr>
          <w:rFonts w:ascii="Consolas" w:hAnsi="Consolas" w:cs="Consolas"/>
          <w:color w:val="000000"/>
          <w:sz w:val="19"/>
          <w:szCs w:val="19"/>
        </w:rPr>
        <w:t xml:space="preserve"> </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người</w:t>
      </w:r>
      <w:r>
        <w:rPr>
          <w:rFonts w:ascii="Consolas" w:hAnsi="Consolas" w:cs="Consolas"/>
          <w:color w:val="000000"/>
          <w:sz w:val="19"/>
          <w:szCs w:val="19"/>
        </w:rPr>
        <w:t xml:space="preserve"> </w:t>
      </w:r>
      <w:r>
        <w:rPr>
          <w:rFonts w:ascii="Consolas" w:hAnsi="Consolas" w:cs="Consolas"/>
          <w:color w:val="000000"/>
          <w:sz w:val="19"/>
          <w:szCs w:val="19"/>
        </w:rPr>
        <w:t>mua</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HVTNMHang</w:t>
      </w:r>
      <w:r>
        <w:rPr>
          <w:rFonts w:ascii="Consolas" w:hAnsi="Consolas" w:cs="Consolas"/>
          <w:color w:val="0000FF"/>
          <w:sz w:val="19"/>
          <w:szCs w:val="19"/>
        </w:rPr>
        <w:t>&gt;</w:t>
      </w:r>
    </w:p>
    <w:p w:rsidR="009D1437" w:rsidP="009D1437" w14:paraId="403DC67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STKNHang</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tài</w:t>
      </w:r>
      <w:r>
        <w:rPr>
          <w:rFonts w:ascii="Consolas" w:hAnsi="Consolas" w:cs="Consolas"/>
          <w:color w:val="000000"/>
          <w:sz w:val="19"/>
          <w:szCs w:val="19"/>
        </w:rPr>
        <w:t xml:space="preserve"> </w:t>
      </w:r>
      <w:r>
        <w:rPr>
          <w:rFonts w:ascii="Consolas" w:hAnsi="Consolas" w:cs="Consolas"/>
          <w:color w:val="000000"/>
          <w:sz w:val="19"/>
          <w:szCs w:val="19"/>
        </w:rPr>
        <w:t>khoản</w:t>
      </w:r>
      <w:r>
        <w:rPr>
          <w:rFonts w:ascii="Consolas" w:hAnsi="Consolas" w:cs="Consolas"/>
          <w:color w:val="000000"/>
          <w:sz w:val="19"/>
          <w:szCs w:val="19"/>
        </w:rPr>
        <w:t xml:space="preserve"> </w:t>
      </w:r>
      <w:r>
        <w:rPr>
          <w:rFonts w:ascii="Consolas" w:hAnsi="Consolas" w:cs="Consolas"/>
          <w:color w:val="000000"/>
          <w:sz w:val="19"/>
          <w:szCs w:val="19"/>
        </w:rPr>
        <w:t>ngân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STKNHang</w:t>
      </w:r>
      <w:r>
        <w:rPr>
          <w:rFonts w:ascii="Consolas" w:hAnsi="Consolas" w:cs="Consolas"/>
          <w:color w:val="0000FF"/>
          <w:sz w:val="19"/>
          <w:szCs w:val="19"/>
        </w:rPr>
        <w:t>&gt;</w:t>
      </w:r>
    </w:p>
    <w:p w:rsidR="009D1437" w:rsidP="009D1437" w14:paraId="1CF47E0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TNHang</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ngân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TNHang</w:t>
      </w:r>
      <w:r>
        <w:rPr>
          <w:rFonts w:ascii="Consolas" w:hAnsi="Consolas" w:cs="Consolas"/>
          <w:color w:val="0000FF"/>
          <w:sz w:val="19"/>
          <w:szCs w:val="19"/>
        </w:rPr>
        <w:t>&gt;</w:t>
      </w:r>
    </w:p>
    <w:p w:rsidR="009D1437" w:rsidP="009D1437" w14:paraId="6A92C8F9"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HVTNNHang</w:t>
      </w:r>
      <w:r>
        <w:rPr>
          <w:rFonts w:ascii="Consolas" w:hAnsi="Consolas" w:cs="Consolas"/>
          <w:color w:val="0000FF"/>
          <w:sz w:val="19"/>
          <w:szCs w:val="19"/>
        </w:rPr>
        <w:t>&gt;</w:t>
      </w:r>
      <w:r>
        <w:rPr>
          <w:rFonts w:ascii="Consolas" w:hAnsi="Consolas" w:cs="Consolas"/>
          <w:color w:val="000000"/>
          <w:sz w:val="19"/>
          <w:szCs w:val="19"/>
        </w:rPr>
        <w:t>Họ</w:t>
      </w:r>
      <w:r>
        <w:rPr>
          <w:rFonts w:ascii="Consolas" w:hAnsi="Consolas" w:cs="Consolas"/>
          <w:color w:val="000000"/>
          <w:sz w:val="19"/>
          <w:szCs w:val="19"/>
        </w:rPr>
        <w:t xml:space="preserve"> </w:t>
      </w:r>
      <w:r>
        <w:rPr>
          <w:rFonts w:ascii="Consolas" w:hAnsi="Consolas" w:cs="Consolas"/>
          <w:color w:val="000000"/>
          <w:sz w:val="19"/>
          <w:szCs w:val="19"/>
        </w:rPr>
        <w:t>và</w:t>
      </w:r>
      <w:r>
        <w:rPr>
          <w:rFonts w:ascii="Consolas" w:hAnsi="Consolas" w:cs="Consolas"/>
          <w:color w:val="000000"/>
          <w:sz w:val="19"/>
          <w:szCs w:val="19"/>
        </w:rPr>
        <w:t xml:space="preserve"> </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người</w:t>
      </w:r>
      <w:r>
        <w:rPr>
          <w:rFonts w:ascii="Consolas" w:hAnsi="Consolas" w:cs="Consolas"/>
          <w:color w:val="000000"/>
          <w:sz w:val="19"/>
          <w:szCs w:val="19"/>
        </w:rPr>
        <w:t xml:space="preserve"> </w:t>
      </w:r>
      <w:r>
        <w:rPr>
          <w:rFonts w:ascii="Consolas" w:hAnsi="Consolas" w:cs="Consolas"/>
          <w:color w:val="000000"/>
          <w:sz w:val="19"/>
          <w:szCs w:val="19"/>
        </w:rPr>
        <w:t>nhận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HVTNNHang</w:t>
      </w:r>
      <w:r>
        <w:rPr>
          <w:rFonts w:ascii="Consolas" w:hAnsi="Consolas" w:cs="Consolas"/>
          <w:color w:val="0000FF"/>
          <w:sz w:val="19"/>
          <w:szCs w:val="19"/>
        </w:rPr>
        <w:t>&gt;</w:t>
      </w:r>
    </w:p>
    <w:p w:rsidR="009D1437" w:rsidP="009D1437" w14:paraId="1C34E5C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NMua</w:t>
      </w:r>
      <w:r>
        <w:rPr>
          <w:rFonts w:ascii="Consolas" w:hAnsi="Consolas" w:cs="Consolas"/>
          <w:color w:val="0000FF"/>
          <w:sz w:val="19"/>
          <w:szCs w:val="19"/>
        </w:rPr>
        <w:t>&gt;</w:t>
      </w:r>
    </w:p>
    <w:p w:rsidR="009D1437" w:rsidP="009D1437" w14:paraId="345FDDA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DSHHDVu</w:t>
      </w:r>
      <w:r>
        <w:rPr>
          <w:rFonts w:ascii="Consolas" w:hAnsi="Consolas" w:cs="Consolas"/>
          <w:color w:val="0000FF"/>
          <w:sz w:val="19"/>
          <w:szCs w:val="19"/>
        </w:rPr>
        <w:t>&gt;</w:t>
      </w:r>
    </w:p>
    <w:p w:rsidR="009D1437" w:rsidP="009D1437" w14:paraId="5CC7521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HHDVu</w:t>
      </w:r>
      <w:r>
        <w:rPr>
          <w:rFonts w:ascii="Consolas" w:hAnsi="Consolas" w:cs="Consolas"/>
          <w:color w:val="0000FF"/>
          <w:sz w:val="19"/>
          <w:szCs w:val="19"/>
        </w:rPr>
        <w:t>&gt;</w:t>
      </w:r>
    </w:p>
    <w:p w:rsidR="009D1437" w:rsidP="009D1437" w14:paraId="65A62BC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TChat</w:t>
      </w:r>
      <w:r>
        <w:rPr>
          <w:rFonts w:ascii="Consolas" w:hAnsi="Consolas" w:cs="Consolas"/>
          <w:color w:val="0000FF"/>
          <w:sz w:val="19"/>
          <w:szCs w:val="19"/>
        </w:rPr>
        <w:t>&gt;</w:t>
      </w:r>
      <w:r>
        <w:rPr>
          <w:rFonts w:ascii="Consolas" w:hAnsi="Consolas" w:cs="Consolas"/>
          <w:color w:val="000000"/>
          <w:sz w:val="19"/>
          <w:szCs w:val="19"/>
        </w:rPr>
        <w:t>Tính</w:t>
      </w:r>
      <w:r>
        <w:rPr>
          <w:rFonts w:ascii="Consolas" w:hAnsi="Consolas" w:cs="Consolas"/>
          <w:color w:val="000000"/>
          <w:sz w:val="19"/>
          <w:szCs w:val="19"/>
        </w:rPr>
        <w:t xml:space="preserve"> </w:t>
      </w:r>
      <w:r>
        <w:rPr>
          <w:rFonts w:ascii="Consolas" w:hAnsi="Consolas" w:cs="Consolas"/>
          <w:color w:val="000000"/>
          <w:sz w:val="19"/>
          <w:szCs w:val="19"/>
        </w:rPr>
        <w:t>chất</w:t>
      </w:r>
      <w:r>
        <w:rPr>
          <w:rFonts w:ascii="Consolas" w:hAnsi="Consolas" w:cs="Consolas"/>
          <w:color w:val="000000"/>
          <w:sz w:val="19"/>
          <w:szCs w:val="19"/>
        </w:rPr>
        <w:t xml:space="preserve"> * (1-Hàng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2-Khuyến </w:t>
      </w:r>
      <w:r>
        <w:rPr>
          <w:rFonts w:ascii="Consolas" w:hAnsi="Consolas" w:cs="Consolas"/>
          <w:color w:val="000000"/>
          <w:sz w:val="19"/>
          <w:szCs w:val="19"/>
        </w:rPr>
        <w:t>mại</w:t>
      </w:r>
      <w:r>
        <w:rPr>
          <w:rFonts w:ascii="Consolas" w:hAnsi="Consolas" w:cs="Consolas"/>
          <w:color w:val="000000"/>
          <w:sz w:val="19"/>
          <w:szCs w:val="19"/>
        </w:rPr>
        <w:t xml:space="preserve">; 3-Chiết </w:t>
      </w:r>
      <w:r>
        <w:rPr>
          <w:rFonts w:ascii="Consolas" w:hAnsi="Consolas" w:cs="Consolas"/>
          <w:color w:val="000000"/>
          <w:sz w:val="19"/>
          <w:szCs w:val="19"/>
        </w:rPr>
        <w:t>khấu</w:t>
      </w:r>
      <w:r>
        <w:rPr>
          <w:rFonts w:ascii="Consolas" w:hAnsi="Consolas" w:cs="Consolas"/>
          <w:color w:val="000000"/>
          <w:sz w:val="19"/>
          <w:szCs w:val="19"/>
        </w:rPr>
        <w:t xml:space="preserve"> </w:t>
      </w:r>
      <w:r>
        <w:rPr>
          <w:rFonts w:ascii="Consolas" w:hAnsi="Consolas" w:cs="Consolas"/>
          <w:color w:val="000000"/>
          <w:sz w:val="19"/>
          <w:szCs w:val="19"/>
        </w:rPr>
        <w:t>thương</w:t>
      </w:r>
      <w:r>
        <w:rPr>
          <w:rFonts w:ascii="Consolas" w:hAnsi="Consolas" w:cs="Consolas"/>
          <w:color w:val="000000"/>
          <w:sz w:val="19"/>
          <w:szCs w:val="19"/>
        </w:rPr>
        <w:t xml:space="preserve"> </w:t>
      </w:r>
      <w:r>
        <w:rPr>
          <w:rFonts w:ascii="Consolas" w:hAnsi="Consolas" w:cs="Consolas"/>
          <w:color w:val="000000"/>
          <w:sz w:val="19"/>
          <w:szCs w:val="19"/>
        </w:rPr>
        <w:t>mại</w:t>
      </w:r>
      <w:r>
        <w:rPr>
          <w:rFonts w:ascii="Consolas" w:hAnsi="Consolas" w:cs="Consolas"/>
          <w:color w:val="000000"/>
          <w:sz w:val="19"/>
          <w:szCs w:val="19"/>
        </w:rPr>
        <w:t xml:space="preserve"> (</w:t>
      </w:r>
      <w:r>
        <w:rPr>
          <w:rFonts w:ascii="Consolas" w:hAnsi="Consolas" w:cs="Consolas"/>
          <w:color w:val="000000"/>
          <w:sz w:val="19"/>
          <w:szCs w:val="19"/>
        </w:rPr>
        <w:t>trong</w:t>
      </w:r>
      <w:r>
        <w:rPr>
          <w:rFonts w:ascii="Consolas" w:hAnsi="Consolas" w:cs="Consolas"/>
          <w:color w:val="000000"/>
          <w:sz w:val="19"/>
          <w:szCs w:val="19"/>
        </w:rPr>
        <w:t xml:space="preserve"> </w:t>
      </w:r>
      <w:r>
        <w:rPr>
          <w:rFonts w:ascii="Consolas" w:hAnsi="Consolas" w:cs="Consolas"/>
          <w:color w:val="000000"/>
          <w:sz w:val="19"/>
          <w:szCs w:val="19"/>
        </w:rPr>
        <w:t>trường</w:t>
      </w:r>
      <w:r>
        <w:rPr>
          <w:rFonts w:ascii="Consolas" w:hAnsi="Consolas" w:cs="Consolas"/>
          <w:color w:val="000000"/>
          <w:sz w:val="19"/>
          <w:szCs w:val="19"/>
        </w:rPr>
        <w:t xml:space="preserve"> </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muốn</w:t>
      </w:r>
      <w:r>
        <w:rPr>
          <w:rFonts w:ascii="Consolas" w:hAnsi="Consolas" w:cs="Consolas"/>
          <w:color w:val="000000"/>
          <w:sz w:val="19"/>
          <w:szCs w:val="19"/>
        </w:rPr>
        <w:t xml:space="preserve"> </w:t>
      </w:r>
      <w:r>
        <w:rPr>
          <w:rFonts w:ascii="Consolas" w:hAnsi="Consolas" w:cs="Consolas"/>
          <w:color w:val="000000"/>
          <w:sz w:val="19"/>
          <w:szCs w:val="19"/>
        </w:rPr>
        <w:t>thể</w:t>
      </w:r>
      <w:r>
        <w:rPr>
          <w:rFonts w:ascii="Consolas" w:hAnsi="Consolas" w:cs="Consolas"/>
          <w:color w:val="000000"/>
          <w:sz w:val="19"/>
          <w:szCs w:val="19"/>
        </w:rPr>
        <w:t xml:space="preserve"> </w:t>
      </w:r>
      <w:r>
        <w:rPr>
          <w:rFonts w:ascii="Consolas" w:hAnsi="Consolas" w:cs="Consolas"/>
          <w:color w:val="000000"/>
          <w:sz w:val="19"/>
          <w:szCs w:val="19"/>
        </w:rPr>
        <w:t>hiện</w:t>
      </w:r>
      <w:r>
        <w:rPr>
          <w:rFonts w:ascii="Consolas" w:hAnsi="Consolas" w:cs="Consolas"/>
          <w:color w:val="000000"/>
          <w:sz w:val="19"/>
          <w:szCs w:val="19"/>
        </w:rPr>
        <w:t xml:space="preserve"> </w:t>
      </w:r>
      <w:r>
        <w:rPr>
          <w:rFonts w:ascii="Consolas" w:hAnsi="Consolas" w:cs="Consolas"/>
          <w:color w:val="000000"/>
          <w:sz w:val="19"/>
          <w:szCs w:val="19"/>
        </w:rPr>
        <w:t>thông</w:t>
      </w:r>
      <w:r>
        <w:rPr>
          <w:rFonts w:ascii="Consolas" w:hAnsi="Consolas" w:cs="Consolas"/>
          <w:color w:val="000000"/>
          <w:sz w:val="19"/>
          <w:szCs w:val="19"/>
        </w:rPr>
        <w:t xml:space="preserve"> tin </w:t>
      </w:r>
      <w:r>
        <w:rPr>
          <w:rFonts w:ascii="Consolas" w:hAnsi="Consolas" w:cs="Consolas"/>
          <w:color w:val="000000"/>
          <w:sz w:val="19"/>
          <w:szCs w:val="19"/>
        </w:rPr>
        <w:t>chiết</w:t>
      </w:r>
      <w:r>
        <w:rPr>
          <w:rFonts w:ascii="Consolas" w:hAnsi="Consolas" w:cs="Consolas"/>
          <w:color w:val="000000"/>
          <w:sz w:val="19"/>
          <w:szCs w:val="19"/>
        </w:rPr>
        <w:t xml:space="preserve"> </w:t>
      </w:r>
      <w:r>
        <w:rPr>
          <w:rFonts w:ascii="Consolas" w:hAnsi="Consolas" w:cs="Consolas"/>
          <w:color w:val="000000"/>
          <w:sz w:val="19"/>
          <w:szCs w:val="19"/>
        </w:rPr>
        <w:t>khấu</w:t>
      </w:r>
      <w:r>
        <w:rPr>
          <w:rFonts w:ascii="Consolas" w:hAnsi="Consolas" w:cs="Consolas"/>
          <w:color w:val="000000"/>
          <w:sz w:val="19"/>
          <w:szCs w:val="19"/>
        </w:rPr>
        <w:t xml:space="preserve"> </w:t>
      </w:r>
      <w:r>
        <w:rPr>
          <w:rFonts w:ascii="Consolas" w:hAnsi="Consolas" w:cs="Consolas"/>
          <w:color w:val="000000"/>
          <w:sz w:val="19"/>
          <w:szCs w:val="19"/>
        </w:rPr>
        <w:t>theo</w:t>
      </w:r>
      <w:r>
        <w:rPr>
          <w:rFonts w:ascii="Consolas" w:hAnsi="Consolas" w:cs="Consolas"/>
          <w:color w:val="000000"/>
          <w:sz w:val="19"/>
          <w:szCs w:val="19"/>
        </w:rPr>
        <w:t xml:space="preserve"> </w:t>
      </w:r>
      <w:r>
        <w:rPr>
          <w:rFonts w:ascii="Consolas" w:hAnsi="Consolas" w:cs="Consolas"/>
          <w:color w:val="000000"/>
          <w:sz w:val="19"/>
          <w:szCs w:val="19"/>
        </w:rPr>
        <w:t>dòng</w:t>
      </w:r>
      <w:r>
        <w:rPr>
          <w:rFonts w:ascii="Consolas" w:hAnsi="Consolas" w:cs="Consolas"/>
          <w:color w:val="000000"/>
          <w:sz w:val="19"/>
          <w:szCs w:val="19"/>
        </w:rPr>
        <w:t xml:space="preserve">); 4-Ghi </w:t>
      </w:r>
      <w:r>
        <w:rPr>
          <w:rFonts w:ascii="Consolas" w:hAnsi="Consolas" w:cs="Consolas"/>
          <w:color w:val="000000"/>
          <w:sz w:val="19"/>
          <w:szCs w:val="19"/>
        </w:rPr>
        <w:t>chú</w:t>
      </w:r>
      <w:r>
        <w:rPr>
          <w:rFonts w:ascii="Consolas" w:hAnsi="Consolas" w:cs="Consolas"/>
          <w:color w:val="000000"/>
          <w:sz w:val="19"/>
          <w:szCs w:val="19"/>
        </w:rPr>
        <w:t>/</w:t>
      </w:r>
      <w:r>
        <w:rPr>
          <w:rFonts w:ascii="Consolas" w:hAnsi="Consolas" w:cs="Consolas"/>
          <w:color w:val="000000"/>
          <w:sz w:val="19"/>
          <w:szCs w:val="19"/>
        </w:rPr>
        <w:t>diễn</w:t>
      </w:r>
      <w:r>
        <w:rPr>
          <w:rFonts w:ascii="Consolas" w:hAnsi="Consolas" w:cs="Consolas"/>
          <w:color w:val="000000"/>
          <w:sz w:val="19"/>
          <w:szCs w:val="19"/>
        </w:rPr>
        <w:t xml:space="preserve"> </w:t>
      </w:r>
      <w:r>
        <w:rPr>
          <w:rFonts w:ascii="Consolas" w:hAnsi="Consolas" w:cs="Consolas"/>
          <w:color w:val="000000"/>
          <w:sz w:val="19"/>
          <w:szCs w:val="19"/>
        </w:rPr>
        <w:t>giải</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TChat</w:t>
      </w:r>
      <w:r>
        <w:rPr>
          <w:rFonts w:ascii="Consolas" w:hAnsi="Consolas" w:cs="Consolas"/>
          <w:color w:val="0000FF"/>
          <w:sz w:val="19"/>
          <w:szCs w:val="19"/>
        </w:rPr>
        <w:t>&gt;</w:t>
      </w:r>
    </w:p>
    <w:p w:rsidR="009D1437" w:rsidP="009D1437" w14:paraId="32EB4EA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STT</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thứ</w:t>
      </w:r>
      <w:r>
        <w:rPr>
          <w:rFonts w:ascii="Consolas" w:hAnsi="Consolas" w:cs="Consolas"/>
          <w:color w:val="000000"/>
          <w:sz w:val="19"/>
          <w:szCs w:val="19"/>
        </w:rPr>
        <w:t xml:space="preserve"> </w:t>
      </w:r>
      <w:r>
        <w:rPr>
          <w:rFonts w:ascii="Consolas" w:hAnsi="Consolas" w:cs="Consolas"/>
          <w:color w:val="000000"/>
          <w:sz w:val="19"/>
          <w:szCs w:val="19"/>
        </w:rPr>
        <w:t>tự</w:t>
      </w:r>
      <w:r>
        <w:rPr>
          <w:rFonts w:ascii="Consolas" w:hAnsi="Consolas" w:cs="Consolas"/>
          <w:color w:val="0000FF"/>
          <w:sz w:val="19"/>
          <w:szCs w:val="19"/>
        </w:rPr>
        <w:t>&lt;/</w:t>
      </w:r>
      <w:r>
        <w:rPr>
          <w:rFonts w:ascii="Consolas" w:hAnsi="Consolas" w:cs="Consolas"/>
          <w:color w:val="A31515"/>
          <w:sz w:val="19"/>
          <w:szCs w:val="19"/>
        </w:rPr>
        <w:t>STT</w:t>
      </w:r>
      <w:r>
        <w:rPr>
          <w:rFonts w:ascii="Consolas" w:hAnsi="Consolas" w:cs="Consolas"/>
          <w:color w:val="0000FF"/>
          <w:sz w:val="19"/>
          <w:szCs w:val="19"/>
        </w:rPr>
        <w:t>&gt;</w:t>
      </w:r>
    </w:p>
    <w:p w:rsidR="009D1437" w:rsidP="009D1437" w14:paraId="0836690B"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MHHDVu</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MHHDVu</w:t>
      </w:r>
      <w:r>
        <w:rPr>
          <w:rFonts w:ascii="Consolas" w:hAnsi="Consolas" w:cs="Consolas"/>
          <w:color w:val="0000FF"/>
          <w:sz w:val="19"/>
          <w:szCs w:val="19"/>
        </w:rPr>
        <w:t>&gt;</w:t>
      </w:r>
    </w:p>
    <w:p w:rsidR="009D1437" w:rsidP="009D1437" w14:paraId="2A6879D4"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THHDVu</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THHDVu</w:t>
      </w:r>
      <w:r>
        <w:rPr>
          <w:rFonts w:ascii="Consolas" w:hAnsi="Consolas" w:cs="Consolas"/>
          <w:color w:val="0000FF"/>
          <w:sz w:val="19"/>
          <w:szCs w:val="19"/>
        </w:rPr>
        <w:t>&gt;</w:t>
      </w:r>
    </w:p>
    <w:p w:rsidR="009D1437" w:rsidP="009D1437" w14:paraId="051681A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DVTinh</w:t>
      </w:r>
      <w:r>
        <w:rPr>
          <w:rFonts w:ascii="Consolas" w:hAnsi="Consolas" w:cs="Consolas"/>
          <w:color w:val="0000FF"/>
          <w:sz w:val="19"/>
          <w:szCs w:val="19"/>
        </w:rPr>
        <w:t>&gt;</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vị</w:t>
      </w:r>
      <w:r>
        <w:rPr>
          <w:rFonts w:ascii="Consolas" w:hAnsi="Consolas" w:cs="Consolas"/>
          <w:color w:val="000000"/>
          <w:sz w:val="19"/>
          <w:szCs w:val="19"/>
        </w:rPr>
        <w:t xml:space="preserve"> </w:t>
      </w:r>
      <w:r>
        <w:rPr>
          <w:rFonts w:ascii="Consolas" w:hAnsi="Consolas" w:cs="Consolas"/>
          <w:color w:val="000000"/>
          <w:sz w:val="19"/>
          <w:szCs w:val="19"/>
        </w:rPr>
        <w:t>tính</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DVTinh</w:t>
      </w:r>
      <w:r>
        <w:rPr>
          <w:rFonts w:ascii="Consolas" w:hAnsi="Consolas" w:cs="Consolas"/>
          <w:color w:val="0000FF"/>
          <w:sz w:val="19"/>
          <w:szCs w:val="19"/>
        </w:rPr>
        <w:t>&gt;</w:t>
      </w:r>
    </w:p>
    <w:p w:rsidR="009D1437" w:rsidP="009D1437" w14:paraId="4B7889A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SLuong</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lượng</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SLuong</w:t>
      </w:r>
      <w:r>
        <w:rPr>
          <w:rFonts w:ascii="Consolas" w:hAnsi="Consolas" w:cs="Consolas"/>
          <w:color w:val="0000FF"/>
          <w:sz w:val="19"/>
          <w:szCs w:val="19"/>
        </w:rPr>
        <w:t>&gt;</w:t>
      </w:r>
    </w:p>
    <w:p w:rsidR="009D1437" w:rsidP="009D1437" w14:paraId="6A45CF64"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DGia</w:t>
      </w:r>
      <w:r>
        <w:rPr>
          <w:rFonts w:ascii="Consolas" w:hAnsi="Consolas" w:cs="Consolas"/>
          <w:color w:val="0000FF"/>
          <w:sz w:val="19"/>
          <w:szCs w:val="19"/>
        </w:rPr>
        <w:t>&gt;</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giá</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DGia</w:t>
      </w:r>
      <w:r>
        <w:rPr>
          <w:rFonts w:ascii="Consolas" w:hAnsi="Consolas" w:cs="Consolas"/>
          <w:color w:val="0000FF"/>
          <w:sz w:val="19"/>
          <w:szCs w:val="19"/>
        </w:rPr>
        <w:t>&gt;</w:t>
      </w:r>
    </w:p>
    <w:p w:rsidR="009D1437" w:rsidP="009D1437" w14:paraId="1332159C"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TLCKhau</w:t>
      </w:r>
      <w:r>
        <w:rPr>
          <w:rFonts w:ascii="Consolas" w:hAnsi="Consolas" w:cs="Consolas"/>
          <w:color w:val="0000FF"/>
          <w:sz w:val="19"/>
          <w:szCs w:val="19"/>
        </w:rPr>
        <w:t>&gt;</w:t>
      </w:r>
      <w:r>
        <w:rPr>
          <w:rFonts w:ascii="Consolas" w:hAnsi="Consolas" w:cs="Consolas"/>
          <w:color w:val="000000"/>
          <w:sz w:val="19"/>
          <w:szCs w:val="19"/>
        </w:rPr>
        <w:t>Tỷ</w:t>
      </w:r>
      <w:r>
        <w:rPr>
          <w:rFonts w:ascii="Consolas" w:hAnsi="Consolas" w:cs="Consolas"/>
          <w:color w:val="000000"/>
          <w:sz w:val="19"/>
          <w:szCs w:val="19"/>
        </w:rPr>
        <w:t xml:space="preserve"> </w:t>
      </w:r>
      <w:r>
        <w:rPr>
          <w:rFonts w:ascii="Consolas" w:hAnsi="Consolas" w:cs="Consolas"/>
          <w:color w:val="000000"/>
          <w:sz w:val="19"/>
          <w:szCs w:val="19"/>
        </w:rPr>
        <w:t>lệ</w:t>
      </w:r>
      <w:r>
        <w:rPr>
          <w:rFonts w:ascii="Consolas" w:hAnsi="Consolas" w:cs="Consolas"/>
          <w:color w:val="000000"/>
          <w:sz w:val="19"/>
          <w:szCs w:val="19"/>
        </w:rPr>
        <w:t xml:space="preserve"> % </w:t>
      </w:r>
      <w:r>
        <w:rPr>
          <w:rFonts w:ascii="Consolas" w:hAnsi="Consolas" w:cs="Consolas"/>
          <w:color w:val="000000"/>
          <w:sz w:val="19"/>
          <w:szCs w:val="19"/>
        </w:rPr>
        <w:t>chiết</w:t>
      </w:r>
      <w:r>
        <w:rPr>
          <w:rFonts w:ascii="Consolas" w:hAnsi="Consolas" w:cs="Consolas"/>
          <w:color w:val="000000"/>
          <w:sz w:val="19"/>
          <w:szCs w:val="19"/>
        </w:rPr>
        <w:t xml:space="preserve"> </w:t>
      </w:r>
      <w:r>
        <w:rPr>
          <w:rFonts w:ascii="Consolas" w:hAnsi="Consolas" w:cs="Consolas"/>
          <w:color w:val="000000"/>
          <w:sz w:val="19"/>
          <w:szCs w:val="19"/>
        </w:rPr>
        <w:t>khấu</w:t>
      </w:r>
      <w:r>
        <w:rPr>
          <w:rFonts w:ascii="Consolas" w:hAnsi="Consolas" w:cs="Consolas"/>
          <w:color w:val="0000FF"/>
          <w:sz w:val="19"/>
          <w:szCs w:val="19"/>
        </w:rPr>
        <w:t>&lt;/</w:t>
      </w:r>
      <w:r>
        <w:rPr>
          <w:rFonts w:ascii="Consolas" w:hAnsi="Consolas" w:cs="Consolas"/>
          <w:color w:val="A31515"/>
          <w:sz w:val="19"/>
          <w:szCs w:val="19"/>
        </w:rPr>
        <w:t>TLCKhau</w:t>
      </w:r>
      <w:r>
        <w:rPr>
          <w:rFonts w:ascii="Consolas" w:hAnsi="Consolas" w:cs="Consolas"/>
          <w:color w:val="0000FF"/>
          <w:sz w:val="19"/>
          <w:szCs w:val="19"/>
        </w:rPr>
        <w:t>&gt;</w:t>
      </w:r>
    </w:p>
    <w:p w:rsidR="009D1437" w:rsidP="009D1437" w14:paraId="0373B2D4" w14:textId="77777777">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STCKhau</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chiết</w:t>
      </w:r>
      <w:r>
        <w:rPr>
          <w:rFonts w:ascii="Consolas" w:hAnsi="Consolas" w:cs="Consolas"/>
          <w:color w:val="000000"/>
          <w:sz w:val="19"/>
          <w:szCs w:val="19"/>
        </w:rPr>
        <w:t xml:space="preserve"> </w:t>
      </w:r>
      <w:r>
        <w:rPr>
          <w:rFonts w:ascii="Consolas" w:hAnsi="Consolas" w:cs="Consolas"/>
          <w:color w:val="000000"/>
          <w:sz w:val="19"/>
          <w:szCs w:val="19"/>
        </w:rPr>
        <w:t>khấu</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STCKhau</w:t>
      </w:r>
      <w:r>
        <w:rPr>
          <w:rFonts w:ascii="Consolas" w:hAnsi="Consolas" w:cs="Consolas"/>
          <w:color w:val="0000FF"/>
          <w:sz w:val="19"/>
          <w:szCs w:val="19"/>
        </w:rPr>
        <w:t>&gt;</w:t>
      </w:r>
    </w:p>
    <w:p w:rsidR="009D1437" w:rsidP="00946166" w14:paraId="08A0287D" w14:textId="16A708DC">
      <w:pPr>
        <w:autoSpaceDE w:val="0"/>
        <w:autoSpaceDN w:val="0"/>
        <w:adjustRightInd w:val="0"/>
        <w:ind w:left="2160" w:firstLine="72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A31515"/>
          <w:sz w:val="19"/>
          <w:szCs w:val="19"/>
        </w:rPr>
        <w:t>GTKCThue</w:t>
      </w:r>
      <w:r>
        <w:rPr>
          <w:rFonts w:ascii="Consolas" w:hAnsi="Consolas" w:cs="Consolas"/>
          <w:color w:val="0000FF"/>
          <w:sz w:val="19"/>
          <w:szCs w:val="19"/>
        </w:rPr>
        <w:t>&gt;</w:t>
      </w:r>
      <w:r>
        <w:rPr>
          <w:rFonts w:ascii="Consolas" w:hAnsi="Consolas" w:cs="Consolas"/>
          <w:color w:val="000000"/>
          <w:sz w:val="19"/>
          <w:szCs w:val="19"/>
        </w:rPr>
        <w:t>Giảm</w:t>
      </w:r>
      <w:r>
        <w:rPr>
          <w:rFonts w:ascii="Consolas" w:hAnsi="Consolas" w:cs="Consolas"/>
          <w:color w:val="000000"/>
          <w:sz w:val="19"/>
          <w:szCs w:val="19"/>
        </w:rPr>
        <w:t xml:space="preserve"> </w:t>
      </w:r>
      <w:r>
        <w:rPr>
          <w:rFonts w:ascii="Consolas" w:hAnsi="Consolas" w:cs="Consolas"/>
          <w:color w:val="000000"/>
          <w:sz w:val="19"/>
          <w:szCs w:val="19"/>
        </w:rPr>
        <w:t>trừ</w:t>
      </w:r>
      <w:r>
        <w:rPr>
          <w:rFonts w:ascii="Consolas" w:hAnsi="Consolas" w:cs="Consolas"/>
          <w:color w:val="000000"/>
          <w:sz w:val="19"/>
          <w:szCs w:val="19"/>
        </w:rPr>
        <w:t xml:space="preserve"> </w:t>
      </w:r>
      <w:r>
        <w:rPr>
          <w:rFonts w:ascii="Consolas" w:hAnsi="Consolas" w:cs="Consolas"/>
          <w:color w:val="000000"/>
          <w:sz w:val="19"/>
          <w:szCs w:val="19"/>
        </w:rPr>
        <w:t>không</w:t>
      </w:r>
      <w:r>
        <w:rPr>
          <w:rFonts w:ascii="Consolas" w:hAnsi="Consolas" w:cs="Consolas"/>
          <w:color w:val="000000"/>
          <w:sz w:val="19"/>
          <w:szCs w:val="19"/>
        </w:rPr>
        <w:t xml:space="preserve"> </w:t>
      </w:r>
      <w:r>
        <w:rPr>
          <w:rFonts w:ascii="Consolas" w:hAnsi="Consolas" w:cs="Consolas"/>
          <w:color w:val="000000"/>
          <w:sz w:val="19"/>
          <w:szCs w:val="19"/>
        </w:rPr>
        <w:t>chịu</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FF"/>
          <w:sz w:val="19"/>
          <w:szCs w:val="19"/>
        </w:rPr>
        <w:t>&lt;/</w:t>
      </w:r>
      <w:r>
        <w:rPr>
          <w:rFonts w:ascii="Consolas" w:hAnsi="Consolas" w:cs="Consolas"/>
          <w:color w:val="A31515"/>
          <w:sz w:val="19"/>
          <w:szCs w:val="19"/>
        </w:rPr>
        <w:t>GTKCThue</w:t>
      </w:r>
      <w:r>
        <w:rPr>
          <w:rFonts w:ascii="Consolas" w:hAnsi="Consolas" w:cs="Consolas"/>
          <w:color w:val="0000FF"/>
          <w:sz w:val="19"/>
          <w:szCs w:val="19"/>
        </w:rPr>
        <w:t>&gt;</w:t>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ThTien</w:t>
      </w:r>
      <w:r>
        <w:rPr>
          <w:rFonts w:ascii="Consolas" w:hAnsi="Consolas" w:cs="Consolas"/>
          <w:color w:val="0000FF"/>
          <w:sz w:val="19"/>
          <w:szCs w:val="19"/>
        </w:rPr>
        <w:t>&gt;</w:t>
      </w:r>
      <w:r>
        <w:rPr>
          <w:rFonts w:ascii="Consolas" w:hAnsi="Consolas" w:cs="Consolas"/>
          <w:color w:val="000000"/>
          <w:sz w:val="19"/>
          <w:szCs w:val="19"/>
        </w:rPr>
        <w:t xml:space="preserve">Thành </w:t>
      </w:r>
      <w:r>
        <w:rPr>
          <w:rFonts w:ascii="Consolas" w:hAnsi="Consolas" w:cs="Consolas"/>
          <w:color w:val="000000"/>
          <w:sz w:val="19"/>
          <w:szCs w:val="19"/>
        </w:rPr>
        <w:t>tiền</w:t>
      </w:r>
      <w:r>
        <w:rPr>
          <w:rFonts w:ascii="Consolas" w:hAnsi="Consolas" w:cs="Consolas"/>
          <w:color w:val="000000"/>
          <w:sz w:val="19"/>
          <w:szCs w:val="19"/>
        </w:rPr>
        <w:t xml:space="preserve"> (Thành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chưa</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 -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trừ</w:t>
      </w:r>
      <w:r>
        <w:rPr>
          <w:rFonts w:ascii="Consolas" w:hAnsi="Consolas" w:cs="Consolas"/>
          <w:color w:val="000000"/>
          <w:sz w:val="19"/>
          <w:szCs w:val="19"/>
        </w:rPr>
        <w:t xml:space="preserve"> </w:t>
      </w:r>
      <w:r>
        <w:rPr>
          <w:rFonts w:ascii="Consolas" w:hAnsi="Consolas" w:cs="Consolas"/>
          <w:color w:val="000000"/>
          <w:sz w:val="19"/>
          <w:szCs w:val="19"/>
        </w:rPr>
        <w:t>trường</w:t>
      </w:r>
      <w:r>
        <w:rPr>
          <w:rFonts w:ascii="Consolas" w:hAnsi="Consolas" w:cs="Consolas"/>
          <w:color w:val="000000"/>
          <w:sz w:val="19"/>
          <w:szCs w:val="19"/>
        </w:rPr>
        <w:t xml:space="preserve"> </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TChat</w:t>
      </w:r>
      <w:r>
        <w:rPr>
          <w:rFonts w:ascii="Consolas" w:hAnsi="Consolas" w:cs="Consolas"/>
          <w:color w:val="000000"/>
          <w:sz w:val="19"/>
          <w:szCs w:val="19"/>
        </w:rPr>
        <w:t xml:space="preserve"> = 4</w:t>
      </w:r>
      <w:r>
        <w:rPr>
          <w:rFonts w:ascii="Consolas" w:hAnsi="Consolas" w:cs="Consolas"/>
          <w:color w:val="0000FF"/>
          <w:sz w:val="19"/>
          <w:szCs w:val="19"/>
        </w:rPr>
        <w:t>&lt;/</w:t>
      </w:r>
      <w:r>
        <w:rPr>
          <w:rFonts w:ascii="Consolas" w:hAnsi="Consolas" w:cs="Consolas"/>
          <w:color w:val="A31515"/>
          <w:sz w:val="19"/>
          <w:szCs w:val="19"/>
        </w:rPr>
        <w:t>ThTien</w:t>
      </w:r>
      <w:r>
        <w:rPr>
          <w:rFonts w:ascii="Consolas" w:hAnsi="Consolas" w:cs="Consolas"/>
          <w:color w:val="0000FF"/>
          <w:sz w:val="19"/>
          <w:szCs w:val="19"/>
        </w:rPr>
        <w:t>&gt;</w:t>
      </w:r>
    </w:p>
    <w:p w:rsidR="009D1437" w:rsidP="009D1437" w14:paraId="033E031A" w14:textId="77777777">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TSuat</w:t>
      </w:r>
      <w:r>
        <w:rPr>
          <w:rFonts w:ascii="Consolas" w:hAnsi="Consolas" w:cs="Consolas"/>
          <w:color w:val="0000FF"/>
          <w:sz w:val="19"/>
          <w:szCs w:val="19"/>
        </w:rPr>
        <w:t>&gt;</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suất</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suất</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TSuat</w:t>
      </w:r>
      <w:r>
        <w:rPr>
          <w:rFonts w:ascii="Consolas" w:hAnsi="Consolas" w:cs="Consolas"/>
          <w:color w:val="0000FF"/>
          <w:sz w:val="19"/>
          <w:szCs w:val="19"/>
        </w:rPr>
        <w:t>&gt;</w:t>
      </w:r>
    </w:p>
    <w:p w:rsidR="009D1437" w:rsidRPr="00B62304" w:rsidP="009D1437" w14:paraId="7D09BF0E" w14:textId="77777777">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sidRPr="00B62304">
        <w:rPr>
          <w:rFonts w:ascii="Consolas" w:hAnsi="Consolas" w:cs="Consolas"/>
          <w:color w:val="0000FF"/>
          <w:sz w:val="19"/>
          <w:szCs w:val="19"/>
        </w:rPr>
        <w:t>&lt;</w:t>
      </w:r>
      <w:r w:rsidRPr="00B62304">
        <w:rPr>
          <w:rFonts w:ascii="Consolas" w:hAnsi="Consolas" w:cs="Consolas"/>
          <w:color w:val="C00000"/>
          <w:sz w:val="19"/>
          <w:szCs w:val="19"/>
        </w:rPr>
        <w:t>TThue</w:t>
      </w:r>
      <w:r w:rsidRPr="00B62304">
        <w:rPr>
          <w:rFonts w:ascii="Consolas" w:hAnsi="Consolas" w:cs="Consolas"/>
          <w:color w:val="0000FF"/>
          <w:sz w:val="19"/>
          <w:szCs w:val="19"/>
        </w:rPr>
        <w:t>&gt;</w:t>
      </w:r>
      <w:r w:rsidRPr="00B62304">
        <w:rPr>
          <w:rFonts w:ascii="Consolas" w:hAnsi="Consolas" w:cs="Consolas"/>
          <w:sz w:val="19"/>
          <w:szCs w:val="19"/>
        </w:rPr>
        <w:t>Tiền</w:t>
      </w:r>
      <w:r w:rsidRPr="00B62304">
        <w:rPr>
          <w:rFonts w:ascii="Consolas" w:hAnsi="Consolas" w:cs="Consolas"/>
          <w:sz w:val="19"/>
          <w:szCs w:val="19"/>
        </w:rPr>
        <w:t xml:space="preserve"> </w:t>
      </w:r>
      <w:r w:rsidRPr="00B62304">
        <w:rPr>
          <w:rFonts w:ascii="Consolas" w:hAnsi="Consolas" w:cs="Consolas"/>
          <w:sz w:val="19"/>
          <w:szCs w:val="19"/>
        </w:rPr>
        <w:t>thuế</w:t>
      </w:r>
      <w:r w:rsidRPr="00B62304">
        <w:rPr>
          <w:rFonts w:ascii="Consolas" w:hAnsi="Consolas" w:cs="Consolas"/>
          <w:color w:val="0000FF"/>
          <w:sz w:val="19"/>
          <w:szCs w:val="19"/>
        </w:rPr>
        <w:t>&lt;/</w:t>
      </w:r>
      <w:r w:rsidRPr="00B62304">
        <w:rPr>
          <w:rFonts w:ascii="Consolas" w:hAnsi="Consolas" w:cs="Consolas"/>
          <w:color w:val="C00000"/>
          <w:sz w:val="19"/>
          <w:szCs w:val="19"/>
        </w:rPr>
        <w:t>TThue</w:t>
      </w:r>
      <w:r w:rsidRPr="00B62304">
        <w:rPr>
          <w:rFonts w:ascii="Consolas" w:hAnsi="Consolas" w:cs="Consolas"/>
          <w:color w:val="0000FF"/>
          <w:sz w:val="19"/>
          <w:szCs w:val="19"/>
        </w:rPr>
        <w:t>&gt;</w:t>
      </w:r>
    </w:p>
    <w:p w:rsidR="009D1437" w:rsidP="009D1437" w14:paraId="79F36848" w14:textId="77777777">
      <w:pPr>
        <w:autoSpaceDE w:val="0"/>
        <w:autoSpaceDN w:val="0"/>
        <w:adjustRightInd w:val="0"/>
        <w:rPr>
          <w:rFonts w:ascii="Consolas" w:hAnsi="Consolas" w:cs="Consolas"/>
          <w:color w:val="000000"/>
          <w:sz w:val="19"/>
          <w:szCs w:val="19"/>
        </w:rPr>
      </w:pPr>
      <w:r w:rsidRPr="00B62304">
        <w:rPr>
          <w:rFonts w:ascii="Consolas" w:hAnsi="Consolas" w:cs="Consolas"/>
          <w:color w:val="0000FF"/>
          <w:sz w:val="19"/>
          <w:szCs w:val="19"/>
        </w:rPr>
        <w:t xml:space="preserve">               </w:t>
      </w:r>
      <w:r>
        <w:rPr>
          <w:rFonts w:ascii="Consolas" w:hAnsi="Consolas" w:cs="Consolas"/>
          <w:color w:val="0000FF"/>
          <w:sz w:val="19"/>
          <w:szCs w:val="19"/>
        </w:rPr>
        <w:tab/>
      </w:r>
      <w:r>
        <w:rPr>
          <w:rFonts w:ascii="Consolas" w:hAnsi="Consolas" w:cs="Consolas"/>
          <w:color w:val="0000FF"/>
          <w:sz w:val="19"/>
          <w:szCs w:val="19"/>
        </w:rPr>
        <w:tab/>
      </w:r>
      <w:r w:rsidRPr="00B62304">
        <w:rPr>
          <w:rFonts w:ascii="Consolas" w:hAnsi="Consolas" w:cs="Consolas"/>
          <w:color w:val="0000FF"/>
          <w:sz w:val="19"/>
          <w:szCs w:val="19"/>
        </w:rPr>
        <w:t>&lt;</w:t>
      </w:r>
      <w:r w:rsidRPr="00B62304">
        <w:rPr>
          <w:rFonts w:ascii="Consolas" w:hAnsi="Consolas" w:cs="Consolas"/>
          <w:color w:val="C00000"/>
          <w:sz w:val="19"/>
          <w:szCs w:val="19"/>
        </w:rPr>
        <w:t>TSThue</w:t>
      </w:r>
      <w:r w:rsidRPr="00B62304">
        <w:rPr>
          <w:rFonts w:ascii="Consolas" w:hAnsi="Consolas" w:cs="Consolas"/>
          <w:color w:val="0000FF"/>
          <w:sz w:val="19"/>
          <w:szCs w:val="19"/>
        </w:rPr>
        <w:t>&gt;</w:t>
      </w:r>
      <w:r w:rsidRPr="00B62304">
        <w:rPr>
          <w:rFonts w:ascii="Consolas" w:hAnsi="Consolas" w:cs="Consolas"/>
          <w:sz w:val="19"/>
          <w:szCs w:val="19"/>
        </w:rPr>
        <w:t>Tiền</w:t>
      </w:r>
      <w:r w:rsidRPr="00B62304">
        <w:rPr>
          <w:rFonts w:ascii="Consolas" w:hAnsi="Consolas" w:cs="Consolas"/>
          <w:sz w:val="19"/>
          <w:szCs w:val="19"/>
        </w:rPr>
        <w:t xml:space="preserve"> </w:t>
      </w:r>
      <w:r w:rsidRPr="00B62304">
        <w:rPr>
          <w:rFonts w:ascii="Consolas" w:hAnsi="Consolas" w:cs="Consolas"/>
          <w:sz w:val="19"/>
          <w:szCs w:val="19"/>
        </w:rPr>
        <w:t>sau</w:t>
      </w:r>
      <w:r w:rsidRPr="00B62304">
        <w:rPr>
          <w:rFonts w:ascii="Consolas" w:hAnsi="Consolas" w:cs="Consolas"/>
          <w:sz w:val="19"/>
          <w:szCs w:val="19"/>
        </w:rPr>
        <w:t xml:space="preserve"> </w:t>
      </w:r>
      <w:r w:rsidRPr="00B62304">
        <w:rPr>
          <w:rFonts w:ascii="Consolas" w:hAnsi="Consolas" w:cs="Consolas"/>
          <w:sz w:val="19"/>
          <w:szCs w:val="19"/>
        </w:rPr>
        <w:t>thuế</w:t>
      </w:r>
      <w:r w:rsidRPr="00B62304">
        <w:rPr>
          <w:rFonts w:ascii="Consolas" w:hAnsi="Consolas" w:cs="Consolas"/>
          <w:color w:val="0000FF"/>
          <w:sz w:val="19"/>
          <w:szCs w:val="19"/>
        </w:rPr>
        <w:t>&lt;/</w:t>
      </w:r>
      <w:r w:rsidRPr="00B62304">
        <w:rPr>
          <w:rFonts w:ascii="Consolas" w:hAnsi="Consolas" w:cs="Consolas"/>
          <w:color w:val="C00000"/>
          <w:sz w:val="19"/>
          <w:szCs w:val="19"/>
        </w:rPr>
        <w:t>TSThue</w:t>
      </w:r>
      <w:r w:rsidRPr="00B62304">
        <w:rPr>
          <w:rFonts w:ascii="Consolas" w:hAnsi="Consolas" w:cs="Consolas"/>
          <w:color w:val="0000FF"/>
          <w:sz w:val="19"/>
          <w:szCs w:val="19"/>
        </w:rPr>
        <w:t>&gt;</w:t>
      </w:r>
    </w:p>
    <w:p w:rsidR="009D1437" w:rsidP="009D1437" w14:paraId="09F48E2B"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TTKhac</w:t>
      </w:r>
      <w:r>
        <w:rPr>
          <w:rFonts w:ascii="Consolas" w:hAnsi="Consolas" w:cs="Consolas"/>
          <w:color w:val="0000FF"/>
          <w:sz w:val="19"/>
          <w:szCs w:val="19"/>
        </w:rPr>
        <w:t>&gt;</w:t>
      </w:r>
    </w:p>
    <w:p w:rsidR="009D1437" w:rsidP="009D1437" w14:paraId="05FEAC6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TTin</w:t>
      </w:r>
      <w:r>
        <w:rPr>
          <w:rFonts w:ascii="Consolas" w:hAnsi="Consolas" w:cs="Consolas"/>
          <w:color w:val="0000FF"/>
          <w:sz w:val="19"/>
          <w:szCs w:val="19"/>
        </w:rPr>
        <w:t>&gt;</w:t>
      </w:r>
    </w:p>
    <w:p w:rsidR="009D1437" w:rsidP="009D1437" w14:paraId="1629191B"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TTruong</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trường</w:t>
      </w:r>
      <w:r>
        <w:rPr>
          <w:rFonts w:ascii="Consolas" w:hAnsi="Consolas" w:cs="Consolas"/>
          <w:color w:val="0000FF"/>
          <w:sz w:val="19"/>
          <w:szCs w:val="19"/>
        </w:rPr>
        <w:t>&lt;/</w:t>
      </w:r>
      <w:r>
        <w:rPr>
          <w:rFonts w:ascii="Consolas" w:hAnsi="Consolas" w:cs="Consolas"/>
          <w:color w:val="A31515"/>
          <w:sz w:val="19"/>
          <w:szCs w:val="19"/>
        </w:rPr>
        <w:t>TTruong</w:t>
      </w:r>
      <w:r>
        <w:rPr>
          <w:rFonts w:ascii="Consolas" w:hAnsi="Consolas" w:cs="Consolas"/>
          <w:color w:val="0000FF"/>
          <w:sz w:val="19"/>
          <w:szCs w:val="19"/>
        </w:rPr>
        <w:t>&gt;</w:t>
      </w:r>
    </w:p>
    <w:p w:rsidR="009D1437" w:rsidP="009D1437" w14:paraId="41B4D5E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KDLieu</w:t>
      </w:r>
      <w:r>
        <w:rPr>
          <w:rFonts w:ascii="Consolas" w:hAnsi="Consolas" w:cs="Consolas"/>
          <w:color w:val="0000FF"/>
          <w:sz w:val="19"/>
          <w:szCs w:val="19"/>
        </w:rPr>
        <w:t>&gt;</w:t>
      </w:r>
      <w:r>
        <w:rPr>
          <w:rFonts w:ascii="Consolas" w:hAnsi="Consolas" w:cs="Consolas"/>
          <w:color w:val="000000"/>
          <w:sz w:val="19"/>
          <w:szCs w:val="19"/>
        </w:rPr>
        <w:t>Kiểu</w:t>
      </w:r>
      <w:r>
        <w:rPr>
          <w:rFonts w:ascii="Consolas" w:hAnsi="Consolas" w:cs="Consolas"/>
          <w:color w:val="000000"/>
          <w:sz w:val="19"/>
          <w:szCs w:val="19"/>
        </w:rPr>
        <w:t xml:space="preserve"> </w:t>
      </w:r>
      <w:r>
        <w:rPr>
          <w:rFonts w:ascii="Consolas" w:hAnsi="Consolas" w:cs="Consolas"/>
          <w:color w:val="000000"/>
          <w:sz w:val="19"/>
          <w:szCs w:val="19"/>
        </w:rPr>
        <w:t>dữ</w:t>
      </w:r>
      <w:r>
        <w:rPr>
          <w:rFonts w:ascii="Consolas" w:hAnsi="Consolas" w:cs="Consolas"/>
          <w:color w:val="000000"/>
          <w:sz w:val="19"/>
          <w:szCs w:val="19"/>
        </w:rPr>
        <w:t xml:space="preserve"> </w:t>
      </w:r>
      <w:r>
        <w:rPr>
          <w:rFonts w:ascii="Consolas" w:hAnsi="Consolas" w:cs="Consolas"/>
          <w:color w:val="000000"/>
          <w:sz w:val="19"/>
          <w:szCs w:val="19"/>
        </w:rPr>
        <w:t>liệu</w:t>
      </w:r>
      <w:r>
        <w:rPr>
          <w:rFonts w:ascii="Consolas" w:hAnsi="Consolas" w:cs="Consolas"/>
          <w:color w:val="0000FF"/>
          <w:sz w:val="19"/>
          <w:szCs w:val="19"/>
        </w:rPr>
        <w:t>&lt;/</w:t>
      </w:r>
      <w:r>
        <w:rPr>
          <w:rFonts w:ascii="Consolas" w:hAnsi="Consolas" w:cs="Consolas"/>
          <w:color w:val="A31515"/>
          <w:sz w:val="19"/>
          <w:szCs w:val="19"/>
        </w:rPr>
        <w:t>KDLieu</w:t>
      </w:r>
      <w:r>
        <w:rPr>
          <w:rFonts w:ascii="Consolas" w:hAnsi="Consolas" w:cs="Consolas"/>
          <w:color w:val="0000FF"/>
          <w:sz w:val="19"/>
          <w:szCs w:val="19"/>
        </w:rPr>
        <w:t>&gt;</w:t>
      </w:r>
    </w:p>
    <w:p w:rsidR="009D1437" w:rsidP="009D1437" w14:paraId="5180035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DLieu</w:t>
      </w:r>
      <w:r>
        <w:rPr>
          <w:rFonts w:ascii="Consolas" w:hAnsi="Consolas" w:cs="Consolas"/>
          <w:color w:val="0000FF"/>
          <w:sz w:val="19"/>
          <w:szCs w:val="19"/>
        </w:rPr>
        <w:t>&gt;</w:t>
      </w:r>
      <w:r>
        <w:rPr>
          <w:rFonts w:ascii="Consolas" w:hAnsi="Consolas" w:cs="Consolas"/>
          <w:color w:val="000000"/>
          <w:sz w:val="19"/>
          <w:szCs w:val="19"/>
        </w:rPr>
        <w:t>Dữ</w:t>
      </w:r>
      <w:r>
        <w:rPr>
          <w:rFonts w:ascii="Consolas" w:hAnsi="Consolas" w:cs="Consolas"/>
          <w:color w:val="000000"/>
          <w:sz w:val="19"/>
          <w:szCs w:val="19"/>
        </w:rPr>
        <w:t xml:space="preserve"> </w:t>
      </w:r>
      <w:r>
        <w:rPr>
          <w:rFonts w:ascii="Consolas" w:hAnsi="Consolas" w:cs="Consolas"/>
          <w:color w:val="000000"/>
          <w:sz w:val="19"/>
          <w:szCs w:val="19"/>
        </w:rPr>
        <w:t>liệu</w:t>
      </w:r>
      <w:r>
        <w:rPr>
          <w:rFonts w:ascii="Consolas" w:hAnsi="Consolas" w:cs="Consolas"/>
          <w:color w:val="0000FF"/>
          <w:sz w:val="19"/>
          <w:szCs w:val="19"/>
        </w:rPr>
        <w:t>&lt;/</w:t>
      </w:r>
      <w:r>
        <w:rPr>
          <w:rFonts w:ascii="Consolas" w:hAnsi="Consolas" w:cs="Consolas"/>
          <w:color w:val="A31515"/>
          <w:sz w:val="19"/>
          <w:szCs w:val="19"/>
        </w:rPr>
        <w:t>DLieu</w:t>
      </w:r>
      <w:r>
        <w:rPr>
          <w:rFonts w:ascii="Consolas" w:hAnsi="Consolas" w:cs="Consolas"/>
          <w:color w:val="0000FF"/>
          <w:sz w:val="19"/>
          <w:szCs w:val="19"/>
        </w:rPr>
        <w:t>&gt;</w:t>
      </w:r>
    </w:p>
    <w:p w:rsidR="009D1437" w:rsidP="009D1437" w14:paraId="370D38C9"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TTin</w:t>
      </w:r>
      <w:r>
        <w:rPr>
          <w:rFonts w:ascii="Consolas" w:hAnsi="Consolas" w:cs="Consolas"/>
          <w:color w:val="0000FF"/>
          <w:sz w:val="19"/>
          <w:szCs w:val="19"/>
        </w:rPr>
        <w:t>&gt;</w:t>
      </w:r>
    </w:p>
    <w:p w:rsidR="009D1437" w:rsidP="009D1437" w14:paraId="11484D7D" w14:textId="77777777">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TTKhac</w:t>
      </w:r>
      <w:r>
        <w:rPr>
          <w:rFonts w:ascii="Consolas" w:hAnsi="Consolas" w:cs="Consolas"/>
          <w:color w:val="0000FF"/>
          <w:sz w:val="19"/>
          <w:szCs w:val="19"/>
        </w:rPr>
        <w:t>&gt;</w:t>
      </w:r>
    </w:p>
    <w:p w:rsidR="009D1437" w:rsidP="009D1437" w14:paraId="1DD17F6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p>
    <w:p w:rsidR="009D1437" w:rsidP="009D1437" w14:paraId="0911D88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HHDVu</w:t>
      </w:r>
      <w:r>
        <w:rPr>
          <w:rFonts w:ascii="Consolas" w:hAnsi="Consolas" w:cs="Consolas"/>
          <w:color w:val="0000FF"/>
          <w:sz w:val="19"/>
          <w:szCs w:val="19"/>
        </w:rPr>
        <w:t>&gt;</w:t>
      </w:r>
    </w:p>
    <w:p w:rsidR="009D1437" w:rsidP="009D1437" w14:paraId="0CAC96C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DSHHDVu</w:t>
      </w:r>
      <w:r>
        <w:rPr>
          <w:rFonts w:ascii="Consolas" w:hAnsi="Consolas" w:cs="Consolas"/>
          <w:color w:val="0000FF"/>
          <w:sz w:val="19"/>
          <w:szCs w:val="19"/>
        </w:rPr>
        <w:t>&gt;</w:t>
      </w:r>
    </w:p>
    <w:p w:rsidR="009D1437" w:rsidP="009D1437" w14:paraId="5420FAB4"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TToan</w:t>
      </w:r>
      <w:r>
        <w:rPr>
          <w:rFonts w:ascii="Consolas" w:hAnsi="Consolas" w:cs="Consolas"/>
          <w:color w:val="0000FF"/>
          <w:sz w:val="19"/>
          <w:szCs w:val="19"/>
        </w:rPr>
        <w:t>&gt;</w:t>
      </w:r>
    </w:p>
    <w:p w:rsidR="009D1437" w:rsidP="009D1437" w14:paraId="103E9DE4"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THTTLTSuat</w:t>
      </w:r>
      <w:r>
        <w:rPr>
          <w:rFonts w:ascii="Consolas" w:hAnsi="Consolas" w:cs="Consolas"/>
          <w:color w:val="0000FF"/>
          <w:sz w:val="19"/>
          <w:szCs w:val="19"/>
        </w:rPr>
        <w:t>&gt;&lt;!--</w:t>
      </w:r>
      <w:r>
        <w:rPr>
          <w:rFonts w:ascii="Consolas" w:hAnsi="Consolas" w:cs="Consolas"/>
          <w:color w:val="008000"/>
          <w:sz w:val="19"/>
          <w:szCs w:val="19"/>
        </w:rPr>
        <w:t>sử</w:t>
      </w:r>
      <w:r>
        <w:rPr>
          <w:rFonts w:ascii="Consolas" w:hAnsi="Consolas" w:cs="Consolas"/>
          <w:color w:val="008000"/>
          <w:sz w:val="19"/>
          <w:szCs w:val="19"/>
        </w:rPr>
        <w:t xml:space="preserve"> </w:t>
      </w:r>
      <w:r>
        <w:rPr>
          <w:rFonts w:ascii="Consolas" w:hAnsi="Consolas" w:cs="Consolas"/>
          <w:color w:val="008000"/>
          <w:sz w:val="19"/>
          <w:szCs w:val="19"/>
        </w:rPr>
        <w:t>dụng</w:t>
      </w:r>
      <w:r>
        <w:rPr>
          <w:rFonts w:ascii="Consolas" w:hAnsi="Consolas" w:cs="Consolas"/>
          <w:color w:val="008000"/>
          <w:sz w:val="19"/>
          <w:szCs w:val="19"/>
        </w:rPr>
        <w:t xml:space="preserve"> </w:t>
      </w:r>
      <w:r>
        <w:rPr>
          <w:rFonts w:ascii="Consolas" w:hAnsi="Consolas" w:cs="Consolas"/>
          <w:color w:val="008000"/>
          <w:sz w:val="19"/>
          <w:szCs w:val="19"/>
        </w:rPr>
        <w:t>hóa</w:t>
      </w:r>
      <w:r>
        <w:rPr>
          <w:rFonts w:ascii="Consolas" w:hAnsi="Consolas" w:cs="Consolas"/>
          <w:color w:val="008000"/>
          <w:sz w:val="19"/>
          <w:szCs w:val="19"/>
        </w:rPr>
        <w:t xml:space="preserve"> </w:t>
      </w:r>
      <w:r>
        <w:rPr>
          <w:rFonts w:ascii="Consolas" w:hAnsi="Consolas" w:cs="Consolas"/>
          <w:color w:val="008000"/>
          <w:sz w:val="19"/>
          <w:szCs w:val="19"/>
        </w:rPr>
        <w:t>đơn</w:t>
      </w:r>
      <w:r>
        <w:rPr>
          <w:rFonts w:ascii="Consolas" w:hAnsi="Consolas" w:cs="Consolas"/>
          <w:color w:val="008000"/>
          <w:sz w:val="19"/>
          <w:szCs w:val="19"/>
        </w:rPr>
        <w:t xml:space="preserve"> GTGT</w:t>
      </w:r>
      <w:r>
        <w:rPr>
          <w:rFonts w:ascii="Consolas" w:hAnsi="Consolas" w:cs="Consolas"/>
          <w:color w:val="0000FF"/>
          <w:sz w:val="19"/>
          <w:szCs w:val="19"/>
        </w:rPr>
        <w:t>--&gt;</w:t>
      </w:r>
    </w:p>
    <w:p w:rsidR="009D1437" w:rsidP="009D1437" w14:paraId="4D3BE6C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LTSuat</w:t>
      </w:r>
      <w:r>
        <w:rPr>
          <w:rFonts w:ascii="Consolas" w:hAnsi="Consolas" w:cs="Consolas"/>
          <w:color w:val="0000FF"/>
          <w:sz w:val="19"/>
          <w:szCs w:val="19"/>
        </w:rPr>
        <w:t>&gt;</w:t>
      </w:r>
    </w:p>
    <w:p w:rsidR="009D1437" w:rsidP="009D1437" w14:paraId="0E114DEB"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TSuat</w:t>
      </w:r>
      <w:r>
        <w:rPr>
          <w:rFonts w:ascii="Consolas" w:hAnsi="Consolas" w:cs="Consolas"/>
          <w:color w:val="0000FF"/>
          <w:sz w:val="19"/>
          <w:szCs w:val="19"/>
        </w:rPr>
        <w:t>&gt;</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suất</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suất</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TSuat</w:t>
      </w:r>
      <w:r>
        <w:rPr>
          <w:rFonts w:ascii="Consolas" w:hAnsi="Consolas" w:cs="Consolas"/>
          <w:color w:val="0000FF"/>
          <w:sz w:val="19"/>
          <w:szCs w:val="19"/>
        </w:rPr>
        <w:t>&gt;</w:t>
      </w:r>
    </w:p>
    <w:p w:rsidR="009D1437" w:rsidP="009D1437" w14:paraId="48E6D9E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ThTien</w:t>
      </w:r>
      <w:r>
        <w:rPr>
          <w:rFonts w:ascii="Consolas" w:hAnsi="Consolas" w:cs="Consolas"/>
          <w:color w:val="0000FF"/>
          <w:sz w:val="19"/>
          <w:szCs w:val="19"/>
        </w:rPr>
        <w:t>&gt;</w:t>
      </w:r>
      <w:r>
        <w:rPr>
          <w:rFonts w:ascii="Consolas" w:hAnsi="Consolas" w:cs="Consolas"/>
          <w:color w:val="000000"/>
          <w:sz w:val="19"/>
          <w:szCs w:val="19"/>
        </w:rPr>
        <w:t xml:space="preserve">Thành </w:t>
      </w:r>
      <w:r>
        <w:rPr>
          <w:rFonts w:ascii="Consolas" w:hAnsi="Consolas" w:cs="Consolas"/>
          <w:color w:val="000000"/>
          <w:sz w:val="19"/>
          <w:szCs w:val="19"/>
        </w:rPr>
        <w:t>tiền</w:t>
      </w:r>
      <w:r>
        <w:rPr>
          <w:rFonts w:ascii="Consolas" w:hAnsi="Consolas" w:cs="Consolas"/>
          <w:color w:val="000000"/>
          <w:sz w:val="19"/>
          <w:szCs w:val="19"/>
        </w:rPr>
        <w:t xml:space="preserve"> (Thành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chưa</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ThTien</w:t>
      </w:r>
      <w:r>
        <w:rPr>
          <w:rFonts w:ascii="Consolas" w:hAnsi="Consolas" w:cs="Consolas"/>
          <w:color w:val="0000FF"/>
          <w:sz w:val="19"/>
          <w:szCs w:val="19"/>
        </w:rPr>
        <w:t>&gt;</w:t>
      </w:r>
    </w:p>
    <w:p w:rsidR="009D1437" w:rsidP="009D1437" w14:paraId="5B417EB4"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TThue</w:t>
      </w:r>
      <w:r>
        <w:rPr>
          <w:rFonts w:ascii="Consolas" w:hAnsi="Consolas" w:cs="Consolas"/>
          <w:color w:val="0000FF"/>
          <w:sz w:val="19"/>
          <w:szCs w:val="19"/>
        </w:rPr>
        <w:t>&gt;</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TThue</w:t>
      </w:r>
      <w:r>
        <w:rPr>
          <w:rFonts w:ascii="Consolas" w:hAnsi="Consolas" w:cs="Consolas"/>
          <w:color w:val="0000FF"/>
          <w:sz w:val="19"/>
          <w:szCs w:val="19"/>
        </w:rPr>
        <w:t>&gt;</w:t>
      </w:r>
    </w:p>
    <w:p w:rsidR="009D1437" w:rsidP="009D1437" w14:paraId="7AA6A3CB"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LTSuat</w:t>
      </w:r>
      <w:r>
        <w:rPr>
          <w:rFonts w:ascii="Consolas" w:hAnsi="Consolas" w:cs="Consolas"/>
          <w:color w:val="0000FF"/>
          <w:sz w:val="19"/>
          <w:szCs w:val="19"/>
        </w:rPr>
        <w:t>&gt;</w:t>
      </w:r>
    </w:p>
    <w:p w:rsidR="009D1437" w:rsidP="009D1437" w14:paraId="65E68BD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THTTLTSuat</w:t>
      </w:r>
      <w:r>
        <w:rPr>
          <w:rFonts w:ascii="Consolas" w:hAnsi="Consolas" w:cs="Consolas"/>
          <w:color w:val="0000FF"/>
          <w:sz w:val="19"/>
          <w:szCs w:val="19"/>
        </w:rPr>
        <w:t>&gt;</w:t>
      </w:r>
    </w:p>
    <w:p w:rsidR="009D1437" w:rsidP="009D1437" w14:paraId="5890BDDB"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TgTCThue</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chưa</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cộng</w:t>
      </w:r>
      <w:r>
        <w:rPr>
          <w:rFonts w:ascii="Consolas" w:hAnsi="Consolas" w:cs="Consolas"/>
          <w:color w:val="000000"/>
          <w:sz w:val="19"/>
          <w:szCs w:val="19"/>
        </w:rPr>
        <w:t xml:space="preserve"> </w:t>
      </w:r>
      <w:r>
        <w:rPr>
          <w:rFonts w:ascii="Consolas" w:hAnsi="Consolas" w:cs="Consolas"/>
          <w:color w:val="000000"/>
          <w:sz w:val="19"/>
          <w:szCs w:val="19"/>
        </w:rPr>
        <w:t>thành</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chưa</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TgTCThue</w:t>
      </w:r>
      <w:r>
        <w:rPr>
          <w:rFonts w:ascii="Consolas" w:hAnsi="Consolas" w:cs="Consolas"/>
          <w:color w:val="0000FF"/>
          <w:sz w:val="19"/>
          <w:szCs w:val="19"/>
        </w:rPr>
        <w:t>&gt;</w:t>
      </w:r>
    </w:p>
    <w:p w:rsidR="009D1437" w:rsidP="009D1437" w14:paraId="43D05E3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TgTThue</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cộng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TgTThue</w:t>
      </w:r>
      <w:r>
        <w:rPr>
          <w:rFonts w:ascii="Consolas" w:hAnsi="Consolas" w:cs="Consolas"/>
          <w:color w:val="0000FF"/>
          <w:sz w:val="19"/>
          <w:szCs w:val="19"/>
        </w:rPr>
        <w:t>&gt;</w:t>
      </w:r>
    </w:p>
    <w:p w:rsidR="009D1437" w:rsidP="009D1437" w14:paraId="2BBB2DC9"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TTCKTMai</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chiết</w:t>
      </w:r>
      <w:r>
        <w:rPr>
          <w:rFonts w:ascii="Consolas" w:hAnsi="Consolas" w:cs="Consolas"/>
          <w:color w:val="000000"/>
          <w:sz w:val="19"/>
          <w:szCs w:val="19"/>
        </w:rPr>
        <w:t xml:space="preserve"> </w:t>
      </w:r>
      <w:r>
        <w:rPr>
          <w:rFonts w:ascii="Consolas" w:hAnsi="Consolas" w:cs="Consolas"/>
          <w:color w:val="000000"/>
          <w:sz w:val="19"/>
          <w:szCs w:val="19"/>
        </w:rPr>
        <w:t>khấu</w:t>
      </w:r>
      <w:r>
        <w:rPr>
          <w:rFonts w:ascii="Consolas" w:hAnsi="Consolas" w:cs="Consolas"/>
          <w:color w:val="000000"/>
          <w:sz w:val="19"/>
          <w:szCs w:val="19"/>
        </w:rPr>
        <w:t xml:space="preserve"> </w:t>
      </w:r>
      <w:r>
        <w:rPr>
          <w:rFonts w:ascii="Consolas" w:hAnsi="Consolas" w:cs="Consolas"/>
          <w:color w:val="000000"/>
          <w:sz w:val="19"/>
          <w:szCs w:val="19"/>
        </w:rPr>
        <w:t>thương</w:t>
      </w:r>
      <w:r>
        <w:rPr>
          <w:rFonts w:ascii="Consolas" w:hAnsi="Consolas" w:cs="Consolas"/>
          <w:color w:val="000000"/>
          <w:sz w:val="19"/>
          <w:szCs w:val="19"/>
        </w:rPr>
        <w:t xml:space="preserve"> </w:t>
      </w:r>
      <w:r>
        <w:rPr>
          <w:rFonts w:ascii="Consolas" w:hAnsi="Consolas" w:cs="Consolas"/>
          <w:color w:val="000000"/>
          <w:sz w:val="19"/>
          <w:szCs w:val="19"/>
        </w:rPr>
        <w:t>mại</w:t>
      </w:r>
      <w:r>
        <w:rPr>
          <w:rFonts w:ascii="Consolas" w:hAnsi="Consolas" w:cs="Consolas"/>
          <w:color w:val="0000FF"/>
          <w:sz w:val="19"/>
          <w:szCs w:val="19"/>
        </w:rPr>
        <w:t>&lt;/</w:t>
      </w:r>
      <w:r>
        <w:rPr>
          <w:rFonts w:ascii="Consolas" w:hAnsi="Consolas" w:cs="Consolas"/>
          <w:color w:val="A31515"/>
          <w:sz w:val="19"/>
          <w:szCs w:val="19"/>
        </w:rPr>
        <w:t>TTCKTMai</w:t>
      </w:r>
      <w:r>
        <w:rPr>
          <w:rFonts w:ascii="Consolas" w:hAnsi="Consolas" w:cs="Consolas"/>
          <w:color w:val="0000FF"/>
          <w:sz w:val="19"/>
          <w:szCs w:val="19"/>
        </w:rPr>
        <w:t>&gt;</w:t>
      </w:r>
    </w:p>
    <w:p w:rsidR="009D1437" w:rsidP="009D1437" w14:paraId="46D84EA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TgTTTBSo</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thanh</w:t>
      </w:r>
      <w:r>
        <w:rPr>
          <w:rFonts w:ascii="Consolas" w:hAnsi="Consolas" w:cs="Consolas"/>
          <w:color w:val="000000"/>
          <w:sz w:val="19"/>
          <w:szCs w:val="19"/>
        </w:rPr>
        <w:t xml:space="preserve"> </w:t>
      </w:r>
      <w:r>
        <w:rPr>
          <w:rFonts w:ascii="Consolas" w:hAnsi="Consolas" w:cs="Consolas"/>
          <w:color w:val="000000"/>
          <w:sz w:val="19"/>
          <w:szCs w:val="19"/>
        </w:rPr>
        <w:t>toán</w:t>
      </w:r>
      <w:r>
        <w:rPr>
          <w:rFonts w:ascii="Consolas" w:hAnsi="Consolas" w:cs="Consolas"/>
          <w:color w:val="000000"/>
          <w:sz w:val="19"/>
          <w:szCs w:val="19"/>
        </w:rPr>
        <w:t xml:space="preserve"> </w:t>
      </w:r>
      <w:r>
        <w:rPr>
          <w:rFonts w:ascii="Consolas" w:hAnsi="Consolas" w:cs="Consolas"/>
          <w:color w:val="000000"/>
          <w:sz w:val="19"/>
          <w:szCs w:val="19"/>
        </w:rPr>
        <w:t>bằng</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TgTTTBSo</w:t>
      </w:r>
      <w:r>
        <w:rPr>
          <w:rFonts w:ascii="Consolas" w:hAnsi="Consolas" w:cs="Consolas"/>
          <w:color w:val="0000FF"/>
          <w:sz w:val="19"/>
          <w:szCs w:val="19"/>
        </w:rPr>
        <w:t>&gt;</w:t>
      </w:r>
    </w:p>
    <w:p w:rsidR="009D1437" w:rsidP="009D1437" w14:paraId="734D9C2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TgTTTBChu</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thanh</w:t>
      </w:r>
      <w:r>
        <w:rPr>
          <w:rFonts w:ascii="Consolas" w:hAnsi="Consolas" w:cs="Consolas"/>
          <w:color w:val="000000"/>
          <w:sz w:val="19"/>
          <w:szCs w:val="19"/>
        </w:rPr>
        <w:t xml:space="preserve"> </w:t>
      </w:r>
      <w:r>
        <w:rPr>
          <w:rFonts w:ascii="Consolas" w:hAnsi="Consolas" w:cs="Consolas"/>
          <w:color w:val="000000"/>
          <w:sz w:val="19"/>
          <w:szCs w:val="19"/>
        </w:rPr>
        <w:t>toán</w:t>
      </w:r>
      <w:r>
        <w:rPr>
          <w:rFonts w:ascii="Consolas" w:hAnsi="Consolas" w:cs="Consolas"/>
          <w:color w:val="000000"/>
          <w:sz w:val="19"/>
          <w:szCs w:val="19"/>
        </w:rPr>
        <w:t xml:space="preserve"> </w:t>
      </w:r>
      <w:r>
        <w:rPr>
          <w:rFonts w:ascii="Consolas" w:hAnsi="Consolas" w:cs="Consolas"/>
          <w:color w:val="000000"/>
          <w:sz w:val="19"/>
          <w:szCs w:val="19"/>
        </w:rPr>
        <w:t>bằng</w:t>
      </w:r>
      <w:r>
        <w:rPr>
          <w:rFonts w:ascii="Consolas" w:hAnsi="Consolas" w:cs="Consolas"/>
          <w:color w:val="000000"/>
          <w:sz w:val="19"/>
          <w:szCs w:val="19"/>
        </w:rPr>
        <w:t xml:space="preserve"> </w:t>
      </w:r>
      <w:r>
        <w:rPr>
          <w:rFonts w:ascii="Consolas" w:hAnsi="Consolas" w:cs="Consolas"/>
          <w:color w:val="000000"/>
          <w:sz w:val="19"/>
          <w:szCs w:val="19"/>
        </w:rPr>
        <w:t>chữ</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TgTTTBChu</w:t>
      </w:r>
      <w:r>
        <w:rPr>
          <w:rFonts w:ascii="Consolas" w:hAnsi="Consolas" w:cs="Consolas"/>
          <w:color w:val="0000FF"/>
          <w:sz w:val="19"/>
          <w:szCs w:val="19"/>
        </w:rPr>
        <w:t>&gt;</w:t>
      </w:r>
    </w:p>
    <w:p w:rsidR="009D1437" w:rsidP="009D1437" w14:paraId="036C755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TToan</w:t>
      </w:r>
      <w:r>
        <w:rPr>
          <w:rFonts w:ascii="Consolas" w:hAnsi="Consolas" w:cs="Consolas"/>
          <w:color w:val="0000FF"/>
          <w:sz w:val="19"/>
          <w:szCs w:val="19"/>
        </w:rPr>
        <w:t>&gt;</w:t>
      </w:r>
    </w:p>
    <w:p w:rsidR="009D1437" w:rsidP="009D1437" w14:paraId="72DD3C5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&lt;/</w:t>
      </w:r>
      <w:r>
        <w:rPr>
          <w:rFonts w:ascii="Consolas" w:hAnsi="Consolas" w:cs="Consolas"/>
          <w:color w:val="A31515"/>
          <w:sz w:val="19"/>
          <w:szCs w:val="19"/>
        </w:rPr>
        <w:t>NDHDon</w:t>
      </w:r>
      <w:r>
        <w:rPr>
          <w:rFonts w:ascii="Consolas" w:hAnsi="Consolas" w:cs="Consolas"/>
          <w:color w:val="0000FF"/>
          <w:sz w:val="19"/>
          <w:szCs w:val="19"/>
        </w:rPr>
        <w:t>&gt;</w:t>
      </w:r>
    </w:p>
    <w:p w:rsidR="009D1437" w:rsidP="009D1437" w14:paraId="2C603A2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 xml:space="preserve">    &lt;/</w:t>
      </w:r>
      <w:r>
        <w:rPr>
          <w:rFonts w:ascii="Consolas" w:hAnsi="Consolas" w:cs="Consolas"/>
          <w:color w:val="A31515"/>
          <w:sz w:val="19"/>
          <w:szCs w:val="19"/>
        </w:rPr>
        <w:t>DLHDon</w:t>
      </w:r>
      <w:r>
        <w:rPr>
          <w:rFonts w:ascii="Consolas" w:hAnsi="Consolas" w:cs="Consolas"/>
          <w:color w:val="0000FF"/>
          <w:sz w:val="19"/>
          <w:szCs w:val="19"/>
        </w:rPr>
        <w:t>&gt;</w:t>
      </w:r>
    </w:p>
    <w:p w:rsidR="009D1437" w:rsidP="009D1437" w14:paraId="02A4E4A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 xml:space="preserve">  &lt;/</w:t>
      </w:r>
      <w:r>
        <w:rPr>
          <w:rFonts w:ascii="Consolas" w:hAnsi="Consolas" w:cs="Consolas"/>
          <w:color w:val="A31515"/>
          <w:sz w:val="19"/>
          <w:szCs w:val="19"/>
        </w:rPr>
        <w:t>HDon</w:t>
      </w:r>
      <w:r>
        <w:rPr>
          <w:rFonts w:ascii="Consolas" w:hAnsi="Consolas" w:cs="Consolas"/>
          <w:color w:val="0000FF"/>
          <w:sz w:val="19"/>
          <w:szCs w:val="19"/>
        </w:rPr>
        <w:t>&gt;</w:t>
      </w:r>
    </w:p>
    <w:p w:rsidR="009D1437" w:rsidRPr="00B555CD" w:rsidP="009D1437" w14:paraId="0AE3E03D" w14:textId="77777777">
      <w:pPr>
        <w:rPr>
          <w:lang w:eastAsia="x-none"/>
        </w:rPr>
      </w:pPr>
      <w:r>
        <w:rPr>
          <w:rFonts w:ascii="Consolas" w:hAnsi="Consolas" w:cs="Consolas"/>
          <w:color w:val="0000FF"/>
          <w:sz w:val="19"/>
          <w:szCs w:val="19"/>
        </w:rPr>
        <w:t>&lt;/</w:t>
      </w:r>
      <w:r>
        <w:rPr>
          <w:rFonts w:ascii="Consolas" w:hAnsi="Consolas" w:cs="Consolas"/>
          <w:color w:val="A31515"/>
          <w:sz w:val="19"/>
          <w:szCs w:val="19"/>
        </w:rPr>
        <w:t>DSHDon</w:t>
      </w:r>
      <w:r>
        <w:rPr>
          <w:rFonts w:ascii="Consolas" w:hAnsi="Consolas" w:cs="Consolas"/>
          <w:color w:val="0000FF"/>
          <w:sz w:val="19"/>
          <w:szCs w:val="19"/>
        </w:rPr>
        <w:t>&gt;</w:t>
      </w:r>
    </w:p>
    <w:p w:rsidR="009D1437" w:rsidP="00C35F19" w14:paraId="631E3F47" w14:textId="77777777">
      <w:pPr>
        <w:pStyle w:val="Heading3"/>
      </w:pPr>
      <w:bookmarkStart w:id="3" w:name="_Toc106724504"/>
      <w:r>
        <w:t>Phát</w:t>
      </w:r>
      <w:r>
        <w:t xml:space="preserve"> </w:t>
      </w:r>
      <w:r>
        <w:t>hành</w:t>
      </w:r>
      <w:r>
        <w:t xml:space="preserve"> </w:t>
      </w:r>
      <w:r>
        <w:t>hóa</w:t>
      </w:r>
      <w:r>
        <w:t xml:space="preserve"> </w:t>
      </w:r>
      <w:r>
        <w:t>đơn</w:t>
      </w:r>
      <w:r>
        <w:t xml:space="preserve"> </w:t>
      </w:r>
      <w:r>
        <w:t>theo</w:t>
      </w:r>
      <w:r>
        <w:t xml:space="preserve"> </w:t>
      </w:r>
      <w:r>
        <w:t>số</w:t>
      </w:r>
      <w:r>
        <w:t xml:space="preserve"> </w:t>
      </w:r>
      <w:r>
        <w:t>hóa</w:t>
      </w:r>
      <w:r>
        <w:t xml:space="preserve"> </w:t>
      </w:r>
      <w:r>
        <w:t>đơn</w:t>
      </w:r>
      <w:r>
        <w:t xml:space="preserve"> </w:t>
      </w:r>
      <w:r>
        <w:t>truyền</w:t>
      </w:r>
      <w:r>
        <w:t xml:space="preserve"> </w:t>
      </w:r>
      <w:r>
        <w:t>vào</w:t>
      </w:r>
      <w:bookmarkEnd w:id="3"/>
    </w:p>
    <w:p w:rsidR="009D1437" w:rsidRPr="00593BE8" w:rsidP="009D1437" w14:paraId="1A6E83B1" w14:textId="77777777">
      <w:pPr>
        <w:pStyle w:val="N"/>
      </w:pPr>
      <w:r w:rsidRPr="00593BE8">
        <w:t>URL</w:t>
      </w:r>
    </w:p>
    <w:p w:rsidR="009D1437" w:rsidRPr="00885F8A" w:rsidP="009D1437" w14:paraId="1CBEDFFD" w14:textId="77777777">
      <w:pPr>
        <w:pStyle w:val="N"/>
      </w:pPr>
      <w:r>
        <w:tab/>
      </w:r>
      <w:r w:rsidRPr="00007702">
        <w:t xml:space="preserve"> </w:t>
      </w:r>
      <w:r w:rsidRPr="00885F8A">
        <w:t xml:space="preserve">String </w:t>
      </w:r>
      <w:r w:rsidRPr="00EC02CA">
        <w:rPr>
          <w:b/>
          <w:color w:val="000000"/>
        </w:rPr>
        <w:t>ImportAndPublishAssignedNo</w:t>
      </w:r>
      <w:r w:rsidRPr="00885F8A">
        <w:t>(string Account, string ACpass, string xmlInvData, string username, string password, int convert).</w:t>
      </w:r>
    </w:p>
    <w:p w:rsidR="009D1437" w:rsidRPr="00593BE8" w:rsidP="009D1437" w14:paraId="61A3B9B6" w14:textId="77777777">
      <w:pPr>
        <w:pStyle w:val="N"/>
      </w:pPr>
      <w:r w:rsidRPr="00593BE8">
        <w:t>DESCRIPTION</w:t>
      </w:r>
    </w:p>
    <w:p w:rsidR="009D1437" w:rsidRPr="007C1EEB" w:rsidP="009D1437" w14:paraId="61185BEC" w14:textId="77777777">
      <w:pPr>
        <w:pStyle w:val="N"/>
      </w:pPr>
      <w:r>
        <w:tab/>
        <w:t>Đây là web service cho phép phát hành hóa đơn với dữ liệu XML của khách hàng cho phép truyền số hóa đơn khi phát hành, tối đa cho 5000 hóa đơn.</w:t>
      </w:r>
    </w:p>
    <w:p w:rsidR="009D1437" w:rsidRPr="00007702" w:rsidP="009D1437" w14:paraId="7E8B60A5" w14:textId="77777777">
      <w:pPr>
        <w:pStyle w:val="N"/>
      </w:pPr>
      <w:r w:rsidRPr="00663B3E">
        <w:t>HTTP METHOD</w:t>
      </w:r>
    </w:p>
    <w:p w:rsidR="009D1437" w:rsidRPr="00007702" w:rsidP="009D1437" w14:paraId="44079A12" w14:textId="77777777">
      <w:pPr>
        <w:pStyle w:val="N"/>
        <w:rPr>
          <w:b/>
        </w:rPr>
      </w:pPr>
      <w:r w:rsidRPr="00610AFD">
        <w:tab/>
      </w:r>
      <w:r w:rsidRPr="00610AFD">
        <w:tab/>
        <w:t>POST</w:t>
      </w:r>
    </w:p>
    <w:p w:rsidR="009D1437" w:rsidRPr="00610AFD" w:rsidP="009D1437" w14:paraId="72AE6F64" w14:textId="77777777">
      <w:pPr>
        <w:pStyle w:val="N"/>
      </w:pPr>
      <w:r w:rsidRPr="00610AFD">
        <w:t>REQUEST BODY</w:t>
      </w:r>
    </w:p>
    <w:p w:rsidR="009D1437" w:rsidRPr="009372AD" w:rsidP="009D1437" w14:paraId="28F43AC7" w14:textId="77777777">
      <w:pPr>
        <w:pStyle w:val="ListParagraph"/>
        <w:numPr>
          <w:ilvl w:val="0"/>
          <w:numId w:val="3"/>
        </w:numPr>
        <w:spacing w:after="0" w:line="360" w:lineRule="auto"/>
        <w:jc w:val="both"/>
        <w:rPr>
          <w:rFonts w:eastAsia="Calibri"/>
          <w:b/>
          <w:u w:val="single"/>
        </w:rPr>
      </w:pPr>
      <w:r w:rsidRPr="009372AD">
        <w:rPr>
          <w:rFonts w:eastAsia="Calibri"/>
          <w:b/>
        </w:rPr>
        <w:t>Account/</w:t>
      </w:r>
      <w:r w:rsidRPr="009372AD">
        <w:rPr>
          <w:rFonts w:eastAsia="Calibri"/>
          <w:b/>
        </w:rPr>
        <w:t>ACPass</w:t>
      </w:r>
      <w:r w:rsidRPr="009372AD">
        <w:rPr>
          <w:rFonts w:eastAsia="Calibri"/>
          <w:b/>
        </w:rPr>
        <w:t xml:space="preserve"> :  </w:t>
      </w:r>
      <w:r w:rsidRPr="009372AD">
        <w:rPr>
          <w:rFonts w:eastAsia="Calibri"/>
        </w:rPr>
        <w:t xml:space="preserve">Tài </w:t>
      </w:r>
      <w:r w:rsidRPr="009372AD">
        <w:rPr>
          <w:rFonts w:eastAsia="Calibri"/>
        </w:rPr>
        <w:t>khoản</w:t>
      </w:r>
      <w:r w:rsidRPr="009372AD">
        <w:rPr>
          <w:rFonts w:eastAsia="Calibri"/>
        </w:rPr>
        <w:t xml:space="preserve"> </w:t>
      </w:r>
      <w:r w:rsidRPr="009372AD">
        <w:rPr>
          <w:rFonts w:eastAsia="Calibri"/>
        </w:rPr>
        <w:t>được</w:t>
      </w:r>
      <w:r w:rsidRPr="009372AD">
        <w:rPr>
          <w:rFonts w:eastAsia="Calibri"/>
        </w:rPr>
        <w:t xml:space="preserve"> </w:t>
      </w:r>
      <w:r w:rsidRPr="009372AD">
        <w:rPr>
          <w:rFonts w:eastAsia="Calibri"/>
        </w:rPr>
        <w:t>cấp</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cho</w:t>
      </w:r>
      <w:r w:rsidRPr="009372AD">
        <w:rPr>
          <w:rFonts w:eastAsia="Calibri"/>
        </w:rPr>
        <w:t xml:space="preserve"> </w:t>
      </w:r>
      <w:r w:rsidRPr="009372AD">
        <w:rPr>
          <w:rFonts w:eastAsia="Calibri"/>
        </w:rPr>
        <w:t>nhân</w:t>
      </w:r>
      <w:r w:rsidRPr="009372AD">
        <w:rPr>
          <w:rFonts w:eastAsia="Calibri"/>
        </w:rPr>
        <w:t xml:space="preserve"> </w:t>
      </w:r>
      <w:r w:rsidRPr="009372AD">
        <w:rPr>
          <w:rFonts w:eastAsia="Calibri"/>
        </w:rPr>
        <w:t>viên</w:t>
      </w:r>
      <w:r w:rsidRPr="009372AD">
        <w:rPr>
          <w:rFonts w:eastAsia="Calibri"/>
        </w:rPr>
        <w:t xml:space="preserve"> </w:t>
      </w:r>
      <w:r w:rsidRPr="009372AD">
        <w:rPr>
          <w:rFonts w:eastAsia="Calibri"/>
        </w:rPr>
        <w:t>gọi</w:t>
      </w:r>
      <w:r w:rsidRPr="009372AD">
        <w:rPr>
          <w:rFonts w:eastAsia="Calibri"/>
        </w:rPr>
        <w:t xml:space="preserve"> </w:t>
      </w:r>
      <w:r w:rsidRPr="009372AD">
        <w:rPr>
          <w:rFonts w:eastAsia="Calibri"/>
        </w:rPr>
        <w:t>lệnh</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hành</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p>
    <w:p w:rsidR="009D1437" w:rsidRPr="009372AD" w:rsidP="009D1437" w14:paraId="3C7FAA0D" w14:textId="7777777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w:t>
      </w:r>
      <w:r w:rsidRPr="009372AD">
        <w:rPr>
          <w:rFonts w:eastAsia="Calibri"/>
        </w:rPr>
        <w:t>khoản</w:t>
      </w:r>
      <w:r w:rsidRPr="009372AD">
        <w:rPr>
          <w:rFonts w:eastAsia="Calibri"/>
        </w:rPr>
        <w:t xml:space="preserve"> </w:t>
      </w:r>
      <w:r w:rsidRPr="009372AD">
        <w:rPr>
          <w:rFonts w:eastAsia="Calibri"/>
        </w:rPr>
        <w:t>được</w:t>
      </w:r>
      <w:r w:rsidRPr="009372AD">
        <w:rPr>
          <w:rFonts w:eastAsia="Calibri"/>
        </w:rPr>
        <w:t xml:space="preserve"> </w:t>
      </w:r>
      <w:r w:rsidRPr="009372AD">
        <w:rPr>
          <w:rFonts w:eastAsia="Calibri"/>
        </w:rPr>
        <w:t>cấp</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cho</w:t>
      </w:r>
      <w:r w:rsidRPr="009372AD">
        <w:rPr>
          <w:rFonts w:eastAsia="Calibri"/>
        </w:rPr>
        <w:t xml:space="preserve"> </w:t>
      </w:r>
      <w:r w:rsidRPr="009372AD">
        <w:rPr>
          <w:rFonts w:eastAsia="Calibri"/>
        </w:rPr>
        <w:t>khách</w:t>
      </w:r>
      <w:r w:rsidRPr="009372AD">
        <w:rPr>
          <w:rFonts w:eastAsia="Calibri"/>
        </w:rPr>
        <w:t xml:space="preserve"> </w:t>
      </w:r>
      <w:r w:rsidRPr="009372AD">
        <w:rPr>
          <w:rFonts w:eastAsia="Calibri"/>
        </w:rPr>
        <w:t>hàng</w:t>
      </w:r>
      <w:r w:rsidRPr="009372AD">
        <w:rPr>
          <w:rFonts w:eastAsia="Calibri"/>
        </w:rPr>
        <w:t xml:space="preserve"> </w:t>
      </w:r>
      <w:r w:rsidRPr="009372AD">
        <w:rPr>
          <w:rFonts w:eastAsia="Calibri"/>
        </w:rPr>
        <w:t>để</w:t>
      </w:r>
      <w:r w:rsidRPr="009372AD">
        <w:rPr>
          <w:rFonts w:eastAsia="Calibri"/>
        </w:rPr>
        <w:t xml:space="preserve"> </w:t>
      </w:r>
      <w:r w:rsidRPr="009372AD">
        <w:rPr>
          <w:rFonts w:eastAsia="Calibri"/>
        </w:rPr>
        <w:t>gọi</w:t>
      </w:r>
      <w:r w:rsidRPr="009372AD">
        <w:rPr>
          <w:rFonts w:eastAsia="Calibri"/>
        </w:rPr>
        <w:t xml:space="preserve"> </w:t>
      </w:r>
      <w:r>
        <w:rPr>
          <w:rFonts w:eastAsia="Calibri"/>
        </w:rPr>
        <w:t>đến</w:t>
      </w:r>
      <w:r>
        <w:rPr>
          <w:rFonts w:eastAsia="Calibri"/>
        </w:rPr>
        <w:t xml:space="preserve"> webservice ( </w:t>
      </w:r>
      <w:r>
        <w:rPr>
          <w:rFonts w:eastAsia="Calibri"/>
        </w:rPr>
        <w:t>tài</w:t>
      </w:r>
      <w:r>
        <w:rPr>
          <w:rFonts w:eastAsia="Calibri"/>
        </w:rPr>
        <w:t xml:space="preserve"> </w:t>
      </w:r>
      <w:r>
        <w:rPr>
          <w:rFonts w:eastAsia="Calibri"/>
        </w:rPr>
        <w:t>khoản</w:t>
      </w:r>
      <w:r>
        <w:rPr>
          <w:rFonts w:eastAsia="Calibri"/>
        </w:rPr>
        <w:t xml:space="preserve"> </w:t>
      </w:r>
      <w:r>
        <w:rPr>
          <w:rFonts w:eastAsia="Calibri"/>
        </w:rPr>
        <w:t>có</w:t>
      </w:r>
      <w:r>
        <w:rPr>
          <w:rFonts w:eastAsia="Calibri"/>
        </w:rPr>
        <w:t xml:space="preserve"> </w:t>
      </w:r>
      <w:r>
        <w:rPr>
          <w:rFonts w:eastAsia="Calibri"/>
        </w:rPr>
        <w:t>quyền</w:t>
      </w:r>
      <w:r>
        <w:rPr>
          <w:rFonts w:eastAsia="Calibri"/>
        </w:rPr>
        <w:t xml:space="preserve"> </w:t>
      </w:r>
      <w:r>
        <w:rPr>
          <w:rFonts w:eastAsia="Calibri"/>
        </w:rPr>
        <w:t>ServiceRole</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r>
        <w:rPr>
          <w:rFonts w:eastAsia="Calibri"/>
        </w:rPr>
        <w:t>)</w:t>
      </w:r>
      <w:r w:rsidRPr="009372AD">
        <w:rPr>
          <w:rFonts w:eastAsia="Calibri"/>
        </w:rPr>
        <w:t>.</w:t>
      </w:r>
    </w:p>
    <w:p w:rsidR="009D1437" w:rsidRPr="009372AD" w:rsidP="009D1437" w14:paraId="08AB92B0" w14:textId="77777777">
      <w:pPr>
        <w:pStyle w:val="ListParagraph"/>
        <w:numPr>
          <w:ilvl w:val="0"/>
          <w:numId w:val="2"/>
        </w:numPr>
        <w:spacing w:after="0" w:line="360" w:lineRule="auto"/>
        <w:ind w:left="1080"/>
        <w:jc w:val="both"/>
        <w:rPr>
          <w:rFonts w:eastAsia="Calibri"/>
          <w:b/>
          <w:u w:val="single"/>
        </w:rPr>
      </w:pPr>
      <w:r w:rsidRPr="009372AD">
        <w:rPr>
          <w:rFonts w:eastAsia="Calibri"/>
          <w:b/>
        </w:rPr>
        <w:t>xmlInvData</w:t>
      </w:r>
      <w:r w:rsidRPr="009372AD">
        <w:rPr>
          <w:rFonts w:eastAsia="Calibri"/>
        </w:rPr>
        <w:t xml:space="preserve">: </w:t>
      </w:r>
      <w:r>
        <w:rPr>
          <w:rFonts w:eastAsia="Calibri"/>
        </w:rPr>
        <w:t>Chuỗi</w:t>
      </w:r>
      <w:r w:rsidRPr="009372AD">
        <w:rPr>
          <w:rFonts w:eastAsia="Calibri"/>
        </w:rPr>
        <w:t xml:space="preserve"> XML </w:t>
      </w:r>
      <w:r w:rsidRPr="009372AD">
        <w:rPr>
          <w:rFonts w:eastAsia="Calibri"/>
        </w:rPr>
        <w:t>dữ</w:t>
      </w:r>
      <w:r w:rsidRPr="009372AD">
        <w:rPr>
          <w:rFonts w:eastAsia="Calibri"/>
        </w:rPr>
        <w:t xml:space="preserve"> </w:t>
      </w:r>
      <w:r w:rsidRPr="009372AD">
        <w:rPr>
          <w:rFonts w:eastAsia="Calibri"/>
        </w:rPr>
        <w:t>liệu</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Pr>
          <w:rFonts w:eastAsia="Calibri"/>
        </w:rPr>
        <w:t xml:space="preserve"> ( </w:t>
      </w:r>
      <w:r>
        <w:rPr>
          <w:rFonts w:eastAsia="Calibri"/>
        </w:rPr>
        <w:t>theo</w:t>
      </w:r>
      <w:r>
        <w:rPr>
          <w:rFonts w:eastAsia="Calibri"/>
        </w:rPr>
        <w:t xml:space="preserve"> </w:t>
      </w:r>
      <w:r>
        <w:rPr>
          <w:rFonts w:eastAsia="Calibri"/>
        </w:rPr>
        <w:t>cấu</w:t>
      </w:r>
      <w:r>
        <w:rPr>
          <w:rFonts w:eastAsia="Calibri"/>
        </w:rPr>
        <w:t xml:space="preserve"> </w:t>
      </w:r>
      <w:r>
        <w:rPr>
          <w:rFonts w:eastAsia="Calibri"/>
        </w:rPr>
        <w:t>trúc</w:t>
      </w:r>
      <w:r>
        <w:rPr>
          <w:rFonts w:eastAsia="Calibri"/>
        </w:rPr>
        <w:t xml:space="preserve"> </w:t>
      </w:r>
      <w:r>
        <w:rPr>
          <w:rFonts w:eastAsia="Calibri"/>
        </w:rPr>
        <w:t>mô</w:t>
      </w:r>
      <w:r>
        <w:rPr>
          <w:rFonts w:eastAsia="Calibri"/>
        </w:rPr>
        <w:t xml:space="preserve"> </w:t>
      </w:r>
      <w:r>
        <w:rPr>
          <w:rFonts w:eastAsia="Calibri"/>
        </w:rPr>
        <w:t>tả</w:t>
      </w:r>
      <w:r>
        <w:rPr>
          <w:rFonts w:eastAsia="Calibri"/>
        </w:rPr>
        <w:t>)</w:t>
      </w:r>
    </w:p>
    <w:p w:rsidR="009D1437" w:rsidRPr="009372AD" w:rsidP="009D1437" w14:paraId="392714DF" w14:textId="77777777">
      <w:pPr>
        <w:pStyle w:val="ListParagraph"/>
        <w:numPr>
          <w:ilvl w:val="0"/>
          <w:numId w:val="2"/>
        </w:numPr>
        <w:spacing w:after="0" w:line="360" w:lineRule="auto"/>
        <w:ind w:left="1080"/>
        <w:jc w:val="both"/>
        <w:rPr>
          <w:rFonts w:eastAsia="Calibri"/>
          <w:b/>
          <w:u w:val="single"/>
        </w:rPr>
      </w:pPr>
      <w:r w:rsidRPr="009372AD">
        <w:rPr>
          <w:rFonts w:eastAsia="Calibri"/>
          <w:b/>
        </w:rPr>
        <w:t xml:space="preserve">convert: </w:t>
      </w:r>
      <w:r w:rsidRPr="009372AD">
        <w:rPr>
          <w:rFonts w:eastAsia="Calibri"/>
        </w:rPr>
        <w:t>Mặc</w:t>
      </w:r>
      <w:r w:rsidRPr="009372AD">
        <w:rPr>
          <w:rFonts w:eastAsia="Calibri"/>
        </w:rPr>
        <w:t xml:space="preserve"> </w:t>
      </w:r>
      <w:r w:rsidRPr="009372AD">
        <w:rPr>
          <w:rFonts w:eastAsia="Calibri"/>
        </w:rPr>
        <w:t>đị</w:t>
      </w:r>
      <w:r>
        <w:rPr>
          <w:rFonts w:eastAsia="Calibri"/>
        </w:rPr>
        <w:t>nh</w:t>
      </w:r>
      <w:r>
        <w:rPr>
          <w:rFonts w:eastAsia="Calibri"/>
        </w:rPr>
        <w:t xml:space="preserve"> </w:t>
      </w:r>
      <w:r>
        <w:rPr>
          <w:rFonts w:eastAsia="Calibri"/>
        </w:rPr>
        <w:t>là</w:t>
      </w:r>
      <w:r>
        <w:rPr>
          <w:rFonts w:eastAsia="Calibri"/>
        </w:rPr>
        <w:t xml:space="preserve"> 0 (</w:t>
      </w:r>
      <w:r w:rsidRPr="009372AD">
        <w:rPr>
          <w:rFonts w:eastAsia="Calibri"/>
        </w:rPr>
        <w:t xml:space="preserve">0 – </w:t>
      </w:r>
      <w:r w:rsidRPr="009372AD">
        <w:rPr>
          <w:rFonts w:eastAsia="Calibri"/>
        </w:rPr>
        <w:t>Không</w:t>
      </w:r>
      <w:r w:rsidRPr="009372AD">
        <w:rPr>
          <w:rFonts w:eastAsia="Calibri"/>
        </w:rPr>
        <w:t xml:space="preserve"> </w:t>
      </w:r>
      <w:r w:rsidRPr="009372AD">
        <w:rPr>
          <w:rFonts w:eastAsia="Calibri"/>
        </w:rPr>
        <w:t>cần</w:t>
      </w:r>
      <w:r w:rsidRPr="009372AD">
        <w:rPr>
          <w:rFonts w:eastAsia="Calibri"/>
        </w:rPr>
        <w:t xml:space="preserve"> convert </w:t>
      </w:r>
      <w:r w:rsidRPr="009372AD">
        <w:rPr>
          <w:rFonts w:eastAsia="Calibri"/>
        </w:rPr>
        <w:t>từ</w:t>
      </w:r>
      <w:r>
        <w:rPr>
          <w:rFonts w:eastAsia="Calibri"/>
        </w:rPr>
        <w:t xml:space="preserve"> TCVN3 sang Unicode / </w:t>
      </w:r>
      <w:r w:rsidRPr="009372AD">
        <w:rPr>
          <w:rFonts w:eastAsia="Calibri"/>
        </w:rPr>
        <w:t xml:space="preserve">1- </w:t>
      </w:r>
      <w:r w:rsidRPr="009372AD">
        <w:rPr>
          <w:rFonts w:eastAsia="Calibri"/>
        </w:rPr>
        <w:t>Cần</w:t>
      </w:r>
      <w:r w:rsidRPr="009372AD">
        <w:rPr>
          <w:rFonts w:eastAsia="Calibri"/>
        </w:rPr>
        <w:t xml:space="preserve"> convert </w:t>
      </w:r>
      <w:r w:rsidRPr="009372AD">
        <w:rPr>
          <w:rFonts w:eastAsia="Calibri"/>
        </w:rPr>
        <w:t>từ</w:t>
      </w:r>
      <w:r>
        <w:rPr>
          <w:rFonts w:eastAsia="Calibri"/>
        </w:rPr>
        <w:t xml:space="preserve"> TCVN3 sang Unicode)</w:t>
      </w:r>
    </w:p>
    <w:p w:rsidR="009D1437" w:rsidP="009D1437" w14:paraId="2B588BED" w14:textId="77777777">
      <w:pPr>
        <w:pStyle w:val="N"/>
      </w:pPr>
      <w:r w:rsidRPr="00CA654D">
        <w:t>RETURNS</w:t>
      </w:r>
    </w:p>
    <w:p w:rsidR="009D1437" w:rsidRPr="00CA654D" w:rsidP="009D1437" w14:paraId="7EFCBF90" w14:textId="77777777">
      <w:pPr>
        <w:pStyle w:val="N"/>
      </w:pPr>
      <w:r>
        <w:tab/>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123"/>
        <w:gridCol w:w="4771"/>
        <w:gridCol w:w="1371"/>
      </w:tblGrid>
      <w:tr w14:paraId="55EC49C5" w14:textId="77777777" w:rsidTr="00616EC4">
        <w:tblPrEx>
          <w:tblW w:w="0" w:type="auto"/>
          <w:tblInd w:w="85" w:type="dxa"/>
          <w:tblLook w:val="04A0"/>
        </w:tblPrEx>
        <w:tc>
          <w:tcPr>
            <w:tcW w:w="3123"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414DE78E" w14:textId="77777777">
            <w:pPr>
              <w:pStyle w:val="ListParagraph"/>
            </w:pPr>
            <w:r>
              <w:t>Kết</w:t>
            </w:r>
            <w:r>
              <w:t xml:space="preserve"> </w:t>
            </w:r>
            <w:r>
              <w:t>quả</w:t>
            </w:r>
          </w:p>
        </w:tc>
        <w:tc>
          <w:tcPr>
            <w:tcW w:w="4771"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64B91052" w14:textId="77777777">
            <w:pPr>
              <w:pStyle w:val="ListParagraph"/>
            </w:pPr>
            <w:r w:rsidRPr="00660ABB">
              <w:t>Mô</w:t>
            </w:r>
            <w:r w:rsidRPr="00660ABB">
              <w:t xml:space="preserve"> </w:t>
            </w:r>
            <w:r w:rsidRPr="00660ABB">
              <w:t>tả</w:t>
            </w:r>
          </w:p>
        </w:tc>
        <w:tc>
          <w:tcPr>
            <w:tcW w:w="1371"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2AB3FC8C" w14:textId="77777777">
            <w:pPr>
              <w:pStyle w:val="ListParagraph"/>
            </w:pPr>
            <w:r>
              <w:t>Ghi</w:t>
            </w:r>
            <w:r>
              <w:t xml:space="preserve"> </w:t>
            </w:r>
            <w:r>
              <w:t>chú</w:t>
            </w:r>
          </w:p>
        </w:tc>
      </w:tr>
      <w:tr w14:paraId="2CD5D6EC" w14:textId="77777777" w:rsidTr="00616EC4">
        <w:tblPrEx>
          <w:tblW w:w="0" w:type="auto"/>
          <w:tblInd w:w="85" w:type="dxa"/>
          <w:tblLook w:val="04A0"/>
        </w:tblPrEx>
        <w:tc>
          <w:tcPr>
            <w:tcW w:w="3123" w:type="dxa"/>
            <w:tcBorders>
              <w:top w:val="single" w:sz="4" w:space="0" w:color="2E74B5"/>
              <w:left w:val="single" w:sz="4" w:space="0" w:color="2E74B5"/>
              <w:right w:val="single" w:sz="4" w:space="0" w:color="2E74B5"/>
            </w:tcBorders>
            <w:shd w:val="clear" w:color="auto" w:fill="auto"/>
          </w:tcPr>
          <w:p w:rsidR="009D1437" w:rsidRPr="009372AD" w:rsidP="00616EC4" w14:paraId="64D6EC45" w14:textId="77777777">
            <w:pPr>
              <w:autoSpaceDE w:val="0"/>
              <w:autoSpaceDN w:val="0"/>
              <w:adjustRightInd w:val="0"/>
              <w:jc w:val="both"/>
              <w:rPr>
                <w:sz w:val="19"/>
                <w:szCs w:val="19"/>
              </w:rPr>
            </w:pPr>
            <w:r w:rsidRPr="009372AD">
              <w:t>ERR:1</w:t>
            </w:r>
          </w:p>
        </w:tc>
        <w:tc>
          <w:tcPr>
            <w:tcW w:w="4771"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24330DE0" w14:textId="77777777">
            <w:pPr>
              <w:pStyle w:val="ListParagraph"/>
              <w:ind w:left="0"/>
              <w:jc w:val="both"/>
            </w:pPr>
            <w:r w:rsidRPr="009372AD">
              <w:t xml:space="preserve">Tài </w:t>
            </w:r>
            <w:r w:rsidRPr="009372AD">
              <w:t>khoản</w:t>
            </w:r>
            <w:r w:rsidRPr="009372AD">
              <w:t xml:space="preserve"> </w:t>
            </w:r>
            <w:r w:rsidRPr="009372AD">
              <w:t>đăng</w:t>
            </w:r>
            <w:r w:rsidRPr="009372AD">
              <w:t xml:space="preserve"> </w:t>
            </w:r>
            <w:r w:rsidRPr="009372AD">
              <w:t>nhập</w:t>
            </w:r>
            <w:r w:rsidRPr="009372AD">
              <w:t xml:space="preserve"> </w:t>
            </w:r>
            <w:r w:rsidRPr="009372AD">
              <w:t>sai</w:t>
            </w:r>
            <w:r w:rsidRPr="009372AD">
              <w:t xml:space="preserve"> </w:t>
            </w:r>
            <w:r w:rsidRPr="009372AD">
              <w:t>hoặc</w:t>
            </w:r>
            <w:r w:rsidRPr="009372AD">
              <w:t xml:space="preserve"> </w:t>
            </w:r>
            <w:r w:rsidRPr="009372AD">
              <w:t>không</w:t>
            </w:r>
            <w:r w:rsidRPr="009372AD">
              <w:t xml:space="preserve"> </w:t>
            </w:r>
            <w:r w:rsidRPr="009372AD">
              <w:t>có</w:t>
            </w:r>
            <w:r w:rsidRPr="009372AD">
              <w:t xml:space="preserve"> </w:t>
            </w:r>
            <w:r w:rsidRPr="009372AD">
              <w:t>quyền</w:t>
            </w:r>
            <w:r w:rsidRPr="009372AD">
              <w:t xml:space="preserve"> </w:t>
            </w:r>
            <w:r w:rsidRPr="009372AD">
              <w:t>thêm</w:t>
            </w:r>
            <w:r w:rsidRPr="009372AD">
              <w:t xml:space="preserve"> </w:t>
            </w:r>
            <w:r w:rsidRPr="009372AD">
              <w:t>khách</w:t>
            </w:r>
            <w:r w:rsidRPr="009372AD">
              <w:t xml:space="preserve"> </w:t>
            </w:r>
            <w:r w:rsidRPr="009372AD">
              <w:t>hàng</w:t>
            </w:r>
          </w:p>
        </w:tc>
        <w:tc>
          <w:tcPr>
            <w:tcW w:w="1371" w:type="dxa"/>
            <w:tcBorders>
              <w:top w:val="single" w:sz="4" w:space="0" w:color="2E74B5"/>
              <w:left w:val="single" w:sz="4" w:space="0" w:color="2E74B5"/>
              <w:bottom w:val="single" w:sz="4" w:space="0" w:color="2E74B5"/>
              <w:right w:val="single" w:sz="4" w:space="0" w:color="2E74B5"/>
            </w:tcBorders>
          </w:tcPr>
          <w:p w:rsidR="009D1437" w:rsidRPr="009372AD" w:rsidP="00616EC4" w14:paraId="55A8190C" w14:textId="77777777">
            <w:pPr>
              <w:pStyle w:val="ListParagraph"/>
              <w:ind w:left="0"/>
              <w:jc w:val="both"/>
            </w:pPr>
          </w:p>
        </w:tc>
      </w:tr>
      <w:tr w14:paraId="157AEEDE" w14:textId="77777777" w:rsidTr="00616EC4">
        <w:tblPrEx>
          <w:tblW w:w="0" w:type="auto"/>
          <w:tblInd w:w="85" w:type="dxa"/>
          <w:tblLook w:val="04A0"/>
        </w:tblPrEx>
        <w:tc>
          <w:tcPr>
            <w:tcW w:w="3123"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22A2F55A" w14:textId="77777777">
            <w:pPr>
              <w:jc w:val="both"/>
            </w:pPr>
            <w:r w:rsidRPr="009372AD">
              <w:t>ERR:3</w:t>
            </w:r>
          </w:p>
        </w:tc>
        <w:tc>
          <w:tcPr>
            <w:tcW w:w="4771"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0AB3A76" w14:textId="77777777">
            <w:pPr>
              <w:jc w:val="both"/>
            </w:pPr>
            <w:r w:rsidRPr="009372AD">
              <w:t>Dữ</w:t>
            </w:r>
            <w:r w:rsidRPr="009372AD">
              <w:t xml:space="preserve"> </w:t>
            </w:r>
            <w:r w:rsidRPr="009372AD">
              <w:t>liệu</w:t>
            </w:r>
            <w:r w:rsidRPr="009372AD">
              <w:t xml:space="preserve"> xml </w:t>
            </w:r>
            <w:r w:rsidRPr="009372AD">
              <w:t>đầu</w:t>
            </w:r>
            <w:r w:rsidRPr="009372AD">
              <w:t xml:space="preserve"> </w:t>
            </w:r>
            <w:r w:rsidRPr="009372AD">
              <w:t>vào</w:t>
            </w:r>
            <w:r w:rsidRPr="009372AD">
              <w:t xml:space="preserve"> </w:t>
            </w:r>
            <w:r w:rsidRPr="009372AD">
              <w:t>không</w:t>
            </w:r>
            <w:r w:rsidRPr="009372AD">
              <w:t xml:space="preserve"> </w:t>
            </w:r>
            <w:r w:rsidRPr="009372AD">
              <w:t>đúng</w:t>
            </w:r>
            <w:r w:rsidRPr="009372AD">
              <w:t xml:space="preserve"> </w:t>
            </w:r>
            <w:r w:rsidRPr="009372AD">
              <w:t>quy</w:t>
            </w:r>
            <w:r w:rsidRPr="009372AD">
              <w:t xml:space="preserve"> </w:t>
            </w:r>
            <w:r w:rsidRPr="009372AD">
              <w:t>định</w:t>
            </w:r>
          </w:p>
        </w:tc>
        <w:tc>
          <w:tcPr>
            <w:tcW w:w="1371" w:type="dxa"/>
            <w:tcBorders>
              <w:top w:val="single" w:sz="4" w:space="0" w:color="2E74B5"/>
              <w:left w:val="single" w:sz="4" w:space="0" w:color="2E74B5"/>
              <w:bottom w:val="single" w:sz="4" w:space="0" w:color="2E74B5"/>
              <w:right w:val="single" w:sz="4" w:space="0" w:color="2E74B5"/>
            </w:tcBorders>
          </w:tcPr>
          <w:p w:rsidR="009D1437" w:rsidRPr="009372AD" w:rsidP="00616EC4" w14:paraId="23EEA69F" w14:textId="77777777">
            <w:pPr>
              <w:jc w:val="both"/>
            </w:pPr>
            <w:r>
              <w:t>Hệ</w:t>
            </w:r>
            <w:r>
              <w:t xml:space="preserve"> </w:t>
            </w:r>
            <w:r>
              <w:t>thống</w:t>
            </w:r>
            <w:r>
              <w:t xml:space="preserve"> </w:t>
            </w:r>
            <w:r>
              <w:t>sẽ</w:t>
            </w:r>
            <w:r>
              <w:t xml:space="preserve"> </w:t>
            </w:r>
            <w:r>
              <w:t>trả</w:t>
            </w:r>
            <w:r>
              <w:t xml:space="preserve"> </w:t>
            </w:r>
            <w:r>
              <w:t>về</w:t>
            </w:r>
            <w:r>
              <w:t xml:space="preserve"> </w:t>
            </w:r>
            <w:r>
              <w:t>lỗi</w:t>
            </w:r>
            <w:r>
              <w:t xml:space="preserve"> </w:t>
            </w:r>
            <w:r>
              <w:t>nếu</w:t>
            </w:r>
            <w:r>
              <w:t xml:space="preserve"> 1 </w:t>
            </w:r>
            <w:r>
              <w:t>hóa</w:t>
            </w:r>
            <w:r>
              <w:t xml:space="preserve"> </w:t>
            </w:r>
            <w:r>
              <w:t>đơn</w:t>
            </w:r>
            <w:r>
              <w:t xml:space="preserve"> </w:t>
            </w:r>
            <w:r>
              <w:t>trong</w:t>
            </w:r>
            <w:r>
              <w:t xml:space="preserve"> </w:t>
            </w:r>
            <w:r>
              <w:t>chuỗi</w:t>
            </w:r>
            <w:r>
              <w:t xml:space="preserve"> XML </w:t>
            </w:r>
            <w:r>
              <w:t>đầu</w:t>
            </w:r>
            <w:r>
              <w:t xml:space="preserve"> </w:t>
            </w:r>
            <w:r>
              <w:t>vào</w:t>
            </w:r>
            <w:r>
              <w:t xml:space="preserve"> </w:t>
            </w:r>
            <w:r>
              <w:t>không</w:t>
            </w:r>
            <w:r>
              <w:t xml:space="preserve"> </w:t>
            </w:r>
            <w:r>
              <w:t>hợp</w:t>
            </w:r>
            <w:r>
              <w:t xml:space="preserve"> </w:t>
            </w:r>
            <w:r>
              <w:t>lệ</w:t>
            </w:r>
            <w:r>
              <w:t xml:space="preserve">, </w:t>
            </w:r>
            <w:r>
              <w:t>cả</w:t>
            </w:r>
            <w:r>
              <w:t xml:space="preserve"> </w:t>
            </w:r>
            <w:r>
              <w:t>lô</w:t>
            </w:r>
            <w:r>
              <w:t xml:space="preserve"> </w:t>
            </w:r>
            <w:r>
              <w:t>hóa</w:t>
            </w:r>
            <w:r>
              <w:t xml:space="preserve"> </w:t>
            </w:r>
            <w:r>
              <w:t>đơn</w:t>
            </w:r>
            <w:r>
              <w:t xml:space="preserve"> </w:t>
            </w:r>
            <w:r>
              <w:t>sẽ</w:t>
            </w:r>
            <w:r>
              <w:t xml:space="preserve"> </w:t>
            </w:r>
            <w:r>
              <w:t>không</w:t>
            </w:r>
            <w:r>
              <w:t xml:space="preserve"> </w:t>
            </w:r>
            <w:r>
              <w:t>được</w:t>
            </w:r>
            <w:r>
              <w:t xml:space="preserve"> </w:t>
            </w:r>
            <w:r>
              <w:t>phát</w:t>
            </w:r>
            <w:r>
              <w:t xml:space="preserve"> </w:t>
            </w:r>
            <w:r>
              <w:t>hành</w:t>
            </w:r>
            <w:r>
              <w:t>.</w:t>
            </w:r>
          </w:p>
        </w:tc>
      </w:tr>
      <w:tr w14:paraId="6E67A8D8" w14:textId="77777777" w:rsidTr="00616EC4">
        <w:tblPrEx>
          <w:tblW w:w="0" w:type="auto"/>
          <w:tblInd w:w="85" w:type="dxa"/>
          <w:tblLook w:val="04A0"/>
        </w:tblPrEx>
        <w:tc>
          <w:tcPr>
            <w:tcW w:w="3123"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282A6A9B" w14:textId="77777777">
            <w:pPr>
              <w:autoSpaceDE w:val="0"/>
              <w:autoSpaceDN w:val="0"/>
              <w:adjustRightInd w:val="0"/>
              <w:jc w:val="both"/>
            </w:pPr>
            <w:r w:rsidRPr="009372AD">
              <w:t>ERR:7</w:t>
            </w:r>
          </w:p>
        </w:tc>
        <w:tc>
          <w:tcPr>
            <w:tcW w:w="4771" w:type="dxa"/>
            <w:tcBorders>
              <w:top w:val="single" w:sz="4" w:space="0" w:color="2E74B5"/>
              <w:left w:val="single" w:sz="4" w:space="0" w:color="2E74B5"/>
              <w:bottom w:val="single" w:sz="4" w:space="0" w:color="2E74B5"/>
              <w:right w:val="single" w:sz="4" w:space="0" w:color="2E74B5"/>
            </w:tcBorders>
            <w:shd w:val="clear" w:color="auto" w:fill="auto"/>
          </w:tcPr>
          <w:p w:rsidR="009D1437" w:rsidRPr="00997040" w:rsidP="00616EC4" w14:paraId="7E48795F" w14:textId="77777777">
            <w:pPr>
              <w:pStyle w:val="ListParagraph"/>
              <w:ind w:left="0"/>
              <w:jc w:val="both"/>
            </w:pPr>
            <w:r>
              <w:t xml:space="preserve">Thông tin </w:t>
            </w:r>
            <w:r>
              <w:t>về</w:t>
            </w:r>
            <w:r>
              <w:t xml:space="preserve"> </w:t>
            </w:r>
            <w:r w:rsidRPr="009372AD">
              <w:rPr>
                <w:rFonts w:eastAsia="Calibri"/>
                <w:b/>
              </w:rPr>
              <w:t>Username/pass</w:t>
            </w:r>
            <w:r>
              <w:rPr>
                <w:rFonts w:eastAsia="Calibri"/>
                <w:b/>
              </w:rPr>
              <w:t xml:space="preserve"> </w:t>
            </w:r>
            <w:r>
              <w:rPr>
                <w:rFonts w:eastAsia="Calibri"/>
              </w:rPr>
              <w:t>không</w:t>
            </w:r>
            <w:r>
              <w:rPr>
                <w:rFonts w:eastAsia="Calibri"/>
              </w:rPr>
              <w:t xml:space="preserve"> </w:t>
            </w:r>
            <w:r>
              <w:rPr>
                <w:rFonts w:eastAsia="Calibri"/>
              </w:rPr>
              <w:t>hợp</w:t>
            </w:r>
            <w:r>
              <w:rPr>
                <w:rFonts w:eastAsia="Calibri"/>
              </w:rPr>
              <w:t xml:space="preserve"> </w:t>
            </w:r>
            <w:r>
              <w:rPr>
                <w:rFonts w:eastAsia="Calibri"/>
              </w:rPr>
              <w:t>lệ</w:t>
            </w:r>
          </w:p>
        </w:tc>
        <w:tc>
          <w:tcPr>
            <w:tcW w:w="1371" w:type="dxa"/>
            <w:tcBorders>
              <w:top w:val="single" w:sz="4" w:space="0" w:color="2E74B5"/>
              <w:left w:val="single" w:sz="4" w:space="0" w:color="2E74B5"/>
              <w:bottom w:val="single" w:sz="4" w:space="0" w:color="2E74B5"/>
              <w:right w:val="single" w:sz="4" w:space="0" w:color="2E74B5"/>
            </w:tcBorders>
          </w:tcPr>
          <w:p w:rsidR="009D1437" w:rsidRPr="00660ABB" w:rsidP="00616EC4" w14:paraId="3D653323" w14:textId="77777777">
            <w:pPr>
              <w:pStyle w:val="ListParagraph"/>
            </w:pPr>
          </w:p>
        </w:tc>
      </w:tr>
      <w:tr w14:paraId="451BFC45" w14:textId="77777777" w:rsidTr="00616EC4">
        <w:tblPrEx>
          <w:tblW w:w="0" w:type="auto"/>
          <w:tblInd w:w="85" w:type="dxa"/>
          <w:tblLook w:val="04A0"/>
        </w:tblPrEx>
        <w:tc>
          <w:tcPr>
            <w:tcW w:w="3123"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19C54C39" w14:textId="77777777">
            <w:pPr>
              <w:autoSpaceDE w:val="0"/>
              <w:autoSpaceDN w:val="0"/>
              <w:adjustRightInd w:val="0"/>
              <w:jc w:val="both"/>
            </w:pPr>
            <w:r w:rsidRPr="009372AD">
              <w:t>ERR:20</w:t>
            </w:r>
          </w:p>
          <w:p w:rsidR="009D1437" w:rsidRPr="009372AD" w:rsidP="00616EC4" w14:paraId="4109F3F5" w14:textId="77777777">
            <w:pPr>
              <w:autoSpaceDE w:val="0"/>
              <w:autoSpaceDN w:val="0"/>
              <w:adjustRightInd w:val="0"/>
              <w:jc w:val="both"/>
            </w:pPr>
          </w:p>
        </w:tc>
        <w:tc>
          <w:tcPr>
            <w:tcW w:w="4771"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5E0E242" w14:textId="77777777">
            <w:pPr>
              <w:pStyle w:val="ListParagraph"/>
              <w:ind w:left="0"/>
              <w:jc w:val="both"/>
            </w:pPr>
            <w:r>
              <w:t xml:space="preserve">Pattern </w:t>
            </w:r>
            <w:r>
              <w:t>và</w:t>
            </w:r>
            <w:r>
              <w:t xml:space="preserve"> S</w:t>
            </w:r>
            <w:r w:rsidRPr="009372AD">
              <w:t xml:space="preserve">erial </w:t>
            </w:r>
            <w:r w:rsidRPr="009372AD">
              <w:t>không</w:t>
            </w:r>
            <w:r w:rsidRPr="009372AD">
              <w:t xml:space="preserve"> </w:t>
            </w:r>
            <w:r w:rsidRPr="009372AD">
              <w:t>phù</w:t>
            </w:r>
            <w:r w:rsidRPr="009372AD">
              <w:t xml:space="preserve"> </w:t>
            </w:r>
            <w:r w:rsidRPr="009372AD">
              <w:t>hợp</w:t>
            </w:r>
            <w:r w:rsidRPr="009372AD">
              <w:t xml:space="preserve">, </w:t>
            </w:r>
            <w:r w:rsidRPr="009372AD">
              <w:t>hoặc</w:t>
            </w:r>
            <w:r w:rsidRPr="009372AD">
              <w:t xml:space="preserve"> </w:t>
            </w:r>
            <w:r w:rsidRPr="009372AD">
              <w:t>không</w:t>
            </w:r>
            <w:r w:rsidRPr="009372AD">
              <w:t xml:space="preserve"> </w:t>
            </w:r>
            <w:r w:rsidRPr="009372AD">
              <w:t>tồn</w:t>
            </w:r>
            <w:r w:rsidRPr="009372AD">
              <w:t xml:space="preserve"> </w:t>
            </w:r>
            <w:r w:rsidRPr="009372AD">
              <w:t>tại</w:t>
            </w:r>
            <w:r w:rsidRPr="009372AD">
              <w:t xml:space="preserve"> </w:t>
            </w:r>
            <w:r w:rsidRPr="009372AD">
              <w:t>hóa</w:t>
            </w:r>
            <w:r w:rsidRPr="009372AD">
              <w:t xml:space="preserve"> </w:t>
            </w:r>
            <w:r w:rsidRPr="009372AD">
              <w:t>đơn</w:t>
            </w:r>
            <w:r w:rsidRPr="009372AD">
              <w:t xml:space="preserve"> </w:t>
            </w:r>
            <w:r w:rsidRPr="009372AD">
              <w:t>đã</w:t>
            </w:r>
            <w:r w:rsidRPr="009372AD">
              <w:t xml:space="preserve"> </w:t>
            </w:r>
            <w:r w:rsidRPr="009372AD">
              <w:t>đăng</w:t>
            </w:r>
            <w:r w:rsidRPr="009372AD">
              <w:t xml:space="preserve"> </w:t>
            </w:r>
            <w:r w:rsidRPr="009372AD">
              <w:t>kí</w:t>
            </w:r>
            <w:r w:rsidRPr="009372AD">
              <w:t xml:space="preserve"> </w:t>
            </w:r>
            <w:r w:rsidRPr="009372AD">
              <w:t>có</w:t>
            </w:r>
            <w:r w:rsidRPr="009372AD">
              <w:t xml:space="preserve"> </w:t>
            </w:r>
            <w:r w:rsidRPr="009372AD">
              <w:t>sử</w:t>
            </w:r>
            <w:r w:rsidRPr="009372AD">
              <w:t xml:space="preserve"> </w:t>
            </w:r>
            <w:r w:rsidRPr="009372AD">
              <w:t>dụ</w:t>
            </w:r>
            <w:r>
              <w:t>ng</w:t>
            </w:r>
            <w:r>
              <w:t xml:space="preserve"> Pattern </w:t>
            </w:r>
            <w:r>
              <w:t>và</w:t>
            </w:r>
            <w:r>
              <w:t xml:space="preserve"> S</w:t>
            </w:r>
            <w:r w:rsidRPr="009372AD">
              <w:t xml:space="preserve">erial </w:t>
            </w:r>
            <w:r w:rsidRPr="009372AD">
              <w:t>truyền</w:t>
            </w:r>
            <w:r w:rsidRPr="009372AD">
              <w:t xml:space="preserve"> </w:t>
            </w:r>
            <w:r w:rsidRPr="009372AD">
              <w:t>vào</w:t>
            </w:r>
            <w:r>
              <w:t>.</w:t>
            </w:r>
          </w:p>
        </w:tc>
        <w:tc>
          <w:tcPr>
            <w:tcW w:w="1371" w:type="dxa"/>
            <w:tcBorders>
              <w:top w:val="single" w:sz="4" w:space="0" w:color="2E74B5"/>
              <w:left w:val="single" w:sz="4" w:space="0" w:color="2E74B5"/>
              <w:bottom w:val="single" w:sz="4" w:space="0" w:color="2E74B5"/>
              <w:right w:val="single" w:sz="4" w:space="0" w:color="2E74B5"/>
            </w:tcBorders>
          </w:tcPr>
          <w:p w:rsidR="009D1437" w:rsidRPr="00660ABB" w:rsidP="00616EC4" w14:paraId="0F54D92B" w14:textId="77777777">
            <w:pPr>
              <w:pStyle w:val="ListParagraph"/>
            </w:pPr>
          </w:p>
        </w:tc>
      </w:tr>
      <w:tr w14:paraId="6D806E6F" w14:textId="77777777" w:rsidTr="00616EC4">
        <w:tblPrEx>
          <w:tblW w:w="0" w:type="auto"/>
          <w:tblInd w:w="85" w:type="dxa"/>
          <w:tblLook w:val="04A0"/>
        </w:tblPrEx>
        <w:tc>
          <w:tcPr>
            <w:tcW w:w="3123"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5DA9BF00" w14:textId="77777777">
            <w:pPr>
              <w:autoSpaceDE w:val="0"/>
              <w:autoSpaceDN w:val="0"/>
              <w:adjustRightInd w:val="0"/>
              <w:jc w:val="both"/>
            </w:pPr>
            <w:r w:rsidRPr="009372AD">
              <w:t>ERR:5</w:t>
            </w:r>
          </w:p>
          <w:p w:rsidR="009D1437" w:rsidRPr="009372AD" w:rsidP="00616EC4" w14:paraId="54115E55" w14:textId="77777777">
            <w:pPr>
              <w:autoSpaceDE w:val="0"/>
              <w:autoSpaceDN w:val="0"/>
              <w:adjustRightInd w:val="0"/>
              <w:jc w:val="both"/>
            </w:pPr>
          </w:p>
        </w:tc>
        <w:tc>
          <w:tcPr>
            <w:tcW w:w="4771"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95CBBF8" w14:textId="77777777">
            <w:pPr>
              <w:pStyle w:val="ListParagraph"/>
              <w:ind w:left="0"/>
              <w:jc w:val="both"/>
            </w:pPr>
            <w:r w:rsidRPr="009372AD">
              <w:t>Không</w:t>
            </w:r>
            <w:r w:rsidRPr="009372AD">
              <w:t xml:space="preserve"> </w:t>
            </w:r>
            <w:r w:rsidRPr="009372AD">
              <w:t>phát</w:t>
            </w:r>
            <w:r w:rsidRPr="009372AD">
              <w:t xml:space="preserve"> </w:t>
            </w:r>
            <w:r w:rsidRPr="009372AD">
              <w:t>hành</w:t>
            </w:r>
            <w:r w:rsidRPr="009372AD">
              <w:t xml:space="preserve"> </w:t>
            </w:r>
            <w:r w:rsidRPr="009372AD">
              <w:t>được</w:t>
            </w:r>
            <w:r w:rsidRPr="009372AD">
              <w:t xml:space="preserve"> </w:t>
            </w:r>
            <w:r w:rsidRPr="009372AD">
              <w:t>hóa</w:t>
            </w:r>
            <w:r w:rsidRPr="009372AD">
              <w:t xml:space="preserve"> </w:t>
            </w:r>
            <w:r w:rsidRPr="009372AD">
              <w:t>đơn</w:t>
            </w:r>
          </w:p>
        </w:tc>
        <w:tc>
          <w:tcPr>
            <w:tcW w:w="1371" w:type="dxa"/>
            <w:tcBorders>
              <w:top w:val="single" w:sz="4" w:space="0" w:color="2E74B5"/>
              <w:left w:val="single" w:sz="4" w:space="0" w:color="2E74B5"/>
              <w:bottom w:val="single" w:sz="4" w:space="0" w:color="2E74B5"/>
              <w:right w:val="single" w:sz="4" w:space="0" w:color="2E74B5"/>
            </w:tcBorders>
          </w:tcPr>
          <w:p w:rsidR="009D1437" w:rsidRPr="009372AD" w:rsidP="00616EC4" w14:paraId="35A3F1CF" w14:textId="77777777">
            <w:pPr>
              <w:pStyle w:val="ListParagraph"/>
              <w:ind w:left="0"/>
              <w:jc w:val="both"/>
            </w:pPr>
            <w:r>
              <w:t>Lỗi</w:t>
            </w:r>
            <w:r>
              <w:t xml:space="preserve"> </w:t>
            </w:r>
            <w:r>
              <w:t>không</w:t>
            </w:r>
            <w:r>
              <w:t xml:space="preserve"> </w:t>
            </w:r>
            <w:r>
              <w:t>xác</w:t>
            </w:r>
            <w:r>
              <w:t xml:space="preserve"> </w:t>
            </w:r>
            <w:r>
              <w:t>định</w:t>
            </w:r>
            <w:r>
              <w:t xml:space="preserve">, </w:t>
            </w:r>
            <w:r>
              <w:t>kiểm</w:t>
            </w:r>
            <w:r>
              <w:t xml:space="preserve"> </w:t>
            </w:r>
            <w:r>
              <w:t>tra</w:t>
            </w:r>
            <w:r>
              <w:t xml:space="preserve"> exception </w:t>
            </w:r>
            <w:r>
              <w:t>trả</w:t>
            </w:r>
            <w:r>
              <w:t xml:space="preserve"> </w:t>
            </w:r>
            <w:r>
              <w:t>về</w:t>
            </w:r>
            <w:r>
              <w:t xml:space="preserve"> (</w:t>
            </w:r>
            <w:r w:rsidRPr="009372AD">
              <w:t>DB roll back</w:t>
            </w:r>
            <w:r>
              <w:t>)</w:t>
            </w:r>
          </w:p>
        </w:tc>
      </w:tr>
      <w:tr w14:paraId="588F2852" w14:textId="77777777" w:rsidTr="00616EC4">
        <w:tblPrEx>
          <w:tblW w:w="0" w:type="auto"/>
          <w:tblInd w:w="85" w:type="dxa"/>
          <w:tblLook w:val="04A0"/>
        </w:tblPrEx>
        <w:tc>
          <w:tcPr>
            <w:tcW w:w="3123"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319892A" w14:textId="77777777">
            <w:pPr>
              <w:autoSpaceDE w:val="0"/>
              <w:autoSpaceDN w:val="0"/>
              <w:adjustRightInd w:val="0"/>
              <w:jc w:val="both"/>
            </w:pPr>
            <w:r>
              <w:t>ERR:10</w:t>
            </w:r>
          </w:p>
        </w:tc>
        <w:tc>
          <w:tcPr>
            <w:tcW w:w="4771"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5AFFF61" w14:textId="77777777">
            <w:pPr>
              <w:pStyle w:val="ListParagraph"/>
              <w:ind w:left="0"/>
              <w:jc w:val="both"/>
            </w:pPr>
            <w:r>
              <w:t xml:space="preserve">Lô </w:t>
            </w:r>
            <w:r>
              <w:t>có</w:t>
            </w:r>
            <w:r>
              <w:t xml:space="preserve"> </w:t>
            </w:r>
            <w:r>
              <w:t>số</w:t>
            </w:r>
            <w:r>
              <w:t xml:space="preserve"> </w:t>
            </w:r>
            <w:r>
              <w:t>hóa</w:t>
            </w:r>
            <w:r>
              <w:t xml:space="preserve"> </w:t>
            </w:r>
            <w:r>
              <w:t>đơn</w:t>
            </w:r>
            <w:r>
              <w:t xml:space="preserve"> </w:t>
            </w:r>
            <w:r>
              <w:t>vượt</w:t>
            </w:r>
            <w:r>
              <w:t xml:space="preserve"> </w:t>
            </w:r>
            <w:r>
              <w:t>quá</w:t>
            </w:r>
            <w:r>
              <w:t xml:space="preserve"> </w:t>
            </w:r>
            <w:r>
              <w:t>số</w:t>
            </w:r>
            <w:r>
              <w:t xml:space="preserve"> </w:t>
            </w:r>
            <w:r>
              <w:t>lượng</w:t>
            </w:r>
            <w:r>
              <w:t xml:space="preserve"> </w:t>
            </w:r>
            <w:r>
              <w:t>cho</w:t>
            </w:r>
            <w:r>
              <w:t xml:space="preserve"> </w:t>
            </w:r>
            <w:r>
              <w:t>phép</w:t>
            </w:r>
          </w:p>
        </w:tc>
        <w:tc>
          <w:tcPr>
            <w:tcW w:w="1371" w:type="dxa"/>
            <w:tcBorders>
              <w:top w:val="single" w:sz="4" w:space="0" w:color="2E74B5"/>
              <w:left w:val="single" w:sz="4" w:space="0" w:color="2E74B5"/>
              <w:bottom w:val="single" w:sz="4" w:space="0" w:color="2E74B5"/>
              <w:right w:val="single" w:sz="4" w:space="0" w:color="2E74B5"/>
            </w:tcBorders>
          </w:tcPr>
          <w:p w:rsidR="009D1437" w:rsidP="00616EC4" w14:paraId="3BE4EE1A" w14:textId="77777777">
            <w:pPr>
              <w:pStyle w:val="ListParagraph"/>
              <w:ind w:left="0"/>
              <w:jc w:val="both"/>
            </w:pPr>
          </w:p>
        </w:tc>
      </w:tr>
      <w:tr w14:paraId="369DA376" w14:textId="77777777" w:rsidTr="00616EC4">
        <w:tblPrEx>
          <w:tblW w:w="0" w:type="auto"/>
          <w:tblInd w:w="85" w:type="dxa"/>
          <w:tblLook w:val="04A0"/>
        </w:tblPrEx>
        <w:tc>
          <w:tcPr>
            <w:tcW w:w="3123"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070AB992" w14:textId="77777777">
            <w:pPr>
              <w:autoSpaceDE w:val="0"/>
              <w:autoSpaceDN w:val="0"/>
              <w:adjustRightInd w:val="0"/>
              <w:jc w:val="both"/>
            </w:pPr>
            <w:r w:rsidRPr="005C2875">
              <w:t>ERR:6</w:t>
            </w:r>
          </w:p>
        </w:tc>
        <w:tc>
          <w:tcPr>
            <w:tcW w:w="4771"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417DB91B" w14:textId="77777777">
            <w:pPr>
              <w:pStyle w:val="ListParagraph"/>
              <w:ind w:left="0"/>
              <w:jc w:val="both"/>
            </w:pPr>
            <w:r>
              <w:t>Dải</w:t>
            </w:r>
            <w:r>
              <w:t xml:space="preserve"> </w:t>
            </w:r>
            <w:r>
              <w:t>hóa</w:t>
            </w:r>
            <w:r>
              <w:t xml:space="preserve"> </w:t>
            </w:r>
            <w:r>
              <w:t>đơn</w:t>
            </w:r>
            <w:r>
              <w:t xml:space="preserve"> </w:t>
            </w:r>
            <w:r>
              <w:t>không</w:t>
            </w:r>
            <w:r>
              <w:t xml:space="preserve"> </w:t>
            </w:r>
            <w:r>
              <w:t>đủ</w:t>
            </w:r>
            <w:r>
              <w:t xml:space="preserve"> </w:t>
            </w:r>
            <w:r>
              <w:t>số</w:t>
            </w:r>
            <w:r>
              <w:t xml:space="preserve"> </w:t>
            </w:r>
            <w:r>
              <w:t>hóa</w:t>
            </w:r>
            <w:r>
              <w:t xml:space="preserve"> </w:t>
            </w:r>
            <w:r>
              <w:t>đơn</w:t>
            </w:r>
            <w:r>
              <w:t xml:space="preserve"> </w:t>
            </w:r>
            <w:r>
              <w:t>cho</w:t>
            </w:r>
            <w:r>
              <w:t xml:space="preserve"> </w:t>
            </w:r>
            <w:r>
              <w:t>lô</w:t>
            </w:r>
            <w:r>
              <w:t xml:space="preserve"> </w:t>
            </w:r>
            <w:r>
              <w:t>phát</w:t>
            </w:r>
            <w:r>
              <w:t xml:space="preserve"> </w:t>
            </w:r>
            <w:r>
              <w:t>hành</w:t>
            </w:r>
          </w:p>
        </w:tc>
        <w:tc>
          <w:tcPr>
            <w:tcW w:w="1371" w:type="dxa"/>
            <w:tcBorders>
              <w:top w:val="single" w:sz="4" w:space="0" w:color="2E74B5"/>
              <w:left w:val="single" w:sz="4" w:space="0" w:color="2E74B5"/>
              <w:bottom w:val="single" w:sz="4" w:space="0" w:color="2E74B5"/>
              <w:right w:val="single" w:sz="4" w:space="0" w:color="2E74B5"/>
            </w:tcBorders>
          </w:tcPr>
          <w:p w:rsidR="009D1437" w:rsidP="00616EC4" w14:paraId="0F331AF3" w14:textId="77777777">
            <w:pPr>
              <w:pStyle w:val="ListParagraph"/>
              <w:ind w:left="0"/>
              <w:jc w:val="both"/>
            </w:pPr>
          </w:p>
        </w:tc>
      </w:tr>
      <w:tr w14:paraId="5BAA944F" w14:textId="77777777" w:rsidTr="00616EC4">
        <w:tblPrEx>
          <w:tblW w:w="0" w:type="auto"/>
          <w:tblInd w:w="85" w:type="dxa"/>
          <w:tblLook w:val="04A0"/>
        </w:tblPrEx>
        <w:tc>
          <w:tcPr>
            <w:tcW w:w="3123" w:type="dxa"/>
            <w:tcBorders>
              <w:top w:val="single" w:sz="4" w:space="0" w:color="2E74B5"/>
              <w:left w:val="single" w:sz="4" w:space="0" w:color="2E74B5"/>
              <w:bottom w:val="single" w:sz="4" w:space="0" w:color="2E74B5"/>
              <w:right w:val="single" w:sz="4" w:space="0" w:color="2E74B5"/>
            </w:tcBorders>
            <w:shd w:val="clear" w:color="auto" w:fill="auto"/>
          </w:tcPr>
          <w:p w:rsidR="009D1437" w:rsidRPr="005C2875" w:rsidP="00616EC4" w14:paraId="5894AEC5" w14:textId="77777777">
            <w:pPr>
              <w:autoSpaceDE w:val="0"/>
              <w:autoSpaceDN w:val="0"/>
              <w:adjustRightInd w:val="0"/>
              <w:jc w:val="both"/>
            </w:pPr>
            <w:r w:rsidRPr="0075262D">
              <w:t>ERR:13</w:t>
            </w:r>
          </w:p>
        </w:tc>
        <w:tc>
          <w:tcPr>
            <w:tcW w:w="4771"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5B01B1A7" w14:textId="77777777">
            <w:pPr>
              <w:pStyle w:val="ListParagraph"/>
              <w:ind w:left="0"/>
              <w:jc w:val="both"/>
            </w:pPr>
            <w:r>
              <w:t>Lỗi</w:t>
            </w:r>
            <w:r>
              <w:t xml:space="preserve"> </w:t>
            </w:r>
            <w:r>
              <w:t>trùng</w:t>
            </w:r>
            <w:r>
              <w:t xml:space="preserve"> </w:t>
            </w:r>
            <w:r>
              <w:t>fkey</w:t>
            </w:r>
          </w:p>
        </w:tc>
        <w:tc>
          <w:tcPr>
            <w:tcW w:w="1371" w:type="dxa"/>
            <w:tcBorders>
              <w:top w:val="single" w:sz="4" w:space="0" w:color="2E74B5"/>
              <w:left w:val="single" w:sz="4" w:space="0" w:color="2E74B5"/>
              <w:bottom w:val="single" w:sz="4" w:space="0" w:color="2E74B5"/>
              <w:right w:val="single" w:sz="4" w:space="0" w:color="2E74B5"/>
            </w:tcBorders>
          </w:tcPr>
          <w:p w:rsidR="009D1437" w:rsidP="00616EC4" w14:paraId="6B0937B2" w14:textId="77777777">
            <w:pPr>
              <w:pStyle w:val="ListParagraph"/>
              <w:ind w:left="0"/>
              <w:jc w:val="both"/>
            </w:pPr>
            <w:r>
              <w:t xml:space="preserve">1 </w:t>
            </w:r>
            <w:r>
              <w:t>hoặc</w:t>
            </w:r>
            <w:r>
              <w:t xml:space="preserve"> </w:t>
            </w:r>
            <w:r>
              <w:t>nhiều</w:t>
            </w:r>
            <w:r>
              <w:t xml:space="preserve"> </w:t>
            </w:r>
            <w:r>
              <w:t>hóa</w:t>
            </w:r>
            <w:r>
              <w:t xml:space="preserve"> </w:t>
            </w:r>
            <w:r>
              <w:t>đơn</w:t>
            </w:r>
            <w:r>
              <w:t xml:space="preserve"> </w:t>
            </w:r>
            <w:r>
              <w:t>trong</w:t>
            </w:r>
            <w:r>
              <w:t xml:space="preserve"> </w:t>
            </w:r>
            <w:r>
              <w:t>lô</w:t>
            </w:r>
            <w:r>
              <w:t xml:space="preserve"> </w:t>
            </w:r>
            <w:r>
              <w:t>hóa</w:t>
            </w:r>
            <w:r>
              <w:t xml:space="preserve"> </w:t>
            </w:r>
            <w:r>
              <w:t>đơn</w:t>
            </w:r>
            <w:r>
              <w:t xml:space="preserve"> </w:t>
            </w:r>
            <w:r>
              <w:t>có</w:t>
            </w:r>
            <w:r>
              <w:t xml:space="preserve"> </w:t>
            </w:r>
            <w:r>
              <w:t>Fkey</w:t>
            </w:r>
            <w:r>
              <w:t xml:space="preserve"> </w:t>
            </w:r>
            <w:r>
              <w:t>trùng</w:t>
            </w:r>
            <w:r>
              <w:t xml:space="preserve"> </w:t>
            </w:r>
            <w:r>
              <w:t>với</w:t>
            </w:r>
            <w:r>
              <w:t xml:space="preserve"> </w:t>
            </w:r>
            <w:r>
              <w:t>Fkey</w:t>
            </w:r>
            <w:r>
              <w:t xml:space="preserve"> </w:t>
            </w:r>
            <w:r>
              <w:t>của</w:t>
            </w:r>
            <w:r>
              <w:t xml:space="preserve"> </w:t>
            </w:r>
            <w:r>
              <w:t>hóa</w:t>
            </w:r>
            <w:r>
              <w:t xml:space="preserve"> </w:t>
            </w:r>
            <w:r>
              <w:t>đơn</w:t>
            </w:r>
            <w:r>
              <w:t xml:space="preserve"> </w:t>
            </w:r>
            <w:r>
              <w:t>đã</w:t>
            </w:r>
            <w:r>
              <w:t xml:space="preserve"> </w:t>
            </w:r>
            <w:r>
              <w:t>phát</w:t>
            </w:r>
            <w:r>
              <w:t xml:space="preserve"> </w:t>
            </w:r>
            <w:r>
              <w:t>hành</w:t>
            </w:r>
          </w:p>
        </w:tc>
      </w:tr>
      <w:tr w14:paraId="1F8EBA1D" w14:textId="77777777" w:rsidTr="00616EC4">
        <w:tblPrEx>
          <w:tblW w:w="0" w:type="auto"/>
          <w:tblInd w:w="85" w:type="dxa"/>
          <w:tblLook w:val="04A0"/>
        </w:tblPrEx>
        <w:tc>
          <w:tcPr>
            <w:tcW w:w="3123" w:type="dxa"/>
            <w:tcBorders>
              <w:top w:val="single" w:sz="4" w:space="0" w:color="2E74B5"/>
              <w:left w:val="single" w:sz="4" w:space="0" w:color="2E74B5"/>
              <w:bottom w:val="single" w:sz="4" w:space="0" w:color="2E74B5"/>
              <w:right w:val="single" w:sz="4" w:space="0" w:color="2E74B5"/>
            </w:tcBorders>
            <w:shd w:val="clear" w:color="auto" w:fill="auto"/>
          </w:tcPr>
          <w:p w:rsidR="009D1437" w:rsidRPr="0075262D" w:rsidP="00616EC4" w14:paraId="3A08833A" w14:textId="77777777">
            <w:pPr>
              <w:autoSpaceDE w:val="0"/>
              <w:autoSpaceDN w:val="0"/>
              <w:adjustRightInd w:val="0"/>
              <w:jc w:val="both"/>
            </w:pPr>
            <w:r w:rsidRPr="00DD2715">
              <w:t>ERR:21</w:t>
            </w:r>
          </w:p>
        </w:tc>
        <w:tc>
          <w:tcPr>
            <w:tcW w:w="4771"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739F0A74" w14:textId="77777777">
            <w:pPr>
              <w:pStyle w:val="ListParagraph"/>
              <w:ind w:left="0"/>
              <w:jc w:val="both"/>
            </w:pPr>
            <w:r>
              <w:t>Lỗi</w:t>
            </w:r>
            <w:r>
              <w:t xml:space="preserve"> </w:t>
            </w:r>
            <w:r>
              <w:t>trùng</w:t>
            </w:r>
            <w:r>
              <w:t xml:space="preserve"> </w:t>
            </w:r>
            <w:r>
              <w:t>số</w:t>
            </w:r>
            <w:r>
              <w:t xml:space="preserve"> </w:t>
            </w:r>
            <w:r>
              <w:t>hóa</w:t>
            </w:r>
            <w:r>
              <w:t xml:space="preserve"> </w:t>
            </w:r>
            <w:r>
              <w:t>đơn</w:t>
            </w:r>
          </w:p>
        </w:tc>
        <w:tc>
          <w:tcPr>
            <w:tcW w:w="1371" w:type="dxa"/>
            <w:tcBorders>
              <w:top w:val="single" w:sz="4" w:space="0" w:color="2E74B5"/>
              <w:left w:val="single" w:sz="4" w:space="0" w:color="2E74B5"/>
              <w:bottom w:val="single" w:sz="4" w:space="0" w:color="2E74B5"/>
              <w:right w:val="single" w:sz="4" w:space="0" w:color="2E74B5"/>
            </w:tcBorders>
          </w:tcPr>
          <w:p w:rsidR="009D1437" w:rsidP="00616EC4" w14:paraId="376101CC" w14:textId="77777777">
            <w:pPr>
              <w:pStyle w:val="ListParagraph"/>
              <w:ind w:left="0"/>
              <w:jc w:val="both"/>
            </w:pPr>
          </w:p>
        </w:tc>
      </w:tr>
      <w:tr w14:paraId="16398F07" w14:textId="77777777" w:rsidTr="00616EC4">
        <w:tblPrEx>
          <w:tblW w:w="0" w:type="auto"/>
          <w:tblInd w:w="85" w:type="dxa"/>
          <w:tblLook w:val="04A0"/>
        </w:tblPrEx>
        <w:tc>
          <w:tcPr>
            <w:tcW w:w="3123" w:type="dxa"/>
            <w:tcBorders>
              <w:top w:val="single" w:sz="4" w:space="0" w:color="2E74B5"/>
              <w:left w:val="single" w:sz="4" w:space="0" w:color="2E74B5"/>
              <w:bottom w:val="single" w:sz="4" w:space="0" w:color="2E74B5"/>
              <w:right w:val="single" w:sz="4" w:space="0" w:color="2E74B5"/>
            </w:tcBorders>
            <w:shd w:val="clear" w:color="auto" w:fill="auto"/>
          </w:tcPr>
          <w:p w:rsidR="009D1437" w:rsidRPr="00DD2715" w:rsidP="00616EC4" w14:paraId="4186BD8E" w14:textId="77777777">
            <w:pPr>
              <w:autoSpaceDE w:val="0"/>
              <w:autoSpaceDN w:val="0"/>
              <w:adjustRightInd w:val="0"/>
              <w:jc w:val="both"/>
            </w:pPr>
            <w:r>
              <w:t>ERR:29</w:t>
            </w:r>
          </w:p>
        </w:tc>
        <w:tc>
          <w:tcPr>
            <w:tcW w:w="4771"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6922D450" w14:textId="77777777">
            <w:pPr>
              <w:pStyle w:val="ListParagraph"/>
              <w:ind w:left="0"/>
              <w:jc w:val="both"/>
            </w:pPr>
            <w:r>
              <w:t>Lỗi</w:t>
            </w:r>
            <w:r>
              <w:t xml:space="preserve"> </w:t>
            </w:r>
            <w:r>
              <w:t>chứng</w:t>
            </w:r>
            <w:r>
              <w:t xml:space="preserve"> </w:t>
            </w:r>
            <w:r>
              <w:t>thư</w:t>
            </w:r>
            <w:r>
              <w:t xml:space="preserve"> </w:t>
            </w:r>
            <w:r>
              <w:t>hết</w:t>
            </w:r>
            <w:r>
              <w:t xml:space="preserve"> </w:t>
            </w:r>
            <w:r>
              <w:t>hạn</w:t>
            </w:r>
          </w:p>
        </w:tc>
        <w:tc>
          <w:tcPr>
            <w:tcW w:w="1371" w:type="dxa"/>
            <w:tcBorders>
              <w:top w:val="single" w:sz="4" w:space="0" w:color="2E74B5"/>
              <w:left w:val="single" w:sz="4" w:space="0" w:color="2E74B5"/>
              <w:bottom w:val="single" w:sz="4" w:space="0" w:color="2E74B5"/>
              <w:right w:val="single" w:sz="4" w:space="0" w:color="2E74B5"/>
            </w:tcBorders>
          </w:tcPr>
          <w:p w:rsidR="009D1437" w:rsidP="00616EC4" w14:paraId="7837F832" w14:textId="77777777">
            <w:pPr>
              <w:pStyle w:val="ListParagraph"/>
              <w:ind w:left="0"/>
              <w:jc w:val="both"/>
            </w:pPr>
          </w:p>
        </w:tc>
      </w:tr>
      <w:tr w14:paraId="3551C17B" w14:textId="77777777" w:rsidTr="00616EC4">
        <w:tblPrEx>
          <w:tblW w:w="0" w:type="auto"/>
          <w:tblInd w:w="85" w:type="dxa"/>
          <w:tblLook w:val="04A0"/>
        </w:tblPrEx>
        <w:tc>
          <w:tcPr>
            <w:tcW w:w="3123" w:type="dxa"/>
            <w:tcBorders>
              <w:top w:val="single" w:sz="4" w:space="0" w:color="2E74B5"/>
              <w:left w:val="single" w:sz="4" w:space="0" w:color="2E74B5"/>
              <w:bottom w:val="single" w:sz="4" w:space="0" w:color="2E74B5"/>
              <w:right w:val="single" w:sz="4" w:space="0" w:color="2E74B5"/>
            </w:tcBorders>
            <w:shd w:val="clear" w:color="auto" w:fill="auto"/>
          </w:tcPr>
          <w:p w:rsidR="009D1437" w:rsidRPr="00DD2715" w:rsidP="00616EC4" w14:paraId="3930B292" w14:textId="77777777">
            <w:pPr>
              <w:autoSpaceDE w:val="0"/>
              <w:autoSpaceDN w:val="0"/>
              <w:adjustRightInd w:val="0"/>
              <w:jc w:val="both"/>
            </w:pPr>
            <w:r>
              <w:t>ERR:30</w:t>
            </w:r>
          </w:p>
        </w:tc>
        <w:tc>
          <w:tcPr>
            <w:tcW w:w="4771" w:type="dxa"/>
            <w:tcBorders>
              <w:top w:val="single" w:sz="4" w:space="0" w:color="2E74B5"/>
              <w:left w:val="single" w:sz="4" w:space="0" w:color="2E74B5"/>
              <w:bottom w:val="single" w:sz="4" w:space="0" w:color="2E74B5"/>
              <w:right w:val="single" w:sz="4" w:space="0" w:color="2E74B5"/>
            </w:tcBorders>
            <w:shd w:val="clear" w:color="auto" w:fill="auto"/>
          </w:tcPr>
          <w:p w:rsidR="009D1437" w:rsidRPr="00517DC0" w:rsidP="00616EC4" w14:paraId="1C3F5944" w14:textId="77777777">
            <w:pPr>
              <w:pStyle w:val="ListParagraph"/>
              <w:ind w:left="0"/>
              <w:jc w:val="both"/>
            </w:pPr>
            <w:r w:rsidRPr="00517DC0">
              <w:t xml:space="preserve">Danh </w:t>
            </w:r>
            <w:r w:rsidRPr="00517DC0">
              <w:t>sách</w:t>
            </w:r>
            <w:r w:rsidRPr="00517DC0">
              <w:t xml:space="preserve"> </w:t>
            </w:r>
            <w:r w:rsidRPr="00517DC0">
              <w:t>hóa</w:t>
            </w:r>
            <w:r w:rsidRPr="00517DC0">
              <w:t xml:space="preserve"> </w:t>
            </w:r>
            <w:r w:rsidRPr="00517DC0">
              <w:t>đơn</w:t>
            </w:r>
            <w:r w:rsidRPr="00517DC0">
              <w:t xml:space="preserve"> </w:t>
            </w:r>
            <w:r w:rsidRPr="00517DC0">
              <w:t>tồn</w:t>
            </w:r>
            <w:r w:rsidRPr="00517DC0">
              <w:t xml:space="preserve"> </w:t>
            </w:r>
            <w:r w:rsidRPr="00517DC0">
              <w:t>tại</w:t>
            </w:r>
            <w:r w:rsidRPr="00517DC0">
              <w:t xml:space="preserve"> </w:t>
            </w:r>
            <w:r w:rsidRPr="00517DC0">
              <w:t>ngày</w:t>
            </w:r>
            <w:r w:rsidRPr="00517DC0">
              <w:t xml:space="preserve"> </w:t>
            </w:r>
            <w:r w:rsidRPr="00517DC0">
              <w:t>hóa</w:t>
            </w:r>
            <w:r w:rsidRPr="00517DC0">
              <w:t xml:space="preserve"> </w:t>
            </w:r>
            <w:r w:rsidRPr="00517DC0">
              <w:t>đơn</w:t>
            </w:r>
            <w:r w:rsidRPr="00517DC0">
              <w:t xml:space="preserve"> </w:t>
            </w:r>
            <w:r w:rsidRPr="00517DC0">
              <w:t>nhỏ</w:t>
            </w:r>
            <w:r w:rsidRPr="00517DC0">
              <w:t xml:space="preserve"> </w:t>
            </w:r>
            <w:r w:rsidRPr="00517DC0">
              <w:t>hơn</w:t>
            </w:r>
            <w:r w:rsidRPr="00517DC0">
              <w:t xml:space="preserve"> </w:t>
            </w:r>
            <w:r w:rsidRPr="00517DC0">
              <w:t>ngày</w:t>
            </w:r>
            <w:r w:rsidRPr="00517DC0">
              <w:t xml:space="preserve"> </w:t>
            </w:r>
            <w:r w:rsidRPr="00517DC0">
              <w:t>hóa</w:t>
            </w:r>
            <w:r w:rsidRPr="00517DC0">
              <w:t xml:space="preserve"> </w:t>
            </w:r>
            <w:r w:rsidRPr="00517DC0">
              <w:t>đơn</w:t>
            </w:r>
            <w:r w:rsidRPr="00517DC0">
              <w:t xml:space="preserve"> </w:t>
            </w:r>
            <w:r w:rsidRPr="00517DC0">
              <w:t>đã</w:t>
            </w:r>
            <w:r w:rsidRPr="00517DC0">
              <w:t xml:space="preserve"> </w:t>
            </w:r>
            <w:r w:rsidRPr="00517DC0">
              <w:t>phát</w:t>
            </w:r>
            <w:r w:rsidRPr="00517DC0">
              <w:t xml:space="preserve"> </w:t>
            </w:r>
            <w:r w:rsidRPr="00517DC0">
              <w:t>hành</w:t>
            </w:r>
          </w:p>
        </w:tc>
        <w:tc>
          <w:tcPr>
            <w:tcW w:w="1371" w:type="dxa"/>
            <w:tcBorders>
              <w:top w:val="single" w:sz="4" w:space="0" w:color="2E74B5"/>
              <w:left w:val="single" w:sz="4" w:space="0" w:color="2E74B5"/>
              <w:bottom w:val="single" w:sz="4" w:space="0" w:color="2E74B5"/>
              <w:right w:val="single" w:sz="4" w:space="0" w:color="2E74B5"/>
            </w:tcBorders>
          </w:tcPr>
          <w:p w:rsidR="009D1437" w:rsidP="00616EC4" w14:paraId="45505175" w14:textId="77777777">
            <w:pPr>
              <w:pStyle w:val="ListParagraph"/>
              <w:ind w:left="0"/>
              <w:jc w:val="both"/>
            </w:pPr>
          </w:p>
        </w:tc>
      </w:tr>
      <w:tr w14:paraId="1F4F5A48" w14:textId="77777777" w:rsidTr="00616EC4">
        <w:tblPrEx>
          <w:tblW w:w="0" w:type="auto"/>
          <w:tblInd w:w="85" w:type="dxa"/>
          <w:tblLook w:val="04A0"/>
        </w:tblPrEx>
        <w:tc>
          <w:tcPr>
            <w:tcW w:w="3123" w:type="dxa"/>
            <w:tcBorders>
              <w:top w:val="single" w:sz="4" w:space="0" w:color="2E74B5"/>
              <w:left w:val="single" w:sz="4" w:space="0" w:color="2E74B5"/>
              <w:bottom w:val="single" w:sz="4" w:space="0" w:color="2E74B5"/>
              <w:right w:val="single" w:sz="4" w:space="0" w:color="2E74B5"/>
            </w:tcBorders>
            <w:shd w:val="clear" w:color="auto" w:fill="auto"/>
          </w:tcPr>
          <w:p w:rsidR="009D1437" w:rsidRPr="00DD2715" w:rsidP="00616EC4" w14:paraId="1C786C92" w14:textId="77777777">
            <w:pPr>
              <w:autoSpaceDE w:val="0"/>
              <w:autoSpaceDN w:val="0"/>
              <w:adjustRightInd w:val="0"/>
              <w:jc w:val="both"/>
            </w:pPr>
            <w:r>
              <w:t>ERR:31</w:t>
            </w:r>
          </w:p>
        </w:tc>
        <w:tc>
          <w:tcPr>
            <w:tcW w:w="4771" w:type="dxa"/>
            <w:tcBorders>
              <w:top w:val="single" w:sz="4" w:space="0" w:color="2E74B5"/>
              <w:left w:val="single" w:sz="4" w:space="0" w:color="2E74B5"/>
              <w:bottom w:val="single" w:sz="4" w:space="0" w:color="2E74B5"/>
              <w:right w:val="single" w:sz="4" w:space="0" w:color="2E74B5"/>
            </w:tcBorders>
            <w:shd w:val="clear" w:color="auto" w:fill="auto"/>
          </w:tcPr>
          <w:p w:rsidR="009D1437" w:rsidRPr="005765F2" w:rsidP="00616EC4" w14:paraId="52E9CB32" w14:textId="77777777">
            <w:pPr>
              <w:jc w:val="both"/>
            </w:pPr>
            <w:r>
              <w:t>Số</w:t>
            </w:r>
            <w:r>
              <w:t xml:space="preserve"> </w:t>
            </w:r>
            <w:r>
              <w:t>hóa</w:t>
            </w:r>
            <w:r>
              <w:t xml:space="preserve"> </w:t>
            </w:r>
            <w:r>
              <w:t>đơn</w:t>
            </w:r>
            <w:r>
              <w:t xml:space="preserve"> </w:t>
            </w:r>
            <w:r>
              <w:t>truyền</w:t>
            </w:r>
            <w:r>
              <w:t xml:space="preserve"> </w:t>
            </w:r>
            <w:r>
              <w:t>vào</w:t>
            </w:r>
            <w:r>
              <w:t xml:space="preserve"> </w:t>
            </w:r>
            <w:r>
              <w:t>không</w:t>
            </w:r>
            <w:r>
              <w:t xml:space="preserve"> </w:t>
            </w:r>
            <w:r>
              <w:t>hợp</w:t>
            </w:r>
            <w:r>
              <w:t xml:space="preserve"> </w:t>
            </w:r>
            <w:r>
              <w:t>lệ</w:t>
            </w:r>
          </w:p>
        </w:tc>
        <w:tc>
          <w:tcPr>
            <w:tcW w:w="1371" w:type="dxa"/>
            <w:tcBorders>
              <w:top w:val="single" w:sz="4" w:space="0" w:color="2E74B5"/>
              <w:left w:val="single" w:sz="4" w:space="0" w:color="2E74B5"/>
              <w:bottom w:val="single" w:sz="4" w:space="0" w:color="2E74B5"/>
              <w:right w:val="single" w:sz="4" w:space="0" w:color="2E74B5"/>
            </w:tcBorders>
          </w:tcPr>
          <w:p w:rsidR="009D1437" w:rsidRPr="005765F2" w:rsidP="00616EC4" w14:paraId="6E2512CE" w14:textId="77777777">
            <w:pPr>
              <w:jc w:val="both"/>
            </w:pPr>
          </w:p>
        </w:tc>
      </w:tr>
      <w:tr w14:paraId="1388633C" w14:textId="77777777" w:rsidTr="00616EC4">
        <w:tblPrEx>
          <w:tblW w:w="0" w:type="auto"/>
          <w:tblInd w:w="85" w:type="dxa"/>
          <w:tblLook w:val="04A0"/>
        </w:tblPrEx>
        <w:tc>
          <w:tcPr>
            <w:tcW w:w="3123"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42472FEF" w14:textId="77777777">
            <w:pPr>
              <w:autoSpaceDE w:val="0"/>
              <w:autoSpaceDN w:val="0"/>
              <w:adjustRightInd w:val="0"/>
              <w:jc w:val="both"/>
            </w:pPr>
            <w:r>
              <w:t>OK:</w:t>
            </w:r>
            <w:r w:rsidRPr="009372AD">
              <w:t>pattern;serial1-</w:t>
            </w:r>
            <w:r>
              <w:t>key1_</w:t>
            </w:r>
            <w:r w:rsidRPr="009372AD">
              <w:t>num1,</w:t>
            </w:r>
            <w:r>
              <w:t>key2_</w:t>
            </w:r>
            <w:r w:rsidRPr="009372AD">
              <w:t>num12,</w:t>
            </w:r>
            <w:r>
              <w:t xml:space="preserve"> …)</w:t>
            </w:r>
          </w:p>
          <w:p w:rsidR="009D1437" w:rsidRPr="005765F2" w:rsidP="00616EC4" w14:paraId="4006AB02" w14:textId="77777777">
            <w:pPr>
              <w:autoSpaceDE w:val="0"/>
              <w:autoSpaceDN w:val="0"/>
              <w:adjustRightInd w:val="0"/>
              <w:jc w:val="both"/>
              <w:rPr>
                <w:b/>
              </w:rPr>
            </w:pPr>
            <w:r w:rsidRPr="005765F2">
              <w:rPr>
                <w:b/>
              </w:rPr>
              <w:t>(</w:t>
            </w:r>
            <w:r w:rsidRPr="005765F2">
              <w:rPr>
                <w:b/>
              </w:rPr>
              <w:t>Ví</w:t>
            </w:r>
            <w:r w:rsidRPr="005765F2">
              <w:rPr>
                <w:b/>
              </w:rPr>
              <w:t xml:space="preserve"> </w:t>
            </w:r>
            <w:r w:rsidRPr="005765F2">
              <w:rPr>
                <w:b/>
              </w:rPr>
              <w:t>dụ</w:t>
            </w:r>
            <w:r w:rsidRPr="005765F2">
              <w:rPr>
                <w:b/>
              </w:rPr>
              <w:t>:</w:t>
            </w:r>
          </w:p>
          <w:p w:rsidR="009D1437" w:rsidP="00616EC4" w14:paraId="5ADB34A1" w14:textId="77777777">
            <w:pPr>
              <w:autoSpaceDE w:val="0"/>
              <w:autoSpaceDN w:val="0"/>
              <w:adjustRightInd w:val="0"/>
              <w:jc w:val="both"/>
              <w:rPr>
                <w:b/>
              </w:rPr>
            </w:pPr>
            <w:r w:rsidRPr="005765F2">
              <w:rPr>
                <w:b/>
              </w:rPr>
              <w:t>OK:01GTKT3/001;AA/12E-key1_1,key2_2,</w:t>
            </w:r>
          </w:p>
          <w:p w:rsidR="009D1437" w:rsidP="00616EC4" w14:paraId="267EFA94" w14:textId="77777777">
            <w:pPr>
              <w:autoSpaceDE w:val="0"/>
              <w:autoSpaceDN w:val="0"/>
              <w:adjustRightInd w:val="0"/>
              <w:jc w:val="both"/>
            </w:pPr>
            <w:r w:rsidRPr="005765F2">
              <w:rPr>
                <w:b/>
              </w:rPr>
              <w:t>key3_3,key4_4,key5_5)</w:t>
            </w:r>
          </w:p>
        </w:tc>
        <w:tc>
          <w:tcPr>
            <w:tcW w:w="4771" w:type="dxa"/>
            <w:tcBorders>
              <w:top w:val="single" w:sz="4" w:space="0" w:color="2E74B5"/>
              <w:left w:val="single" w:sz="4" w:space="0" w:color="2E74B5"/>
              <w:bottom w:val="single" w:sz="4" w:space="0" w:color="2E74B5"/>
              <w:right w:val="single" w:sz="4" w:space="0" w:color="2E74B5"/>
            </w:tcBorders>
            <w:shd w:val="clear" w:color="auto" w:fill="auto"/>
          </w:tcPr>
          <w:p w:rsidR="009D1437" w:rsidRPr="005765F2" w:rsidP="00616EC4" w14:paraId="705FBD6E" w14:textId="77777777">
            <w:pPr>
              <w:jc w:val="both"/>
            </w:pPr>
            <w:r w:rsidRPr="005765F2">
              <w:t xml:space="preserve">OK </w:t>
            </w:r>
            <w:r w:rsidRPr="009372AD">
              <w:rPr>
                <w:rFonts w:ascii="Wingdings" w:hAnsi="Wingdings"/>
              </w:rPr>
              <w:sym w:font="Wingdings" w:char="F0E0"/>
            </w:r>
            <w:r w:rsidRPr="005765F2">
              <w:t xml:space="preserve"> </w:t>
            </w:r>
            <w:r w:rsidRPr="005765F2">
              <w:t>đã</w:t>
            </w:r>
            <w:r w:rsidRPr="005765F2">
              <w:t xml:space="preserve"> </w:t>
            </w:r>
            <w:r w:rsidRPr="005765F2">
              <w:t>phát</w:t>
            </w:r>
            <w:r w:rsidRPr="005765F2">
              <w:t xml:space="preserve"> </w:t>
            </w:r>
            <w:r w:rsidRPr="005765F2">
              <w:t>hành</w:t>
            </w:r>
            <w:r w:rsidRPr="005765F2">
              <w:t xml:space="preserve"> </w:t>
            </w:r>
            <w:r w:rsidRPr="005765F2">
              <w:t>hóa</w:t>
            </w:r>
            <w:r w:rsidRPr="005765F2">
              <w:t xml:space="preserve"> </w:t>
            </w:r>
            <w:r w:rsidRPr="005765F2">
              <w:t>đơn</w:t>
            </w:r>
            <w:r w:rsidRPr="005765F2">
              <w:t xml:space="preserve"> </w:t>
            </w:r>
            <w:r w:rsidRPr="005765F2">
              <w:t>thành</w:t>
            </w:r>
            <w:r w:rsidRPr="005765F2">
              <w:t xml:space="preserve"> </w:t>
            </w:r>
            <w:r w:rsidRPr="005765F2">
              <w:t>công</w:t>
            </w:r>
          </w:p>
          <w:p w:rsidR="009D1437" w:rsidRPr="005765F2" w:rsidP="00616EC4" w14:paraId="23F3119C" w14:textId="77777777">
            <w:pPr>
              <w:jc w:val="both"/>
            </w:pPr>
            <w:r w:rsidRPr="005765F2">
              <w:t xml:space="preserve">Pattern </w:t>
            </w:r>
            <w:r w:rsidRPr="009372AD">
              <w:rPr>
                <w:rFonts w:ascii="Wingdings" w:hAnsi="Wingdings"/>
              </w:rPr>
              <w:sym w:font="Wingdings" w:char="F0E0"/>
            </w:r>
            <w:r w:rsidRPr="005765F2">
              <w:t xml:space="preserve"> </w:t>
            </w:r>
            <w:r w:rsidRPr="005765F2">
              <w:t>Mẫu</w:t>
            </w:r>
            <w:r w:rsidRPr="005765F2">
              <w:t xml:space="preserve"> </w:t>
            </w:r>
            <w:r w:rsidRPr="005765F2">
              <w:t>số</w:t>
            </w:r>
            <w:r w:rsidRPr="005765F2">
              <w:t xml:space="preserve"> </w:t>
            </w:r>
            <w:r w:rsidRPr="005765F2">
              <w:t>của</w:t>
            </w:r>
            <w:r w:rsidRPr="005765F2">
              <w:t xml:space="preserve"> </w:t>
            </w:r>
            <w:r w:rsidRPr="005765F2">
              <w:t>các</w:t>
            </w:r>
            <w:r w:rsidRPr="005765F2">
              <w:t xml:space="preserve"> </w:t>
            </w:r>
            <w:r w:rsidRPr="005765F2">
              <w:t>hóa</w:t>
            </w:r>
            <w:r w:rsidRPr="005765F2">
              <w:t xml:space="preserve"> </w:t>
            </w:r>
            <w:r w:rsidRPr="005765F2">
              <w:t>đơn</w:t>
            </w:r>
            <w:r w:rsidRPr="005765F2">
              <w:t xml:space="preserve"> </w:t>
            </w:r>
            <w:r w:rsidRPr="005765F2">
              <w:t>đã</w:t>
            </w:r>
            <w:r w:rsidRPr="005765F2">
              <w:t xml:space="preserve"> </w:t>
            </w:r>
            <w:r w:rsidRPr="005765F2">
              <w:t>phát</w:t>
            </w:r>
            <w:r w:rsidRPr="005765F2">
              <w:t xml:space="preserve"> </w:t>
            </w:r>
            <w:r w:rsidRPr="005765F2">
              <w:t>hành</w:t>
            </w:r>
          </w:p>
          <w:p w:rsidR="009D1437" w:rsidRPr="005765F2" w:rsidP="00616EC4" w14:paraId="3EF74FD5" w14:textId="77777777">
            <w:pPr>
              <w:jc w:val="both"/>
            </w:pPr>
            <w:r w:rsidRPr="005765F2">
              <w:t xml:space="preserve">Serial1 </w:t>
            </w:r>
            <w:r w:rsidRPr="009372AD">
              <w:rPr>
                <w:rFonts w:ascii="Wingdings" w:hAnsi="Wingdings"/>
              </w:rPr>
              <w:sym w:font="Wingdings" w:char="F0E0"/>
            </w:r>
            <w:r w:rsidRPr="005765F2">
              <w:t xml:space="preserve"> serial </w:t>
            </w:r>
            <w:r w:rsidRPr="005765F2">
              <w:t>của</w:t>
            </w:r>
            <w:r w:rsidRPr="005765F2">
              <w:t xml:space="preserve"> </w:t>
            </w:r>
            <w:r w:rsidRPr="005765F2">
              <w:t>dãy</w:t>
            </w:r>
            <w:r w:rsidRPr="005765F2">
              <w:t xml:space="preserve"> </w:t>
            </w:r>
            <w:r w:rsidRPr="005765F2">
              <w:t>các</w:t>
            </w:r>
            <w:r w:rsidRPr="005765F2">
              <w:t xml:space="preserve"> </w:t>
            </w:r>
            <w:r w:rsidRPr="005765F2">
              <w:t>hóa</w:t>
            </w:r>
            <w:r w:rsidRPr="005765F2">
              <w:t xml:space="preserve"> </w:t>
            </w:r>
            <w:r w:rsidRPr="005765F2">
              <w:t>đơn</w:t>
            </w:r>
            <w:r w:rsidRPr="005765F2">
              <w:t xml:space="preserve"> </w:t>
            </w:r>
            <w:r w:rsidRPr="005765F2">
              <w:t>phát</w:t>
            </w:r>
            <w:r w:rsidRPr="005765F2">
              <w:t xml:space="preserve"> </w:t>
            </w:r>
            <w:r w:rsidRPr="005765F2">
              <w:t>hành</w:t>
            </w:r>
            <w:r w:rsidRPr="005765F2">
              <w:t xml:space="preserve"> </w:t>
            </w:r>
          </w:p>
          <w:p w:rsidR="009D1437" w:rsidRPr="005765F2" w:rsidP="00616EC4" w14:paraId="30BE8721" w14:textId="77777777">
            <w:pPr>
              <w:jc w:val="both"/>
            </w:pPr>
            <w:r w:rsidRPr="005765F2">
              <w:t xml:space="preserve">num1, num2… </w:t>
            </w:r>
            <w:r w:rsidRPr="005765F2">
              <w:t>là</w:t>
            </w:r>
            <w:r w:rsidRPr="005765F2">
              <w:t xml:space="preserve"> </w:t>
            </w:r>
            <w:r w:rsidRPr="005765F2">
              <w:t>các</w:t>
            </w:r>
            <w:r w:rsidRPr="005765F2">
              <w:t xml:space="preserve"> </w:t>
            </w:r>
            <w:r w:rsidRPr="005765F2">
              <w:t>số</w:t>
            </w:r>
            <w:r w:rsidRPr="005765F2">
              <w:t xml:space="preserve"> </w:t>
            </w:r>
            <w:r w:rsidRPr="005765F2">
              <w:t>hóa</w:t>
            </w:r>
            <w:r w:rsidRPr="005765F2">
              <w:t xml:space="preserve"> </w:t>
            </w:r>
            <w:r w:rsidRPr="005765F2">
              <w:t>đơn</w:t>
            </w:r>
          </w:p>
          <w:p w:rsidR="009D1437" w:rsidRPr="00517DC0" w:rsidP="00616EC4" w14:paraId="1852D448" w14:textId="77777777">
            <w:pPr>
              <w:pStyle w:val="ListParagraph"/>
              <w:ind w:left="0"/>
              <w:jc w:val="both"/>
            </w:pPr>
            <w:r>
              <w:t xml:space="preserve">key1,key2… </w:t>
            </w:r>
            <w:r>
              <w:t>là</w:t>
            </w:r>
            <w:r>
              <w:t xml:space="preserve"> </w:t>
            </w:r>
            <w:r>
              <w:t>khóa</w:t>
            </w:r>
            <w:r>
              <w:t xml:space="preserve"> </w:t>
            </w:r>
            <w:r>
              <w:t>để</w:t>
            </w:r>
            <w:r>
              <w:t xml:space="preserve"> </w:t>
            </w:r>
            <w:r>
              <w:t>nhận</w:t>
            </w:r>
            <w:r>
              <w:t xml:space="preserve"> </w:t>
            </w:r>
            <w:r>
              <w:t>biết</w:t>
            </w:r>
            <w:r>
              <w:t xml:space="preserve"> </w:t>
            </w:r>
            <w:r>
              <w:t>hóa</w:t>
            </w:r>
            <w:r>
              <w:t xml:space="preserve"> </w:t>
            </w:r>
            <w:r>
              <w:t>đơn</w:t>
            </w:r>
            <w:r>
              <w:t xml:space="preserve"> </w:t>
            </w:r>
            <w:r>
              <w:t>phát</w:t>
            </w:r>
            <w:r>
              <w:t xml:space="preserve"> </w:t>
            </w:r>
            <w:r>
              <w:t>hành</w:t>
            </w:r>
            <w:r>
              <w:t xml:space="preserve"> </w:t>
            </w:r>
            <w:r>
              <w:t>cho</w:t>
            </w:r>
            <w:r>
              <w:t xml:space="preserve"> </w:t>
            </w:r>
            <w:r>
              <w:t>khách</w:t>
            </w:r>
            <w:r>
              <w:t xml:space="preserve"> </w:t>
            </w:r>
            <w:r>
              <w:t>hàng</w:t>
            </w:r>
            <w:r>
              <w:t xml:space="preserve"> </w:t>
            </w:r>
            <w:r>
              <w:t>nào</w:t>
            </w:r>
            <w:r>
              <w:t>(</w:t>
            </w:r>
            <w:r>
              <w:t>lấy</w:t>
            </w:r>
            <w:r>
              <w:t xml:space="preserve"> </w:t>
            </w:r>
            <w:r>
              <w:t>từ</w:t>
            </w:r>
            <w:r>
              <w:t xml:space="preserve"> </w:t>
            </w:r>
            <w:r>
              <w:t>đầu</w:t>
            </w:r>
            <w:r>
              <w:t xml:space="preserve"> </w:t>
            </w:r>
            <w:r>
              <w:t>vào</w:t>
            </w:r>
            <w:r>
              <w:t>)</w:t>
            </w:r>
          </w:p>
        </w:tc>
        <w:tc>
          <w:tcPr>
            <w:tcW w:w="1371" w:type="dxa"/>
            <w:tcBorders>
              <w:top w:val="single" w:sz="4" w:space="0" w:color="2E74B5"/>
              <w:left w:val="single" w:sz="4" w:space="0" w:color="2E74B5"/>
              <w:bottom w:val="single" w:sz="4" w:space="0" w:color="2E74B5"/>
              <w:right w:val="single" w:sz="4" w:space="0" w:color="2E74B5"/>
            </w:tcBorders>
          </w:tcPr>
          <w:p w:rsidR="009D1437" w:rsidRPr="005765F2" w:rsidP="00616EC4" w14:paraId="3CA69916" w14:textId="77777777">
            <w:pPr>
              <w:jc w:val="both"/>
            </w:pPr>
            <w:r w:rsidRPr="005765F2">
              <w:t xml:space="preserve">Các </w:t>
            </w:r>
            <w:r w:rsidRPr="005765F2">
              <w:t>hóa</w:t>
            </w:r>
            <w:r w:rsidRPr="005765F2">
              <w:t xml:space="preserve"> </w:t>
            </w:r>
            <w:r w:rsidRPr="005765F2">
              <w:t>đơn</w:t>
            </w:r>
            <w:r w:rsidRPr="005765F2">
              <w:t xml:space="preserve"> </w:t>
            </w:r>
            <w:r w:rsidRPr="005765F2">
              <w:t>có</w:t>
            </w:r>
            <w:r w:rsidRPr="005765F2">
              <w:t xml:space="preserve"> serial </w:t>
            </w:r>
            <w:r w:rsidRPr="005765F2">
              <w:t>khác</w:t>
            </w:r>
            <w:r w:rsidRPr="005765F2">
              <w:t xml:space="preserve"> </w:t>
            </w:r>
            <w:r w:rsidRPr="005765F2">
              <w:t>nhau</w:t>
            </w:r>
            <w:r w:rsidRPr="005765F2">
              <w:t xml:space="preserve"> </w:t>
            </w:r>
            <w:r w:rsidRPr="005765F2">
              <w:t>phân</w:t>
            </w:r>
            <w:r w:rsidRPr="005765F2">
              <w:t xml:space="preserve"> </w:t>
            </w:r>
            <w:r w:rsidRPr="005765F2">
              <w:t>cách</w:t>
            </w:r>
            <w:r w:rsidRPr="005765F2">
              <w:t xml:space="preserve"> </w:t>
            </w:r>
            <w:r w:rsidRPr="005765F2">
              <w:t>bởi</w:t>
            </w:r>
            <w:r w:rsidRPr="005765F2">
              <w:t xml:space="preserve"> </w:t>
            </w:r>
            <w:r w:rsidRPr="005765F2">
              <w:t>dấu</w:t>
            </w:r>
            <w:r w:rsidRPr="005765F2">
              <w:t xml:space="preserve"> “;”</w:t>
            </w:r>
          </w:p>
          <w:p w:rsidR="009D1437" w:rsidRPr="005765F2" w:rsidP="00616EC4" w14:paraId="5E4BAD0B" w14:textId="77777777">
            <w:pPr>
              <w:jc w:val="both"/>
            </w:pPr>
            <w:r w:rsidRPr="005765F2">
              <w:t xml:space="preserve">Các </w:t>
            </w:r>
            <w:r w:rsidRPr="005765F2">
              <w:t>số</w:t>
            </w:r>
            <w:r w:rsidRPr="005765F2">
              <w:t xml:space="preserve"> </w:t>
            </w:r>
            <w:r w:rsidRPr="005765F2">
              <w:t>hóa</w:t>
            </w:r>
            <w:r w:rsidRPr="005765F2">
              <w:t xml:space="preserve"> </w:t>
            </w:r>
            <w:r w:rsidRPr="005765F2">
              <w:t>đơn</w:t>
            </w:r>
            <w:r w:rsidRPr="005765F2">
              <w:t xml:space="preserve"> </w:t>
            </w:r>
            <w:r w:rsidRPr="005765F2">
              <w:t>phân</w:t>
            </w:r>
            <w:r w:rsidRPr="005765F2">
              <w:t xml:space="preserve"> </w:t>
            </w:r>
            <w:r w:rsidRPr="005765F2">
              <w:t>cách</w:t>
            </w:r>
            <w:r w:rsidRPr="005765F2">
              <w:t xml:space="preserve"> </w:t>
            </w:r>
            <w:r w:rsidRPr="005765F2">
              <w:t>bởi</w:t>
            </w:r>
            <w:r w:rsidRPr="005765F2">
              <w:t xml:space="preserve"> “,”</w:t>
            </w:r>
          </w:p>
          <w:p w:rsidR="009D1437" w:rsidP="00616EC4" w14:paraId="183A66D9" w14:textId="77777777">
            <w:pPr>
              <w:pStyle w:val="ListParagraph"/>
              <w:ind w:left="0"/>
              <w:jc w:val="both"/>
            </w:pPr>
          </w:p>
        </w:tc>
      </w:tr>
    </w:tbl>
    <w:p w:rsidR="009D1437" w:rsidP="009D1437" w14:paraId="7253A473" w14:textId="77777777">
      <w:pPr>
        <w:rPr>
          <w:lang w:eastAsia="x-none"/>
        </w:rPr>
      </w:pPr>
    </w:p>
    <w:p w:rsidR="009D1437" w:rsidP="009D1437" w14:paraId="0DD8BDB3" w14:textId="77777777">
      <w:pPr>
        <w:rPr>
          <w:lang w:eastAsia="x-none"/>
        </w:rPr>
      </w:pPr>
      <w:r w:rsidRPr="00FE7CBB">
        <w:rPr>
          <w:b/>
          <w:u w:val="single"/>
          <w:lang w:eastAsia="x-none"/>
        </w:rPr>
        <w:t xml:space="preserve">Định </w:t>
      </w:r>
      <w:r w:rsidRPr="00FE7CBB">
        <w:rPr>
          <w:b/>
          <w:u w:val="single"/>
          <w:lang w:eastAsia="x-none"/>
        </w:rPr>
        <w:t>dạng</w:t>
      </w:r>
      <w:r w:rsidRPr="00FE7CBB">
        <w:rPr>
          <w:b/>
          <w:u w:val="single"/>
          <w:lang w:eastAsia="x-none"/>
        </w:rPr>
        <w:t xml:space="preserve"> </w:t>
      </w:r>
      <w:r w:rsidRPr="00FE7CBB">
        <w:rPr>
          <w:b/>
          <w:u w:val="single"/>
          <w:lang w:eastAsia="x-none"/>
        </w:rPr>
        <w:t>chuỗi</w:t>
      </w:r>
      <w:r w:rsidRPr="00FE7CBB">
        <w:rPr>
          <w:b/>
          <w:u w:val="single"/>
          <w:lang w:eastAsia="x-none"/>
        </w:rPr>
        <w:t xml:space="preserve"> xml </w:t>
      </w:r>
      <w:r w:rsidRPr="00FE7CBB">
        <w:rPr>
          <w:b/>
          <w:u w:val="single"/>
          <w:lang w:eastAsia="x-none"/>
        </w:rPr>
        <w:t>đầu</w:t>
      </w:r>
      <w:r w:rsidRPr="00FE7CBB">
        <w:rPr>
          <w:b/>
          <w:u w:val="single"/>
          <w:lang w:eastAsia="x-none"/>
        </w:rPr>
        <w:t xml:space="preserve"> </w:t>
      </w:r>
      <w:r w:rsidRPr="00FE7CBB">
        <w:rPr>
          <w:b/>
          <w:u w:val="single"/>
          <w:lang w:eastAsia="x-none"/>
        </w:rPr>
        <w:t>vào</w:t>
      </w:r>
      <w:r>
        <w:rPr>
          <w:b/>
          <w:u w:val="single"/>
          <w:lang w:eastAsia="x-none"/>
        </w:rPr>
        <w:t xml:space="preserve"> </w:t>
      </w:r>
      <w:r w:rsidRPr="00FE7CBB">
        <w:rPr>
          <w:b/>
          <w:u w:val="single"/>
        </w:rPr>
        <w:t>(</w:t>
      </w:r>
      <w:r w:rsidRPr="00FE7CBB">
        <w:rPr>
          <w:b/>
          <w:u w:val="single"/>
        </w:rPr>
        <w:t>các</w:t>
      </w:r>
      <w:r w:rsidRPr="00FE7CBB">
        <w:rPr>
          <w:b/>
          <w:u w:val="single"/>
        </w:rPr>
        <w:t xml:space="preserve"> </w:t>
      </w:r>
      <w:r w:rsidRPr="00FE7CBB">
        <w:rPr>
          <w:b/>
          <w:u w:val="single"/>
        </w:rPr>
        <w:t>trường</w:t>
      </w:r>
      <w:r w:rsidRPr="00FE7CBB">
        <w:rPr>
          <w:b/>
          <w:u w:val="single"/>
        </w:rPr>
        <w:t xml:space="preserve"> </w:t>
      </w:r>
      <w:r w:rsidRPr="00FE7CBB">
        <w:rPr>
          <w:b/>
          <w:color w:val="FF0000"/>
          <w:u w:val="single"/>
        </w:rPr>
        <w:t>*</w:t>
      </w:r>
      <w:r w:rsidRPr="00FE7CBB">
        <w:rPr>
          <w:b/>
          <w:u w:val="single"/>
        </w:rPr>
        <w:t xml:space="preserve"> </w:t>
      </w:r>
      <w:r w:rsidRPr="00FE7CBB">
        <w:rPr>
          <w:b/>
          <w:u w:val="single"/>
        </w:rPr>
        <w:t>là</w:t>
      </w:r>
      <w:r w:rsidRPr="00FE7CBB">
        <w:rPr>
          <w:b/>
          <w:u w:val="single"/>
        </w:rPr>
        <w:t xml:space="preserve"> </w:t>
      </w:r>
      <w:r w:rsidRPr="00FE7CBB">
        <w:rPr>
          <w:b/>
          <w:u w:val="single"/>
        </w:rPr>
        <w:t>bắt</w:t>
      </w:r>
      <w:r w:rsidRPr="00FE7CBB">
        <w:rPr>
          <w:b/>
          <w:u w:val="single"/>
        </w:rPr>
        <w:t xml:space="preserve"> </w:t>
      </w:r>
      <w:r w:rsidRPr="00FE7CBB">
        <w:rPr>
          <w:b/>
          <w:u w:val="single"/>
        </w:rPr>
        <w:t>buộc</w:t>
      </w:r>
      <w:r w:rsidRPr="00FE7CBB">
        <w:rPr>
          <w:b/>
          <w:u w:val="single"/>
        </w:rPr>
        <w:t>):</w:t>
      </w:r>
    </w:p>
    <w:p w:rsidR="009D1437" w:rsidP="009D1437" w14:paraId="4EF2417C"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A31515"/>
          <w:sz w:val="19"/>
          <w:szCs w:val="19"/>
        </w:rPr>
        <w:t>DSHDon</w:t>
      </w:r>
      <w:r>
        <w:rPr>
          <w:rFonts w:ascii="Consolas" w:hAnsi="Consolas" w:cs="Consolas"/>
          <w:color w:val="0000FF"/>
          <w:sz w:val="19"/>
          <w:szCs w:val="19"/>
        </w:rPr>
        <w:t>&gt;</w:t>
      </w:r>
    </w:p>
    <w:p w:rsidR="009D1437" w:rsidP="009D1437" w14:paraId="3EC71A7F" w14:textId="7777777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HDon</w:t>
      </w:r>
      <w:r>
        <w:rPr>
          <w:rFonts w:ascii="Consolas" w:hAnsi="Consolas" w:cs="Consolas"/>
          <w:color w:val="0000FF"/>
          <w:sz w:val="19"/>
          <w:szCs w:val="19"/>
        </w:rPr>
        <w:t>&gt;</w:t>
      </w:r>
    </w:p>
    <w:p w:rsidR="009D1437" w:rsidP="009D1437" w14:paraId="77505BE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&lt;</w:t>
      </w:r>
      <w:r>
        <w:rPr>
          <w:rFonts w:ascii="Consolas" w:hAnsi="Consolas" w:cs="Consolas"/>
          <w:color w:val="A31515"/>
          <w:sz w:val="19"/>
          <w:szCs w:val="19"/>
        </w:rPr>
        <w:t>key</w:t>
      </w:r>
      <w:r>
        <w:rPr>
          <w:rFonts w:ascii="Consolas" w:hAnsi="Consolas" w:cs="Consolas"/>
          <w:color w:val="0000FF"/>
          <w:sz w:val="19"/>
          <w:szCs w:val="19"/>
        </w:rPr>
        <w:t>&gt;</w:t>
      </w:r>
      <w:r>
        <w:rPr>
          <w:rFonts w:ascii="Consolas" w:hAnsi="Consolas" w:cs="Consolas"/>
          <w:color w:val="000000"/>
          <w:sz w:val="19"/>
          <w:szCs w:val="19"/>
        </w:rPr>
        <w:t>Fkey</w:t>
      </w:r>
      <w:r>
        <w:rPr>
          <w:rFonts w:ascii="Consolas" w:hAnsi="Consolas" w:cs="Consolas"/>
          <w:color w:val="000000"/>
          <w:sz w:val="19"/>
          <w:szCs w:val="19"/>
        </w:rPr>
        <w:t xml:space="preserve"> cua </w:t>
      </w:r>
      <w:r>
        <w:rPr>
          <w:rFonts w:ascii="Consolas" w:hAnsi="Consolas" w:cs="Consolas"/>
          <w:color w:val="000000"/>
          <w:sz w:val="19"/>
          <w:szCs w:val="19"/>
        </w:rPr>
        <w:t>hoa</w:t>
      </w:r>
      <w:r>
        <w:rPr>
          <w:rFonts w:ascii="Consolas" w:hAnsi="Consolas" w:cs="Consolas"/>
          <w:color w:val="000000"/>
          <w:sz w:val="19"/>
          <w:szCs w:val="19"/>
        </w:rPr>
        <w:t xml:space="preserve"> don</w:t>
      </w:r>
      <w:r>
        <w:rPr>
          <w:rFonts w:ascii="Consolas" w:hAnsi="Consolas" w:cs="Consolas"/>
          <w:color w:val="0000FF"/>
          <w:sz w:val="19"/>
          <w:szCs w:val="19"/>
        </w:rPr>
        <w:t>&lt;/</w:t>
      </w:r>
      <w:r>
        <w:rPr>
          <w:rFonts w:ascii="Consolas" w:hAnsi="Consolas" w:cs="Consolas"/>
          <w:color w:val="A31515"/>
          <w:sz w:val="19"/>
          <w:szCs w:val="19"/>
        </w:rPr>
        <w:t>key</w:t>
      </w:r>
      <w:r>
        <w:rPr>
          <w:rFonts w:ascii="Consolas" w:hAnsi="Consolas" w:cs="Consolas"/>
          <w:color w:val="0000FF"/>
          <w:sz w:val="19"/>
          <w:szCs w:val="19"/>
        </w:rPr>
        <w:t>&gt;</w:t>
      </w:r>
    </w:p>
    <w:p w:rsidR="009D1437" w:rsidP="009D1437" w14:paraId="60E321C8" w14:textId="77777777">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ab/>
        <w:t>&lt;</w:t>
      </w:r>
      <w:r>
        <w:rPr>
          <w:rFonts w:ascii="Consolas" w:hAnsi="Consolas" w:cs="Consolas"/>
          <w:color w:val="A31515"/>
          <w:sz w:val="19"/>
          <w:szCs w:val="19"/>
        </w:rPr>
        <w:t>DLHDon</w:t>
      </w:r>
      <w:r>
        <w:rPr>
          <w:rFonts w:ascii="Consolas" w:hAnsi="Consolas" w:cs="Consolas"/>
          <w:color w:val="0000FF"/>
          <w:sz w:val="19"/>
          <w:szCs w:val="19"/>
        </w:rPr>
        <w:t>&gt;</w:t>
      </w:r>
    </w:p>
    <w:p w:rsidR="009D1437" w:rsidP="009D1437" w14:paraId="0493E694"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w:t>
      </w:r>
      <w:r w:rsidRPr="00A93D8E">
        <w:rPr>
          <w:rFonts w:ascii="Consolas" w:hAnsi="Consolas" w:cs="Consolas"/>
          <w:color w:val="0000FF"/>
          <w:sz w:val="19"/>
          <w:szCs w:val="19"/>
        </w:rPr>
        <w:t>&lt;</w:t>
      </w:r>
      <w:r w:rsidRPr="00A93D8E">
        <w:rPr>
          <w:rFonts w:ascii="Consolas" w:hAnsi="Consolas" w:cs="Consolas"/>
          <w:color w:val="C00000"/>
          <w:sz w:val="19"/>
          <w:szCs w:val="19"/>
        </w:rPr>
        <w:t>InvoiceNo</w:t>
      </w:r>
      <w:r>
        <w:rPr>
          <w:rFonts w:ascii="Consolas" w:hAnsi="Consolas" w:cs="Consolas"/>
          <w:color w:val="0000FF"/>
          <w:sz w:val="19"/>
          <w:szCs w:val="19"/>
        </w:rPr>
        <w:t>&gt;</w:t>
      </w:r>
      <w:r w:rsidRPr="00A93D8E">
        <w:rPr>
          <w:rFonts w:ascii="Consolas" w:hAnsi="Consolas" w:cs="Consolas"/>
          <w:color w:val="000000" w:themeColor="text1"/>
          <w:sz w:val="19"/>
          <w:szCs w:val="19"/>
        </w:rPr>
        <w:t>Số</w:t>
      </w:r>
      <w:r w:rsidRPr="00A93D8E">
        <w:rPr>
          <w:rFonts w:ascii="Consolas" w:hAnsi="Consolas" w:cs="Consolas"/>
          <w:color w:val="000000" w:themeColor="text1"/>
          <w:sz w:val="19"/>
          <w:szCs w:val="19"/>
        </w:rPr>
        <w:t xml:space="preserve"> </w:t>
      </w:r>
      <w:r w:rsidRPr="00A93D8E">
        <w:rPr>
          <w:rFonts w:ascii="Consolas" w:hAnsi="Consolas" w:cs="Consolas"/>
          <w:color w:val="000000" w:themeColor="text1"/>
          <w:sz w:val="19"/>
          <w:szCs w:val="19"/>
        </w:rPr>
        <w:t>hóa</w:t>
      </w:r>
      <w:r w:rsidRPr="00A93D8E">
        <w:rPr>
          <w:rFonts w:ascii="Consolas" w:hAnsi="Consolas" w:cs="Consolas"/>
          <w:color w:val="000000" w:themeColor="text1"/>
          <w:sz w:val="19"/>
          <w:szCs w:val="19"/>
        </w:rPr>
        <w:t xml:space="preserve"> </w:t>
      </w:r>
      <w:r w:rsidRPr="00A93D8E">
        <w:rPr>
          <w:rFonts w:ascii="Consolas" w:hAnsi="Consolas" w:cs="Consolas"/>
          <w:color w:val="000000" w:themeColor="text1"/>
          <w:sz w:val="19"/>
          <w:szCs w:val="19"/>
        </w:rPr>
        <w:t>đơn</w:t>
      </w:r>
      <w:r w:rsidRPr="00A93D8E">
        <w:rPr>
          <w:rFonts w:ascii="Consolas" w:hAnsi="Consolas" w:cs="Consolas"/>
          <w:color w:val="000000" w:themeColor="text1"/>
          <w:sz w:val="19"/>
          <w:szCs w:val="19"/>
        </w:rPr>
        <w:t xml:space="preserve"> </w:t>
      </w:r>
      <w:r w:rsidRPr="00A93D8E">
        <w:rPr>
          <w:rFonts w:ascii="Consolas" w:hAnsi="Consolas" w:cs="Consolas"/>
          <w:color w:val="000000" w:themeColor="text1"/>
          <w:sz w:val="19"/>
          <w:szCs w:val="19"/>
        </w:rPr>
        <w:t>truyền</w:t>
      </w:r>
      <w:r w:rsidRPr="00A93D8E">
        <w:rPr>
          <w:rFonts w:ascii="Consolas" w:hAnsi="Consolas" w:cs="Consolas"/>
          <w:color w:val="000000" w:themeColor="text1"/>
          <w:sz w:val="19"/>
          <w:szCs w:val="19"/>
        </w:rPr>
        <w:t xml:space="preserve"> </w:t>
      </w:r>
      <w:r w:rsidRPr="00A93D8E">
        <w:rPr>
          <w:rFonts w:ascii="Consolas" w:hAnsi="Consolas" w:cs="Consolas"/>
          <w:color w:val="000000" w:themeColor="text1"/>
          <w:sz w:val="19"/>
          <w:szCs w:val="19"/>
        </w:rPr>
        <w:t>vào</w:t>
      </w:r>
      <w:r w:rsidRPr="00A93D8E">
        <w:rPr>
          <w:rFonts w:ascii="Consolas" w:hAnsi="Consolas" w:cs="Consolas"/>
          <w:color w:val="000000" w:themeColor="text1"/>
          <w:sz w:val="19"/>
          <w:szCs w:val="19"/>
        </w:rPr>
        <w:t xml:space="preserve"> *&lt;/</w:t>
      </w:r>
      <w:r w:rsidRPr="00A93D8E">
        <w:rPr>
          <w:rFonts w:ascii="Consolas" w:hAnsi="Consolas" w:cs="Consolas"/>
          <w:color w:val="C00000"/>
          <w:sz w:val="19"/>
          <w:szCs w:val="19"/>
        </w:rPr>
        <w:t>InvoiceNo</w:t>
      </w:r>
      <w:r w:rsidRPr="00A93D8E">
        <w:rPr>
          <w:rFonts w:ascii="Consolas" w:hAnsi="Consolas" w:cs="Consolas"/>
          <w:color w:val="0000FF"/>
          <w:sz w:val="19"/>
          <w:szCs w:val="19"/>
        </w:rPr>
        <w:t>&gt;</w:t>
      </w:r>
    </w:p>
    <w:p w:rsidR="009D1437" w:rsidP="009D1437" w14:paraId="390164F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TTChung</w:t>
      </w:r>
      <w:r>
        <w:rPr>
          <w:rFonts w:ascii="Consolas" w:hAnsi="Consolas" w:cs="Consolas"/>
          <w:color w:val="0000FF"/>
          <w:sz w:val="19"/>
          <w:szCs w:val="19"/>
        </w:rPr>
        <w:t>&gt;</w:t>
      </w:r>
    </w:p>
    <w:p w:rsidR="009D1437" w:rsidP="009D1437" w14:paraId="058BA0EB"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SHDon</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FF"/>
          <w:sz w:val="19"/>
          <w:szCs w:val="19"/>
        </w:rPr>
        <w:t>&lt;/</w:t>
      </w:r>
      <w:r>
        <w:rPr>
          <w:rFonts w:ascii="Consolas" w:hAnsi="Consolas" w:cs="Consolas"/>
          <w:color w:val="A31515"/>
          <w:sz w:val="19"/>
          <w:szCs w:val="19"/>
        </w:rPr>
        <w:t>SHDon</w:t>
      </w:r>
      <w:r>
        <w:rPr>
          <w:rFonts w:ascii="Consolas" w:hAnsi="Consolas" w:cs="Consolas"/>
          <w:color w:val="0000FF"/>
          <w:sz w:val="19"/>
          <w:szCs w:val="19"/>
        </w:rPr>
        <w:t>&gt;</w:t>
      </w:r>
    </w:p>
    <w:p w:rsidR="009D1437" w:rsidP="009D1437" w14:paraId="58A8FF8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MHSo</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hồ</w:t>
      </w:r>
      <w:r>
        <w:rPr>
          <w:rFonts w:ascii="Consolas" w:hAnsi="Consolas" w:cs="Consolas"/>
          <w:color w:val="000000"/>
          <w:sz w:val="19"/>
          <w:szCs w:val="19"/>
        </w:rPr>
        <w:t xml:space="preserve"> </w:t>
      </w:r>
      <w:r>
        <w:rPr>
          <w:rFonts w:ascii="Consolas" w:hAnsi="Consolas" w:cs="Consolas"/>
          <w:color w:val="000000"/>
          <w:sz w:val="19"/>
          <w:szCs w:val="19"/>
        </w:rPr>
        <w:t>sơ</w:t>
      </w:r>
      <w:r>
        <w:rPr>
          <w:rFonts w:ascii="Consolas" w:hAnsi="Consolas" w:cs="Consolas"/>
          <w:color w:val="0000FF"/>
          <w:sz w:val="19"/>
          <w:szCs w:val="19"/>
        </w:rPr>
        <w:t>&lt;/</w:t>
      </w:r>
      <w:r>
        <w:rPr>
          <w:rFonts w:ascii="Consolas" w:hAnsi="Consolas" w:cs="Consolas"/>
          <w:color w:val="A31515"/>
          <w:sz w:val="19"/>
          <w:szCs w:val="19"/>
        </w:rPr>
        <w:t>MHSo</w:t>
      </w:r>
      <w:r>
        <w:rPr>
          <w:rFonts w:ascii="Consolas" w:hAnsi="Consolas" w:cs="Consolas"/>
          <w:color w:val="0000FF"/>
          <w:sz w:val="19"/>
          <w:szCs w:val="19"/>
        </w:rPr>
        <w:t>&gt;</w:t>
      </w:r>
    </w:p>
    <w:p w:rsidR="009D1437" w:rsidP="009D1437" w14:paraId="665FEC0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SBKe</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bảng</w:t>
      </w:r>
      <w:r>
        <w:rPr>
          <w:rFonts w:ascii="Consolas" w:hAnsi="Consolas" w:cs="Consolas"/>
          <w:color w:val="000000"/>
          <w:sz w:val="19"/>
          <w:szCs w:val="19"/>
        </w:rPr>
        <w:t xml:space="preserve"> </w:t>
      </w:r>
      <w:r>
        <w:rPr>
          <w:rFonts w:ascii="Consolas" w:hAnsi="Consolas" w:cs="Consolas"/>
          <w:color w:val="000000"/>
          <w:sz w:val="19"/>
          <w:szCs w:val="19"/>
        </w:rPr>
        <w:t>kê</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của</w:t>
      </w:r>
      <w:r>
        <w:rPr>
          <w:rFonts w:ascii="Consolas" w:hAnsi="Consolas" w:cs="Consolas"/>
          <w:color w:val="000000"/>
          <w:sz w:val="19"/>
          <w:szCs w:val="19"/>
        </w:rPr>
        <w:t xml:space="preserve"> </w:t>
      </w:r>
      <w:r>
        <w:rPr>
          <w:rFonts w:ascii="Consolas" w:hAnsi="Consolas" w:cs="Consolas"/>
          <w:color w:val="000000"/>
          <w:sz w:val="19"/>
          <w:szCs w:val="19"/>
        </w:rPr>
        <w:t>bảng</w:t>
      </w:r>
      <w:r>
        <w:rPr>
          <w:rFonts w:ascii="Consolas" w:hAnsi="Consolas" w:cs="Consolas"/>
          <w:color w:val="000000"/>
          <w:sz w:val="19"/>
          <w:szCs w:val="19"/>
        </w:rPr>
        <w:t xml:space="preserve"> </w:t>
      </w:r>
      <w:r>
        <w:rPr>
          <w:rFonts w:ascii="Consolas" w:hAnsi="Consolas" w:cs="Consolas"/>
          <w:color w:val="000000"/>
          <w:sz w:val="19"/>
          <w:szCs w:val="19"/>
        </w:rPr>
        <w:t>kê</w:t>
      </w:r>
      <w:r>
        <w:rPr>
          <w:rFonts w:ascii="Consolas" w:hAnsi="Consolas" w:cs="Consolas"/>
          <w:color w:val="000000"/>
          <w:sz w:val="19"/>
          <w:szCs w:val="19"/>
        </w:rPr>
        <w:t xml:space="preserve"> </w:t>
      </w:r>
      <w:r>
        <w:rPr>
          <w:rFonts w:ascii="Consolas" w:hAnsi="Consolas" w:cs="Consolas"/>
          <w:color w:val="000000"/>
          <w:sz w:val="19"/>
          <w:szCs w:val="19"/>
        </w:rPr>
        <w:t>các</w:t>
      </w:r>
      <w:r>
        <w:rPr>
          <w:rFonts w:ascii="Consolas" w:hAnsi="Consolas" w:cs="Consolas"/>
          <w:color w:val="000000"/>
          <w:sz w:val="19"/>
          <w:szCs w:val="19"/>
        </w:rPr>
        <w:t xml:space="preserve"> </w:t>
      </w:r>
      <w:r>
        <w:rPr>
          <w:rFonts w:ascii="Consolas" w:hAnsi="Consolas" w:cs="Consolas"/>
          <w:color w:val="000000"/>
          <w:sz w:val="19"/>
          <w:szCs w:val="19"/>
        </w:rPr>
        <w:t>loại</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w:t>
      </w:r>
      <w:r>
        <w:rPr>
          <w:rFonts w:ascii="Consolas" w:hAnsi="Consolas" w:cs="Consolas"/>
          <w:color w:val="000000"/>
          <w:sz w:val="19"/>
          <w:szCs w:val="19"/>
        </w:rPr>
        <w:t>đã</w:t>
      </w:r>
      <w:r>
        <w:rPr>
          <w:rFonts w:ascii="Consolas" w:hAnsi="Consolas" w:cs="Consolas"/>
          <w:color w:val="000000"/>
          <w:sz w:val="19"/>
          <w:szCs w:val="19"/>
        </w:rPr>
        <w:t xml:space="preserve"> </w:t>
      </w:r>
      <w:r>
        <w:rPr>
          <w:rFonts w:ascii="Consolas" w:hAnsi="Consolas" w:cs="Consolas"/>
          <w:color w:val="000000"/>
          <w:sz w:val="19"/>
          <w:szCs w:val="19"/>
        </w:rPr>
        <w:t>bán</w:t>
      </w:r>
      <w:r>
        <w:rPr>
          <w:rFonts w:ascii="Consolas" w:hAnsi="Consolas" w:cs="Consolas"/>
          <w:color w:val="000000"/>
          <w:sz w:val="19"/>
          <w:szCs w:val="19"/>
        </w:rPr>
        <w:t xml:space="preserve"> </w:t>
      </w:r>
      <w:r>
        <w:rPr>
          <w:rFonts w:ascii="Consolas" w:hAnsi="Consolas" w:cs="Consolas"/>
          <w:color w:val="000000"/>
          <w:sz w:val="19"/>
          <w:szCs w:val="19"/>
        </w:rPr>
        <w:t>kèm</w:t>
      </w:r>
      <w:r>
        <w:rPr>
          <w:rFonts w:ascii="Consolas" w:hAnsi="Consolas" w:cs="Consolas"/>
          <w:color w:val="000000"/>
          <w:sz w:val="19"/>
          <w:szCs w:val="19"/>
        </w:rPr>
        <w:t xml:space="preserve"> </w:t>
      </w:r>
      <w:r>
        <w:rPr>
          <w:rFonts w:ascii="Consolas" w:hAnsi="Consolas" w:cs="Consolas"/>
          <w:color w:val="000000"/>
          <w:sz w:val="19"/>
          <w:szCs w:val="19"/>
        </w:rPr>
        <w:t>theo</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SBKe</w:t>
      </w:r>
      <w:r>
        <w:rPr>
          <w:rFonts w:ascii="Consolas" w:hAnsi="Consolas" w:cs="Consolas"/>
          <w:color w:val="0000FF"/>
          <w:sz w:val="19"/>
          <w:szCs w:val="19"/>
        </w:rPr>
        <w:t>&gt;</w:t>
      </w:r>
    </w:p>
    <w:p w:rsidR="009D1437" w:rsidP="009D1437" w14:paraId="08EED0C4"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NBKe</w:t>
      </w:r>
      <w:r>
        <w:rPr>
          <w:rFonts w:ascii="Consolas" w:hAnsi="Consolas" w:cs="Consolas"/>
          <w:color w:val="0000FF"/>
          <w:sz w:val="19"/>
          <w:szCs w:val="19"/>
        </w:rPr>
        <w:t>&gt;</w:t>
      </w:r>
      <w:r>
        <w:rPr>
          <w:rFonts w:ascii="Consolas" w:hAnsi="Consolas" w:cs="Consolas"/>
          <w:color w:val="000000"/>
          <w:sz w:val="19"/>
          <w:szCs w:val="19"/>
        </w:rPr>
        <w:t>Ngày</w:t>
      </w:r>
      <w:r>
        <w:rPr>
          <w:rFonts w:ascii="Consolas" w:hAnsi="Consolas" w:cs="Consolas"/>
          <w:color w:val="000000"/>
          <w:sz w:val="19"/>
          <w:szCs w:val="19"/>
        </w:rPr>
        <w:t xml:space="preserve"> </w:t>
      </w:r>
      <w:r>
        <w:rPr>
          <w:rFonts w:ascii="Consolas" w:hAnsi="Consolas" w:cs="Consolas"/>
          <w:color w:val="000000"/>
          <w:sz w:val="19"/>
          <w:szCs w:val="19"/>
        </w:rPr>
        <w:t>bảng</w:t>
      </w:r>
      <w:r>
        <w:rPr>
          <w:rFonts w:ascii="Consolas" w:hAnsi="Consolas" w:cs="Consolas"/>
          <w:color w:val="000000"/>
          <w:sz w:val="19"/>
          <w:szCs w:val="19"/>
        </w:rPr>
        <w:t xml:space="preserve"> </w:t>
      </w:r>
      <w:r>
        <w:rPr>
          <w:rFonts w:ascii="Consolas" w:hAnsi="Consolas" w:cs="Consolas"/>
          <w:color w:val="000000"/>
          <w:sz w:val="19"/>
          <w:szCs w:val="19"/>
        </w:rPr>
        <w:t>kê</w:t>
      </w:r>
      <w:r>
        <w:rPr>
          <w:rFonts w:ascii="Consolas" w:hAnsi="Consolas" w:cs="Consolas"/>
          <w:color w:val="000000"/>
          <w:sz w:val="19"/>
          <w:szCs w:val="19"/>
        </w:rPr>
        <w:t xml:space="preserve"> (</w:t>
      </w:r>
      <w:r>
        <w:rPr>
          <w:rFonts w:ascii="Consolas" w:hAnsi="Consolas" w:cs="Consolas"/>
          <w:color w:val="000000"/>
          <w:sz w:val="19"/>
          <w:szCs w:val="19"/>
        </w:rPr>
        <w:t>Ngày</w:t>
      </w:r>
      <w:r>
        <w:rPr>
          <w:rFonts w:ascii="Consolas" w:hAnsi="Consolas" w:cs="Consolas"/>
          <w:color w:val="000000"/>
          <w:sz w:val="19"/>
          <w:szCs w:val="19"/>
        </w:rPr>
        <w:t xml:space="preserve"> </w:t>
      </w:r>
      <w:r>
        <w:rPr>
          <w:rFonts w:ascii="Consolas" w:hAnsi="Consolas" w:cs="Consolas"/>
          <w:color w:val="000000"/>
          <w:sz w:val="19"/>
          <w:szCs w:val="19"/>
        </w:rPr>
        <w:t>của</w:t>
      </w:r>
      <w:r>
        <w:rPr>
          <w:rFonts w:ascii="Consolas" w:hAnsi="Consolas" w:cs="Consolas"/>
          <w:color w:val="000000"/>
          <w:sz w:val="19"/>
          <w:szCs w:val="19"/>
        </w:rPr>
        <w:t xml:space="preserve"> </w:t>
      </w:r>
      <w:r>
        <w:rPr>
          <w:rFonts w:ascii="Consolas" w:hAnsi="Consolas" w:cs="Consolas"/>
          <w:color w:val="000000"/>
          <w:sz w:val="19"/>
          <w:szCs w:val="19"/>
        </w:rPr>
        <w:t>bảng</w:t>
      </w:r>
      <w:r>
        <w:rPr>
          <w:rFonts w:ascii="Consolas" w:hAnsi="Consolas" w:cs="Consolas"/>
          <w:color w:val="000000"/>
          <w:sz w:val="19"/>
          <w:szCs w:val="19"/>
        </w:rPr>
        <w:t xml:space="preserve"> </w:t>
      </w:r>
      <w:r>
        <w:rPr>
          <w:rFonts w:ascii="Consolas" w:hAnsi="Consolas" w:cs="Consolas"/>
          <w:color w:val="000000"/>
          <w:sz w:val="19"/>
          <w:szCs w:val="19"/>
        </w:rPr>
        <w:t>kê</w:t>
      </w:r>
      <w:r>
        <w:rPr>
          <w:rFonts w:ascii="Consolas" w:hAnsi="Consolas" w:cs="Consolas"/>
          <w:color w:val="000000"/>
          <w:sz w:val="19"/>
          <w:szCs w:val="19"/>
        </w:rPr>
        <w:t xml:space="preserve"> </w:t>
      </w:r>
      <w:r>
        <w:rPr>
          <w:rFonts w:ascii="Consolas" w:hAnsi="Consolas" w:cs="Consolas"/>
          <w:color w:val="000000"/>
          <w:sz w:val="19"/>
          <w:szCs w:val="19"/>
        </w:rPr>
        <w:t>các</w:t>
      </w:r>
      <w:r>
        <w:rPr>
          <w:rFonts w:ascii="Consolas" w:hAnsi="Consolas" w:cs="Consolas"/>
          <w:color w:val="000000"/>
          <w:sz w:val="19"/>
          <w:szCs w:val="19"/>
        </w:rPr>
        <w:t xml:space="preserve"> </w:t>
      </w:r>
      <w:r>
        <w:rPr>
          <w:rFonts w:ascii="Consolas" w:hAnsi="Consolas" w:cs="Consolas"/>
          <w:color w:val="000000"/>
          <w:sz w:val="19"/>
          <w:szCs w:val="19"/>
        </w:rPr>
        <w:t>loại</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w:t>
      </w:r>
      <w:r>
        <w:rPr>
          <w:rFonts w:ascii="Consolas" w:hAnsi="Consolas" w:cs="Consolas"/>
          <w:color w:val="000000"/>
          <w:sz w:val="19"/>
          <w:szCs w:val="19"/>
        </w:rPr>
        <w:t>đã</w:t>
      </w:r>
      <w:r>
        <w:rPr>
          <w:rFonts w:ascii="Consolas" w:hAnsi="Consolas" w:cs="Consolas"/>
          <w:color w:val="000000"/>
          <w:sz w:val="19"/>
          <w:szCs w:val="19"/>
        </w:rPr>
        <w:t xml:space="preserve"> </w:t>
      </w:r>
      <w:r>
        <w:rPr>
          <w:rFonts w:ascii="Consolas" w:hAnsi="Consolas" w:cs="Consolas"/>
          <w:color w:val="000000"/>
          <w:sz w:val="19"/>
          <w:szCs w:val="19"/>
        </w:rPr>
        <w:t>bán</w:t>
      </w:r>
      <w:r>
        <w:rPr>
          <w:rFonts w:ascii="Consolas" w:hAnsi="Consolas" w:cs="Consolas"/>
          <w:color w:val="000000"/>
          <w:sz w:val="19"/>
          <w:szCs w:val="19"/>
        </w:rPr>
        <w:t xml:space="preserve"> </w:t>
      </w:r>
      <w:r>
        <w:rPr>
          <w:rFonts w:ascii="Consolas" w:hAnsi="Consolas" w:cs="Consolas"/>
          <w:color w:val="000000"/>
          <w:sz w:val="19"/>
          <w:szCs w:val="19"/>
        </w:rPr>
        <w:t>kèm</w:t>
      </w:r>
      <w:r>
        <w:rPr>
          <w:rFonts w:ascii="Consolas" w:hAnsi="Consolas" w:cs="Consolas"/>
          <w:color w:val="000000"/>
          <w:sz w:val="19"/>
          <w:szCs w:val="19"/>
        </w:rPr>
        <w:t xml:space="preserve"> </w:t>
      </w:r>
      <w:r>
        <w:rPr>
          <w:rFonts w:ascii="Consolas" w:hAnsi="Consolas" w:cs="Consolas"/>
          <w:color w:val="000000"/>
          <w:sz w:val="19"/>
          <w:szCs w:val="19"/>
        </w:rPr>
        <w:t>theo</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NBKe</w:t>
      </w:r>
      <w:r>
        <w:rPr>
          <w:rFonts w:ascii="Consolas" w:hAnsi="Consolas" w:cs="Consolas"/>
          <w:color w:val="0000FF"/>
          <w:sz w:val="19"/>
          <w:szCs w:val="19"/>
        </w:rPr>
        <w:t>&gt;</w:t>
      </w:r>
    </w:p>
    <w:p w:rsidR="009D1437" w:rsidP="009D1437" w14:paraId="4CCBAB3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DVTTe</w:t>
      </w:r>
      <w:r>
        <w:rPr>
          <w:rFonts w:ascii="Consolas" w:hAnsi="Consolas" w:cs="Consolas"/>
          <w:color w:val="0000FF"/>
          <w:sz w:val="19"/>
          <w:szCs w:val="19"/>
        </w:rPr>
        <w:t>&gt;</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vị</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tệ</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DVTTe</w:t>
      </w:r>
      <w:r>
        <w:rPr>
          <w:rFonts w:ascii="Consolas" w:hAnsi="Consolas" w:cs="Consolas"/>
          <w:color w:val="0000FF"/>
          <w:sz w:val="19"/>
          <w:szCs w:val="19"/>
        </w:rPr>
        <w:t>&gt;</w:t>
      </w:r>
    </w:p>
    <w:p w:rsidR="009D1437" w:rsidP="009D1437" w14:paraId="3C747024"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TGia</w:t>
      </w:r>
      <w:r>
        <w:rPr>
          <w:rFonts w:ascii="Consolas" w:hAnsi="Consolas" w:cs="Consolas"/>
          <w:color w:val="0000FF"/>
          <w:sz w:val="19"/>
          <w:szCs w:val="19"/>
        </w:rPr>
        <w:t>&gt;</w:t>
      </w:r>
      <w:r>
        <w:rPr>
          <w:rFonts w:ascii="Consolas" w:hAnsi="Consolas" w:cs="Consolas"/>
          <w:color w:val="000000"/>
          <w:sz w:val="19"/>
          <w:szCs w:val="19"/>
        </w:rPr>
        <w:t>Tỷ</w:t>
      </w:r>
      <w:r>
        <w:rPr>
          <w:rFonts w:ascii="Consolas" w:hAnsi="Consolas" w:cs="Consolas"/>
          <w:color w:val="000000"/>
          <w:sz w:val="19"/>
          <w:szCs w:val="19"/>
        </w:rPr>
        <w:t xml:space="preserve"> </w:t>
      </w:r>
      <w:r>
        <w:rPr>
          <w:rFonts w:ascii="Consolas" w:hAnsi="Consolas" w:cs="Consolas"/>
          <w:color w:val="000000"/>
          <w:sz w:val="19"/>
          <w:szCs w:val="19"/>
        </w:rPr>
        <w:t>giá</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Trừ</w:t>
      </w:r>
      <w:r>
        <w:rPr>
          <w:rFonts w:ascii="Consolas" w:hAnsi="Consolas" w:cs="Consolas"/>
          <w:color w:val="000000"/>
          <w:sz w:val="19"/>
          <w:szCs w:val="19"/>
        </w:rPr>
        <w:t xml:space="preserve"> </w:t>
      </w:r>
      <w:r>
        <w:rPr>
          <w:rFonts w:ascii="Consolas" w:hAnsi="Consolas" w:cs="Consolas"/>
          <w:color w:val="000000"/>
          <w:sz w:val="19"/>
          <w:szCs w:val="19"/>
        </w:rPr>
        <w:t>trường</w:t>
      </w:r>
      <w:r>
        <w:rPr>
          <w:rFonts w:ascii="Consolas" w:hAnsi="Consolas" w:cs="Consolas"/>
          <w:color w:val="000000"/>
          <w:sz w:val="19"/>
          <w:szCs w:val="19"/>
        </w:rPr>
        <w:t xml:space="preserve"> </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vị</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tệ</w:t>
      </w:r>
      <w:r>
        <w:rPr>
          <w:rFonts w:ascii="Consolas" w:hAnsi="Consolas" w:cs="Consolas"/>
          <w:color w:val="000000"/>
          <w:sz w:val="19"/>
          <w:szCs w:val="19"/>
        </w:rPr>
        <w:t xml:space="preserve"> </w:t>
      </w:r>
      <w:r>
        <w:rPr>
          <w:rFonts w:ascii="Consolas" w:hAnsi="Consolas" w:cs="Consolas"/>
          <w:color w:val="000000"/>
          <w:sz w:val="19"/>
          <w:szCs w:val="19"/>
        </w:rPr>
        <w:t>là</w:t>
      </w:r>
      <w:r>
        <w:rPr>
          <w:rFonts w:ascii="Consolas" w:hAnsi="Consolas" w:cs="Consolas"/>
          <w:color w:val="000000"/>
          <w:sz w:val="19"/>
          <w:szCs w:val="19"/>
        </w:rPr>
        <w:t xml:space="preserve"> VND))</w:t>
      </w:r>
      <w:r>
        <w:rPr>
          <w:rFonts w:ascii="Consolas" w:hAnsi="Consolas" w:cs="Consolas"/>
          <w:color w:val="0000FF"/>
          <w:sz w:val="19"/>
          <w:szCs w:val="19"/>
        </w:rPr>
        <w:t>&lt;/</w:t>
      </w:r>
      <w:r>
        <w:rPr>
          <w:rFonts w:ascii="Consolas" w:hAnsi="Consolas" w:cs="Consolas"/>
          <w:color w:val="A31515"/>
          <w:sz w:val="19"/>
          <w:szCs w:val="19"/>
        </w:rPr>
        <w:t>TGia</w:t>
      </w:r>
      <w:r>
        <w:rPr>
          <w:rFonts w:ascii="Consolas" w:hAnsi="Consolas" w:cs="Consolas"/>
          <w:color w:val="0000FF"/>
          <w:sz w:val="19"/>
          <w:szCs w:val="19"/>
        </w:rPr>
        <w:t>&gt;</w:t>
      </w:r>
    </w:p>
    <w:p w:rsidR="009D1437" w:rsidP="009D1437" w14:paraId="59FEE50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HTTToan</w:t>
      </w:r>
      <w:r>
        <w:rPr>
          <w:rFonts w:ascii="Consolas" w:hAnsi="Consolas" w:cs="Consolas"/>
          <w:color w:val="0000FF"/>
          <w:sz w:val="19"/>
          <w:szCs w:val="19"/>
        </w:rPr>
        <w:t>&gt;</w:t>
      </w:r>
      <w:r>
        <w:rPr>
          <w:rFonts w:ascii="Consolas" w:hAnsi="Consolas" w:cs="Consolas"/>
          <w:color w:val="000000"/>
          <w:sz w:val="19"/>
          <w:szCs w:val="19"/>
        </w:rPr>
        <w:t>Hình</w:t>
      </w:r>
      <w:r>
        <w:rPr>
          <w:rFonts w:ascii="Consolas" w:hAnsi="Consolas" w:cs="Consolas"/>
          <w:color w:val="000000"/>
          <w:sz w:val="19"/>
          <w:szCs w:val="19"/>
        </w:rPr>
        <w:t xml:space="preserve"> </w:t>
      </w:r>
      <w:r>
        <w:rPr>
          <w:rFonts w:ascii="Consolas" w:hAnsi="Consolas" w:cs="Consolas"/>
          <w:color w:val="000000"/>
          <w:sz w:val="19"/>
          <w:szCs w:val="19"/>
        </w:rPr>
        <w:t>thức</w:t>
      </w:r>
      <w:r>
        <w:rPr>
          <w:rFonts w:ascii="Consolas" w:hAnsi="Consolas" w:cs="Consolas"/>
          <w:color w:val="000000"/>
          <w:sz w:val="19"/>
          <w:szCs w:val="19"/>
        </w:rPr>
        <w:t xml:space="preserve"> </w:t>
      </w:r>
      <w:r>
        <w:rPr>
          <w:rFonts w:ascii="Consolas" w:hAnsi="Consolas" w:cs="Consolas"/>
          <w:color w:val="000000"/>
          <w:sz w:val="19"/>
          <w:szCs w:val="19"/>
        </w:rPr>
        <w:t>thanh</w:t>
      </w:r>
      <w:r>
        <w:rPr>
          <w:rFonts w:ascii="Consolas" w:hAnsi="Consolas" w:cs="Consolas"/>
          <w:color w:val="000000"/>
          <w:sz w:val="19"/>
          <w:szCs w:val="19"/>
        </w:rPr>
        <w:t xml:space="preserve"> </w:t>
      </w:r>
      <w:r>
        <w:rPr>
          <w:rFonts w:ascii="Consolas" w:hAnsi="Consolas" w:cs="Consolas"/>
          <w:color w:val="000000"/>
          <w:sz w:val="19"/>
          <w:szCs w:val="19"/>
        </w:rPr>
        <w:t>toán</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HTTToan</w:t>
      </w:r>
      <w:r>
        <w:rPr>
          <w:rFonts w:ascii="Consolas" w:hAnsi="Consolas" w:cs="Consolas"/>
          <w:color w:val="0000FF"/>
          <w:sz w:val="19"/>
          <w:szCs w:val="19"/>
        </w:rPr>
        <w:t>&gt;</w:t>
      </w:r>
    </w:p>
    <w:p w:rsidR="009D1437" w:rsidP="009D1437" w14:paraId="22A5101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TTChung</w:t>
      </w:r>
      <w:r>
        <w:rPr>
          <w:rFonts w:ascii="Consolas" w:hAnsi="Consolas" w:cs="Consolas"/>
          <w:color w:val="0000FF"/>
          <w:sz w:val="19"/>
          <w:szCs w:val="19"/>
        </w:rPr>
        <w:t>&gt;</w:t>
      </w:r>
    </w:p>
    <w:p w:rsidR="009D1437" w:rsidP="009D1437" w14:paraId="316808D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NDHDon</w:t>
      </w:r>
      <w:r>
        <w:rPr>
          <w:rFonts w:ascii="Consolas" w:hAnsi="Consolas" w:cs="Consolas"/>
          <w:color w:val="0000FF"/>
          <w:sz w:val="19"/>
          <w:szCs w:val="19"/>
        </w:rPr>
        <w:t>&gt;</w:t>
      </w:r>
    </w:p>
    <w:p w:rsidR="009D1437" w:rsidP="009D1437" w14:paraId="7F27236C"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NBan</w:t>
      </w:r>
      <w:r>
        <w:rPr>
          <w:rFonts w:ascii="Consolas" w:hAnsi="Consolas" w:cs="Consolas"/>
          <w:color w:val="0000FF"/>
          <w:sz w:val="19"/>
          <w:szCs w:val="19"/>
        </w:rPr>
        <w:t>&gt;</w:t>
      </w:r>
    </w:p>
    <w:p w:rsidR="009D1437" w:rsidP="009D1437" w14:paraId="1B86DCD9"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Ten</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Ten</w:t>
      </w:r>
      <w:r>
        <w:rPr>
          <w:rFonts w:ascii="Consolas" w:hAnsi="Consolas" w:cs="Consolas"/>
          <w:color w:val="0000FF"/>
          <w:sz w:val="19"/>
          <w:szCs w:val="19"/>
        </w:rPr>
        <w:t>&gt;</w:t>
      </w:r>
    </w:p>
    <w:p w:rsidR="009D1437" w:rsidP="009D1437" w14:paraId="1FD338FE" w14:textId="77777777">
      <w:pPr>
        <w:autoSpaceDE w:val="0"/>
        <w:autoSpaceDN w:val="0"/>
        <w:adjustRightInd w:val="0"/>
        <w:ind w:left="18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MST</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MST</w:t>
      </w:r>
      <w:r>
        <w:rPr>
          <w:rFonts w:ascii="Consolas" w:hAnsi="Consolas" w:cs="Consolas"/>
          <w:color w:val="0000FF"/>
          <w:sz w:val="19"/>
          <w:szCs w:val="19"/>
        </w:rPr>
        <w:t>&gt;</w:t>
      </w:r>
    </w:p>
    <w:p w:rsidR="009D1437" w:rsidP="009D1437" w14:paraId="053E18AE" w14:textId="77777777">
      <w:pPr>
        <w:autoSpaceDE w:val="0"/>
        <w:autoSpaceDN w:val="0"/>
        <w:adjustRightInd w:val="0"/>
        <w:ind w:left="1620" w:firstLine="54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A31515"/>
          <w:sz w:val="19"/>
          <w:szCs w:val="19"/>
        </w:rPr>
        <w:t>DChi</w:t>
      </w:r>
      <w:r>
        <w:rPr>
          <w:rFonts w:ascii="Consolas" w:hAnsi="Consolas" w:cs="Consolas"/>
          <w:color w:val="0000FF"/>
          <w:sz w:val="19"/>
          <w:szCs w:val="19"/>
        </w:rPr>
        <w:t>&gt;</w:t>
      </w:r>
      <w:r>
        <w:rPr>
          <w:rFonts w:ascii="Consolas" w:hAnsi="Consolas" w:cs="Consolas"/>
          <w:color w:val="000000"/>
          <w:sz w:val="19"/>
          <w:szCs w:val="19"/>
        </w:rPr>
        <w:t>Địa</w:t>
      </w:r>
      <w:r>
        <w:rPr>
          <w:rFonts w:ascii="Consolas" w:hAnsi="Consolas" w:cs="Consolas"/>
          <w:color w:val="000000"/>
          <w:sz w:val="19"/>
          <w:szCs w:val="19"/>
        </w:rPr>
        <w:t xml:space="preserve"> </w:t>
      </w:r>
      <w:r>
        <w:rPr>
          <w:rFonts w:ascii="Consolas" w:hAnsi="Consolas" w:cs="Consolas"/>
          <w:color w:val="000000"/>
          <w:sz w:val="19"/>
          <w:szCs w:val="19"/>
        </w:rPr>
        <w:t>chỉ</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DChi</w:t>
      </w:r>
      <w:r>
        <w:rPr>
          <w:rFonts w:ascii="Consolas" w:hAnsi="Consolas" w:cs="Consolas"/>
          <w:color w:val="0000FF"/>
          <w:sz w:val="19"/>
          <w:szCs w:val="19"/>
        </w:rPr>
        <w:t>&gt;</w:t>
      </w:r>
    </w:p>
    <w:p w:rsidR="009D1437" w:rsidP="009D1437" w14:paraId="3A458BBA" w14:textId="77777777">
      <w:pPr>
        <w:tabs>
          <w:tab w:val="left" w:pos="1980"/>
        </w:tabs>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SDThoai</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điện</w:t>
      </w:r>
      <w:r>
        <w:rPr>
          <w:rFonts w:ascii="Consolas" w:hAnsi="Consolas" w:cs="Consolas"/>
          <w:color w:val="000000"/>
          <w:sz w:val="19"/>
          <w:szCs w:val="19"/>
        </w:rPr>
        <w:t xml:space="preserve"> </w:t>
      </w:r>
      <w:r>
        <w:rPr>
          <w:rFonts w:ascii="Consolas" w:hAnsi="Consolas" w:cs="Consolas"/>
          <w:color w:val="000000"/>
          <w:sz w:val="19"/>
          <w:szCs w:val="19"/>
        </w:rPr>
        <w:t>thoại</w:t>
      </w:r>
      <w:r>
        <w:rPr>
          <w:rFonts w:ascii="Consolas" w:hAnsi="Consolas" w:cs="Consolas"/>
          <w:color w:val="0000FF"/>
          <w:sz w:val="19"/>
          <w:szCs w:val="19"/>
        </w:rPr>
        <w:t>&lt;/</w:t>
      </w:r>
      <w:r>
        <w:rPr>
          <w:rFonts w:ascii="Consolas" w:hAnsi="Consolas" w:cs="Consolas"/>
          <w:color w:val="A31515"/>
          <w:sz w:val="19"/>
          <w:szCs w:val="19"/>
        </w:rPr>
        <w:t>SDThoai</w:t>
      </w:r>
      <w:r>
        <w:rPr>
          <w:rFonts w:ascii="Consolas" w:hAnsi="Consolas" w:cs="Consolas"/>
          <w:color w:val="0000FF"/>
          <w:sz w:val="19"/>
          <w:szCs w:val="19"/>
        </w:rPr>
        <w:t>&gt;</w:t>
      </w:r>
    </w:p>
    <w:p w:rsidR="009D1437" w:rsidP="009D1437" w14:paraId="190E211C"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DCTDTu</w:t>
      </w:r>
      <w:r>
        <w:rPr>
          <w:rFonts w:ascii="Consolas" w:hAnsi="Consolas" w:cs="Consolas"/>
          <w:color w:val="0000FF"/>
          <w:sz w:val="19"/>
          <w:szCs w:val="19"/>
        </w:rPr>
        <w:t>&gt;</w:t>
      </w:r>
      <w:r>
        <w:rPr>
          <w:rFonts w:ascii="Consolas" w:hAnsi="Consolas" w:cs="Consolas"/>
          <w:color w:val="000000"/>
          <w:sz w:val="19"/>
          <w:szCs w:val="19"/>
        </w:rPr>
        <w:t>Địa</w:t>
      </w:r>
      <w:r>
        <w:rPr>
          <w:rFonts w:ascii="Consolas" w:hAnsi="Consolas" w:cs="Consolas"/>
          <w:color w:val="000000"/>
          <w:sz w:val="19"/>
          <w:szCs w:val="19"/>
        </w:rPr>
        <w:t xml:space="preserve"> </w:t>
      </w:r>
      <w:r>
        <w:rPr>
          <w:rFonts w:ascii="Consolas" w:hAnsi="Consolas" w:cs="Consolas"/>
          <w:color w:val="000000"/>
          <w:sz w:val="19"/>
          <w:szCs w:val="19"/>
        </w:rPr>
        <w:t>chỉ</w:t>
      </w:r>
      <w:r>
        <w:rPr>
          <w:rFonts w:ascii="Consolas" w:hAnsi="Consolas" w:cs="Consolas"/>
          <w:color w:val="000000"/>
          <w:sz w:val="19"/>
          <w:szCs w:val="19"/>
        </w:rPr>
        <w:t xml:space="preserve"> </w:t>
      </w:r>
      <w:r>
        <w:rPr>
          <w:rFonts w:ascii="Consolas" w:hAnsi="Consolas" w:cs="Consolas"/>
          <w:color w:val="000000"/>
          <w:sz w:val="19"/>
          <w:szCs w:val="19"/>
        </w:rPr>
        <w:t>thư</w:t>
      </w:r>
      <w:r>
        <w:rPr>
          <w:rFonts w:ascii="Consolas" w:hAnsi="Consolas" w:cs="Consolas"/>
          <w:color w:val="000000"/>
          <w:sz w:val="19"/>
          <w:szCs w:val="19"/>
        </w:rPr>
        <w:t xml:space="preserve"> </w:t>
      </w:r>
      <w:r>
        <w:rPr>
          <w:rFonts w:ascii="Consolas" w:hAnsi="Consolas" w:cs="Consolas"/>
          <w:color w:val="000000"/>
          <w:sz w:val="19"/>
          <w:szCs w:val="19"/>
        </w:rPr>
        <w:t>điện</w:t>
      </w:r>
      <w:r>
        <w:rPr>
          <w:rFonts w:ascii="Consolas" w:hAnsi="Consolas" w:cs="Consolas"/>
          <w:color w:val="000000"/>
          <w:sz w:val="19"/>
          <w:szCs w:val="19"/>
        </w:rPr>
        <w:t xml:space="preserve"> </w:t>
      </w:r>
      <w:r>
        <w:rPr>
          <w:rFonts w:ascii="Consolas" w:hAnsi="Consolas" w:cs="Consolas"/>
          <w:color w:val="000000"/>
          <w:sz w:val="19"/>
          <w:szCs w:val="19"/>
        </w:rPr>
        <w:t>tử</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DCTDTu</w:t>
      </w:r>
      <w:r>
        <w:rPr>
          <w:rFonts w:ascii="Consolas" w:hAnsi="Consolas" w:cs="Consolas"/>
          <w:color w:val="0000FF"/>
          <w:sz w:val="19"/>
          <w:szCs w:val="19"/>
        </w:rPr>
        <w:t>&gt;</w:t>
      </w:r>
    </w:p>
    <w:p w:rsidR="009D1437" w:rsidP="009D1437" w14:paraId="4E18EE09"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STKNHang</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tài</w:t>
      </w:r>
      <w:r>
        <w:rPr>
          <w:rFonts w:ascii="Consolas" w:hAnsi="Consolas" w:cs="Consolas"/>
          <w:color w:val="000000"/>
          <w:sz w:val="19"/>
          <w:szCs w:val="19"/>
        </w:rPr>
        <w:t xml:space="preserve"> </w:t>
      </w:r>
      <w:r>
        <w:rPr>
          <w:rFonts w:ascii="Consolas" w:hAnsi="Consolas" w:cs="Consolas"/>
          <w:color w:val="000000"/>
          <w:sz w:val="19"/>
          <w:szCs w:val="19"/>
        </w:rPr>
        <w:t>khoản</w:t>
      </w:r>
      <w:r>
        <w:rPr>
          <w:rFonts w:ascii="Consolas" w:hAnsi="Consolas" w:cs="Consolas"/>
          <w:color w:val="000000"/>
          <w:sz w:val="19"/>
          <w:szCs w:val="19"/>
        </w:rPr>
        <w:t xml:space="preserve"> </w:t>
      </w:r>
      <w:r>
        <w:rPr>
          <w:rFonts w:ascii="Consolas" w:hAnsi="Consolas" w:cs="Consolas"/>
          <w:color w:val="000000"/>
          <w:sz w:val="19"/>
          <w:szCs w:val="19"/>
        </w:rPr>
        <w:t>ngân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STKNHang</w:t>
      </w:r>
      <w:r>
        <w:rPr>
          <w:rFonts w:ascii="Consolas" w:hAnsi="Consolas" w:cs="Consolas"/>
          <w:color w:val="0000FF"/>
          <w:sz w:val="19"/>
          <w:szCs w:val="19"/>
        </w:rPr>
        <w:t>&gt;</w:t>
      </w:r>
    </w:p>
    <w:p w:rsidR="009D1437" w:rsidP="009D1437" w14:paraId="2D70B85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TNHang</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ngân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TNHang</w:t>
      </w:r>
      <w:r>
        <w:rPr>
          <w:rFonts w:ascii="Consolas" w:hAnsi="Consolas" w:cs="Consolas"/>
          <w:color w:val="0000FF"/>
          <w:sz w:val="19"/>
          <w:szCs w:val="19"/>
        </w:rPr>
        <w:t>&gt;</w:t>
      </w:r>
    </w:p>
    <w:p w:rsidR="009D1437" w:rsidP="009D1437" w14:paraId="585BEE9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Fax</w:t>
      </w:r>
      <w:r>
        <w:rPr>
          <w:rFonts w:ascii="Consolas" w:hAnsi="Consolas" w:cs="Consolas"/>
          <w:color w:val="0000FF"/>
          <w:sz w:val="19"/>
          <w:szCs w:val="19"/>
        </w:rPr>
        <w:t>&gt;</w:t>
      </w:r>
      <w:r>
        <w:rPr>
          <w:rFonts w:ascii="Consolas" w:hAnsi="Consolas" w:cs="Consolas"/>
          <w:color w:val="000000"/>
          <w:sz w:val="19"/>
          <w:szCs w:val="19"/>
        </w:rPr>
        <w:t>Fax</w:t>
      </w:r>
      <w:r>
        <w:rPr>
          <w:rFonts w:ascii="Consolas" w:hAnsi="Consolas" w:cs="Consolas"/>
          <w:color w:val="0000FF"/>
          <w:sz w:val="19"/>
          <w:szCs w:val="19"/>
        </w:rPr>
        <w:t>&lt;/</w:t>
      </w:r>
      <w:r>
        <w:rPr>
          <w:rFonts w:ascii="Consolas" w:hAnsi="Consolas" w:cs="Consolas"/>
          <w:color w:val="A31515"/>
          <w:sz w:val="19"/>
          <w:szCs w:val="19"/>
        </w:rPr>
        <w:t>Fax</w:t>
      </w:r>
      <w:r>
        <w:rPr>
          <w:rFonts w:ascii="Consolas" w:hAnsi="Consolas" w:cs="Consolas"/>
          <w:color w:val="0000FF"/>
          <w:sz w:val="19"/>
          <w:szCs w:val="19"/>
        </w:rPr>
        <w:t>&gt;</w:t>
      </w:r>
    </w:p>
    <w:p w:rsidR="009D1437" w:rsidP="009D1437" w14:paraId="59DCF7A9"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LDDNBo</w:t>
      </w:r>
      <w:r>
        <w:rPr>
          <w:rFonts w:ascii="Consolas" w:hAnsi="Consolas" w:cs="Consolas"/>
          <w:color w:val="0000FF"/>
          <w:sz w:val="19"/>
          <w:szCs w:val="19"/>
        </w:rPr>
        <w:t>&gt;</w:t>
      </w:r>
      <w:r>
        <w:rPr>
          <w:rFonts w:ascii="Consolas" w:hAnsi="Consolas" w:cs="Consolas"/>
          <w:color w:val="000000"/>
          <w:sz w:val="19"/>
          <w:szCs w:val="19"/>
        </w:rPr>
        <w:t>Lệnh</w:t>
      </w:r>
      <w:r>
        <w:rPr>
          <w:rFonts w:ascii="Consolas" w:hAnsi="Consolas" w:cs="Consolas"/>
          <w:color w:val="000000"/>
          <w:sz w:val="19"/>
          <w:szCs w:val="19"/>
        </w:rPr>
        <w:t xml:space="preserve"> </w:t>
      </w:r>
      <w:r>
        <w:rPr>
          <w:rFonts w:ascii="Consolas" w:hAnsi="Consolas" w:cs="Consolas"/>
          <w:color w:val="000000"/>
          <w:sz w:val="19"/>
          <w:szCs w:val="19"/>
        </w:rPr>
        <w:t>điều</w:t>
      </w:r>
      <w:r>
        <w:rPr>
          <w:rFonts w:ascii="Consolas" w:hAnsi="Consolas" w:cs="Consolas"/>
          <w:color w:val="000000"/>
          <w:sz w:val="19"/>
          <w:szCs w:val="19"/>
        </w:rPr>
        <w:t xml:space="preserve"> </w:t>
      </w:r>
      <w:r>
        <w:rPr>
          <w:rFonts w:ascii="Consolas" w:hAnsi="Consolas" w:cs="Consolas"/>
          <w:color w:val="000000"/>
          <w:sz w:val="19"/>
          <w:szCs w:val="19"/>
        </w:rPr>
        <w:t>động</w:t>
      </w:r>
      <w:r>
        <w:rPr>
          <w:rFonts w:ascii="Consolas" w:hAnsi="Consolas" w:cs="Consolas"/>
          <w:color w:val="000000"/>
          <w:sz w:val="19"/>
          <w:szCs w:val="19"/>
        </w:rPr>
        <w:t xml:space="preserve"> </w:t>
      </w:r>
      <w:r>
        <w:rPr>
          <w:rFonts w:ascii="Consolas" w:hAnsi="Consolas" w:cs="Consolas"/>
          <w:color w:val="000000"/>
          <w:sz w:val="19"/>
          <w:szCs w:val="19"/>
        </w:rPr>
        <w:t>nội</w:t>
      </w:r>
      <w:r>
        <w:rPr>
          <w:rFonts w:ascii="Consolas" w:hAnsi="Consolas" w:cs="Consolas"/>
          <w:color w:val="000000"/>
          <w:sz w:val="19"/>
          <w:szCs w:val="19"/>
        </w:rPr>
        <w:t xml:space="preserve"> </w:t>
      </w:r>
      <w:r>
        <w:rPr>
          <w:rFonts w:ascii="Consolas" w:hAnsi="Consolas" w:cs="Consolas"/>
          <w:color w:val="000000"/>
          <w:sz w:val="19"/>
          <w:szCs w:val="19"/>
        </w:rPr>
        <w:t>bộ</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đối</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nội</w:t>
      </w:r>
      <w:r>
        <w:rPr>
          <w:rFonts w:ascii="Consolas" w:hAnsi="Consolas" w:cs="Consolas"/>
          <w:color w:val="000000"/>
          <w:sz w:val="19"/>
          <w:szCs w:val="19"/>
        </w:rPr>
        <w:t xml:space="preserve"> </w:t>
      </w:r>
      <w:r>
        <w:rPr>
          <w:rFonts w:ascii="Consolas" w:hAnsi="Consolas" w:cs="Consolas"/>
          <w:color w:val="000000"/>
          <w:sz w:val="19"/>
          <w:szCs w:val="19"/>
        </w:rPr>
        <w:t>bộ</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LDDNBo</w:t>
      </w:r>
      <w:r>
        <w:rPr>
          <w:rFonts w:ascii="Consolas" w:hAnsi="Consolas" w:cs="Consolas"/>
          <w:color w:val="0000FF"/>
          <w:sz w:val="19"/>
          <w:szCs w:val="19"/>
        </w:rPr>
        <w:t>&gt;</w:t>
      </w:r>
    </w:p>
    <w:p w:rsidR="009D1437" w:rsidP="009D1437" w14:paraId="0D16025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HDSo</w:t>
      </w:r>
      <w:r>
        <w:rPr>
          <w:rFonts w:ascii="Consolas" w:hAnsi="Consolas" w:cs="Consolas"/>
          <w:color w:val="0000FF"/>
          <w:sz w:val="19"/>
          <w:szCs w:val="19"/>
        </w:rPr>
        <w:t>&gt;</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đồng</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đồng</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nội</w:t>
      </w:r>
      <w:r>
        <w:rPr>
          <w:rFonts w:ascii="Consolas" w:hAnsi="Consolas" w:cs="Consolas"/>
          <w:color w:val="000000"/>
          <w:sz w:val="19"/>
          <w:szCs w:val="19"/>
        </w:rPr>
        <w:t xml:space="preserve"> </w:t>
      </w:r>
      <w:r>
        <w:rPr>
          <w:rFonts w:ascii="Consolas" w:hAnsi="Consolas" w:cs="Consolas"/>
          <w:color w:val="000000"/>
          <w:sz w:val="19"/>
          <w:szCs w:val="19"/>
        </w:rPr>
        <w:t>bộ</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HDSo</w:t>
      </w:r>
      <w:r>
        <w:rPr>
          <w:rFonts w:ascii="Consolas" w:hAnsi="Consolas" w:cs="Consolas"/>
          <w:color w:val="0000FF"/>
          <w:sz w:val="19"/>
          <w:szCs w:val="19"/>
        </w:rPr>
        <w:t>&gt;</w:t>
      </w:r>
    </w:p>
    <w:p w:rsidR="009D1437" w:rsidP="009D1437" w14:paraId="20636A7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HVTNXHang</w:t>
      </w:r>
      <w:r>
        <w:rPr>
          <w:rFonts w:ascii="Consolas" w:hAnsi="Consolas" w:cs="Consolas"/>
          <w:color w:val="0000FF"/>
          <w:sz w:val="19"/>
          <w:szCs w:val="19"/>
        </w:rPr>
        <w:t>&gt;</w:t>
      </w:r>
      <w:r>
        <w:rPr>
          <w:rFonts w:ascii="Consolas" w:hAnsi="Consolas" w:cs="Consolas"/>
          <w:color w:val="000000"/>
          <w:sz w:val="19"/>
          <w:szCs w:val="19"/>
        </w:rPr>
        <w:t>Họ</w:t>
      </w:r>
      <w:r>
        <w:rPr>
          <w:rFonts w:ascii="Consolas" w:hAnsi="Consolas" w:cs="Consolas"/>
          <w:color w:val="000000"/>
          <w:sz w:val="19"/>
          <w:szCs w:val="19"/>
        </w:rPr>
        <w:t xml:space="preserve"> </w:t>
      </w:r>
      <w:r>
        <w:rPr>
          <w:rFonts w:ascii="Consolas" w:hAnsi="Consolas" w:cs="Consolas"/>
          <w:color w:val="000000"/>
          <w:sz w:val="19"/>
          <w:szCs w:val="19"/>
        </w:rPr>
        <w:t>và</w:t>
      </w:r>
      <w:r>
        <w:rPr>
          <w:rFonts w:ascii="Consolas" w:hAnsi="Consolas" w:cs="Consolas"/>
          <w:color w:val="000000"/>
          <w:sz w:val="19"/>
          <w:szCs w:val="19"/>
        </w:rPr>
        <w:t xml:space="preserve"> </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người</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nội</w:t>
      </w:r>
      <w:r>
        <w:rPr>
          <w:rFonts w:ascii="Consolas" w:hAnsi="Consolas" w:cs="Consolas"/>
          <w:color w:val="000000"/>
          <w:sz w:val="19"/>
          <w:szCs w:val="19"/>
        </w:rPr>
        <w:t xml:space="preserve"> </w:t>
      </w:r>
      <w:r>
        <w:rPr>
          <w:rFonts w:ascii="Consolas" w:hAnsi="Consolas" w:cs="Consolas"/>
          <w:color w:val="000000"/>
          <w:sz w:val="19"/>
          <w:szCs w:val="19"/>
        </w:rPr>
        <w:t>bộ</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HVTNXHang</w:t>
      </w:r>
      <w:r>
        <w:rPr>
          <w:rFonts w:ascii="Consolas" w:hAnsi="Consolas" w:cs="Consolas"/>
          <w:color w:val="0000FF"/>
          <w:sz w:val="19"/>
          <w:szCs w:val="19"/>
        </w:rPr>
        <w:t>&gt;</w:t>
      </w:r>
    </w:p>
    <w:p w:rsidR="009D1437" w:rsidP="009D1437" w14:paraId="20F821F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TNVChuyen</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người</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TNVChuyen</w:t>
      </w:r>
      <w:r>
        <w:rPr>
          <w:rFonts w:ascii="Consolas" w:hAnsi="Consolas" w:cs="Consolas"/>
          <w:color w:val="0000FF"/>
          <w:sz w:val="19"/>
          <w:szCs w:val="19"/>
        </w:rPr>
        <w:t>&gt;</w:t>
      </w:r>
    </w:p>
    <w:p w:rsidR="009D1437" w:rsidP="009D1437" w14:paraId="6A3AAB55"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PTVChuyen</w:t>
      </w:r>
      <w:r>
        <w:rPr>
          <w:rFonts w:ascii="Consolas" w:hAnsi="Consolas" w:cs="Consolas"/>
          <w:color w:val="0000FF"/>
          <w:sz w:val="19"/>
          <w:szCs w:val="19"/>
        </w:rPr>
        <w:t>&gt;</w:t>
      </w:r>
      <w:r>
        <w:rPr>
          <w:rFonts w:ascii="Consolas" w:hAnsi="Consolas" w:cs="Consolas"/>
          <w:color w:val="000000"/>
          <w:sz w:val="19"/>
          <w:szCs w:val="19"/>
        </w:rPr>
        <w:t xml:space="preserve">Phương </w:t>
      </w:r>
      <w:r>
        <w:rPr>
          <w:rFonts w:ascii="Consolas" w:hAnsi="Consolas" w:cs="Consolas"/>
          <w:color w:val="000000"/>
          <w:sz w:val="19"/>
          <w:szCs w:val="19"/>
        </w:rPr>
        <w:t>tiện</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đối</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PTVChuyen</w:t>
      </w:r>
      <w:r>
        <w:rPr>
          <w:rFonts w:ascii="Consolas" w:hAnsi="Consolas" w:cs="Consolas"/>
          <w:color w:val="0000FF"/>
          <w:sz w:val="19"/>
          <w:szCs w:val="19"/>
        </w:rPr>
        <w:t>&gt;</w:t>
      </w:r>
    </w:p>
    <w:p w:rsidR="009D1437" w:rsidP="009D1437" w14:paraId="67CBD01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HDKTSo</w:t>
      </w:r>
      <w:r>
        <w:rPr>
          <w:rFonts w:ascii="Consolas" w:hAnsi="Consolas" w:cs="Consolas"/>
          <w:color w:val="0000FF"/>
          <w:sz w:val="19"/>
          <w:szCs w:val="19"/>
        </w:rPr>
        <w:t>&gt;</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đồng</w:t>
      </w:r>
      <w:r>
        <w:rPr>
          <w:rFonts w:ascii="Consolas" w:hAnsi="Consolas" w:cs="Consolas"/>
          <w:color w:val="000000"/>
          <w:sz w:val="19"/>
          <w:szCs w:val="19"/>
        </w:rPr>
        <w:t xml:space="preserve"> </w:t>
      </w:r>
      <w:r>
        <w:rPr>
          <w:rFonts w:ascii="Consolas" w:hAnsi="Consolas" w:cs="Consolas"/>
          <w:color w:val="000000"/>
          <w:sz w:val="19"/>
          <w:szCs w:val="19"/>
        </w:rPr>
        <w:t>kinh</w:t>
      </w:r>
      <w:r>
        <w:rPr>
          <w:rFonts w:ascii="Consolas" w:hAnsi="Consolas" w:cs="Consolas"/>
          <w:color w:val="000000"/>
          <w:sz w:val="19"/>
          <w:szCs w:val="19"/>
        </w:rPr>
        <w:t xml:space="preserve"> </w:t>
      </w:r>
      <w:r>
        <w:rPr>
          <w:rFonts w:ascii="Consolas" w:hAnsi="Consolas" w:cs="Consolas"/>
          <w:color w:val="000000"/>
          <w:sz w:val="19"/>
          <w:szCs w:val="19"/>
        </w:rPr>
        <w:t>tế</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đối</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gửi</w:t>
      </w:r>
      <w:r>
        <w:rPr>
          <w:rFonts w:ascii="Consolas" w:hAnsi="Consolas" w:cs="Consolas"/>
          <w:color w:val="000000"/>
          <w:sz w:val="19"/>
          <w:szCs w:val="19"/>
        </w:rPr>
        <w:t xml:space="preserve"> </w:t>
      </w:r>
      <w:r>
        <w:rPr>
          <w:rFonts w:ascii="Consolas" w:hAnsi="Consolas" w:cs="Consolas"/>
          <w:color w:val="000000"/>
          <w:sz w:val="19"/>
          <w:szCs w:val="19"/>
        </w:rPr>
        <w:t>bán</w:t>
      </w:r>
      <w:r>
        <w:rPr>
          <w:rFonts w:ascii="Consolas" w:hAnsi="Consolas" w:cs="Consolas"/>
          <w:color w:val="000000"/>
          <w:sz w:val="19"/>
          <w:szCs w:val="19"/>
        </w:rPr>
        <w:t xml:space="preserve"> </w:t>
      </w:r>
      <w:r>
        <w:rPr>
          <w:rFonts w:ascii="Consolas" w:hAnsi="Consolas" w:cs="Consolas"/>
          <w:color w:val="000000"/>
          <w:sz w:val="19"/>
          <w:szCs w:val="19"/>
        </w:rPr>
        <w:t>đại</w:t>
      </w:r>
      <w:r>
        <w:rPr>
          <w:rFonts w:ascii="Consolas" w:hAnsi="Consolas" w:cs="Consolas"/>
          <w:color w:val="000000"/>
          <w:sz w:val="19"/>
          <w:szCs w:val="19"/>
        </w:rPr>
        <w:t xml:space="preserve"> </w:t>
      </w:r>
      <w:r>
        <w:rPr>
          <w:rFonts w:ascii="Consolas" w:hAnsi="Consolas" w:cs="Consolas"/>
          <w:color w:val="000000"/>
          <w:sz w:val="19"/>
          <w:szCs w:val="19"/>
        </w:rPr>
        <w:t>lý</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HDKTSo</w:t>
      </w:r>
      <w:r>
        <w:rPr>
          <w:rFonts w:ascii="Consolas" w:hAnsi="Consolas" w:cs="Consolas"/>
          <w:color w:val="0000FF"/>
          <w:sz w:val="19"/>
          <w:szCs w:val="19"/>
        </w:rPr>
        <w:t>&gt;</w:t>
      </w:r>
    </w:p>
    <w:p w:rsidR="009D1437" w:rsidP="009D1437" w14:paraId="10FAF7F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HDKTNgay</w:t>
      </w:r>
      <w:r>
        <w:rPr>
          <w:rFonts w:ascii="Consolas" w:hAnsi="Consolas" w:cs="Consolas"/>
          <w:color w:val="0000FF"/>
          <w:sz w:val="19"/>
          <w:szCs w:val="19"/>
        </w:rPr>
        <w:t>&gt;</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đồng</w:t>
      </w:r>
      <w:r>
        <w:rPr>
          <w:rFonts w:ascii="Consolas" w:hAnsi="Consolas" w:cs="Consolas"/>
          <w:color w:val="000000"/>
          <w:sz w:val="19"/>
          <w:szCs w:val="19"/>
        </w:rPr>
        <w:t xml:space="preserve"> </w:t>
      </w:r>
      <w:r>
        <w:rPr>
          <w:rFonts w:ascii="Consolas" w:hAnsi="Consolas" w:cs="Consolas"/>
          <w:color w:val="000000"/>
          <w:sz w:val="19"/>
          <w:szCs w:val="19"/>
        </w:rPr>
        <w:t>kinh</w:t>
      </w:r>
      <w:r>
        <w:rPr>
          <w:rFonts w:ascii="Consolas" w:hAnsi="Consolas" w:cs="Consolas"/>
          <w:color w:val="000000"/>
          <w:sz w:val="19"/>
          <w:szCs w:val="19"/>
        </w:rPr>
        <w:t xml:space="preserve"> </w:t>
      </w:r>
      <w:r>
        <w:rPr>
          <w:rFonts w:ascii="Consolas" w:hAnsi="Consolas" w:cs="Consolas"/>
          <w:color w:val="000000"/>
          <w:sz w:val="19"/>
          <w:szCs w:val="19"/>
        </w:rPr>
        <w:t>tế</w:t>
      </w:r>
      <w:r>
        <w:rPr>
          <w:rFonts w:ascii="Consolas" w:hAnsi="Consolas" w:cs="Consolas"/>
          <w:color w:val="000000"/>
          <w:sz w:val="19"/>
          <w:szCs w:val="19"/>
        </w:rPr>
        <w:t xml:space="preserve"> </w:t>
      </w:r>
      <w:r>
        <w:rPr>
          <w:rFonts w:ascii="Consolas" w:hAnsi="Consolas" w:cs="Consolas"/>
          <w:color w:val="000000"/>
          <w:sz w:val="19"/>
          <w:szCs w:val="19"/>
        </w:rPr>
        <w:t>ngày</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đối</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gửi</w:t>
      </w:r>
      <w:r>
        <w:rPr>
          <w:rFonts w:ascii="Consolas" w:hAnsi="Consolas" w:cs="Consolas"/>
          <w:color w:val="000000"/>
          <w:sz w:val="19"/>
          <w:szCs w:val="19"/>
        </w:rPr>
        <w:t xml:space="preserve"> </w:t>
      </w:r>
      <w:r>
        <w:rPr>
          <w:rFonts w:ascii="Consolas" w:hAnsi="Consolas" w:cs="Consolas"/>
          <w:color w:val="000000"/>
          <w:sz w:val="19"/>
          <w:szCs w:val="19"/>
        </w:rPr>
        <w:t>bán</w:t>
      </w:r>
      <w:r>
        <w:rPr>
          <w:rFonts w:ascii="Consolas" w:hAnsi="Consolas" w:cs="Consolas"/>
          <w:color w:val="000000"/>
          <w:sz w:val="19"/>
          <w:szCs w:val="19"/>
        </w:rPr>
        <w:t xml:space="preserve"> </w:t>
      </w:r>
      <w:r>
        <w:rPr>
          <w:rFonts w:ascii="Consolas" w:hAnsi="Consolas" w:cs="Consolas"/>
          <w:color w:val="000000"/>
          <w:sz w:val="19"/>
          <w:szCs w:val="19"/>
        </w:rPr>
        <w:t>đại</w:t>
      </w:r>
      <w:r>
        <w:rPr>
          <w:rFonts w:ascii="Consolas" w:hAnsi="Consolas" w:cs="Consolas"/>
          <w:color w:val="000000"/>
          <w:sz w:val="19"/>
          <w:szCs w:val="19"/>
        </w:rPr>
        <w:t xml:space="preserve"> </w:t>
      </w:r>
      <w:r>
        <w:rPr>
          <w:rFonts w:ascii="Consolas" w:hAnsi="Consolas" w:cs="Consolas"/>
          <w:color w:val="000000"/>
          <w:sz w:val="19"/>
          <w:szCs w:val="19"/>
        </w:rPr>
        <w:t>lý</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HDKTNgay</w:t>
      </w:r>
      <w:r>
        <w:rPr>
          <w:rFonts w:ascii="Consolas" w:hAnsi="Consolas" w:cs="Consolas"/>
          <w:color w:val="0000FF"/>
          <w:sz w:val="19"/>
          <w:szCs w:val="19"/>
        </w:rPr>
        <w:t>&gt;</w:t>
      </w:r>
    </w:p>
    <w:p w:rsidR="009D1437" w:rsidP="009D1437" w14:paraId="0708ABDC"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NBan</w:t>
      </w:r>
      <w:r>
        <w:rPr>
          <w:rFonts w:ascii="Consolas" w:hAnsi="Consolas" w:cs="Consolas"/>
          <w:color w:val="0000FF"/>
          <w:sz w:val="19"/>
          <w:szCs w:val="19"/>
        </w:rPr>
        <w:t>&gt;</w:t>
      </w:r>
    </w:p>
    <w:p w:rsidR="009D1437" w:rsidP="009D1437" w14:paraId="72B5CF91"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NMua</w:t>
      </w:r>
      <w:r>
        <w:rPr>
          <w:rFonts w:ascii="Consolas" w:hAnsi="Consolas" w:cs="Consolas"/>
          <w:color w:val="0000FF"/>
          <w:sz w:val="19"/>
          <w:szCs w:val="19"/>
        </w:rPr>
        <w:t>&gt;</w:t>
      </w:r>
    </w:p>
    <w:p w:rsidR="009D1437" w:rsidP="009D1437" w14:paraId="43E8D3C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Ten</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Ten</w:t>
      </w:r>
      <w:r>
        <w:rPr>
          <w:rFonts w:ascii="Consolas" w:hAnsi="Consolas" w:cs="Consolas"/>
          <w:color w:val="0000FF"/>
          <w:sz w:val="19"/>
          <w:szCs w:val="19"/>
        </w:rPr>
        <w:t>&gt;</w:t>
      </w:r>
    </w:p>
    <w:p w:rsidR="009D1437" w:rsidP="009D1437" w14:paraId="56124F7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MST</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MST</w:t>
      </w:r>
      <w:r>
        <w:rPr>
          <w:rFonts w:ascii="Consolas" w:hAnsi="Consolas" w:cs="Consolas"/>
          <w:color w:val="0000FF"/>
          <w:sz w:val="19"/>
          <w:szCs w:val="19"/>
        </w:rPr>
        <w:t>&gt;</w:t>
      </w:r>
    </w:p>
    <w:p w:rsidR="009D1437" w:rsidP="009D1437" w14:paraId="17805D75"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DChi</w:t>
      </w:r>
      <w:r>
        <w:rPr>
          <w:rFonts w:ascii="Consolas" w:hAnsi="Consolas" w:cs="Consolas"/>
          <w:color w:val="0000FF"/>
          <w:sz w:val="19"/>
          <w:szCs w:val="19"/>
        </w:rPr>
        <w:t>&gt;</w:t>
      </w:r>
      <w:r>
        <w:rPr>
          <w:rFonts w:ascii="Consolas" w:hAnsi="Consolas" w:cs="Consolas"/>
          <w:color w:val="000000"/>
          <w:sz w:val="19"/>
          <w:szCs w:val="19"/>
        </w:rPr>
        <w:t>Địa</w:t>
      </w:r>
      <w:r>
        <w:rPr>
          <w:rFonts w:ascii="Consolas" w:hAnsi="Consolas" w:cs="Consolas"/>
          <w:color w:val="000000"/>
          <w:sz w:val="19"/>
          <w:szCs w:val="19"/>
        </w:rPr>
        <w:t xml:space="preserve"> </w:t>
      </w:r>
      <w:r>
        <w:rPr>
          <w:rFonts w:ascii="Consolas" w:hAnsi="Consolas" w:cs="Consolas"/>
          <w:color w:val="000000"/>
          <w:sz w:val="19"/>
          <w:szCs w:val="19"/>
        </w:rPr>
        <w:t>chỉ</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DChi</w:t>
      </w:r>
      <w:r>
        <w:rPr>
          <w:rFonts w:ascii="Consolas" w:hAnsi="Consolas" w:cs="Consolas"/>
          <w:color w:val="0000FF"/>
          <w:sz w:val="19"/>
          <w:szCs w:val="19"/>
        </w:rPr>
        <w:t>&gt;</w:t>
      </w:r>
    </w:p>
    <w:p w:rsidR="009D1437" w:rsidP="009D1437" w14:paraId="328E0C5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MKHang</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khách</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MKHang</w:t>
      </w:r>
      <w:r>
        <w:rPr>
          <w:rFonts w:ascii="Consolas" w:hAnsi="Consolas" w:cs="Consolas"/>
          <w:color w:val="0000FF"/>
          <w:sz w:val="19"/>
          <w:szCs w:val="19"/>
        </w:rPr>
        <w:t>&gt;</w:t>
      </w:r>
    </w:p>
    <w:p w:rsidR="009D1437" w:rsidP="009D1437" w14:paraId="0E7B962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SDThoai</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điện</w:t>
      </w:r>
      <w:r>
        <w:rPr>
          <w:rFonts w:ascii="Consolas" w:hAnsi="Consolas" w:cs="Consolas"/>
          <w:color w:val="000000"/>
          <w:sz w:val="19"/>
          <w:szCs w:val="19"/>
        </w:rPr>
        <w:t xml:space="preserve"> </w:t>
      </w:r>
      <w:r>
        <w:rPr>
          <w:rFonts w:ascii="Consolas" w:hAnsi="Consolas" w:cs="Consolas"/>
          <w:color w:val="000000"/>
          <w:sz w:val="19"/>
          <w:szCs w:val="19"/>
        </w:rPr>
        <w:t>thoại</w:t>
      </w:r>
      <w:r>
        <w:rPr>
          <w:rFonts w:ascii="Consolas" w:hAnsi="Consolas" w:cs="Consolas"/>
          <w:color w:val="0000FF"/>
          <w:sz w:val="19"/>
          <w:szCs w:val="19"/>
        </w:rPr>
        <w:t>&lt;/</w:t>
      </w:r>
      <w:r>
        <w:rPr>
          <w:rFonts w:ascii="Consolas" w:hAnsi="Consolas" w:cs="Consolas"/>
          <w:color w:val="A31515"/>
          <w:sz w:val="19"/>
          <w:szCs w:val="19"/>
        </w:rPr>
        <w:t>SDThoai</w:t>
      </w:r>
      <w:r>
        <w:rPr>
          <w:rFonts w:ascii="Consolas" w:hAnsi="Consolas" w:cs="Consolas"/>
          <w:color w:val="0000FF"/>
          <w:sz w:val="19"/>
          <w:szCs w:val="19"/>
        </w:rPr>
        <w:t>&gt;</w:t>
      </w:r>
    </w:p>
    <w:p w:rsidR="009D1437" w:rsidP="009D1437" w14:paraId="363D4E3C"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DCTDTu</w:t>
      </w:r>
      <w:r>
        <w:rPr>
          <w:rFonts w:ascii="Consolas" w:hAnsi="Consolas" w:cs="Consolas"/>
          <w:color w:val="0000FF"/>
          <w:sz w:val="19"/>
          <w:szCs w:val="19"/>
        </w:rPr>
        <w:t>&gt;</w:t>
      </w:r>
      <w:r>
        <w:rPr>
          <w:rFonts w:ascii="Consolas" w:hAnsi="Consolas" w:cs="Consolas"/>
          <w:color w:val="000000"/>
          <w:sz w:val="19"/>
          <w:szCs w:val="19"/>
        </w:rPr>
        <w:t>Địa</w:t>
      </w:r>
      <w:r>
        <w:rPr>
          <w:rFonts w:ascii="Consolas" w:hAnsi="Consolas" w:cs="Consolas"/>
          <w:color w:val="000000"/>
          <w:sz w:val="19"/>
          <w:szCs w:val="19"/>
        </w:rPr>
        <w:t xml:space="preserve"> </w:t>
      </w:r>
      <w:r>
        <w:rPr>
          <w:rFonts w:ascii="Consolas" w:hAnsi="Consolas" w:cs="Consolas"/>
          <w:color w:val="000000"/>
          <w:sz w:val="19"/>
          <w:szCs w:val="19"/>
        </w:rPr>
        <w:t>chỉ</w:t>
      </w:r>
      <w:r>
        <w:rPr>
          <w:rFonts w:ascii="Consolas" w:hAnsi="Consolas" w:cs="Consolas"/>
          <w:color w:val="000000"/>
          <w:sz w:val="19"/>
          <w:szCs w:val="19"/>
        </w:rPr>
        <w:t xml:space="preserve"> </w:t>
      </w:r>
      <w:r>
        <w:rPr>
          <w:rFonts w:ascii="Consolas" w:hAnsi="Consolas" w:cs="Consolas"/>
          <w:color w:val="000000"/>
          <w:sz w:val="19"/>
          <w:szCs w:val="19"/>
        </w:rPr>
        <w:t>thư</w:t>
      </w:r>
      <w:r>
        <w:rPr>
          <w:rFonts w:ascii="Consolas" w:hAnsi="Consolas" w:cs="Consolas"/>
          <w:color w:val="000000"/>
          <w:sz w:val="19"/>
          <w:szCs w:val="19"/>
        </w:rPr>
        <w:t xml:space="preserve"> </w:t>
      </w:r>
      <w:r>
        <w:rPr>
          <w:rFonts w:ascii="Consolas" w:hAnsi="Consolas" w:cs="Consolas"/>
          <w:color w:val="000000"/>
          <w:sz w:val="19"/>
          <w:szCs w:val="19"/>
        </w:rPr>
        <w:t>điện</w:t>
      </w:r>
      <w:r>
        <w:rPr>
          <w:rFonts w:ascii="Consolas" w:hAnsi="Consolas" w:cs="Consolas"/>
          <w:color w:val="000000"/>
          <w:sz w:val="19"/>
          <w:szCs w:val="19"/>
        </w:rPr>
        <w:t xml:space="preserve"> </w:t>
      </w:r>
      <w:r>
        <w:rPr>
          <w:rFonts w:ascii="Consolas" w:hAnsi="Consolas" w:cs="Consolas"/>
          <w:color w:val="000000"/>
          <w:sz w:val="19"/>
          <w:szCs w:val="19"/>
        </w:rPr>
        <w:t>tử</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DCTDTu</w:t>
      </w:r>
      <w:r>
        <w:rPr>
          <w:rFonts w:ascii="Consolas" w:hAnsi="Consolas" w:cs="Consolas"/>
          <w:color w:val="0000FF"/>
          <w:sz w:val="19"/>
          <w:szCs w:val="19"/>
        </w:rPr>
        <w:t>&gt;</w:t>
      </w:r>
    </w:p>
    <w:p w:rsidR="009D1437" w:rsidP="009D1437" w14:paraId="68EF205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HVTNMHang</w:t>
      </w:r>
      <w:r>
        <w:rPr>
          <w:rFonts w:ascii="Consolas" w:hAnsi="Consolas" w:cs="Consolas"/>
          <w:color w:val="0000FF"/>
          <w:sz w:val="19"/>
          <w:szCs w:val="19"/>
        </w:rPr>
        <w:t>&gt;</w:t>
      </w:r>
      <w:r>
        <w:rPr>
          <w:rFonts w:ascii="Consolas" w:hAnsi="Consolas" w:cs="Consolas"/>
          <w:color w:val="000000"/>
          <w:sz w:val="19"/>
          <w:szCs w:val="19"/>
        </w:rPr>
        <w:t>Họ</w:t>
      </w:r>
      <w:r>
        <w:rPr>
          <w:rFonts w:ascii="Consolas" w:hAnsi="Consolas" w:cs="Consolas"/>
          <w:color w:val="000000"/>
          <w:sz w:val="19"/>
          <w:szCs w:val="19"/>
        </w:rPr>
        <w:t xml:space="preserve"> </w:t>
      </w:r>
      <w:r>
        <w:rPr>
          <w:rFonts w:ascii="Consolas" w:hAnsi="Consolas" w:cs="Consolas"/>
          <w:color w:val="000000"/>
          <w:sz w:val="19"/>
          <w:szCs w:val="19"/>
        </w:rPr>
        <w:t>và</w:t>
      </w:r>
      <w:r>
        <w:rPr>
          <w:rFonts w:ascii="Consolas" w:hAnsi="Consolas" w:cs="Consolas"/>
          <w:color w:val="000000"/>
          <w:sz w:val="19"/>
          <w:szCs w:val="19"/>
        </w:rPr>
        <w:t xml:space="preserve"> </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người</w:t>
      </w:r>
      <w:r>
        <w:rPr>
          <w:rFonts w:ascii="Consolas" w:hAnsi="Consolas" w:cs="Consolas"/>
          <w:color w:val="000000"/>
          <w:sz w:val="19"/>
          <w:szCs w:val="19"/>
        </w:rPr>
        <w:t xml:space="preserve"> </w:t>
      </w:r>
      <w:r>
        <w:rPr>
          <w:rFonts w:ascii="Consolas" w:hAnsi="Consolas" w:cs="Consolas"/>
          <w:color w:val="000000"/>
          <w:sz w:val="19"/>
          <w:szCs w:val="19"/>
        </w:rPr>
        <w:t>mua</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HVTNMHang</w:t>
      </w:r>
      <w:r>
        <w:rPr>
          <w:rFonts w:ascii="Consolas" w:hAnsi="Consolas" w:cs="Consolas"/>
          <w:color w:val="0000FF"/>
          <w:sz w:val="19"/>
          <w:szCs w:val="19"/>
        </w:rPr>
        <w:t>&gt;</w:t>
      </w:r>
    </w:p>
    <w:p w:rsidR="009D1437" w:rsidP="009D1437" w14:paraId="38B9CEC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STKNHang</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tài</w:t>
      </w:r>
      <w:r>
        <w:rPr>
          <w:rFonts w:ascii="Consolas" w:hAnsi="Consolas" w:cs="Consolas"/>
          <w:color w:val="000000"/>
          <w:sz w:val="19"/>
          <w:szCs w:val="19"/>
        </w:rPr>
        <w:t xml:space="preserve"> </w:t>
      </w:r>
      <w:r>
        <w:rPr>
          <w:rFonts w:ascii="Consolas" w:hAnsi="Consolas" w:cs="Consolas"/>
          <w:color w:val="000000"/>
          <w:sz w:val="19"/>
          <w:szCs w:val="19"/>
        </w:rPr>
        <w:t>khoản</w:t>
      </w:r>
      <w:r>
        <w:rPr>
          <w:rFonts w:ascii="Consolas" w:hAnsi="Consolas" w:cs="Consolas"/>
          <w:color w:val="000000"/>
          <w:sz w:val="19"/>
          <w:szCs w:val="19"/>
        </w:rPr>
        <w:t xml:space="preserve"> </w:t>
      </w:r>
      <w:r>
        <w:rPr>
          <w:rFonts w:ascii="Consolas" w:hAnsi="Consolas" w:cs="Consolas"/>
          <w:color w:val="000000"/>
          <w:sz w:val="19"/>
          <w:szCs w:val="19"/>
        </w:rPr>
        <w:t>ngân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STKNHang</w:t>
      </w:r>
      <w:r>
        <w:rPr>
          <w:rFonts w:ascii="Consolas" w:hAnsi="Consolas" w:cs="Consolas"/>
          <w:color w:val="0000FF"/>
          <w:sz w:val="19"/>
          <w:szCs w:val="19"/>
        </w:rPr>
        <w:t>&gt;</w:t>
      </w:r>
    </w:p>
    <w:p w:rsidR="009D1437" w:rsidP="009D1437" w14:paraId="4B3E8235"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TNHang</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ngân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TNHang</w:t>
      </w:r>
      <w:r>
        <w:rPr>
          <w:rFonts w:ascii="Consolas" w:hAnsi="Consolas" w:cs="Consolas"/>
          <w:color w:val="0000FF"/>
          <w:sz w:val="19"/>
          <w:szCs w:val="19"/>
        </w:rPr>
        <w:t>&gt;</w:t>
      </w:r>
    </w:p>
    <w:p w:rsidR="009D1437" w:rsidP="009D1437" w14:paraId="381603E5"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HVTNNHang</w:t>
      </w:r>
      <w:r>
        <w:rPr>
          <w:rFonts w:ascii="Consolas" w:hAnsi="Consolas" w:cs="Consolas"/>
          <w:color w:val="0000FF"/>
          <w:sz w:val="19"/>
          <w:szCs w:val="19"/>
        </w:rPr>
        <w:t>&gt;</w:t>
      </w:r>
      <w:r>
        <w:rPr>
          <w:rFonts w:ascii="Consolas" w:hAnsi="Consolas" w:cs="Consolas"/>
          <w:color w:val="000000"/>
          <w:sz w:val="19"/>
          <w:szCs w:val="19"/>
        </w:rPr>
        <w:t>Họ</w:t>
      </w:r>
      <w:r>
        <w:rPr>
          <w:rFonts w:ascii="Consolas" w:hAnsi="Consolas" w:cs="Consolas"/>
          <w:color w:val="000000"/>
          <w:sz w:val="19"/>
          <w:szCs w:val="19"/>
        </w:rPr>
        <w:t xml:space="preserve"> </w:t>
      </w:r>
      <w:r>
        <w:rPr>
          <w:rFonts w:ascii="Consolas" w:hAnsi="Consolas" w:cs="Consolas"/>
          <w:color w:val="000000"/>
          <w:sz w:val="19"/>
          <w:szCs w:val="19"/>
        </w:rPr>
        <w:t>và</w:t>
      </w:r>
      <w:r>
        <w:rPr>
          <w:rFonts w:ascii="Consolas" w:hAnsi="Consolas" w:cs="Consolas"/>
          <w:color w:val="000000"/>
          <w:sz w:val="19"/>
          <w:szCs w:val="19"/>
        </w:rPr>
        <w:t xml:space="preserve"> </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người</w:t>
      </w:r>
      <w:r>
        <w:rPr>
          <w:rFonts w:ascii="Consolas" w:hAnsi="Consolas" w:cs="Consolas"/>
          <w:color w:val="000000"/>
          <w:sz w:val="19"/>
          <w:szCs w:val="19"/>
        </w:rPr>
        <w:t xml:space="preserve"> </w:t>
      </w:r>
      <w:r>
        <w:rPr>
          <w:rFonts w:ascii="Consolas" w:hAnsi="Consolas" w:cs="Consolas"/>
          <w:color w:val="000000"/>
          <w:sz w:val="19"/>
          <w:szCs w:val="19"/>
        </w:rPr>
        <w:t>nhận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HVTNNHang</w:t>
      </w:r>
      <w:r>
        <w:rPr>
          <w:rFonts w:ascii="Consolas" w:hAnsi="Consolas" w:cs="Consolas"/>
          <w:color w:val="0000FF"/>
          <w:sz w:val="19"/>
          <w:szCs w:val="19"/>
        </w:rPr>
        <w:t>&gt;</w:t>
      </w:r>
    </w:p>
    <w:p w:rsidR="009D1437" w:rsidP="009D1437" w14:paraId="3FA03D7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NMua</w:t>
      </w:r>
      <w:r>
        <w:rPr>
          <w:rFonts w:ascii="Consolas" w:hAnsi="Consolas" w:cs="Consolas"/>
          <w:color w:val="0000FF"/>
          <w:sz w:val="19"/>
          <w:szCs w:val="19"/>
        </w:rPr>
        <w:t>&gt;</w:t>
      </w:r>
    </w:p>
    <w:p w:rsidR="009D1437" w:rsidP="009D1437" w14:paraId="0162A679"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DSHHDVu</w:t>
      </w:r>
      <w:r>
        <w:rPr>
          <w:rFonts w:ascii="Consolas" w:hAnsi="Consolas" w:cs="Consolas"/>
          <w:color w:val="0000FF"/>
          <w:sz w:val="19"/>
          <w:szCs w:val="19"/>
        </w:rPr>
        <w:t>&gt;</w:t>
      </w:r>
    </w:p>
    <w:p w:rsidR="009D1437" w:rsidP="009D1437" w14:paraId="409911D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HHDVu</w:t>
      </w:r>
      <w:r>
        <w:rPr>
          <w:rFonts w:ascii="Consolas" w:hAnsi="Consolas" w:cs="Consolas"/>
          <w:color w:val="0000FF"/>
          <w:sz w:val="19"/>
          <w:szCs w:val="19"/>
        </w:rPr>
        <w:t>&gt;</w:t>
      </w:r>
    </w:p>
    <w:p w:rsidR="009D1437" w:rsidP="009D1437" w14:paraId="4B4DA96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TChat</w:t>
      </w:r>
      <w:r>
        <w:rPr>
          <w:rFonts w:ascii="Consolas" w:hAnsi="Consolas" w:cs="Consolas"/>
          <w:color w:val="0000FF"/>
          <w:sz w:val="19"/>
          <w:szCs w:val="19"/>
        </w:rPr>
        <w:t>&gt;</w:t>
      </w:r>
      <w:r>
        <w:rPr>
          <w:rFonts w:ascii="Consolas" w:hAnsi="Consolas" w:cs="Consolas"/>
          <w:color w:val="000000"/>
          <w:sz w:val="19"/>
          <w:szCs w:val="19"/>
        </w:rPr>
        <w:t>Tính</w:t>
      </w:r>
      <w:r>
        <w:rPr>
          <w:rFonts w:ascii="Consolas" w:hAnsi="Consolas" w:cs="Consolas"/>
          <w:color w:val="000000"/>
          <w:sz w:val="19"/>
          <w:szCs w:val="19"/>
        </w:rPr>
        <w:t xml:space="preserve"> </w:t>
      </w:r>
      <w:r>
        <w:rPr>
          <w:rFonts w:ascii="Consolas" w:hAnsi="Consolas" w:cs="Consolas"/>
          <w:color w:val="000000"/>
          <w:sz w:val="19"/>
          <w:szCs w:val="19"/>
        </w:rPr>
        <w:t>chất</w:t>
      </w:r>
      <w:r>
        <w:rPr>
          <w:rFonts w:ascii="Consolas" w:hAnsi="Consolas" w:cs="Consolas"/>
          <w:color w:val="000000"/>
          <w:sz w:val="19"/>
          <w:szCs w:val="19"/>
        </w:rPr>
        <w:t xml:space="preserve"> * (1-Hàng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2-Khuyến </w:t>
      </w:r>
      <w:r>
        <w:rPr>
          <w:rFonts w:ascii="Consolas" w:hAnsi="Consolas" w:cs="Consolas"/>
          <w:color w:val="000000"/>
          <w:sz w:val="19"/>
          <w:szCs w:val="19"/>
        </w:rPr>
        <w:t>mại</w:t>
      </w:r>
      <w:r>
        <w:rPr>
          <w:rFonts w:ascii="Consolas" w:hAnsi="Consolas" w:cs="Consolas"/>
          <w:color w:val="000000"/>
          <w:sz w:val="19"/>
          <w:szCs w:val="19"/>
        </w:rPr>
        <w:t xml:space="preserve">; 3-Chiết </w:t>
      </w:r>
      <w:r>
        <w:rPr>
          <w:rFonts w:ascii="Consolas" w:hAnsi="Consolas" w:cs="Consolas"/>
          <w:color w:val="000000"/>
          <w:sz w:val="19"/>
          <w:szCs w:val="19"/>
        </w:rPr>
        <w:t>khấu</w:t>
      </w:r>
      <w:r>
        <w:rPr>
          <w:rFonts w:ascii="Consolas" w:hAnsi="Consolas" w:cs="Consolas"/>
          <w:color w:val="000000"/>
          <w:sz w:val="19"/>
          <w:szCs w:val="19"/>
        </w:rPr>
        <w:t xml:space="preserve"> </w:t>
      </w:r>
      <w:r>
        <w:rPr>
          <w:rFonts w:ascii="Consolas" w:hAnsi="Consolas" w:cs="Consolas"/>
          <w:color w:val="000000"/>
          <w:sz w:val="19"/>
          <w:szCs w:val="19"/>
        </w:rPr>
        <w:t>thương</w:t>
      </w:r>
      <w:r>
        <w:rPr>
          <w:rFonts w:ascii="Consolas" w:hAnsi="Consolas" w:cs="Consolas"/>
          <w:color w:val="000000"/>
          <w:sz w:val="19"/>
          <w:szCs w:val="19"/>
        </w:rPr>
        <w:t xml:space="preserve"> </w:t>
      </w:r>
      <w:r>
        <w:rPr>
          <w:rFonts w:ascii="Consolas" w:hAnsi="Consolas" w:cs="Consolas"/>
          <w:color w:val="000000"/>
          <w:sz w:val="19"/>
          <w:szCs w:val="19"/>
        </w:rPr>
        <w:t>mại</w:t>
      </w:r>
      <w:r>
        <w:rPr>
          <w:rFonts w:ascii="Consolas" w:hAnsi="Consolas" w:cs="Consolas"/>
          <w:color w:val="000000"/>
          <w:sz w:val="19"/>
          <w:szCs w:val="19"/>
        </w:rPr>
        <w:t xml:space="preserve"> (</w:t>
      </w:r>
      <w:r>
        <w:rPr>
          <w:rFonts w:ascii="Consolas" w:hAnsi="Consolas" w:cs="Consolas"/>
          <w:color w:val="000000"/>
          <w:sz w:val="19"/>
          <w:szCs w:val="19"/>
        </w:rPr>
        <w:t>trong</w:t>
      </w:r>
      <w:r>
        <w:rPr>
          <w:rFonts w:ascii="Consolas" w:hAnsi="Consolas" w:cs="Consolas"/>
          <w:color w:val="000000"/>
          <w:sz w:val="19"/>
          <w:szCs w:val="19"/>
        </w:rPr>
        <w:t xml:space="preserve"> </w:t>
      </w:r>
      <w:r>
        <w:rPr>
          <w:rFonts w:ascii="Consolas" w:hAnsi="Consolas" w:cs="Consolas"/>
          <w:color w:val="000000"/>
          <w:sz w:val="19"/>
          <w:szCs w:val="19"/>
        </w:rPr>
        <w:t>trường</w:t>
      </w:r>
      <w:r>
        <w:rPr>
          <w:rFonts w:ascii="Consolas" w:hAnsi="Consolas" w:cs="Consolas"/>
          <w:color w:val="000000"/>
          <w:sz w:val="19"/>
          <w:szCs w:val="19"/>
        </w:rPr>
        <w:t xml:space="preserve"> </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muốn</w:t>
      </w:r>
      <w:r>
        <w:rPr>
          <w:rFonts w:ascii="Consolas" w:hAnsi="Consolas" w:cs="Consolas"/>
          <w:color w:val="000000"/>
          <w:sz w:val="19"/>
          <w:szCs w:val="19"/>
        </w:rPr>
        <w:t xml:space="preserve"> </w:t>
      </w:r>
      <w:r>
        <w:rPr>
          <w:rFonts w:ascii="Consolas" w:hAnsi="Consolas" w:cs="Consolas"/>
          <w:color w:val="000000"/>
          <w:sz w:val="19"/>
          <w:szCs w:val="19"/>
        </w:rPr>
        <w:t>thể</w:t>
      </w:r>
      <w:r>
        <w:rPr>
          <w:rFonts w:ascii="Consolas" w:hAnsi="Consolas" w:cs="Consolas"/>
          <w:color w:val="000000"/>
          <w:sz w:val="19"/>
          <w:szCs w:val="19"/>
        </w:rPr>
        <w:t xml:space="preserve"> </w:t>
      </w:r>
      <w:r>
        <w:rPr>
          <w:rFonts w:ascii="Consolas" w:hAnsi="Consolas" w:cs="Consolas"/>
          <w:color w:val="000000"/>
          <w:sz w:val="19"/>
          <w:szCs w:val="19"/>
        </w:rPr>
        <w:t>hiện</w:t>
      </w:r>
      <w:r>
        <w:rPr>
          <w:rFonts w:ascii="Consolas" w:hAnsi="Consolas" w:cs="Consolas"/>
          <w:color w:val="000000"/>
          <w:sz w:val="19"/>
          <w:szCs w:val="19"/>
        </w:rPr>
        <w:t xml:space="preserve"> </w:t>
      </w:r>
      <w:r>
        <w:rPr>
          <w:rFonts w:ascii="Consolas" w:hAnsi="Consolas" w:cs="Consolas"/>
          <w:color w:val="000000"/>
          <w:sz w:val="19"/>
          <w:szCs w:val="19"/>
        </w:rPr>
        <w:t>thông</w:t>
      </w:r>
      <w:r>
        <w:rPr>
          <w:rFonts w:ascii="Consolas" w:hAnsi="Consolas" w:cs="Consolas"/>
          <w:color w:val="000000"/>
          <w:sz w:val="19"/>
          <w:szCs w:val="19"/>
        </w:rPr>
        <w:t xml:space="preserve"> tin </w:t>
      </w:r>
      <w:r>
        <w:rPr>
          <w:rFonts w:ascii="Consolas" w:hAnsi="Consolas" w:cs="Consolas"/>
          <w:color w:val="000000"/>
          <w:sz w:val="19"/>
          <w:szCs w:val="19"/>
        </w:rPr>
        <w:t>chiết</w:t>
      </w:r>
      <w:r>
        <w:rPr>
          <w:rFonts w:ascii="Consolas" w:hAnsi="Consolas" w:cs="Consolas"/>
          <w:color w:val="000000"/>
          <w:sz w:val="19"/>
          <w:szCs w:val="19"/>
        </w:rPr>
        <w:t xml:space="preserve"> </w:t>
      </w:r>
      <w:r>
        <w:rPr>
          <w:rFonts w:ascii="Consolas" w:hAnsi="Consolas" w:cs="Consolas"/>
          <w:color w:val="000000"/>
          <w:sz w:val="19"/>
          <w:szCs w:val="19"/>
        </w:rPr>
        <w:t>khấu</w:t>
      </w:r>
      <w:r>
        <w:rPr>
          <w:rFonts w:ascii="Consolas" w:hAnsi="Consolas" w:cs="Consolas"/>
          <w:color w:val="000000"/>
          <w:sz w:val="19"/>
          <w:szCs w:val="19"/>
        </w:rPr>
        <w:t xml:space="preserve"> </w:t>
      </w:r>
      <w:r>
        <w:rPr>
          <w:rFonts w:ascii="Consolas" w:hAnsi="Consolas" w:cs="Consolas"/>
          <w:color w:val="000000"/>
          <w:sz w:val="19"/>
          <w:szCs w:val="19"/>
        </w:rPr>
        <w:t>theo</w:t>
      </w:r>
      <w:r>
        <w:rPr>
          <w:rFonts w:ascii="Consolas" w:hAnsi="Consolas" w:cs="Consolas"/>
          <w:color w:val="000000"/>
          <w:sz w:val="19"/>
          <w:szCs w:val="19"/>
        </w:rPr>
        <w:t xml:space="preserve"> </w:t>
      </w:r>
      <w:r>
        <w:rPr>
          <w:rFonts w:ascii="Consolas" w:hAnsi="Consolas" w:cs="Consolas"/>
          <w:color w:val="000000"/>
          <w:sz w:val="19"/>
          <w:szCs w:val="19"/>
        </w:rPr>
        <w:t>dòng</w:t>
      </w:r>
      <w:r>
        <w:rPr>
          <w:rFonts w:ascii="Consolas" w:hAnsi="Consolas" w:cs="Consolas"/>
          <w:color w:val="000000"/>
          <w:sz w:val="19"/>
          <w:szCs w:val="19"/>
        </w:rPr>
        <w:t xml:space="preserve">); 4-Ghi </w:t>
      </w:r>
      <w:r>
        <w:rPr>
          <w:rFonts w:ascii="Consolas" w:hAnsi="Consolas" w:cs="Consolas"/>
          <w:color w:val="000000"/>
          <w:sz w:val="19"/>
          <w:szCs w:val="19"/>
        </w:rPr>
        <w:t>chú</w:t>
      </w:r>
      <w:r>
        <w:rPr>
          <w:rFonts w:ascii="Consolas" w:hAnsi="Consolas" w:cs="Consolas"/>
          <w:color w:val="000000"/>
          <w:sz w:val="19"/>
          <w:szCs w:val="19"/>
        </w:rPr>
        <w:t>/</w:t>
      </w:r>
      <w:r>
        <w:rPr>
          <w:rFonts w:ascii="Consolas" w:hAnsi="Consolas" w:cs="Consolas"/>
          <w:color w:val="000000"/>
          <w:sz w:val="19"/>
          <w:szCs w:val="19"/>
        </w:rPr>
        <w:t>diễn</w:t>
      </w:r>
      <w:r>
        <w:rPr>
          <w:rFonts w:ascii="Consolas" w:hAnsi="Consolas" w:cs="Consolas"/>
          <w:color w:val="000000"/>
          <w:sz w:val="19"/>
          <w:szCs w:val="19"/>
        </w:rPr>
        <w:t xml:space="preserve"> </w:t>
      </w:r>
      <w:r>
        <w:rPr>
          <w:rFonts w:ascii="Consolas" w:hAnsi="Consolas" w:cs="Consolas"/>
          <w:color w:val="000000"/>
          <w:sz w:val="19"/>
          <w:szCs w:val="19"/>
        </w:rPr>
        <w:t>giải</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TChat</w:t>
      </w:r>
      <w:r>
        <w:rPr>
          <w:rFonts w:ascii="Consolas" w:hAnsi="Consolas" w:cs="Consolas"/>
          <w:color w:val="0000FF"/>
          <w:sz w:val="19"/>
          <w:szCs w:val="19"/>
        </w:rPr>
        <w:t>&gt;</w:t>
      </w:r>
    </w:p>
    <w:p w:rsidR="009D1437" w:rsidP="009D1437" w14:paraId="7D68292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STT</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thứ</w:t>
      </w:r>
      <w:r>
        <w:rPr>
          <w:rFonts w:ascii="Consolas" w:hAnsi="Consolas" w:cs="Consolas"/>
          <w:color w:val="000000"/>
          <w:sz w:val="19"/>
          <w:szCs w:val="19"/>
        </w:rPr>
        <w:t xml:space="preserve"> </w:t>
      </w:r>
      <w:r>
        <w:rPr>
          <w:rFonts w:ascii="Consolas" w:hAnsi="Consolas" w:cs="Consolas"/>
          <w:color w:val="000000"/>
          <w:sz w:val="19"/>
          <w:szCs w:val="19"/>
        </w:rPr>
        <w:t>tự</w:t>
      </w:r>
      <w:r>
        <w:rPr>
          <w:rFonts w:ascii="Consolas" w:hAnsi="Consolas" w:cs="Consolas"/>
          <w:color w:val="0000FF"/>
          <w:sz w:val="19"/>
          <w:szCs w:val="19"/>
        </w:rPr>
        <w:t>&lt;/</w:t>
      </w:r>
      <w:r>
        <w:rPr>
          <w:rFonts w:ascii="Consolas" w:hAnsi="Consolas" w:cs="Consolas"/>
          <w:color w:val="A31515"/>
          <w:sz w:val="19"/>
          <w:szCs w:val="19"/>
        </w:rPr>
        <w:t>STT</w:t>
      </w:r>
      <w:r>
        <w:rPr>
          <w:rFonts w:ascii="Consolas" w:hAnsi="Consolas" w:cs="Consolas"/>
          <w:color w:val="0000FF"/>
          <w:sz w:val="19"/>
          <w:szCs w:val="19"/>
        </w:rPr>
        <w:t>&gt;</w:t>
      </w:r>
    </w:p>
    <w:p w:rsidR="009D1437" w:rsidP="009D1437" w14:paraId="2000D155"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MHHDVu</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MHHDVu</w:t>
      </w:r>
      <w:r>
        <w:rPr>
          <w:rFonts w:ascii="Consolas" w:hAnsi="Consolas" w:cs="Consolas"/>
          <w:color w:val="0000FF"/>
          <w:sz w:val="19"/>
          <w:szCs w:val="19"/>
        </w:rPr>
        <w:t>&gt;</w:t>
      </w:r>
    </w:p>
    <w:p w:rsidR="009D1437" w:rsidP="009D1437" w14:paraId="5A6B7B0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THHDVu</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THHDVu</w:t>
      </w:r>
      <w:r>
        <w:rPr>
          <w:rFonts w:ascii="Consolas" w:hAnsi="Consolas" w:cs="Consolas"/>
          <w:color w:val="0000FF"/>
          <w:sz w:val="19"/>
          <w:szCs w:val="19"/>
        </w:rPr>
        <w:t>&gt;</w:t>
      </w:r>
    </w:p>
    <w:p w:rsidR="009D1437" w:rsidP="009D1437" w14:paraId="685B8A84"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DVTinh</w:t>
      </w:r>
      <w:r>
        <w:rPr>
          <w:rFonts w:ascii="Consolas" w:hAnsi="Consolas" w:cs="Consolas"/>
          <w:color w:val="0000FF"/>
          <w:sz w:val="19"/>
          <w:szCs w:val="19"/>
        </w:rPr>
        <w:t>&gt;</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vị</w:t>
      </w:r>
      <w:r>
        <w:rPr>
          <w:rFonts w:ascii="Consolas" w:hAnsi="Consolas" w:cs="Consolas"/>
          <w:color w:val="000000"/>
          <w:sz w:val="19"/>
          <w:szCs w:val="19"/>
        </w:rPr>
        <w:t xml:space="preserve"> </w:t>
      </w:r>
      <w:r>
        <w:rPr>
          <w:rFonts w:ascii="Consolas" w:hAnsi="Consolas" w:cs="Consolas"/>
          <w:color w:val="000000"/>
          <w:sz w:val="19"/>
          <w:szCs w:val="19"/>
        </w:rPr>
        <w:t>tính</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DVTinh</w:t>
      </w:r>
      <w:r>
        <w:rPr>
          <w:rFonts w:ascii="Consolas" w:hAnsi="Consolas" w:cs="Consolas"/>
          <w:color w:val="0000FF"/>
          <w:sz w:val="19"/>
          <w:szCs w:val="19"/>
        </w:rPr>
        <w:t>&gt;</w:t>
      </w:r>
    </w:p>
    <w:p w:rsidR="009D1437" w:rsidP="009D1437" w14:paraId="1ADDD50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SLuong</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lượng</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SLuong</w:t>
      </w:r>
      <w:r>
        <w:rPr>
          <w:rFonts w:ascii="Consolas" w:hAnsi="Consolas" w:cs="Consolas"/>
          <w:color w:val="0000FF"/>
          <w:sz w:val="19"/>
          <w:szCs w:val="19"/>
        </w:rPr>
        <w:t>&gt;</w:t>
      </w:r>
    </w:p>
    <w:p w:rsidR="009D1437" w:rsidP="009D1437" w14:paraId="4B4236AC"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DGia</w:t>
      </w:r>
      <w:r>
        <w:rPr>
          <w:rFonts w:ascii="Consolas" w:hAnsi="Consolas" w:cs="Consolas"/>
          <w:color w:val="0000FF"/>
          <w:sz w:val="19"/>
          <w:szCs w:val="19"/>
        </w:rPr>
        <w:t>&gt;</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giá</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DGia</w:t>
      </w:r>
      <w:r>
        <w:rPr>
          <w:rFonts w:ascii="Consolas" w:hAnsi="Consolas" w:cs="Consolas"/>
          <w:color w:val="0000FF"/>
          <w:sz w:val="19"/>
          <w:szCs w:val="19"/>
        </w:rPr>
        <w:t>&gt;</w:t>
      </w:r>
    </w:p>
    <w:p w:rsidR="009D1437" w:rsidP="009D1437" w14:paraId="4638491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TLCKhau</w:t>
      </w:r>
      <w:r>
        <w:rPr>
          <w:rFonts w:ascii="Consolas" w:hAnsi="Consolas" w:cs="Consolas"/>
          <w:color w:val="0000FF"/>
          <w:sz w:val="19"/>
          <w:szCs w:val="19"/>
        </w:rPr>
        <w:t>&gt;</w:t>
      </w:r>
      <w:r>
        <w:rPr>
          <w:rFonts w:ascii="Consolas" w:hAnsi="Consolas" w:cs="Consolas"/>
          <w:color w:val="000000"/>
          <w:sz w:val="19"/>
          <w:szCs w:val="19"/>
        </w:rPr>
        <w:t>Tỷ</w:t>
      </w:r>
      <w:r>
        <w:rPr>
          <w:rFonts w:ascii="Consolas" w:hAnsi="Consolas" w:cs="Consolas"/>
          <w:color w:val="000000"/>
          <w:sz w:val="19"/>
          <w:szCs w:val="19"/>
        </w:rPr>
        <w:t xml:space="preserve"> </w:t>
      </w:r>
      <w:r>
        <w:rPr>
          <w:rFonts w:ascii="Consolas" w:hAnsi="Consolas" w:cs="Consolas"/>
          <w:color w:val="000000"/>
          <w:sz w:val="19"/>
          <w:szCs w:val="19"/>
        </w:rPr>
        <w:t>lệ</w:t>
      </w:r>
      <w:r>
        <w:rPr>
          <w:rFonts w:ascii="Consolas" w:hAnsi="Consolas" w:cs="Consolas"/>
          <w:color w:val="000000"/>
          <w:sz w:val="19"/>
          <w:szCs w:val="19"/>
        </w:rPr>
        <w:t xml:space="preserve"> % </w:t>
      </w:r>
      <w:r>
        <w:rPr>
          <w:rFonts w:ascii="Consolas" w:hAnsi="Consolas" w:cs="Consolas"/>
          <w:color w:val="000000"/>
          <w:sz w:val="19"/>
          <w:szCs w:val="19"/>
        </w:rPr>
        <w:t>chiết</w:t>
      </w:r>
      <w:r>
        <w:rPr>
          <w:rFonts w:ascii="Consolas" w:hAnsi="Consolas" w:cs="Consolas"/>
          <w:color w:val="000000"/>
          <w:sz w:val="19"/>
          <w:szCs w:val="19"/>
        </w:rPr>
        <w:t xml:space="preserve"> </w:t>
      </w:r>
      <w:r>
        <w:rPr>
          <w:rFonts w:ascii="Consolas" w:hAnsi="Consolas" w:cs="Consolas"/>
          <w:color w:val="000000"/>
          <w:sz w:val="19"/>
          <w:szCs w:val="19"/>
        </w:rPr>
        <w:t>khấu</w:t>
      </w:r>
      <w:r>
        <w:rPr>
          <w:rFonts w:ascii="Consolas" w:hAnsi="Consolas" w:cs="Consolas"/>
          <w:color w:val="0000FF"/>
          <w:sz w:val="19"/>
          <w:szCs w:val="19"/>
        </w:rPr>
        <w:t>&lt;/</w:t>
      </w:r>
      <w:r>
        <w:rPr>
          <w:rFonts w:ascii="Consolas" w:hAnsi="Consolas" w:cs="Consolas"/>
          <w:color w:val="A31515"/>
          <w:sz w:val="19"/>
          <w:szCs w:val="19"/>
        </w:rPr>
        <w:t>TLCKhau</w:t>
      </w:r>
      <w:r>
        <w:rPr>
          <w:rFonts w:ascii="Consolas" w:hAnsi="Consolas" w:cs="Consolas"/>
          <w:color w:val="0000FF"/>
          <w:sz w:val="19"/>
          <w:szCs w:val="19"/>
        </w:rPr>
        <w:t>&gt;</w:t>
      </w:r>
    </w:p>
    <w:p w:rsidR="009D1437" w:rsidP="009D1437" w14:paraId="7859B533" w14:textId="77777777">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STCKhau</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chiết</w:t>
      </w:r>
      <w:r>
        <w:rPr>
          <w:rFonts w:ascii="Consolas" w:hAnsi="Consolas" w:cs="Consolas"/>
          <w:color w:val="000000"/>
          <w:sz w:val="19"/>
          <w:szCs w:val="19"/>
        </w:rPr>
        <w:t xml:space="preserve"> </w:t>
      </w:r>
      <w:r>
        <w:rPr>
          <w:rFonts w:ascii="Consolas" w:hAnsi="Consolas" w:cs="Consolas"/>
          <w:color w:val="000000"/>
          <w:sz w:val="19"/>
          <w:szCs w:val="19"/>
        </w:rPr>
        <w:t>khấu</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STCKhau</w:t>
      </w:r>
      <w:r>
        <w:rPr>
          <w:rFonts w:ascii="Consolas" w:hAnsi="Consolas" w:cs="Consolas"/>
          <w:color w:val="0000FF"/>
          <w:sz w:val="19"/>
          <w:szCs w:val="19"/>
        </w:rPr>
        <w:t>&gt;</w:t>
      </w:r>
    </w:p>
    <w:p w:rsidR="00946166" w:rsidP="009D1437" w14:paraId="3633951C" w14:textId="64FCED1C">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GTKCThue</w:t>
      </w:r>
      <w:r>
        <w:rPr>
          <w:rFonts w:ascii="Consolas" w:hAnsi="Consolas" w:cs="Consolas"/>
          <w:color w:val="0000FF"/>
          <w:sz w:val="19"/>
          <w:szCs w:val="19"/>
        </w:rPr>
        <w:t>&gt;</w:t>
      </w:r>
      <w:r>
        <w:rPr>
          <w:rFonts w:ascii="Consolas" w:hAnsi="Consolas" w:cs="Consolas"/>
          <w:color w:val="000000"/>
          <w:sz w:val="19"/>
          <w:szCs w:val="19"/>
        </w:rPr>
        <w:t>Giảm</w:t>
      </w:r>
      <w:r>
        <w:rPr>
          <w:rFonts w:ascii="Consolas" w:hAnsi="Consolas" w:cs="Consolas"/>
          <w:color w:val="000000"/>
          <w:sz w:val="19"/>
          <w:szCs w:val="19"/>
        </w:rPr>
        <w:t xml:space="preserve"> </w:t>
      </w:r>
      <w:r>
        <w:rPr>
          <w:rFonts w:ascii="Consolas" w:hAnsi="Consolas" w:cs="Consolas"/>
          <w:color w:val="000000"/>
          <w:sz w:val="19"/>
          <w:szCs w:val="19"/>
        </w:rPr>
        <w:t>trừ</w:t>
      </w:r>
      <w:r>
        <w:rPr>
          <w:rFonts w:ascii="Consolas" w:hAnsi="Consolas" w:cs="Consolas"/>
          <w:color w:val="000000"/>
          <w:sz w:val="19"/>
          <w:szCs w:val="19"/>
        </w:rPr>
        <w:t xml:space="preserve"> </w:t>
      </w:r>
      <w:r>
        <w:rPr>
          <w:rFonts w:ascii="Consolas" w:hAnsi="Consolas" w:cs="Consolas"/>
          <w:color w:val="000000"/>
          <w:sz w:val="19"/>
          <w:szCs w:val="19"/>
        </w:rPr>
        <w:t>không</w:t>
      </w:r>
      <w:r>
        <w:rPr>
          <w:rFonts w:ascii="Consolas" w:hAnsi="Consolas" w:cs="Consolas"/>
          <w:color w:val="000000"/>
          <w:sz w:val="19"/>
          <w:szCs w:val="19"/>
        </w:rPr>
        <w:t xml:space="preserve"> </w:t>
      </w:r>
      <w:r>
        <w:rPr>
          <w:rFonts w:ascii="Consolas" w:hAnsi="Consolas" w:cs="Consolas"/>
          <w:color w:val="000000"/>
          <w:sz w:val="19"/>
          <w:szCs w:val="19"/>
        </w:rPr>
        <w:t>chịu</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FF"/>
          <w:sz w:val="19"/>
          <w:szCs w:val="19"/>
        </w:rPr>
        <w:t>&lt;/</w:t>
      </w:r>
      <w:r>
        <w:rPr>
          <w:rFonts w:ascii="Consolas" w:hAnsi="Consolas" w:cs="Consolas"/>
          <w:color w:val="A31515"/>
          <w:sz w:val="19"/>
          <w:szCs w:val="19"/>
        </w:rPr>
        <w:t>GTKCThue</w:t>
      </w:r>
      <w:r>
        <w:rPr>
          <w:rFonts w:ascii="Consolas" w:hAnsi="Consolas" w:cs="Consolas"/>
          <w:color w:val="0000FF"/>
          <w:sz w:val="19"/>
          <w:szCs w:val="19"/>
        </w:rPr>
        <w:t>&gt;</w:t>
      </w:r>
    </w:p>
    <w:p w:rsidR="009D1437" w:rsidP="009D1437" w14:paraId="2489534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ThTien</w:t>
      </w:r>
      <w:r>
        <w:rPr>
          <w:rFonts w:ascii="Consolas" w:hAnsi="Consolas" w:cs="Consolas"/>
          <w:color w:val="0000FF"/>
          <w:sz w:val="19"/>
          <w:szCs w:val="19"/>
        </w:rPr>
        <w:t>&gt;</w:t>
      </w:r>
      <w:r>
        <w:rPr>
          <w:rFonts w:ascii="Consolas" w:hAnsi="Consolas" w:cs="Consolas"/>
          <w:color w:val="000000"/>
          <w:sz w:val="19"/>
          <w:szCs w:val="19"/>
        </w:rPr>
        <w:t xml:space="preserve">Thành </w:t>
      </w:r>
      <w:r>
        <w:rPr>
          <w:rFonts w:ascii="Consolas" w:hAnsi="Consolas" w:cs="Consolas"/>
          <w:color w:val="000000"/>
          <w:sz w:val="19"/>
          <w:szCs w:val="19"/>
        </w:rPr>
        <w:t>tiền</w:t>
      </w:r>
      <w:r>
        <w:rPr>
          <w:rFonts w:ascii="Consolas" w:hAnsi="Consolas" w:cs="Consolas"/>
          <w:color w:val="000000"/>
          <w:sz w:val="19"/>
          <w:szCs w:val="19"/>
        </w:rPr>
        <w:t xml:space="preserve"> (Thành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chưa</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 -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trừ</w:t>
      </w:r>
      <w:r>
        <w:rPr>
          <w:rFonts w:ascii="Consolas" w:hAnsi="Consolas" w:cs="Consolas"/>
          <w:color w:val="000000"/>
          <w:sz w:val="19"/>
          <w:szCs w:val="19"/>
        </w:rPr>
        <w:t xml:space="preserve"> </w:t>
      </w:r>
      <w:r>
        <w:rPr>
          <w:rFonts w:ascii="Consolas" w:hAnsi="Consolas" w:cs="Consolas"/>
          <w:color w:val="000000"/>
          <w:sz w:val="19"/>
          <w:szCs w:val="19"/>
        </w:rPr>
        <w:t>trường</w:t>
      </w:r>
      <w:r>
        <w:rPr>
          <w:rFonts w:ascii="Consolas" w:hAnsi="Consolas" w:cs="Consolas"/>
          <w:color w:val="000000"/>
          <w:sz w:val="19"/>
          <w:szCs w:val="19"/>
        </w:rPr>
        <w:t xml:space="preserve"> </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TChat</w:t>
      </w:r>
      <w:r>
        <w:rPr>
          <w:rFonts w:ascii="Consolas" w:hAnsi="Consolas" w:cs="Consolas"/>
          <w:color w:val="000000"/>
          <w:sz w:val="19"/>
          <w:szCs w:val="19"/>
        </w:rPr>
        <w:t xml:space="preserve"> = 4</w:t>
      </w:r>
      <w:r>
        <w:rPr>
          <w:rFonts w:ascii="Consolas" w:hAnsi="Consolas" w:cs="Consolas"/>
          <w:color w:val="0000FF"/>
          <w:sz w:val="19"/>
          <w:szCs w:val="19"/>
        </w:rPr>
        <w:t>&lt;/</w:t>
      </w:r>
      <w:r>
        <w:rPr>
          <w:rFonts w:ascii="Consolas" w:hAnsi="Consolas" w:cs="Consolas"/>
          <w:color w:val="A31515"/>
          <w:sz w:val="19"/>
          <w:szCs w:val="19"/>
        </w:rPr>
        <w:t>ThTien</w:t>
      </w:r>
      <w:r>
        <w:rPr>
          <w:rFonts w:ascii="Consolas" w:hAnsi="Consolas" w:cs="Consolas"/>
          <w:color w:val="0000FF"/>
          <w:sz w:val="19"/>
          <w:szCs w:val="19"/>
        </w:rPr>
        <w:t>&gt;</w:t>
      </w:r>
    </w:p>
    <w:p w:rsidR="009D1437" w:rsidP="009D1437" w14:paraId="434D687F" w14:textId="77777777">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TSuat</w:t>
      </w:r>
      <w:r>
        <w:rPr>
          <w:rFonts w:ascii="Consolas" w:hAnsi="Consolas" w:cs="Consolas"/>
          <w:color w:val="0000FF"/>
          <w:sz w:val="19"/>
          <w:szCs w:val="19"/>
        </w:rPr>
        <w:t>&gt;</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suất</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suất</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TSuat</w:t>
      </w:r>
      <w:r>
        <w:rPr>
          <w:rFonts w:ascii="Consolas" w:hAnsi="Consolas" w:cs="Consolas"/>
          <w:color w:val="0000FF"/>
          <w:sz w:val="19"/>
          <w:szCs w:val="19"/>
        </w:rPr>
        <w:t>&gt;</w:t>
      </w:r>
    </w:p>
    <w:p w:rsidR="009D1437" w:rsidRPr="00B62304" w:rsidP="009D1437" w14:paraId="0BAE9A78" w14:textId="77777777">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sidRPr="00B62304">
        <w:rPr>
          <w:rFonts w:ascii="Consolas" w:hAnsi="Consolas" w:cs="Consolas"/>
          <w:color w:val="0000FF"/>
          <w:sz w:val="19"/>
          <w:szCs w:val="19"/>
        </w:rPr>
        <w:t>&lt;</w:t>
      </w:r>
      <w:r w:rsidRPr="00B62304">
        <w:rPr>
          <w:rFonts w:ascii="Consolas" w:hAnsi="Consolas" w:cs="Consolas"/>
          <w:color w:val="C00000"/>
          <w:sz w:val="19"/>
          <w:szCs w:val="19"/>
        </w:rPr>
        <w:t>TThue</w:t>
      </w:r>
      <w:r w:rsidRPr="00B62304">
        <w:rPr>
          <w:rFonts w:ascii="Consolas" w:hAnsi="Consolas" w:cs="Consolas"/>
          <w:color w:val="0000FF"/>
          <w:sz w:val="19"/>
          <w:szCs w:val="19"/>
        </w:rPr>
        <w:t>&gt;</w:t>
      </w:r>
      <w:r w:rsidRPr="00B62304">
        <w:rPr>
          <w:rFonts w:ascii="Consolas" w:hAnsi="Consolas" w:cs="Consolas"/>
          <w:sz w:val="19"/>
          <w:szCs w:val="19"/>
        </w:rPr>
        <w:t>Tiền</w:t>
      </w:r>
      <w:r w:rsidRPr="00B62304">
        <w:rPr>
          <w:rFonts w:ascii="Consolas" w:hAnsi="Consolas" w:cs="Consolas"/>
          <w:sz w:val="19"/>
          <w:szCs w:val="19"/>
        </w:rPr>
        <w:t xml:space="preserve"> </w:t>
      </w:r>
      <w:r w:rsidRPr="00B62304">
        <w:rPr>
          <w:rFonts w:ascii="Consolas" w:hAnsi="Consolas" w:cs="Consolas"/>
          <w:sz w:val="19"/>
          <w:szCs w:val="19"/>
        </w:rPr>
        <w:t>thuế</w:t>
      </w:r>
      <w:r w:rsidRPr="00B62304">
        <w:rPr>
          <w:rFonts w:ascii="Consolas" w:hAnsi="Consolas" w:cs="Consolas"/>
          <w:color w:val="0000FF"/>
          <w:sz w:val="19"/>
          <w:szCs w:val="19"/>
        </w:rPr>
        <w:t>&lt;/</w:t>
      </w:r>
      <w:r w:rsidRPr="00B62304">
        <w:rPr>
          <w:rFonts w:ascii="Consolas" w:hAnsi="Consolas" w:cs="Consolas"/>
          <w:color w:val="C00000"/>
          <w:sz w:val="19"/>
          <w:szCs w:val="19"/>
        </w:rPr>
        <w:t>TThue</w:t>
      </w:r>
      <w:r w:rsidRPr="00B62304">
        <w:rPr>
          <w:rFonts w:ascii="Consolas" w:hAnsi="Consolas" w:cs="Consolas"/>
          <w:color w:val="0000FF"/>
          <w:sz w:val="19"/>
          <w:szCs w:val="19"/>
        </w:rPr>
        <w:t>&gt;</w:t>
      </w:r>
    </w:p>
    <w:p w:rsidR="009D1437" w:rsidP="009D1437" w14:paraId="4468A843" w14:textId="77777777">
      <w:pPr>
        <w:autoSpaceDE w:val="0"/>
        <w:autoSpaceDN w:val="0"/>
        <w:adjustRightInd w:val="0"/>
        <w:rPr>
          <w:rFonts w:ascii="Consolas" w:hAnsi="Consolas" w:cs="Consolas"/>
          <w:color w:val="000000"/>
          <w:sz w:val="19"/>
          <w:szCs w:val="19"/>
        </w:rPr>
      </w:pPr>
      <w:r w:rsidRPr="00B62304">
        <w:rPr>
          <w:rFonts w:ascii="Consolas" w:hAnsi="Consolas" w:cs="Consolas"/>
          <w:color w:val="0000FF"/>
          <w:sz w:val="19"/>
          <w:szCs w:val="19"/>
        </w:rPr>
        <w:t xml:space="preserve">               </w:t>
      </w:r>
      <w:r>
        <w:rPr>
          <w:rFonts w:ascii="Consolas" w:hAnsi="Consolas" w:cs="Consolas"/>
          <w:color w:val="0000FF"/>
          <w:sz w:val="19"/>
          <w:szCs w:val="19"/>
        </w:rPr>
        <w:tab/>
      </w:r>
      <w:r>
        <w:rPr>
          <w:rFonts w:ascii="Consolas" w:hAnsi="Consolas" w:cs="Consolas"/>
          <w:color w:val="0000FF"/>
          <w:sz w:val="19"/>
          <w:szCs w:val="19"/>
        </w:rPr>
        <w:tab/>
      </w:r>
      <w:r w:rsidRPr="00B62304">
        <w:rPr>
          <w:rFonts w:ascii="Consolas" w:hAnsi="Consolas" w:cs="Consolas"/>
          <w:color w:val="0000FF"/>
          <w:sz w:val="19"/>
          <w:szCs w:val="19"/>
        </w:rPr>
        <w:t>&lt;</w:t>
      </w:r>
      <w:r w:rsidRPr="00B62304">
        <w:rPr>
          <w:rFonts w:ascii="Consolas" w:hAnsi="Consolas" w:cs="Consolas"/>
          <w:color w:val="C00000"/>
          <w:sz w:val="19"/>
          <w:szCs w:val="19"/>
        </w:rPr>
        <w:t>TSThue</w:t>
      </w:r>
      <w:r w:rsidRPr="00B62304">
        <w:rPr>
          <w:rFonts w:ascii="Consolas" w:hAnsi="Consolas" w:cs="Consolas"/>
          <w:color w:val="0000FF"/>
          <w:sz w:val="19"/>
          <w:szCs w:val="19"/>
        </w:rPr>
        <w:t>&gt;</w:t>
      </w:r>
      <w:r w:rsidRPr="00B62304">
        <w:rPr>
          <w:rFonts w:ascii="Consolas" w:hAnsi="Consolas" w:cs="Consolas"/>
          <w:sz w:val="19"/>
          <w:szCs w:val="19"/>
        </w:rPr>
        <w:t>Tiền</w:t>
      </w:r>
      <w:r w:rsidRPr="00B62304">
        <w:rPr>
          <w:rFonts w:ascii="Consolas" w:hAnsi="Consolas" w:cs="Consolas"/>
          <w:sz w:val="19"/>
          <w:szCs w:val="19"/>
        </w:rPr>
        <w:t xml:space="preserve"> sau </w:t>
      </w:r>
      <w:r w:rsidRPr="00B62304">
        <w:rPr>
          <w:rFonts w:ascii="Consolas" w:hAnsi="Consolas" w:cs="Consolas"/>
          <w:sz w:val="19"/>
          <w:szCs w:val="19"/>
        </w:rPr>
        <w:t>thuế</w:t>
      </w:r>
      <w:r w:rsidRPr="00B62304">
        <w:rPr>
          <w:rFonts w:ascii="Consolas" w:hAnsi="Consolas" w:cs="Consolas"/>
          <w:color w:val="0000FF"/>
          <w:sz w:val="19"/>
          <w:szCs w:val="19"/>
        </w:rPr>
        <w:t>&lt;/</w:t>
      </w:r>
      <w:r w:rsidRPr="00B62304">
        <w:rPr>
          <w:rFonts w:ascii="Consolas" w:hAnsi="Consolas" w:cs="Consolas"/>
          <w:color w:val="C00000"/>
          <w:sz w:val="19"/>
          <w:szCs w:val="19"/>
        </w:rPr>
        <w:t>TSThue</w:t>
      </w:r>
      <w:r w:rsidRPr="00B62304">
        <w:rPr>
          <w:rFonts w:ascii="Consolas" w:hAnsi="Consolas" w:cs="Consolas"/>
          <w:color w:val="0000FF"/>
          <w:sz w:val="19"/>
          <w:szCs w:val="19"/>
        </w:rPr>
        <w:t>&gt;</w:t>
      </w:r>
    </w:p>
    <w:p w:rsidR="009D1437" w:rsidP="009D1437" w14:paraId="7E0BF4CB"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TTKhac</w:t>
      </w:r>
      <w:r>
        <w:rPr>
          <w:rFonts w:ascii="Consolas" w:hAnsi="Consolas" w:cs="Consolas"/>
          <w:color w:val="0000FF"/>
          <w:sz w:val="19"/>
          <w:szCs w:val="19"/>
        </w:rPr>
        <w:t>&gt;</w:t>
      </w:r>
    </w:p>
    <w:p w:rsidR="009D1437" w:rsidP="009D1437" w14:paraId="2BBB038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TTin</w:t>
      </w:r>
      <w:r>
        <w:rPr>
          <w:rFonts w:ascii="Consolas" w:hAnsi="Consolas" w:cs="Consolas"/>
          <w:color w:val="0000FF"/>
          <w:sz w:val="19"/>
          <w:szCs w:val="19"/>
        </w:rPr>
        <w:t>&gt;</w:t>
      </w:r>
    </w:p>
    <w:p w:rsidR="009D1437" w:rsidP="009D1437" w14:paraId="4082847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TTruong</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trường</w:t>
      </w:r>
      <w:r>
        <w:rPr>
          <w:rFonts w:ascii="Consolas" w:hAnsi="Consolas" w:cs="Consolas"/>
          <w:color w:val="0000FF"/>
          <w:sz w:val="19"/>
          <w:szCs w:val="19"/>
        </w:rPr>
        <w:t>&lt;/</w:t>
      </w:r>
      <w:r>
        <w:rPr>
          <w:rFonts w:ascii="Consolas" w:hAnsi="Consolas" w:cs="Consolas"/>
          <w:color w:val="A31515"/>
          <w:sz w:val="19"/>
          <w:szCs w:val="19"/>
        </w:rPr>
        <w:t>TTruong</w:t>
      </w:r>
      <w:r>
        <w:rPr>
          <w:rFonts w:ascii="Consolas" w:hAnsi="Consolas" w:cs="Consolas"/>
          <w:color w:val="0000FF"/>
          <w:sz w:val="19"/>
          <w:szCs w:val="19"/>
        </w:rPr>
        <w:t>&gt;</w:t>
      </w:r>
    </w:p>
    <w:p w:rsidR="009D1437" w:rsidP="009D1437" w14:paraId="6A21AFA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KDLieu</w:t>
      </w:r>
      <w:r>
        <w:rPr>
          <w:rFonts w:ascii="Consolas" w:hAnsi="Consolas" w:cs="Consolas"/>
          <w:color w:val="0000FF"/>
          <w:sz w:val="19"/>
          <w:szCs w:val="19"/>
        </w:rPr>
        <w:t>&gt;</w:t>
      </w:r>
      <w:r>
        <w:rPr>
          <w:rFonts w:ascii="Consolas" w:hAnsi="Consolas" w:cs="Consolas"/>
          <w:color w:val="000000"/>
          <w:sz w:val="19"/>
          <w:szCs w:val="19"/>
        </w:rPr>
        <w:t>Kiểu</w:t>
      </w:r>
      <w:r>
        <w:rPr>
          <w:rFonts w:ascii="Consolas" w:hAnsi="Consolas" w:cs="Consolas"/>
          <w:color w:val="000000"/>
          <w:sz w:val="19"/>
          <w:szCs w:val="19"/>
        </w:rPr>
        <w:t xml:space="preserve"> </w:t>
      </w:r>
      <w:r>
        <w:rPr>
          <w:rFonts w:ascii="Consolas" w:hAnsi="Consolas" w:cs="Consolas"/>
          <w:color w:val="000000"/>
          <w:sz w:val="19"/>
          <w:szCs w:val="19"/>
        </w:rPr>
        <w:t>dữ</w:t>
      </w:r>
      <w:r>
        <w:rPr>
          <w:rFonts w:ascii="Consolas" w:hAnsi="Consolas" w:cs="Consolas"/>
          <w:color w:val="000000"/>
          <w:sz w:val="19"/>
          <w:szCs w:val="19"/>
        </w:rPr>
        <w:t xml:space="preserve"> </w:t>
      </w:r>
      <w:r>
        <w:rPr>
          <w:rFonts w:ascii="Consolas" w:hAnsi="Consolas" w:cs="Consolas"/>
          <w:color w:val="000000"/>
          <w:sz w:val="19"/>
          <w:szCs w:val="19"/>
        </w:rPr>
        <w:t>liệu</w:t>
      </w:r>
      <w:r>
        <w:rPr>
          <w:rFonts w:ascii="Consolas" w:hAnsi="Consolas" w:cs="Consolas"/>
          <w:color w:val="0000FF"/>
          <w:sz w:val="19"/>
          <w:szCs w:val="19"/>
        </w:rPr>
        <w:t>&lt;/</w:t>
      </w:r>
      <w:r>
        <w:rPr>
          <w:rFonts w:ascii="Consolas" w:hAnsi="Consolas" w:cs="Consolas"/>
          <w:color w:val="A31515"/>
          <w:sz w:val="19"/>
          <w:szCs w:val="19"/>
        </w:rPr>
        <w:t>KDLieu</w:t>
      </w:r>
      <w:r>
        <w:rPr>
          <w:rFonts w:ascii="Consolas" w:hAnsi="Consolas" w:cs="Consolas"/>
          <w:color w:val="0000FF"/>
          <w:sz w:val="19"/>
          <w:szCs w:val="19"/>
        </w:rPr>
        <w:t>&gt;</w:t>
      </w:r>
    </w:p>
    <w:p w:rsidR="009D1437" w:rsidP="009D1437" w14:paraId="295DCB94"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DLieu</w:t>
      </w:r>
      <w:r>
        <w:rPr>
          <w:rFonts w:ascii="Consolas" w:hAnsi="Consolas" w:cs="Consolas"/>
          <w:color w:val="0000FF"/>
          <w:sz w:val="19"/>
          <w:szCs w:val="19"/>
        </w:rPr>
        <w:t>&gt;</w:t>
      </w:r>
      <w:r>
        <w:rPr>
          <w:rFonts w:ascii="Consolas" w:hAnsi="Consolas" w:cs="Consolas"/>
          <w:color w:val="000000"/>
          <w:sz w:val="19"/>
          <w:szCs w:val="19"/>
        </w:rPr>
        <w:t>Dữ</w:t>
      </w:r>
      <w:r>
        <w:rPr>
          <w:rFonts w:ascii="Consolas" w:hAnsi="Consolas" w:cs="Consolas"/>
          <w:color w:val="000000"/>
          <w:sz w:val="19"/>
          <w:szCs w:val="19"/>
        </w:rPr>
        <w:t xml:space="preserve"> </w:t>
      </w:r>
      <w:r>
        <w:rPr>
          <w:rFonts w:ascii="Consolas" w:hAnsi="Consolas" w:cs="Consolas"/>
          <w:color w:val="000000"/>
          <w:sz w:val="19"/>
          <w:szCs w:val="19"/>
        </w:rPr>
        <w:t>liệu</w:t>
      </w:r>
      <w:r>
        <w:rPr>
          <w:rFonts w:ascii="Consolas" w:hAnsi="Consolas" w:cs="Consolas"/>
          <w:color w:val="0000FF"/>
          <w:sz w:val="19"/>
          <w:szCs w:val="19"/>
        </w:rPr>
        <w:t>&lt;/</w:t>
      </w:r>
      <w:r>
        <w:rPr>
          <w:rFonts w:ascii="Consolas" w:hAnsi="Consolas" w:cs="Consolas"/>
          <w:color w:val="A31515"/>
          <w:sz w:val="19"/>
          <w:szCs w:val="19"/>
        </w:rPr>
        <w:t>DLieu</w:t>
      </w:r>
      <w:r>
        <w:rPr>
          <w:rFonts w:ascii="Consolas" w:hAnsi="Consolas" w:cs="Consolas"/>
          <w:color w:val="0000FF"/>
          <w:sz w:val="19"/>
          <w:szCs w:val="19"/>
        </w:rPr>
        <w:t>&gt;</w:t>
      </w:r>
    </w:p>
    <w:p w:rsidR="009D1437" w:rsidP="009D1437" w14:paraId="0E57C20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TTin</w:t>
      </w:r>
      <w:r>
        <w:rPr>
          <w:rFonts w:ascii="Consolas" w:hAnsi="Consolas" w:cs="Consolas"/>
          <w:color w:val="0000FF"/>
          <w:sz w:val="19"/>
          <w:szCs w:val="19"/>
        </w:rPr>
        <w:t>&gt;</w:t>
      </w:r>
    </w:p>
    <w:p w:rsidR="009D1437" w:rsidP="009D1437" w14:paraId="57BBA1DE" w14:textId="77777777">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TTKhac</w:t>
      </w:r>
      <w:r>
        <w:rPr>
          <w:rFonts w:ascii="Consolas" w:hAnsi="Consolas" w:cs="Consolas"/>
          <w:color w:val="0000FF"/>
          <w:sz w:val="19"/>
          <w:szCs w:val="19"/>
        </w:rPr>
        <w:t>&gt;</w:t>
      </w:r>
    </w:p>
    <w:p w:rsidR="009D1437" w:rsidP="009D1437" w14:paraId="543DB03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p>
    <w:p w:rsidR="009D1437" w:rsidP="009D1437" w14:paraId="5D9F184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HHDVu</w:t>
      </w:r>
      <w:r>
        <w:rPr>
          <w:rFonts w:ascii="Consolas" w:hAnsi="Consolas" w:cs="Consolas"/>
          <w:color w:val="0000FF"/>
          <w:sz w:val="19"/>
          <w:szCs w:val="19"/>
        </w:rPr>
        <w:t>&gt;</w:t>
      </w:r>
    </w:p>
    <w:p w:rsidR="009D1437" w:rsidP="009D1437" w14:paraId="3B727EBC"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DSHHDVu</w:t>
      </w:r>
      <w:r>
        <w:rPr>
          <w:rFonts w:ascii="Consolas" w:hAnsi="Consolas" w:cs="Consolas"/>
          <w:color w:val="0000FF"/>
          <w:sz w:val="19"/>
          <w:szCs w:val="19"/>
        </w:rPr>
        <w:t>&gt;</w:t>
      </w:r>
    </w:p>
    <w:p w:rsidR="009D1437" w:rsidP="009D1437" w14:paraId="3274B53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TToan</w:t>
      </w:r>
      <w:r>
        <w:rPr>
          <w:rFonts w:ascii="Consolas" w:hAnsi="Consolas" w:cs="Consolas"/>
          <w:color w:val="0000FF"/>
          <w:sz w:val="19"/>
          <w:szCs w:val="19"/>
        </w:rPr>
        <w:t>&gt;</w:t>
      </w:r>
    </w:p>
    <w:p w:rsidR="009D1437" w:rsidP="009D1437" w14:paraId="425893F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THTTLTSuat</w:t>
      </w:r>
      <w:r>
        <w:rPr>
          <w:rFonts w:ascii="Consolas" w:hAnsi="Consolas" w:cs="Consolas"/>
          <w:color w:val="0000FF"/>
          <w:sz w:val="19"/>
          <w:szCs w:val="19"/>
        </w:rPr>
        <w:t>&gt;&lt;!--</w:t>
      </w:r>
      <w:r>
        <w:rPr>
          <w:rFonts w:ascii="Consolas" w:hAnsi="Consolas" w:cs="Consolas"/>
          <w:color w:val="008000"/>
          <w:sz w:val="19"/>
          <w:szCs w:val="19"/>
        </w:rPr>
        <w:t>sử</w:t>
      </w:r>
      <w:r>
        <w:rPr>
          <w:rFonts w:ascii="Consolas" w:hAnsi="Consolas" w:cs="Consolas"/>
          <w:color w:val="008000"/>
          <w:sz w:val="19"/>
          <w:szCs w:val="19"/>
        </w:rPr>
        <w:t xml:space="preserve"> </w:t>
      </w:r>
      <w:r>
        <w:rPr>
          <w:rFonts w:ascii="Consolas" w:hAnsi="Consolas" w:cs="Consolas"/>
          <w:color w:val="008000"/>
          <w:sz w:val="19"/>
          <w:szCs w:val="19"/>
        </w:rPr>
        <w:t>dụng</w:t>
      </w:r>
      <w:r>
        <w:rPr>
          <w:rFonts w:ascii="Consolas" w:hAnsi="Consolas" w:cs="Consolas"/>
          <w:color w:val="008000"/>
          <w:sz w:val="19"/>
          <w:szCs w:val="19"/>
        </w:rPr>
        <w:t xml:space="preserve"> </w:t>
      </w:r>
      <w:r>
        <w:rPr>
          <w:rFonts w:ascii="Consolas" w:hAnsi="Consolas" w:cs="Consolas"/>
          <w:color w:val="008000"/>
          <w:sz w:val="19"/>
          <w:szCs w:val="19"/>
        </w:rPr>
        <w:t>hóa</w:t>
      </w:r>
      <w:r>
        <w:rPr>
          <w:rFonts w:ascii="Consolas" w:hAnsi="Consolas" w:cs="Consolas"/>
          <w:color w:val="008000"/>
          <w:sz w:val="19"/>
          <w:szCs w:val="19"/>
        </w:rPr>
        <w:t xml:space="preserve"> </w:t>
      </w:r>
      <w:r>
        <w:rPr>
          <w:rFonts w:ascii="Consolas" w:hAnsi="Consolas" w:cs="Consolas"/>
          <w:color w:val="008000"/>
          <w:sz w:val="19"/>
          <w:szCs w:val="19"/>
        </w:rPr>
        <w:t>đơn</w:t>
      </w:r>
      <w:r>
        <w:rPr>
          <w:rFonts w:ascii="Consolas" w:hAnsi="Consolas" w:cs="Consolas"/>
          <w:color w:val="008000"/>
          <w:sz w:val="19"/>
          <w:szCs w:val="19"/>
        </w:rPr>
        <w:t xml:space="preserve"> GTGT</w:t>
      </w:r>
      <w:r>
        <w:rPr>
          <w:rFonts w:ascii="Consolas" w:hAnsi="Consolas" w:cs="Consolas"/>
          <w:color w:val="0000FF"/>
          <w:sz w:val="19"/>
          <w:szCs w:val="19"/>
        </w:rPr>
        <w:t>--&gt;</w:t>
      </w:r>
    </w:p>
    <w:p w:rsidR="009D1437" w:rsidP="009D1437" w14:paraId="5B3118C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LTSuat</w:t>
      </w:r>
      <w:r>
        <w:rPr>
          <w:rFonts w:ascii="Consolas" w:hAnsi="Consolas" w:cs="Consolas"/>
          <w:color w:val="0000FF"/>
          <w:sz w:val="19"/>
          <w:szCs w:val="19"/>
        </w:rPr>
        <w:t>&gt;</w:t>
      </w:r>
    </w:p>
    <w:p w:rsidR="009D1437" w:rsidP="009D1437" w14:paraId="0591B23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TSuat</w:t>
      </w:r>
      <w:r>
        <w:rPr>
          <w:rFonts w:ascii="Consolas" w:hAnsi="Consolas" w:cs="Consolas"/>
          <w:color w:val="0000FF"/>
          <w:sz w:val="19"/>
          <w:szCs w:val="19"/>
        </w:rPr>
        <w:t>&gt;</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suất</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suất</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TSuat</w:t>
      </w:r>
      <w:r>
        <w:rPr>
          <w:rFonts w:ascii="Consolas" w:hAnsi="Consolas" w:cs="Consolas"/>
          <w:color w:val="0000FF"/>
          <w:sz w:val="19"/>
          <w:szCs w:val="19"/>
        </w:rPr>
        <w:t>&gt;</w:t>
      </w:r>
    </w:p>
    <w:p w:rsidR="009D1437" w:rsidP="009D1437" w14:paraId="416F9D5C"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ThTien</w:t>
      </w:r>
      <w:r>
        <w:rPr>
          <w:rFonts w:ascii="Consolas" w:hAnsi="Consolas" w:cs="Consolas"/>
          <w:color w:val="0000FF"/>
          <w:sz w:val="19"/>
          <w:szCs w:val="19"/>
        </w:rPr>
        <w:t>&gt;</w:t>
      </w:r>
      <w:r>
        <w:rPr>
          <w:rFonts w:ascii="Consolas" w:hAnsi="Consolas" w:cs="Consolas"/>
          <w:color w:val="000000"/>
          <w:sz w:val="19"/>
          <w:szCs w:val="19"/>
        </w:rPr>
        <w:t xml:space="preserve">Thành </w:t>
      </w:r>
      <w:r>
        <w:rPr>
          <w:rFonts w:ascii="Consolas" w:hAnsi="Consolas" w:cs="Consolas"/>
          <w:color w:val="000000"/>
          <w:sz w:val="19"/>
          <w:szCs w:val="19"/>
        </w:rPr>
        <w:t>tiền</w:t>
      </w:r>
      <w:r>
        <w:rPr>
          <w:rFonts w:ascii="Consolas" w:hAnsi="Consolas" w:cs="Consolas"/>
          <w:color w:val="000000"/>
          <w:sz w:val="19"/>
          <w:szCs w:val="19"/>
        </w:rPr>
        <w:t xml:space="preserve"> (Thành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chưa</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ThTien</w:t>
      </w:r>
      <w:r>
        <w:rPr>
          <w:rFonts w:ascii="Consolas" w:hAnsi="Consolas" w:cs="Consolas"/>
          <w:color w:val="0000FF"/>
          <w:sz w:val="19"/>
          <w:szCs w:val="19"/>
        </w:rPr>
        <w:t>&gt;</w:t>
      </w:r>
    </w:p>
    <w:p w:rsidR="009D1437" w:rsidP="009D1437" w14:paraId="71F4AC09"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TThue</w:t>
      </w:r>
      <w:r>
        <w:rPr>
          <w:rFonts w:ascii="Consolas" w:hAnsi="Consolas" w:cs="Consolas"/>
          <w:color w:val="0000FF"/>
          <w:sz w:val="19"/>
          <w:szCs w:val="19"/>
        </w:rPr>
        <w:t>&gt;</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TThue</w:t>
      </w:r>
      <w:r>
        <w:rPr>
          <w:rFonts w:ascii="Consolas" w:hAnsi="Consolas" w:cs="Consolas"/>
          <w:color w:val="0000FF"/>
          <w:sz w:val="19"/>
          <w:szCs w:val="19"/>
        </w:rPr>
        <w:t>&gt;</w:t>
      </w:r>
    </w:p>
    <w:p w:rsidR="009D1437" w:rsidP="009D1437" w14:paraId="5278B86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LTSuat</w:t>
      </w:r>
      <w:r>
        <w:rPr>
          <w:rFonts w:ascii="Consolas" w:hAnsi="Consolas" w:cs="Consolas"/>
          <w:color w:val="0000FF"/>
          <w:sz w:val="19"/>
          <w:szCs w:val="19"/>
        </w:rPr>
        <w:t>&gt;</w:t>
      </w:r>
    </w:p>
    <w:p w:rsidR="009D1437" w:rsidP="009D1437" w14:paraId="7C4706E1"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THTTLTSuat</w:t>
      </w:r>
      <w:r>
        <w:rPr>
          <w:rFonts w:ascii="Consolas" w:hAnsi="Consolas" w:cs="Consolas"/>
          <w:color w:val="0000FF"/>
          <w:sz w:val="19"/>
          <w:szCs w:val="19"/>
        </w:rPr>
        <w:t>&gt;</w:t>
      </w:r>
    </w:p>
    <w:p w:rsidR="009D1437" w:rsidP="009D1437" w14:paraId="4BDFE02C"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TgTCThue</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chưa</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cộng</w:t>
      </w:r>
      <w:r>
        <w:rPr>
          <w:rFonts w:ascii="Consolas" w:hAnsi="Consolas" w:cs="Consolas"/>
          <w:color w:val="000000"/>
          <w:sz w:val="19"/>
          <w:szCs w:val="19"/>
        </w:rPr>
        <w:t xml:space="preserve"> </w:t>
      </w:r>
      <w:r>
        <w:rPr>
          <w:rFonts w:ascii="Consolas" w:hAnsi="Consolas" w:cs="Consolas"/>
          <w:color w:val="000000"/>
          <w:sz w:val="19"/>
          <w:szCs w:val="19"/>
        </w:rPr>
        <w:t>thành</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chưa</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TgTCThue</w:t>
      </w:r>
      <w:r>
        <w:rPr>
          <w:rFonts w:ascii="Consolas" w:hAnsi="Consolas" w:cs="Consolas"/>
          <w:color w:val="0000FF"/>
          <w:sz w:val="19"/>
          <w:szCs w:val="19"/>
        </w:rPr>
        <w:t>&gt;</w:t>
      </w:r>
    </w:p>
    <w:p w:rsidR="009D1437" w:rsidP="009D1437" w14:paraId="66A7CA54"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TgTThue</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cộng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TgTThue</w:t>
      </w:r>
      <w:r>
        <w:rPr>
          <w:rFonts w:ascii="Consolas" w:hAnsi="Consolas" w:cs="Consolas"/>
          <w:color w:val="0000FF"/>
          <w:sz w:val="19"/>
          <w:szCs w:val="19"/>
        </w:rPr>
        <w:t>&gt;</w:t>
      </w:r>
    </w:p>
    <w:p w:rsidR="009D1437" w:rsidP="009D1437" w14:paraId="4E09EA4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TTCKTMai</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chiết</w:t>
      </w:r>
      <w:r>
        <w:rPr>
          <w:rFonts w:ascii="Consolas" w:hAnsi="Consolas" w:cs="Consolas"/>
          <w:color w:val="000000"/>
          <w:sz w:val="19"/>
          <w:szCs w:val="19"/>
        </w:rPr>
        <w:t xml:space="preserve"> </w:t>
      </w:r>
      <w:r>
        <w:rPr>
          <w:rFonts w:ascii="Consolas" w:hAnsi="Consolas" w:cs="Consolas"/>
          <w:color w:val="000000"/>
          <w:sz w:val="19"/>
          <w:szCs w:val="19"/>
        </w:rPr>
        <w:t>khấu</w:t>
      </w:r>
      <w:r>
        <w:rPr>
          <w:rFonts w:ascii="Consolas" w:hAnsi="Consolas" w:cs="Consolas"/>
          <w:color w:val="000000"/>
          <w:sz w:val="19"/>
          <w:szCs w:val="19"/>
        </w:rPr>
        <w:t xml:space="preserve"> </w:t>
      </w:r>
      <w:r>
        <w:rPr>
          <w:rFonts w:ascii="Consolas" w:hAnsi="Consolas" w:cs="Consolas"/>
          <w:color w:val="000000"/>
          <w:sz w:val="19"/>
          <w:szCs w:val="19"/>
        </w:rPr>
        <w:t>thương</w:t>
      </w:r>
      <w:r>
        <w:rPr>
          <w:rFonts w:ascii="Consolas" w:hAnsi="Consolas" w:cs="Consolas"/>
          <w:color w:val="000000"/>
          <w:sz w:val="19"/>
          <w:szCs w:val="19"/>
        </w:rPr>
        <w:t xml:space="preserve"> </w:t>
      </w:r>
      <w:r>
        <w:rPr>
          <w:rFonts w:ascii="Consolas" w:hAnsi="Consolas" w:cs="Consolas"/>
          <w:color w:val="000000"/>
          <w:sz w:val="19"/>
          <w:szCs w:val="19"/>
        </w:rPr>
        <w:t>mại</w:t>
      </w:r>
      <w:r>
        <w:rPr>
          <w:rFonts w:ascii="Consolas" w:hAnsi="Consolas" w:cs="Consolas"/>
          <w:color w:val="0000FF"/>
          <w:sz w:val="19"/>
          <w:szCs w:val="19"/>
        </w:rPr>
        <w:t>&lt;/</w:t>
      </w:r>
      <w:r>
        <w:rPr>
          <w:rFonts w:ascii="Consolas" w:hAnsi="Consolas" w:cs="Consolas"/>
          <w:color w:val="A31515"/>
          <w:sz w:val="19"/>
          <w:szCs w:val="19"/>
        </w:rPr>
        <w:t>TTCKTMai</w:t>
      </w:r>
      <w:r>
        <w:rPr>
          <w:rFonts w:ascii="Consolas" w:hAnsi="Consolas" w:cs="Consolas"/>
          <w:color w:val="0000FF"/>
          <w:sz w:val="19"/>
          <w:szCs w:val="19"/>
        </w:rPr>
        <w:t>&gt;</w:t>
      </w:r>
    </w:p>
    <w:p w:rsidR="009D1437" w:rsidP="009D1437" w14:paraId="6D6CB579"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TgTTTBSo</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thanh</w:t>
      </w:r>
      <w:r>
        <w:rPr>
          <w:rFonts w:ascii="Consolas" w:hAnsi="Consolas" w:cs="Consolas"/>
          <w:color w:val="000000"/>
          <w:sz w:val="19"/>
          <w:szCs w:val="19"/>
        </w:rPr>
        <w:t xml:space="preserve"> </w:t>
      </w:r>
      <w:r>
        <w:rPr>
          <w:rFonts w:ascii="Consolas" w:hAnsi="Consolas" w:cs="Consolas"/>
          <w:color w:val="000000"/>
          <w:sz w:val="19"/>
          <w:szCs w:val="19"/>
        </w:rPr>
        <w:t>toán</w:t>
      </w:r>
      <w:r>
        <w:rPr>
          <w:rFonts w:ascii="Consolas" w:hAnsi="Consolas" w:cs="Consolas"/>
          <w:color w:val="000000"/>
          <w:sz w:val="19"/>
          <w:szCs w:val="19"/>
        </w:rPr>
        <w:t xml:space="preserve"> </w:t>
      </w:r>
      <w:r>
        <w:rPr>
          <w:rFonts w:ascii="Consolas" w:hAnsi="Consolas" w:cs="Consolas"/>
          <w:color w:val="000000"/>
          <w:sz w:val="19"/>
          <w:szCs w:val="19"/>
        </w:rPr>
        <w:t>bằng</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TgTTTBSo</w:t>
      </w:r>
      <w:r>
        <w:rPr>
          <w:rFonts w:ascii="Consolas" w:hAnsi="Consolas" w:cs="Consolas"/>
          <w:color w:val="0000FF"/>
          <w:sz w:val="19"/>
          <w:szCs w:val="19"/>
        </w:rPr>
        <w:t>&gt;</w:t>
      </w:r>
    </w:p>
    <w:p w:rsidR="009D1437" w:rsidP="009D1437" w14:paraId="7E7AD871"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TgTTTBChu</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thanh</w:t>
      </w:r>
      <w:r>
        <w:rPr>
          <w:rFonts w:ascii="Consolas" w:hAnsi="Consolas" w:cs="Consolas"/>
          <w:color w:val="000000"/>
          <w:sz w:val="19"/>
          <w:szCs w:val="19"/>
        </w:rPr>
        <w:t xml:space="preserve"> </w:t>
      </w:r>
      <w:r>
        <w:rPr>
          <w:rFonts w:ascii="Consolas" w:hAnsi="Consolas" w:cs="Consolas"/>
          <w:color w:val="000000"/>
          <w:sz w:val="19"/>
          <w:szCs w:val="19"/>
        </w:rPr>
        <w:t>toán</w:t>
      </w:r>
      <w:r>
        <w:rPr>
          <w:rFonts w:ascii="Consolas" w:hAnsi="Consolas" w:cs="Consolas"/>
          <w:color w:val="000000"/>
          <w:sz w:val="19"/>
          <w:szCs w:val="19"/>
        </w:rPr>
        <w:t xml:space="preserve"> </w:t>
      </w:r>
      <w:r>
        <w:rPr>
          <w:rFonts w:ascii="Consolas" w:hAnsi="Consolas" w:cs="Consolas"/>
          <w:color w:val="000000"/>
          <w:sz w:val="19"/>
          <w:szCs w:val="19"/>
        </w:rPr>
        <w:t>bằng</w:t>
      </w:r>
      <w:r>
        <w:rPr>
          <w:rFonts w:ascii="Consolas" w:hAnsi="Consolas" w:cs="Consolas"/>
          <w:color w:val="000000"/>
          <w:sz w:val="19"/>
          <w:szCs w:val="19"/>
        </w:rPr>
        <w:t xml:space="preserve"> </w:t>
      </w:r>
      <w:r>
        <w:rPr>
          <w:rFonts w:ascii="Consolas" w:hAnsi="Consolas" w:cs="Consolas"/>
          <w:color w:val="000000"/>
          <w:sz w:val="19"/>
          <w:szCs w:val="19"/>
        </w:rPr>
        <w:t>chữ</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TgTTTBChu</w:t>
      </w:r>
      <w:r>
        <w:rPr>
          <w:rFonts w:ascii="Consolas" w:hAnsi="Consolas" w:cs="Consolas"/>
          <w:color w:val="0000FF"/>
          <w:sz w:val="19"/>
          <w:szCs w:val="19"/>
        </w:rPr>
        <w:t>&gt;</w:t>
      </w:r>
    </w:p>
    <w:p w:rsidR="009D1437" w:rsidP="009D1437" w14:paraId="49CE600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TToan</w:t>
      </w:r>
      <w:r>
        <w:rPr>
          <w:rFonts w:ascii="Consolas" w:hAnsi="Consolas" w:cs="Consolas"/>
          <w:color w:val="0000FF"/>
          <w:sz w:val="19"/>
          <w:szCs w:val="19"/>
        </w:rPr>
        <w:t>&gt;</w:t>
      </w:r>
    </w:p>
    <w:p w:rsidR="009D1437" w:rsidP="009D1437" w14:paraId="0D4806C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&lt;/</w:t>
      </w:r>
      <w:r>
        <w:rPr>
          <w:rFonts w:ascii="Consolas" w:hAnsi="Consolas" w:cs="Consolas"/>
          <w:color w:val="A31515"/>
          <w:sz w:val="19"/>
          <w:szCs w:val="19"/>
        </w:rPr>
        <w:t>NDHDon</w:t>
      </w:r>
      <w:r>
        <w:rPr>
          <w:rFonts w:ascii="Consolas" w:hAnsi="Consolas" w:cs="Consolas"/>
          <w:color w:val="0000FF"/>
          <w:sz w:val="19"/>
          <w:szCs w:val="19"/>
        </w:rPr>
        <w:t>&gt;</w:t>
      </w:r>
    </w:p>
    <w:p w:rsidR="009D1437" w:rsidP="009D1437" w14:paraId="1F38C64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 xml:space="preserve">    &lt;/</w:t>
      </w:r>
      <w:r>
        <w:rPr>
          <w:rFonts w:ascii="Consolas" w:hAnsi="Consolas" w:cs="Consolas"/>
          <w:color w:val="A31515"/>
          <w:sz w:val="19"/>
          <w:szCs w:val="19"/>
        </w:rPr>
        <w:t>DLHDon</w:t>
      </w:r>
      <w:r>
        <w:rPr>
          <w:rFonts w:ascii="Consolas" w:hAnsi="Consolas" w:cs="Consolas"/>
          <w:color w:val="0000FF"/>
          <w:sz w:val="19"/>
          <w:szCs w:val="19"/>
        </w:rPr>
        <w:t>&gt;</w:t>
      </w:r>
    </w:p>
    <w:p w:rsidR="009D1437" w:rsidP="009D1437" w14:paraId="601B5E4B"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 xml:space="preserve">  &lt;/</w:t>
      </w:r>
      <w:r>
        <w:rPr>
          <w:rFonts w:ascii="Consolas" w:hAnsi="Consolas" w:cs="Consolas"/>
          <w:color w:val="A31515"/>
          <w:sz w:val="19"/>
          <w:szCs w:val="19"/>
        </w:rPr>
        <w:t>HDon</w:t>
      </w:r>
      <w:r>
        <w:rPr>
          <w:rFonts w:ascii="Consolas" w:hAnsi="Consolas" w:cs="Consolas"/>
          <w:color w:val="0000FF"/>
          <w:sz w:val="19"/>
          <w:szCs w:val="19"/>
        </w:rPr>
        <w:t>&gt;</w:t>
      </w:r>
    </w:p>
    <w:p w:rsidR="009D1437" w:rsidRPr="008F5E9A" w:rsidP="009D1437" w14:paraId="14FD4E8C" w14:textId="77777777">
      <w:pPr>
        <w:rPr>
          <w:lang w:eastAsia="x-none"/>
        </w:rPr>
      </w:pPr>
      <w:r>
        <w:rPr>
          <w:rFonts w:ascii="Consolas" w:hAnsi="Consolas" w:cs="Consolas"/>
          <w:color w:val="0000FF"/>
          <w:sz w:val="19"/>
          <w:szCs w:val="19"/>
        </w:rPr>
        <w:t>&lt;/</w:t>
      </w:r>
      <w:r>
        <w:rPr>
          <w:rFonts w:ascii="Consolas" w:hAnsi="Consolas" w:cs="Consolas"/>
          <w:color w:val="A31515"/>
          <w:sz w:val="19"/>
          <w:szCs w:val="19"/>
        </w:rPr>
        <w:t>DSHDon</w:t>
      </w:r>
      <w:r>
        <w:rPr>
          <w:rFonts w:ascii="Consolas" w:hAnsi="Consolas" w:cs="Consolas"/>
          <w:color w:val="0000FF"/>
          <w:sz w:val="19"/>
          <w:szCs w:val="19"/>
        </w:rPr>
        <w:t>&gt;</w:t>
      </w:r>
    </w:p>
    <w:p w:rsidR="009D1437" w:rsidP="00C35F19" w14:paraId="54BB0888" w14:textId="77777777">
      <w:pPr>
        <w:pStyle w:val="Heading3"/>
      </w:pPr>
      <w:bookmarkStart w:id="4" w:name="_Toc106724505"/>
      <w:r>
        <w:t>Thêm</w:t>
      </w:r>
      <w:r>
        <w:t xml:space="preserve"> </w:t>
      </w:r>
      <w:r>
        <w:t>mới</w:t>
      </w:r>
      <w:r>
        <w:t xml:space="preserve"> </w:t>
      </w:r>
      <w:r>
        <w:t>hóa</w:t>
      </w:r>
      <w:r>
        <w:t xml:space="preserve"> </w:t>
      </w:r>
      <w:r>
        <w:t>đơn</w:t>
      </w:r>
      <w:bookmarkEnd w:id="4"/>
      <w:r>
        <w:t xml:space="preserve"> </w:t>
      </w:r>
    </w:p>
    <w:p w:rsidR="009D1437" w:rsidRPr="00593BE8" w:rsidP="009D1437" w14:paraId="264321AC" w14:textId="77777777">
      <w:pPr>
        <w:pStyle w:val="N"/>
      </w:pPr>
      <w:r w:rsidRPr="00593BE8">
        <w:t>URL</w:t>
      </w:r>
    </w:p>
    <w:p w:rsidR="009D1437" w:rsidP="009D1437" w14:paraId="786F9C45" w14:textId="77777777">
      <w:pPr>
        <w:pStyle w:val="N"/>
        <w:rPr>
          <w:rFonts w:eastAsia="Calibri"/>
        </w:rPr>
      </w:pPr>
      <w:r>
        <w:tab/>
      </w:r>
      <w:r w:rsidRPr="00007702">
        <w:t xml:space="preserve"> </w:t>
      </w:r>
      <w:r w:rsidRPr="00450994">
        <w:t xml:space="preserve">string </w:t>
      </w:r>
      <w:r w:rsidRPr="00685899">
        <w:t xml:space="preserve">string </w:t>
      </w:r>
      <w:r w:rsidRPr="00685899">
        <w:rPr>
          <w:b/>
        </w:rPr>
        <w:t>ImportInv</w:t>
      </w:r>
      <w:r w:rsidRPr="00685899">
        <w:t>(string xmlInvData, string username, string password, int convert = 0)</w:t>
      </w:r>
    </w:p>
    <w:p w:rsidR="009D1437" w:rsidP="009D1437" w14:paraId="6CCB0CA2" w14:textId="77777777">
      <w:pPr>
        <w:pStyle w:val="N"/>
        <w:rPr>
          <w:rFonts w:eastAsia="Calibri"/>
        </w:rPr>
      </w:pPr>
    </w:p>
    <w:p w:rsidR="009D1437" w:rsidRPr="00593BE8" w:rsidP="009D1437" w14:paraId="44B08F93" w14:textId="77777777">
      <w:pPr>
        <w:pStyle w:val="N"/>
      </w:pPr>
      <w:r w:rsidRPr="00593BE8">
        <w:t>DESCRIPTION</w:t>
      </w:r>
    </w:p>
    <w:p w:rsidR="009D1437" w:rsidP="009D1437" w14:paraId="4480C375" w14:textId="77777777">
      <w:pPr>
        <w:pStyle w:val="N"/>
      </w:pPr>
      <w:r>
        <w:tab/>
        <w:t>Đây là web service cho phép tạo mới hóa đơn từ chuỗi xml đầu vào theo chuẩn mô tả</w:t>
      </w:r>
    </w:p>
    <w:p w:rsidR="009D1437" w:rsidRPr="00007702" w:rsidP="009D1437" w14:paraId="1AD73D2B" w14:textId="77777777">
      <w:pPr>
        <w:pStyle w:val="N"/>
      </w:pPr>
      <w:r w:rsidRPr="00663B3E">
        <w:t>HTTP METHOD</w:t>
      </w:r>
    </w:p>
    <w:p w:rsidR="009D1437" w:rsidRPr="00007702" w:rsidP="009D1437" w14:paraId="4E52500B" w14:textId="77777777">
      <w:pPr>
        <w:pStyle w:val="N"/>
        <w:rPr>
          <w:b/>
        </w:rPr>
      </w:pPr>
      <w:r>
        <w:tab/>
      </w:r>
      <w:r w:rsidRPr="00610AFD">
        <w:t>POST</w:t>
      </w:r>
    </w:p>
    <w:p w:rsidR="009D1437" w:rsidRPr="00160586" w:rsidP="009D1437" w14:paraId="46D5A364" w14:textId="77777777">
      <w:pPr>
        <w:pStyle w:val="N"/>
      </w:pPr>
      <w:r w:rsidRPr="00610AFD">
        <w:t>REQUEST BODY</w:t>
      </w:r>
    </w:p>
    <w:p w:rsidR="009D1437" w:rsidRPr="00160586" w:rsidP="009D1437" w14:paraId="0CEA14AA" w14:textId="7777777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w:t>
      </w:r>
      <w:r w:rsidRPr="009372AD">
        <w:rPr>
          <w:rFonts w:eastAsia="Calibri"/>
        </w:rPr>
        <w:t>khoản</w:t>
      </w:r>
      <w:r w:rsidRPr="009372AD">
        <w:rPr>
          <w:rFonts w:eastAsia="Calibri"/>
        </w:rPr>
        <w:t xml:space="preserve"> </w:t>
      </w:r>
      <w:r w:rsidRPr="009372AD">
        <w:rPr>
          <w:rFonts w:eastAsia="Calibri"/>
        </w:rPr>
        <w:t>được</w:t>
      </w:r>
      <w:r w:rsidRPr="009372AD">
        <w:rPr>
          <w:rFonts w:eastAsia="Calibri"/>
        </w:rPr>
        <w:t xml:space="preserve"> </w:t>
      </w:r>
      <w:r w:rsidRPr="009372AD">
        <w:rPr>
          <w:rFonts w:eastAsia="Calibri"/>
        </w:rPr>
        <w:t>cấp</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cho</w:t>
      </w:r>
      <w:r w:rsidRPr="009372AD">
        <w:rPr>
          <w:rFonts w:eastAsia="Calibri"/>
        </w:rPr>
        <w:t xml:space="preserve"> </w:t>
      </w:r>
      <w:r w:rsidRPr="009372AD">
        <w:rPr>
          <w:rFonts w:eastAsia="Calibri"/>
        </w:rPr>
        <w:t>khách</w:t>
      </w:r>
      <w:r w:rsidRPr="009372AD">
        <w:rPr>
          <w:rFonts w:eastAsia="Calibri"/>
        </w:rPr>
        <w:t xml:space="preserve"> </w:t>
      </w:r>
      <w:r w:rsidRPr="009372AD">
        <w:rPr>
          <w:rFonts w:eastAsia="Calibri"/>
        </w:rPr>
        <w:t>hàng</w:t>
      </w:r>
      <w:r w:rsidRPr="009372AD">
        <w:rPr>
          <w:rFonts w:eastAsia="Calibri"/>
        </w:rPr>
        <w:t xml:space="preserve"> </w:t>
      </w:r>
      <w:r w:rsidRPr="009372AD">
        <w:rPr>
          <w:rFonts w:eastAsia="Calibri"/>
        </w:rPr>
        <w:t>để</w:t>
      </w:r>
      <w:r w:rsidRPr="009372AD">
        <w:rPr>
          <w:rFonts w:eastAsia="Calibri"/>
        </w:rPr>
        <w:t xml:space="preserve"> </w:t>
      </w:r>
      <w:r w:rsidRPr="009372AD">
        <w:rPr>
          <w:rFonts w:eastAsia="Calibri"/>
        </w:rPr>
        <w:t>gọi</w:t>
      </w:r>
      <w:r w:rsidRPr="009372AD">
        <w:rPr>
          <w:rFonts w:eastAsia="Calibri"/>
        </w:rPr>
        <w:t xml:space="preserve"> </w:t>
      </w:r>
      <w:r>
        <w:rPr>
          <w:rFonts w:eastAsia="Calibri"/>
        </w:rPr>
        <w:t>đến</w:t>
      </w:r>
      <w:r>
        <w:rPr>
          <w:rFonts w:eastAsia="Calibri"/>
        </w:rPr>
        <w:t xml:space="preserve"> webservice (</w:t>
      </w:r>
      <w:r>
        <w:rPr>
          <w:rFonts w:eastAsia="Calibri"/>
        </w:rPr>
        <w:t>tài</w:t>
      </w:r>
      <w:r>
        <w:rPr>
          <w:rFonts w:eastAsia="Calibri"/>
        </w:rPr>
        <w:t xml:space="preserve"> </w:t>
      </w:r>
      <w:r>
        <w:rPr>
          <w:rFonts w:eastAsia="Calibri"/>
        </w:rPr>
        <w:t>khoản</w:t>
      </w:r>
      <w:r>
        <w:rPr>
          <w:rFonts w:eastAsia="Calibri"/>
        </w:rPr>
        <w:t xml:space="preserve"> </w:t>
      </w:r>
      <w:r>
        <w:rPr>
          <w:rFonts w:eastAsia="Calibri"/>
        </w:rPr>
        <w:t>có</w:t>
      </w:r>
      <w:r>
        <w:rPr>
          <w:rFonts w:eastAsia="Calibri"/>
        </w:rPr>
        <w:t xml:space="preserve"> </w:t>
      </w:r>
      <w:r>
        <w:rPr>
          <w:rFonts w:eastAsia="Calibri"/>
        </w:rPr>
        <w:t>quyền</w:t>
      </w:r>
      <w:r>
        <w:rPr>
          <w:rFonts w:eastAsia="Calibri"/>
        </w:rPr>
        <w:t xml:space="preserve"> </w:t>
      </w:r>
      <w:r>
        <w:rPr>
          <w:rFonts w:eastAsia="Calibri"/>
        </w:rPr>
        <w:t>ServiceRole</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r>
        <w:rPr>
          <w:rFonts w:eastAsia="Calibri"/>
        </w:rPr>
        <w:t>)</w:t>
      </w:r>
      <w:r w:rsidRPr="009372AD">
        <w:rPr>
          <w:rFonts w:eastAsia="Calibri"/>
        </w:rPr>
        <w:t>.</w:t>
      </w:r>
    </w:p>
    <w:p w:rsidR="009D1437" w:rsidRPr="00160586" w:rsidP="009D1437" w14:paraId="0B276F5D" w14:textId="77777777">
      <w:pPr>
        <w:pStyle w:val="ListParagraph"/>
        <w:numPr>
          <w:ilvl w:val="0"/>
          <w:numId w:val="2"/>
        </w:numPr>
        <w:spacing w:after="0" w:line="360" w:lineRule="auto"/>
        <w:ind w:left="1080"/>
        <w:jc w:val="both"/>
        <w:rPr>
          <w:rFonts w:eastAsia="Calibri"/>
          <w:b/>
          <w:u w:val="single"/>
        </w:rPr>
      </w:pPr>
      <w:r w:rsidRPr="00160586">
        <w:rPr>
          <w:b/>
        </w:rPr>
        <w:t>xmlInvData</w:t>
      </w:r>
      <w:r w:rsidRPr="00160586">
        <w:rPr>
          <w:b/>
        </w:rPr>
        <w:t xml:space="preserve">: </w:t>
      </w:r>
      <w:r>
        <w:t>Chuỗi</w:t>
      </w:r>
      <w:r>
        <w:t xml:space="preserve"> </w:t>
      </w:r>
      <w:r w:rsidRPr="00160586">
        <w:t>xml</w:t>
      </w:r>
      <w:r>
        <w:t xml:space="preserve"> </w:t>
      </w:r>
      <w:r>
        <w:t>chứa</w:t>
      </w:r>
      <w:r>
        <w:t xml:space="preserve"> </w:t>
      </w:r>
      <w:r>
        <w:t>thông</w:t>
      </w:r>
      <w:r>
        <w:t xml:space="preserve"> tin </w:t>
      </w:r>
      <w:r>
        <w:t>hóa</w:t>
      </w:r>
      <w:r>
        <w:t xml:space="preserve"> </w:t>
      </w:r>
      <w:r>
        <w:t>đơn</w:t>
      </w:r>
    </w:p>
    <w:p w:rsidR="009D1437" w:rsidRPr="00F951E6" w:rsidP="009D1437" w14:paraId="02E7FFB5" w14:textId="77777777">
      <w:pPr>
        <w:spacing w:line="360" w:lineRule="auto"/>
        <w:jc w:val="both"/>
        <w:rPr>
          <w:rFonts w:eastAsia="Calibri"/>
          <w:b/>
          <w:u w:val="single"/>
        </w:rPr>
      </w:pPr>
    </w:p>
    <w:p w:rsidR="009D1437" w:rsidP="009D1437" w14:paraId="194969B8" w14:textId="77777777">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710"/>
        <w:gridCol w:w="5040"/>
        <w:gridCol w:w="2515"/>
      </w:tblGrid>
      <w:tr w14:paraId="2C440FAE" w14:textId="77777777" w:rsidTr="00616EC4">
        <w:tblPrEx>
          <w:tblW w:w="0" w:type="auto"/>
          <w:tblInd w:w="85" w:type="dxa"/>
          <w:tblLayout w:type="fixed"/>
          <w:tblLook w:val="04A0"/>
        </w:tblPrEx>
        <w:tc>
          <w:tcPr>
            <w:tcW w:w="171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30697CB5" w14:textId="77777777">
            <w:pPr>
              <w:pStyle w:val="ListParagraph"/>
              <w:jc w:val="center"/>
            </w:pPr>
            <w:r>
              <w:t>Kết</w:t>
            </w:r>
            <w:r>
              <w:t xml:space="preserve"> </w:t>
            </w:r>
            <w:r>
              <w:t>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59E1F376" w14:textId="77777777">
            <w:pPr>
              <w:pStyle w:val="ListParagraph"/>
            </w:pPr>
            <w:r w:rsidRPr="00660ABB">
              <w:t>Mô</w:t>
            </w:r>
            <w:r w:rsidRPr="00660ABB">
              <w:t xml:space="preserve"> </w:t>
            </w:r>
            <w:r w:rsidRPr="00660ABB">
              <w:t>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4C45C930" w14:textId="77777777">
            <w:pPr>
              <w:pStyle w:val="ListParagraph"/>
            </w:pPr>
            <w:r>
              <w:t>Ghi</w:t>
            </w:r>
            <w:r>
              <w:t xml:space="preserve"> </w:t>
            </w:r>
            <w:r>
              <w:t>chú</w:t>
            </w:r>
          </w:p>
        </w:tc>
      </w:tr>
      <w:tr w14:paraId="45CB6EB6" w14:textId="77777777" w:rsidTr="00616EC4">
        <w:tblPrEx>
          <w:tblW w:w="0" w:type="auto"/>
          <w:tblInd w:w="85" w:type="dxa"/>
          <w:tblLayout w:type="fixed"/>
          <w:tblLook w:val="04A0"/>
        </w:tblPrEx>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4A1A4680" w14:textId="77777777">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D0F707E" w14:textId="77777777">
            <w:pPr>
              <w:pStyle w:val="ListParagraph"/>
              <w:ind w:left="0"/>
              <w:jc w:val="both"/>
            </w:pPr>
            <w:r w:rsidRPr="009372AD">
              <w:t xml:space="preserve">Tài </w:t>
            </w:r>
            <w:r w:rsidRPr="009372AD">
              <w:t>khoản</w:t>
            </w:r>
            <w:r w:rsidRPr="009372AD">
              <w:t xml:space="preserve"> </w:t>
            </w:r>
            <w:r w:rsidRPr="009372AD">
              <w:t>đăng</w:t>
            </w:r>
            <w:r w:rsidRPr="009372AD">
              <w:t xml:space="preserve"> </w:t>
            </w:r>
            <w:r w:rsidRPr="009372AD">
              <w:t>nhập</w:t>
            </w:r>
            <w:r w:rsidRPr="009372AD">
              <w:t xml:space="preserve"> </w:t>
            </w:r>
            <w:r w:rsidRPr="009372AD">
              <w:t>sai</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045B835E" w14:textId="77777777">
            <w:pPr>
              <w:pStyle w:val="ListParagraph"/>
              <w:ind w:left="0"/>
              <w:jc w:val="both"/>
            </w:pPr>
          </w:p>
        </w:tc>
      </w:tr>
      <w:tr w14:paraId="315CBAB2" w14:textId="77777777" w:rsidTr="00616EC4">
        <w:tblPrEx>
          <w:tblW w:w="0" w:type="auto"/>
          <w:tblInd w:w="85" w:type="dxa"/>
          <w:tblLayout w:type="fixed"/>
          <w:tblLook w:val="04A0"/>
        </w:tblPrEx>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2863137C" w14:textId="77777777">
            <w:pPr>
              <w:autoSpaceDE w:val="0"/>
              <w:autoSpaceDN w:val="0"/>
              <w:adjustRightInd w:val="0"/>
              <w:jc w:val="both"/>
            </w:pPr>
            <w:r>
              <w:t>ERR:3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BEF4DF1" w14:textId="77777777">
            <w:pPr>
              <w:pStyle w:val="ListParagraph"/>
              <w:ind w:left="0"/>
              <w:jc w:val="both"/>
            </w:pPr>
            <w:r>
              <w:t xml:space="preserve">Định </w:t>
            </w:r>
            <w:r>
              <w:t>dạng</w:t>
            </w:r>
            <w:r>
              <w:t xml:space="preserve"> xml </w:t>
            </w:r>
            <w:r>
              <w:t>của</w:t>
            </w:r>
            <w:r>
              <w:t xml:space="preserve"> </w:t>
            </w:r>
            <w:r>
              <w:t>hóa</w:t>
            </w:r>
            <w:r>
              <w:t xml:space="preserve"> </w:t>
            </w:r>
            <w:r>
              <w:t>đơn</w:t>
            </w:r>
            <w:r>
              <w:t xml:space="preserve"> </w:t>
            </w:r>
            <w:r>
              <w:t>sai</w:t>
            </w:r>
            <w:r>
              <w:t xml:space="preserve"> </w:t>
            </w:r>
            <w:r>
              <w:t>cấu</w:t>
            </w:r>
            <w:r>
              <w:t xml:space="preserve"> </w:t>
            </w:r>
            <w:r>
              <w:t>trúc</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268E04D9" w14:textId="77777777">
            <w:pPr>
              <w:pStyle w:val="ListParagraph"/>
              <w:ind w:left="0"/>
              <w:jc w:val="both"/>
            </w:pPr>
          </w:p>
        </w:tc>
      </w:tr>
      <w:tr w14:paraId="48524B0A" w14:textId="77777777" w:rsidTr="00616EC4">
        <w:tblPrEx>
          <w:tblW w:w="0" w:type="auto"/>
          <w:tblInd w:w="85" w:type="dxa"/>
          <w:tblLayout w:type="fixed"/>
          <w:tblLook w:val="04A0"/>
        </w:tblPrEx>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D730B8A" w14:textId="77777777">
            <w:pPr>
              <w:autoSpaceDE w:val="0"/>
              <w:autoSpaceDN w:val="0"/>
              <w:adjustRightInd w:val="0"/>
              <w:jc w:val="both"/>
            </w:pPr>
            <w:r>
              <w:t>ERR:5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518E94E8" w14:textId="77777777">
            <w:pPr>
              <w:pStyle w:val="ListParagraph"/>
              <w:ind w:left="0"/>
              <w:jc w:val="both"/>
            </w:pPr>
            <w:r>
              <w:t>Không</w:t>
            </w:r>
            <w:r>
              <w:t xml:space="preserve"> </w:t>
            </w:r>
            <w:r>
              <w:t>tìm</w:t>
            </w:r>
            <w:r>
              <w:t xml:space="preserve"> </w:t>
            </w:r>
            <w:r>
              <w:t>thấy</w:t>
            </w:r>
            <w:r>
              <w:t xml:space="preserve"> </w:t>
            </w:r>
            <w:r>
              <w:t>công</w:t>
            </w:r>
            <w:r>
              <w:t xml:space="preserve"> ty</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65F37813" w14:textId="77777777">
            <w:pPr>
              <w:pStyle w:val="ListParagraph"/>
              <w:ind w:left="0"/>
              <w:jc w:val="both"/>
            </w:pPr>
            <w:r>
              <w:t>Mặc</w:t>
            </w:r>
            <w:r>
              <w:t xml:space="preserve"> </w:t>
            </w:r>
            <w:r>
              <w:t>định</w:t>
            </w:r>
            <w:r>
              <w:t xml:space="preserve"> 5000 </w:t>
            </w:r>
            <w:r>
              <w:t>hoặc</w:t>
            </w:r>
            <w:r>
              <w:t xml:space="preserve"> </w:t>
            </w:r>
            <w:r>
              <w:t>theo</w:t>
            </w:r>
            <w:r>
              <w:t xml:space="preserve"> </w:t>
            </w:r>
            <w:r>
              <w:t>cấu</w:t>
            </w:r>
            <w:r>
              <w:t xml:space="preserve"> </w:t>
            </w:r>
            <w:r>
              <w:t>hình</w:t>
            </w:r>
            <w:r>
              <w:t xml:space="preserve"> </w:t>
            </w:r>
            <w:r>
              <w:t>từng</w:t>
            </w:r>
            <w:r>
              <w:t xml:space="preserve"> app</w:t>
            </w:r>
          </w:p>
        </w:tc>
      </w:tr>
      <w:tr w14:paraId="68D9234A" w14:textId="77777777" w:rsidTr="00616EC4">
        <w:tblPrEx>
          <w:tblW w:w="0" w:type="auto"/>
          <w:tblInd w:w="85" w:type="dxa"/>
          <w:tblLayout w:type="fixed"/>
          <w:tblLook w:val="04A0"/>
        </w:tblPrEx>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1815AC2E" w14:textId="77777777">
            <w:pPr>
              <w:autoSpaceDE w:val="0"/>
              <w:autoSpaceDN w:val="0"/>
              <w:adjustRightInd w:val="0"/>
              <w:jc w:val="both"/>
            </w:pPr>
            <w:r>
              <w:t>ERR:20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127B299F" w14:textId="77777777">
            <w:pPr>
              <w:pStyle w:val="ListParagraph"/>
              <w:ind w:left="0"/>
              <w:jc w:val="both"/>
            </w:pPr>
            <w:r>
              <w:t xml:space="preserve">Pattern </w:t>
            </w:r>
            <w:r>
              <w:t>và</w:t>
            </w:r>
            <w:r>
              <w:t xml:space="preserve"> serial </w:t>
            </w:r>
            <w:r>
              <w:t>không</w:t>
            </w:r>
            <w:r>
              <w:t xml:space="preserve"> </w:t>
            </w:r>
            <w:r>
              <w:t>hợp</w:t>
            </w:r>
            <w:r>
              <w:t xml:space="preserve"> </w:t>
            </w:r>
            <w:r>
              <w:t>lệ</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19F86220" w14:textId="77777777">
            <w:pPr>
              <w:pStyle w:val="ListParagraph"/>
              <w:ind w:left="0"/>
              <w:jc w:val="both"/>
            </w:pPr>
          </w:p>
        </w:tc>
      </w:tr>
      <w:tr w14:paraId="38608CFB" w14:textId="77777777" w:rsidTr="00616EC4">
        <w:tblPrEx>
          <w:tblW w:w="0" w:type="auto"/>
          <w:tblInd w:w="85" w:type="dxa"/>
          <w:tblLayout w:type="fixed"/>
          <w:tblLook w:val="04A0"/>
        </w:tblPrEx>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D2BBA87" w14:textId="77777777">
            <w:pPr>
              <w:autoSpaceDE w:val="0"/>
              <w:autoSpaceDN w:val="0"/>
              <w:adjustRightInd w:val="0"/>
              <w:jc w:val="both"/>
            </w:pPr>
            <w:r>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19FB56B" w14:textId="77777777">
            <w:pPr>
              <w:pStyle w:val="ListParagraph"/>
              <w:ind w:left="0"/>
              <w:jc w:val="both"/>
            </w:pPr>
            <w:r>
              <w:t>Không</w:t>
            </w:r>
            <w:r>
              <w:t xml:space="preserve"> </w:t>
            </w:r>
            <w:r>
              <w:t>còn</w:t>
            </w:r>
            <w:r>
              <w:t xml:space="preserve"> </w:t>
            </w:r>
            <w:r>
              <w:t>dư</w:t>
            </w:r>
            <w:r>
              <w:t xml:space="preserve"> </w:t>
            </w:r>
            <w:r>
              <w:t>số</w:t>
            </w:r>
            <w:r>
              <w:t xml:space="preserve"> </w:t>
            </w:r>
            <w:r>
              <w:t>hóa</w:t>
            </w:r>
            <w:r>
              <w:t xml:space="preserve"> </w:t>
            </w:r>
            <w:r>
              <w:t>đơn</w:t>
            </w:r>
            <w:r>
              <w:t xml:space="preserve"> </w:t>
            </w:r>
            <w:r>
              <w:t>để</w:t>
            </w:r>
            <w:r>
              <w:t xml:space="preserve"> </w:t>
            </w:r>
            <w:r>
              <w:t>phát</w:t>
            </w:r>
            <w:r>
              <w:t xml:space="preserve"> </w:t>
            </w:r>
            <w:r>
              <w:t>hành</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26FFA4C3" w14:textId="77777777">
            <w:pPr>
              <w:pStyle w:val="ListParagraph"/>
              <w:ind w:left="0"/>
              <w:jc w:val="both"/>
            </w:pPr>
          </w:p>
        </w:tc>
      </w:tr>
      <w:tr w14:paraId="25919501" w14:textId="77777777" w:rsidTr="00616EC4">
        <w:tblPrEx>
          <w:tblW w:w="0" w:type="auto"/>
          <w:tblInd w:w="85" w:type="dxa"/>
          <w:tblLayout w:type="fixed"/>
          <w:tblLook w:val="04A0"/>
        </w:tblPrEx>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6B0D3F3D" w14:textId="77777777">
            <w:pPr>
              <w:autoSpaceDE w:val="0"/>
              <w:autoSpaceDN w:val="0"/>
              <w:adjustRightInd w:val="0"/>
              <w:jc w:val="both"/>
            </w:pPr>
            <w:r>
              <w:t>ERR:10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764000FE" w14:textId="77777777">
            <w:pPr>
              <w:pStyle w:val="ListParagraph"/>
              <w:ind w:left="0"/>
              <w:jc w:val="both"/>
            </w:pPr>
            <w:r>
              <w:t>Vượt</w:t>
            </w:r>
            <w:r>
              <w:t xml:space="preserve"> </w:t>
            </w:r>
            <w:r>
              <w:t>quá</w:t>
            </w:r>
            <w:r>
              <w:t xml:space="preserve"> </w:t>
            </w:r>
            <w:r>
              <w:t>số</w:t>
            </w:r>
            <w:r>
              <w:t xml:space="preserve"> </w:t>
            </w:r>
            <w:r>
              <w:t>lượng</w:t>
            </w:r>
            <w:r>
              <w:t xml:space="preserve"> </w:t>
            </w:r>
            <w:r>
              <w:t>hóa</w:t>
            </w:r>
            <w:r>
              <w:t xml:space="preserve"> </w:t>
            </w:r>
            <w:r>
              <w:t>đơn</w:t>
            </w:r>
            <w:r>
              <w:t xml:space="preserve"> </w:t>
            </w:r>
            <w:r>
              <w:t>tạo</w:t>
            </w:r>
            <w:r>
              <w:t xml:space="preserve"> </w:t>
            </w:r>
            <w:r>
              <w:t>cho</w:t>
            </w:r>
            <w:r>
              <w:t xml:space="preserve"> </w:t>
            </w:r>
            <w:r>
              <w:t>phép</w:t>
            </w:r>
            <w:r>
              <w:t xml:space="preserve"> (</w:t>
            </w:r>
            <w:r>
              <w:t>không</w:t>
            </w:r>
            <w:r>
              <w:t xml:space="preserve"> </w:t>
            </w:r>
            <w:r>
              <w:t>được</w:t>
            </w:r>
            <w:r>
              <w:t xml:space="preserve"> </w:t>
            </w:r>
            <w:r>
              <w:t>vượt</w:t>
            </w:r>
            <w:r>
              <w:t xml:space="preserve"> </w:t>
            </w:r>
            <w:r>
              <w:t>quá</w:t>
            </w:r>
            <w:r>
              <w:t xml:space="preserve"> 5000HĐ)</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1072F79A" w14:textId="77777777">
            <w:pPr>
              <w:jc w:val="both"/>
            </w:pPr>
          </w:p>
        </w:tc>
      </w:tr>
      <w:tr w14:paraId="66E9E061" w14:textId="77777777" w:rsidTr="00616EC4">
        <w:tblPrEx>
          <w:tblW w:w="0" w:type="auto"/>
          <w:tblInd w:w="85" w:type="dxa"/>
          <w:tblLayout w:type="fixed"/>
          <w:tblLook w:val="04A0"/>
        </w:tblPrEx>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5D0E1AD5" w14:textId="77777777">
            <w:pPr>
              <w:autoSpaceDE w:val="0"/>
              <w:autoSpaceDN w:val="0"/>
              <w:adjustRightInd w:val="0"/>
              <w:jc w:val="both"/>
            </w:pPr>
            <w:r>
              <w:t>ERR:5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0128448F" w14:textId="77777777">
            <w:pPr>
              <w:pStyle w:val="ListParagraph"/>
              <w:ind w:left="0"/>
              <w:jc w:val="both"/>
            </w:pPr>
            <w:r>
              <w:t>Lỗi</w:t>
            </w:r>
            <w:r>
              <w:t xml:space="preserve"> </w:t>
            </w:r>
            <w:r>
              <w:t>hệ</w:t>
            </w:r>
            <w:r>
              <w:t xml:space="preserve"> </w:t>
            </w:r>
            <w:r>
              <w:t>thống</w:t>
            </w:r>
          </w:p>
        </w:tc>
        <w:tc>
          <w:tcPr>
            <w:tcW w:w="2515" w:type="dxa"/>
            <w:tcBorders>
              <w:top w:val="single" w:sz="4" w:space="0" w:color="2E74B5"/>
              <w:left w:val="single" w:sz="4" w:space="0" w:color="2E74B5"/>
              <w:bottom w:val="single" w:sz="4" w:space="0" w:color="2E74B5"/>
              <w:right w:val="single" w:sz="4" w:space="0" w:color="2E74B5"/>
            </w:tcBorders>
          </w:tcPr>
          <w:p w:rsidR="009D1437" w:rsidP="00616EC4" w14:paraId="00DADA00" w14:textId="77777777">
            <w:pPr>
              <w:jc w:val="both"/>
            </w:pPr>
          </w:p>
        </w:tc>
      </w:tr>
      <w:tr w14:paraId="0D17D7D9" w14:textId="77777777" w:rsidTr="00616EC4">
        <w:tblPrEx>
          <w:tblW w:w="0" w:type="auto"/>
          <w:tblInd w:w="85" w:type="dxa"/>
          <w:tblLayout w:type="fixed"/>
          <w:tblLook w:val="04A0"/>
        </w:tblPrEx>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551DF49" w14:textId="77777777">
            <w:pPr>
              <w:autoSpaceDE w:val="0"/>
              <w:autoSpaceDN w:val="0"/>
              <w:adjustRightInd w:val="0"/>
              <w:jc w:val="both"/>
            </w:pPr>
            <w:r w:rsidRPr="007B2292">
              <w:t xml:space="preserve">"OK:" + pattern + ";" + </w:t>
            </w:r>
            <w:r>
              <w:t xml:space="preserve">serial + "-" + </w:t>
            </w:r>
            <w:r>
              <w:t>invKeyList</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20EFD048" w14:textId="77777777">
            <w:pPr>
              <w:jc w:val="both"/>
            </w:pPr>
            <w:r>
              <w:t>Tạo</w:t>
            </w:r>
            <w:r>
              <w:t xml:space="preserve"> </w:t>
            </w:r>
            <w:r>
              <w:t>hóa</w:t>
            </w:r>
            <w:r>
              <w:t xml:space="preserve"> </w:t>
            </w:r>
            <w:r>
              <w:t>đơn</w:t>
            </w:r>
            <w:r>
              <w:t xml:space="preserve"> </w:t>
            </w:r>
            <w:r>
              <w:t>thành</w:t>
            </w:r>
            <w:r>
              <w:t xml:space="preserve"> </w:t>
            </w:r>
            <w:r>
              <w:t>công</w:t>
            </w:r>
          </w:p>
        </w:tc>
        <w:tc>
          <w:tcPr>
            <w:tcW w:w="2515" w:type="dxa"/>
            <w:tcBorders>
              <w:top w:val="single" w:sz="4" w:space="0" w:color="2E74B5"/>
              <w:left w:val="single" w:sz="4" w:space="0" w:color="2E74B5"/>
              <w:bottom w:val="single" w:sz="4" w:space="0" w:color="2E74B5"/>
              <w:right w:val="single" w:sz="4" w:space="0" w:color="2E74B5"/>
            </w:tcBorders>
          </w:tcPr>
          <w:p w:rsidR="009D1437" w:rsidP="00616EC4" w14:paraId="2B162F0D" w14:textId="77777777">
            <w:pPr>
              <w:jc w:val="both"/>
            </w:pPr>
            <w:r>
              <w:t>Trả</w:t>
            </w:r>
            <w:r>
              <w:t xml:space="preserve"> </w:t>
            </w:r>
            <w:r>
              <w:t>về</w:t>
            </w:r>
            <w:r>
              <w:t xml:space="preserve"> message OK </w:t>
            </w:r>
            <w:r>
              <w:t>kèm</w:t>
            </w:r>
            <w:r>
              <w:t xml:space="preserve"> </w:t>
            </w:r>
            <w:r>
              <w:t>theo</w:t>
            </w:r>
            <w:r>
              <w:t xml:space="preserve"> Pattern, Serial </w:t>
            </w:r>
            <w:r>
              <w:t>và</w:t>
            </w:r>
            <w:r>
              <w:t xml:space="preserve"> </w:t>
            </w:r>
            <w:r>
              <w:t>danh</w:t>
            </w:r>
            <w:r>
              <w:t xml:space="preserve"> </w:t>
            </w:r>
            <w:r>
              <w:t>sách</w:t>
            </w:r>
            <w:r>
              <w:t xml:space="preserve"> </w:t>
            </w:r>
            <w:r>
              <w:t>fkey</w:t>
            </w:r>
            <w:r>
              <w:t xml:space="preserve"> </w:t>
            </w:r>
            <w:r>
              <w:t>hóa</w:t>
            </w:r>
            <w:r>
              <w:t xml:space="preserve"> </w:t>
            </w:r>
            <w:r>
              <w:t>đơn</w:t>
            </w:r>
            <w:r>
              <w:t xml:space="preserve"> </w:t>
            </w:r>
            <w:r>
              <w:t>tạo</w:t>
            </w:r>
            <w:r>
              <w:t xml:space="preserve"> </w:t>
            </w:r>
            <w:r>
              <w:t>mới</w:t>
            </w:r>
            <w:r>
              <w:t xml:space="preserve"> </w:t>
            </w:r>
            <w:r>
              <w:t>thành</w:t>
            </w:r>
            <w:r>
              <w:t xml:space="preserve"> </w:t>
            </w:r>
            <w:r>
              <w:t>công</w:t>
            </w:r>
          </w:p>
        </w:tc>
      </w:tr>
    </w:tbl>
    <w:p w:rsidR="009D1437" w:rsidP="009D1437" w14:paraId="66C0564E" w14:textId="77777777">
      <w:pPr>
        <w:rPr>
          <w:lang w:eastAsia="x-none"/>
        </w:rPr>
      </w:pPr>
    </w:p>
    <w:p w:rsidR="009D1437" w:rsidRPr="00FE7CBB" w:rsidP="009D1437" w14:paraId="7BBBCA32" w14:textId="77777777">
      <w:pPr>
        <w:rPr>
          <w:b/>
          <w:u w:val="single"/>
          <w:lang w:eastAsia="x-none"/>
        </w:rPr>
      </w:pPr>
      <w:r w:rsidRPr="00FE7CBB">
        <w:rPr>
          <w:b/>
          <w:u w:val="single"/>
          <w:lang w:eastAsia="x-none"/>
        </w:rPr>
        <w:t xml:space="preserve">Định </w:t>
      </w:r>
      <w:r w:rsidRPr="00FE7CBB">
        <w:rPr>
          <w:b/>
          <w:u w:val="single"/>
          <w:lang w:eastAsia="x-none"/>
        </w:rPr>
        <w:t>dạng</w:t>
      </w:r>
      <w:r w:rsidRPr="00FE7CBB">
        <w:rPr>
          <w:b/>
          <w:u w:val="single"/>
          <w:lang w:eastAsia="x-none"/>
        </w:rPr>
        <w:t xml:space="preserve"> </w:t>
      </w:r>
      <w:r w:rsidRPr="00FE7CBB">
        <w:rPr>
          <w:b/>
          <w:u w:val="single"/>
          <w:lang w:eastAsia="x-none"/>
        </w:rPr>
        <w:t>chuỗi</w:t>
      </w:r>
      <w:r w:rsidRPr="00FE7CBB">
        <w:rPr>
          <w:b/>
          <w:u w:val="single"/>
          <w:lang w:eastAsia="x-none"/>
        </w:rPr>
        <w:t xml:space="preserve"> xml </w:t>
      </w:r>
      <w:r w:rsidRPr="00FE7CBB">
        <w:rPr>
          <w:b/>
          <w:u w:val="single"/>
          <w:lang w:eastAsia="x-none"/>
        </w:rPr>
        <w:t>đầu</w:t>
      </w:r>
      <w:r w:rsidRPr="00FE7CBB">
        <w:rPr>
          <w:b/>
          <w:u w:val="single"/>
          <w:lang w:eastAsia="x-none"/>
        </w:rPr>
        <w:t xml:space="preserve"> </w:t>
      </w:r>
      <w:r w:rsidRPr="00FE7CBB">
        <w:rPr>
          <w:b/>
          <w:u w:val="single"/>
          <w:lang w:eastAsia="x-none"/>
        </w:rPr>
        <w:t>vào</w:t>
      </w:r>
      <w:r>
        <w:rPr>
          <w:b/>
          <w:u w:val="single"/>
          <w:lang w:eastAsia="x-none"/>
        </w:rPr>
        <w:t xml:space="preserve"> </w:t>
      </w:r>
      <w:r w:rsidRPr="00FE7CBB">
        <w:rPr>
          <w:b/>
          <w:u w:val="single"/>
        </w:rPr>
        <w:t>(</w:t>
      </w:r>
      <w:r w:rsidRPr="00FE7CBB">
        <w:rPr>
          <w:b/>
          <w:u w:val="single"/>
        </w:rPr>
        <w:t>các</w:t>
      </w:r>
      <w:r w:rsidRPr="00FE7CBB">
        <w:rPr>
          <w:b/>
          <w:u w:val="single"/>
        </w:rPr>
        <w:t xml:space="preserve"> </w:t>
      </w:r>
      <w:r w:rsidRPr="00FE7CBB">
        <w:rPr>
          <w:b/>
          <w:u w:val="single"/>
        </w:rPr>
        <w:t>trường</w:t>
      </w:r>
      <w:r w:rsidRPr="00FE7CBB">
        <w:rPr>
          <w:b/>
          <w:u w:val="single"/>
        </w:rPr>
        <w:t xml:space="preserve"> </w:t>
      </w:r>
      <w:r w:rsidRPr="00FE7CBB">
        <w:rPr>
          <w:b/>
          <w:color w:val="FF0000"/>
          <w:u w:val="single"/>
        </w:rPr>
        <w:t>*</w:t>
      </w:r>
      <w:r w:rsidRPr="00FE7CBB">
        <w:rPr>
          <w:b/>
          <w:u w:val="single"/>
        </w:rPr>
        <w:t xml:space="preserve"> </w:t>
      </w:r>
      <w:r w:rsidRPr="00FE7CBB">
        <w:rPr>
          <w:b/>
          <w:u w:val="single"/>
        </w:rPr>
        <w:t>là</w:t>
      </w:r>
      <w:r w:rsidRPr="00FE7CBB">
        <w:rPr>
          <w:b/>
          <w:u w:val="single"/>
        </w:rPr>
        <w:t xml:space="preserve"> </w:t>
      </w:r>
      <w:r w:rsidRPr="00FE7CBB">
        <w:rPr>
          <w:b/>
          <w:u w:val="single"/>
        </w:rPr>
        <w:t>bắt</w:t>
      </w:r>
      <w:r w:rsidRPr="00FE7CBB">
        <w:rPr>
          <w:b/>
          <w:u w:val="single"/>
        </w:rPr>
        <w:t xml:space="preserve"> </w:t>
      </w:r>
      <w:r w:rsidRPr="00FE7CBB">
        <w:rPr>
          <w:b/>
          <w:u w:val="single"/>
        </w:rPr>
        <w:t>buộc</w:t>
      </w:r>
      <w:r w:rsidRPr="00FE7CBB">
        <w:rPr>
          <w:b/>
          <w:u w:val="single"/>
        </w:rPr>
        <w:t>):</w:t>
      </w:r>
    </w:p>
    <w:p w:rsidR="009D1437" w:rsidP="009D1437" w14:paraId="6E48D48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A31515"/>
          <w:sz w:val="19"/>
          <w:szCs w:val="19"/>
        </w:rPr>
        <w:t>DSHDon</w:t>
      </w:r>
      <w:r>
        <w:rPr>
          <w:rFonts w:ascii="Consolas" w:hAnsi="Consolas" w:cs="Consolas"/>
          <w:color w:val="0000FF"/>
          <w:sz w:val="19"/>
          <w:szCs w:val="19"/>
        </w:rPr>
        <w:t>&gt;</w:t>
      </w:r>
    </w:p>
    <w:p w:rsidR="009D1437" w:rsidP="009D1437" w14:paraId="7B0E1C53" w14:textId="7777777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HDon</w:t>
      </w:r>
      <w:r>
        <w:rPr>
          <w:rFonts w:ascii="Consolas" w:hAnsi="Consolas" w:cs="Consolas"/>
          <w:color w:val="0000FF"/>
          <w:sz w:val="19"/>
          <w:szCs w:val="19"/>
        </w:rPr>
        <w:t>&gt;</w:t>
      </w:r>
    </w:p>
    <w:p w:rsidR="009D1437" w:rsidP="009D1437" w14:paraId="6761A1E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&lt;</w:t>
      </w:r>
      <w:r>
        <w:rPr>
          <w:rFonts w:ascii="Consolas" w:hAnsi="Consolas" w:cs="Consolas"/>
          <w:color w:val="A31515"/>
          <w:sz w:val="19"/>
          <w:szCs w:val="19"/>
        </w:rPr>
        <w:t>key</w:t>
      </w:r>
      <w:r>
        <w:rPr>
          <w:rFonts w:ascii="Consolas" w:hAnsi="Consolas" w:cs="Consolas"/>
          <w:color w:val="0000FF"/>
          <w:sz w:val="19"/>
          <w:szCs w:val="19"/>
        </w:rPr>
        <w:t>&gt;</w:t>
      </w:r>
      <w:r>
        <w:rPr>
          <w:rFonts w:ascii="Consolas" w:hAnsi="Consolas" w:cs="Consolas"/>
          <w:color w:val="000000"/>
          <w:sz w:val="19"/>
          <w:szCs w:val="19"/>
        </w:rPr>
        <w:t>Fkey</w:t>
      </w:r>
      <w:r>
        <w:rPr>
          <w:rFonts w:ascii="Consolas" w:hAnsi="Consolas" w:cs="Consolas"/>
          <w:color w:val="000000"/>
          <w:sz w:val="19"/>
          <w:szCs w:val="19"/>
        </w:rPr>
        <w:t xml:space="preserve"> cua </w:t>
      </w:r>
      <w:r>
        <w:rPr>
          <w:rFonts w:ascii="Consolas" w:hAnsi="Consolas" w:cs="Consolas"/>
          <w:color w:val="000000"/>
          <w:sz w:val="19"/>
          <w:szCs w:val="19"/>
        </w:rPr>
        <w:t>hoa</w:t>
      </w:r>
      <w:r>
        <w:rPr>
          <w:rFonts w:ascii="Consolas" w:hAnsi="Consolas" w:cs="Consolas"/>
          <w:color w:val="000000"/>
          <w:sz w:val="19"/>
          <w:szCs w:val="19"/>
        </w:rPr>
        <w:t xml:space="preserve"> don</w:t>
      </w:r>
      <w:r>
        <w:rPr>
          <w:rFonts w:ascii="Consolas" w:hAnsi="Consolas" w:cs="Consolas"/>
          <w:color w:val="0000FF"/>
          <w:sz w:val="19"/>
          <w:szCs w:val="19"/>
        </w:rPr>
        <w:t>&lt;/</w:t>
      </w:r>
      <w:r>
        <w:rPr>
          <w:rFonts w:ascii="Consolas" w:hAnsi="Consolas" w:cs="Consolas"/>
          <w:color w:val="A31515"/>
          <w:sz w:val="19"/>
          <w:szCs w:val="19"/>
        </w:rPr>
        <w:t>key</w:t>
      </w:r>
      <w:r>
        <w:rPr>
          <w:rFonts w:ascii="Consolas" w:hAnsi="Consolas" w:cs="Consolas"/>
          <w:color w:val="0000FF"/>
          <w:sz w:val="19"/>
          <w:szCs w:val="19"/>
        </w:rPr>
        <w:t>&gt;</w:t>
      </w:r>
    </w:p>
    <w:p w:rsidR="009D1437" w:rsidP="009D1437" w14:paraId="278CD73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&lt;</w:t>
      </w:r>
      <w:r>
        <w:rPr>
          <w:rFonts w:ascii="Consolas" w:hAnsi="Consolas" w:cs="Consolas"/>
          <w:color w:val="A31515"/>
          <w:sz w:val="19"/>
          <w:szCs w:val="19"/>
        </w:rPr>
        <w:t>DLHDon</w:t>
      </w:r>
      <w:r>
        <w:rPr>
          <w:rFonts w:ascii="Consolas" w:hAnsi="Consolas" w:cs="Consolas"/>
          <w:color w:val="0000FF"/>
          <w:sz w:val="19"/>
          <w:szCs w:val="19"/>
        </w:rPr>
        <w:t>&gt;</w:t>
      </w:r>
    </w:p>
    <w:p w:rsidR="009D1437" w:rsidP="009D1437" w14:paraId="6129FB1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TTChung</w:t>
      </w:r>
      <w:r>
        <w:rPr>
          <w:rFonts w:ascii="Consolas" w:hAnsi="Consolas" w:cs="Consolas"/>
          <w:color w:val="0000FF"/>
          <w:sz w:val="19"/>
          <w:szCs w:val="19"/>
        </w:rPr>
        <w:t>&gt;</w:t>
      </w:r>
    </w:p>
    <w:p w:rsidR="009D1437" w:rsidP="009D1437" w14:paraId="2292FA4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SHDon</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FF"/>
          <w:sz w:val="19"/>
          <w:szCs w:val="19"/>
        </w:rPr>
        <w:t>&lt;/</w:t>
      </w:r>
      <w:r>
        <w:rPr>
          <w:rFonts w:ascii="Consolas" w:hAnsi="Consolas" w:cs="Consolas"/>
          <w:color w:val="A31515"/>
          <w:sz w:val="19"/>
          <w:szCs w:val="19"/>
        </w:rPr>
        <w:t>SHDon</w:t>
      </w:r>
      <w:r>
        <w:rPr>
          <w:rFonts w:ascii="Consolas" w:hAnsi="Consolas" w:cs="Consolas"/>
          <w:color w:val="0000FF"/>
          <w:sz w:val="19"/>
          <w:szCs w:val="19"/>
        </w:rPr>
        <w:t>&gt;</w:t>
      </w:r>
    </w:p>
    <w:p w:rsidR="009D1437" w:rsidP="009D1437" w14:paraId="7B98237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MHSo</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hồ</w:t>
      </w:r>
      <w:r>
        <w:rPr>
          <w:rFonts w:ascii="Consolas" w:hAnsi="Consolas" w:cs="Consolas"/>
          <w:color w:val="000000"/>
          <w:sz w:val="19"/>
          <w:szCs w:val="19"/>
        </w:rPr>
        <w:t xml:space="preserve"> </w:t>
      </w:r>
      <w:r>
        <w:rPr>
          <w:rFonts w:ascii="Consolas" w:hAnsi="Consolas" w:cs="Consolas"/>
          <w:color w:val="000000"/>
          <w:sz w:val="19"/>
          <w:szCs w:val="19"/>
        </w:rPr>
        <w:t>sơ</w:t>
      </w:r>
      <w:r>
        <w:rPr>
          <w:rFonts w:ascii="Consolas" w:hAnsi="Consolas" w:cs="Consolas"/>
          <w:color w:val="0000FF"/>
          <w:sz w:val="19"/>
          <w:szCs w:val="19"/>
        </w:rPr>
        <w:t>&lt;/</w:t>
      </w:r>
      <w:r>
        <w:rPr>
          <w:rFonts w:ascii="Consolas" w:hAnsi="Consolas" w:cs="Consolas"/>
          <w:color w:val="A31515"/>
          <w:sz w:val="19"/>
          <w:szCs w:val="19"/>
        </w:rPr>
        <w:t>MHSo</w:t>
      </w:r>
      <w:r>
        <w:rPr>
          <w:rFonts w:ascii="Consolas" w:hAnsi="Consolas" w:cs="Consolas"/>
          <w:color w:val="0000FF"/>
          <w:sz w:val="19"/>
          <w:szCs w:val="19"/>
        </w:rPr>
        <w:t>&gt;</w:t>
      </w:r>
    </w:p>
    <w:p w:rsidR="009D1437" w:rsidP="009D1437" w14:paraId="1696B7B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SBKe</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bảng</w:t>
      </w:r>
      <w:r>
        <w:rPr>
          <w:rFonts w:ascii="Consolas" w:hAnsi="Consolas" w:cs="Consolas"/>
          <w:color w:val="000000"/>
          <w:sz w:val="19"/>
          <w:szCs w:val="19"/>
        </w:rPr>
        <w:t xml:space="preserve"> </w:t>
      </w:r>
      <w:r>
        <w:rPr>
          <w:rFonts w:ascii="Consolas" w:hAnsi="Consolas" w:cs="Consolas"/>
          <w:color w:val="000000"/>
          <w:sz w:val="19"/>
          <w:szCs w:val="19"/>
        </w:rPr>
        <w:t>kê</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của</w:t>
      </w:r>
      <w:r>
        <w:rPr>
          <w:rFonts w:ascii="Consolas" w:hAnsi="Consolas" w:cs="Consolas"/>
          <w:color w:val="000000"/>
          <w:sz w:val="19"/>
          <w:szCs w:val="19"/>
        </w:rPr>
        <w:t xml:space="preserve"> </w:t>
      </w:r>
      <w:r>
        <w:rPr>
          <w:rFonts w:ascii="Consolas" w:hAnsi="Consolas" w:cs="Consolas"/>
          <w:color w:val="000000"/>
          <w:sz w:val="19"/>
          <w:szCs w:val="19"/>
        </w:rPr>
        <w:t>bảng</w:t>
      </w:r>
      <w:r>
        <w:rPr>
          <w:rFonts w:ascii="Consolas" w:hAnsi="Consolas" w:cs="Consolas"/>
          <w:color w:val="000000"/>
          <w:sz w:val="19"/>
          <w:szCs w:val="19"/>
        </w:rPr>
        <w:t xml:space="preserve"> </w:t>
      </w:r>
      <w:r>
        <w:rPr>
          <w:rFonts w:ascii="Consolas" w:hAnsi="Consolas" w:cs="Consolas"/>
          <w:color w:val="000000"/>
          <w:sz w:val="19"/>
          <w:szCs w:val="19"/>
        </w:rPr>
        <w:t>kê</w:t>
      </w:r>
      <w:r>
        <w:rPr>
          <w:rFonts w:ascii="Consolas" w:hAnsi="Consolas" w:cs="Consolas"/>
          <w:color w:val="000000"/>
          <w:sz w:val="19"/>
          <w:szCs w:val="19"/>
        </w:rPr>
        <w:t xml:space="preserve"> </w:t>
      </w:r>
      <w:r>
        <w:rPr>
          <w:rFonts w:ascii="Consolas" w:hAnsi="Consolas" w:cs="Consolas"/>
          <w:color w:val="000000"/>
          <w:sz w:val="19"/>
          <w:szCs w:val="19"/>
        </w:rPr>
        <w:t>các</w:t>
      </w:r>
      <w:r>
        <w:rPr>
          <w:rFonts w:ascii="Consolas" w:hAnsi="Consolas" w:cs="Consolas"/>
          <w:color w:val="000000"/>
          <w:sz w:val="19"/>
          <w:szCs w:val="19"/>
        </w:rPr>
        <w:t xml:space="preserve"> </w:t>
      </w:r>
      <w:r>
        <w:rPr>
          <w:rFonts w:ascii="Consolas" w:hAnsi="Consolas" w:cs="Consolas"/>
          <w:color w:val="000000"/>
          <w:sz w:val="19"/>
          <w:szCs w:val="19"/>
        </w:rPr>
        <w:t>loại</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w:t>
      </w:r>
      <w:r>
        <w:rPr>
          <w:rFonts w:ascii="Consolas" w:hAnsi="Consolas" w:cs="Consolas"/>
          <w:color w:val="000000"/>
          <w:sz w:val="19"/>
          <w:szCs w:val="19"/>
        </w:rPr>
        <w:t>đã</w:t>
      </w:r>
      <w:r>
        <w:rPr>
          <w:rFonts w:ascii="Consolas" w:hAnsi="Consolas" w:cs="Consolas"/>
          <w:color w:val="000000"/>
          <w:sz w:val="19"/>
          <w:szCs w:val="19"/>
        </w:rPr>
        <w:t xml:space="preserve"> </w:t>
      </w:r>
      <w:r>
        <w:rPr>
          <w:rFonts w:ascii="Consolas" w:hAnsi="Consolas" w:cs="Consolas"/>
          <w:color w:val="000000"/>
          <w:sz w:val="19"/>
          <w:szCs w:val="19"/>
        </w:rPr>
        <w:t>bán</w:t>
      </w:r>
      <w:r>
        <w:rPr>
          <w:rFonts w:ascii="Consolas" w:hAnsi="Consolas" w:cs="Consolas"/>
          <w:color w:val="000000"/>
          <w:sz w:val="19"/>
          <w:szCs w:val="19"/>
        </w:rPr>
        <w:t xml:space="preserve"> </w:t>
      </w:r>
      <w:r>
        <w:rPr>
          <w:rFonts w:ascii="Consolas" w:hAnsi="Consolas" w:cs="Consolas"/>
          <w:color w:val="000000"/>
          <w:sz w:val="19"/>
          <w:szCs w:val="19"/>
        </w:rPr>
        <w:t>kèm</w:t>
      </w:r>
      <w:r>
        <w:rPr>
          <w:rFonts w:ascii="Consolas" w:hAnsi="Consolas" w:cs="Consolas"/>
          <w:color w:val="000000"/>
          <w:sz w:val="19"/>
          <w:szCs w:val="19"/>
        </w:rPr>
        <w:t xml:space="preserve"> </w:t>
      </w:r>
      <w:r>
        <w:rPr>
          <w:rFonts w:ascii="Consolas" w:hAnsi="Consolas" w:cs="Consolas"/>
          <w:color w:val="000000"/>
          <w:sz w:val="19"/>
          <w:szCs w:val="19"/>
        </w:rPr>
        <w:t>theo</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SBKe</w:t>
      </w:r>
      <w:r>
        <w:rPr>
          <w:rFonts w:ascii="Consolas" w:hAnsi="Consolas" w:cs="Consolas"/>
          <w:color w:val="0000FF"/>
          <w:sz w:val="19"/>
          <w:szCs w:val="19"/>
        </w:rPr>
        <w:t>&gt;</w:t>
      </w:r>
    </w:p>
    <w:p w:rsidR="009D1437" w:rsidP="009D1437" w14:paraId="2F120B8B"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NBKe</w:t>
      </w:r>
      <w:r>
        <w:rPr>
          <w:rFonts w:ascii="Consolas" w:hAnsi="Consolas" w:cs="Consolas"/>
          <w:color w:val="0000FF"/>
          <w:sz w:val="19"/>
          <w:szCs w:val="19"/>
        </w:rPr>
        <w:t>&gt;</w:t>
      </w:r>
      <w:r>
        <w:rPr>
          <w:rFonts w:ascii="Consolas" w:hAnsi="Consolas" w:cs="Consolas"/>
          <w:color w:val="000000"/>
          <w:sz w:val="19"/>
          <w:szCs w:val="19"/>
        </w:rPr>
        <w:t>Ngày</w:t>
      </w:r>
      <w:r>
        <w:rPr>
          <w:rFonts w:ascii="Consolas" w:hAnsi="Consolas" w:cs="Consolas"/>
          <w:color w:val="000000"/>
          <w:sz w:val="19"/>
          <w:szCs w:val="19"/>
        </w:rPr>
        <w:t xml:space="preserve"> </w:t>
      </w:r>
      <w:r>
        <w:rPr>
          <w:rFonts w:ascii="Consolas" w:hAnsi="Consolas" w:cs="Consolas"/>
          <w:color w:val="000000"/>
          <w:sz w:val="19"/>
          <w:szCs w:val="19"/>
        </w:rPr>
        <w:t>bảng</w:t>
      </w:r>
      <w:r>
        <w:rPr>
          <w:rFonts w:ascii="Consolas" w:hAnsi="Consolas" w:cs="Consolas"/>
          <w:color w:val="000000"/>
          <w:sz w:val="19"/>
          <w:szCs w:val="19"/>
        </w:rPr>
        <w:t xml:space="preserve"> </w:t>
      </w:r>
      <w:r>
        <w:rPr>
          <w:rFonts w:ascii="Consolas" w:hAnsi="Consolas" w:cs="Consolas"/>
          <w:color w:val="000000"/>
          <w:sz w:val="19"/>
          <w:szCs w:val="19"/>
        </w:rPr>
        <w:t>kê</w:t>
      </w:r>
      <w:r>
        <w:rPr>
          <w:rFonts w:ascii="Consolas" w:hAnsi="Consolas" w:cs="Consolas"/>
          <w:color w:val="000000"/>
          <w:sz w:val="19"/>
          <w:szCs w:val="19"/>
        </w:rPr>
        <w:t xml:space="preserve"> (</w:t>
      </w:r>
      <w:r>
        <w:rPr>
          <w:rFonts w:ascii="Consolas" w:hAnsi="Consolas" w:cs="Consolas"/>
          <w:color w:val="000000"/>
          <w:sz w:val="19"/>
          <w:szCs w:val="19"/>
        </w:rPr>
        <w:t>Ngày</w:t>
      </w:r>
      <w:r>
        <w:rPr>
          <w:rFonts w:ascii="Consolas" w:hAnsi="Consolas" w:cs="Consolas"/>
          <w:color w:val="000000"/>
          <w:sz w:val="19"/>
          <w:szCs w:val="19"/>
        </w:rPr>
        <w:t xml:space="preserve"> </w:t>
      </w:r>
      <w:r>
        <w:rPr>
          <w:rFonts w:ascii="Consolas" w:hAnsi="Consolas" w:cs="Consolas"/>
          <w:color w:val="000000"/>
          <w:sz w:val="19"/>
          <w:szCs w:val="19"/>
        </w:rPr>
        <w:t>của</w:t>
      </w:r>
      <w:r>
        <w:rPr>
          <w:rFonts w:ascii="Consolas" w:hAnsi="Consolas" w:cs="Consolas"/>
          <w:color w:val="000000"/>
          <w:sz w:val="19"/>
          <w:szCs w:val="19"/>
        </w:rPr>
        <w:t xml:space="preserve"> </w:t>
      </w:r>
      <w:r>
        <w:rPr>
          <w:rFonts w:ascii="Consolas" w:hAnsi="Consolas" w:cs="Consolas"/>
          <w:color w:val="000000"/>
          <w:sz w:val="19"/>
          <w:szCs w:val="19"/>
        </w:rPr>
        <w:t>bảng</w:t>
      </w:r>
      <w:r>
        <w:rPr>
          <w:rFonts w:ascii="Consolas" w:hAnsi="Consolas" w:cs="Consolas"/>
          <w:color w:val="000000"/>
          <w:sz w:val="19"/>
          <w:szCs w:val="19"/>
        </w:rPr>
        <w:t xml:space="preserve"> </w:t>
      </w:r>
      <w:r>
        <w:rPr>
          <w:rFonts w:ascii="Consolas" w:hAnsi="Consolas" w:cs="Consolas"/>
          <w:color w:val="000000"/>
          <w:sz w:val="19"/>
          <w:szCs w:val="19"/>
        </w:rPr>
        <w:t>kê</w:t>
      </w:r>
      <w:r>
        <w:rPr>
          <w:rFonts w:ascii="Consolas" w:hAnsi="Consolas" w:cs="Consolas"/>
          <w:color w:val="000000"/>
          <w:sz w:val="19"/>
          <w:szCs w:val="19"/>
        </w:rPr>
        <w:t xml:space="preserve"> </w:t>
      </w:r>
      <w:r>
        <w:rPr>
          <w:rFonts w:ascii="Consolas" w:hAnsi="Consolas" w:cs="Consolas"/>
          <w:color w:val="000000"/>
          <w:sz w:val="19"/>
          <w:szCs w:val="19"/>
        </w:rPr>
        <w:t>các</w:t>
      </w:r>
      <w:r>
        <w:rPr>
          <w:rFonts w:ascii="Consolas" w:hAnsi="Consolas" w:cs="Consolas"/>
          <w:color w:val="000000"/>
          <w:sz w:val="19"/>
          <w:szCs w:val="19"/>
        </w:rPr>
        <w:t xml:space="preserve"> </w:t>
      </w:r>
      <w:r>
        <w:rPr>
          <w:rFonts w:ascii="Consolas" w:hAnsi="Consolas" w:cs="Consolas"/>
          <w:color w:val="000000"/>
          <w:sz w:val="19"/>
          <w:szCs w:val="19"/>
        </w:rPr>
        <w:t>loại</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w:t>
      </w:r>
      <w:r>
        <w:rPr>
          <w:rFonts w:ascii="Consolas" w:hAnsi="Consolas" w:cs="Consolas"/>
          <w:color w:val="000000"/>
          <w:sz w:val="19"/>
          <w:szCs w:val="19"/>
        </w:rPr>
        <w:t>đã</w:t>
      </w:r>
      <w:r>
        <w:rPr>
          <w:rFonts w:ascii="Consolas" w:hAnsi="Consolas" w:cs="Consolas"/>
          <w:color w:val="000000"/>
          <w:sz w:val="19"/>
          <w:szCs w:val="19"/>
        </w:rPr>
        <w:t xml:space="preserve"> </w:t>
      </w:r>
      <w:r>
        <w:rPr>
          <w:rFonts w:ascii="Consolas" w:hAnsi="Consolas" w:cs="Consolas"/>
          <w:color w:val="000000"/>
          <w:sz w:val="19"/>
          <w:szCs w:val="19"/>
        </w:rPr>
        <w:t>bán</w:t>
      </w:r>
      <w:r>
        <w:rPr>
          <w:rFonts w:ascii="Consolas" w:hAnsi="Consolas" w:cs="Consolas"/>
          <w:color w:val="000000"/>
          <w:sz w:val="19"/>
          <w:szCs w:val="19"/>
        </w:rPr>
        <w:t xml:space="preserve"> </w:t>
      </w:r>
      <w:r>
        <w:rPr>
          <w:rFonts w:ascii="Consolas" w:hAnsi="Consolas" w:cs="Consolas"/>
          <w:color w:val="000000"/>
          <w:sz w:val="19"/>
          <w:szCs w:val="19"/>
        </w:rPr>
        <w:t>kèm</w:t>
      </w:r>
      <w:r>
        <w:rPr>
          <w:rFonts w:ascii="Consolas" w:hAnsi="Consolas" w:cs="Consolas"/>
          <w:color w:val="000000"/>
          <w:sz w:val="19"/>
          <w:szCs w:val="19"/>
        </w:rPr>
        <w:t xml:space="preserve"> </w:t>
      </w:r>
      <w:r>
        <w:rPr>
          <w:rFonts w:ascii="Consolas" w:hAnsi="Consolas" w:cs="Consolas"/>
          <w:color w:val="000000"/>
          <w:sz w:val="19"/>
          <w:szCs w:val="19"/>
        </w:rPr>
        <w:t>theo</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NBKe</w:t>
      </w:r>
      <w:r>
        <w:rPr>
          <w:rFonts w:ascii="Consolas" w:hAnsi="Consolas" w:cs="Consolas"/>
          <w:color w:val="0000FF"/>
          <w:sz w:val="19"/>
          <w:szCs w:val="19"/>
        </w:rPr>
        <w:t>&gt;</w:t>
      </w:r>
    </w:p>
    <w:p w:rsidR="009D1437" w:rsidP="009D1437" w14:paraId="6251B234"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DVTTe</w:t>
      </w:r>
      <w:r>
        <w:rPr>
          <w:rFonts w:ascii="Consolas" w:hAnsi="Consolas" w:cs="Consolas"/>
          <w:color w:val="0000FF"/>
          <w:sz w:val="19"/>
          <w:szCs w:val="19"/>
        </w:rPr>
        <w:t>&gt;</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vị</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tệ</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DVTTe</w:t>
      </w:r>
      <w:r>
        <w:rPr>
          <w:rFonts w:ascii="Consolas" w:hAnsi="Consolas" w:cs="Consolas"/>
          <w:color w:val="0000FF"/>
          <w:sz w:val="19"/>
          <w:szCs w:val="19"/>
        </w:rPr>
        <w:t>&gt;</w:t>
      </w:r>
    </w:p>
    <w:p w:rsidR="009D1437" w:rsidP="009D1437" w14:paraId="732E6581"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TGia</w:t>
      </w:r>
      <w:r>
        <w:rPr>
          <w:rFonts w:ascii="Consolas" w:hAnsi="Consolas" w:cs="Consolas"/>
          <w:color w:val="0000FF"/>
          <w:sz w:val="19"/>
          <w:szCs w:val="19"/>
        </w:rPr>
        <w:t>&gt;</w:t>
      </w:r>
      <w:r>
        <w:rPr>
          <w:rFonts w:ascii="Consolas" w:hAnsi="Consolas" w:cs="Consolas"/>
          <w:color w:val="000000"/>
          <w:sz w:val="19"/>
          <w:szCs w:val="19"/>
        </w:rPr>
        <w:t>Tỷ</w:t>
      </w:r>
      <w:r>
        <w:rPr>
          <w:rFonts w:ascii="Consolas" w:hAnsi="Consolas" w:cs="Consolas"/>
          <w:color w:val="000000"/>
          <w:sz w:val="19"/>
          <w:szCs w:val="19"/>
        </w:rPr>
        <w:t xml:space="preserve"> </w:t>
      </w:r>
      <w:r>
        <w:rPr>
          <w:rFonts w:ascii="Consolas" w:hAnsi="Consolas" w:cs="Consolas"/>
          <w:color w:val="000000"/>
          <w:sz w:val="19"/>
          <w:szCs w:val="19"/>
        </w:rPr>
        <w:t>giá</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Trừ</w:t>
      </w:r>
      <w:r>
        <w:rPr>
          <w:rFonts w:ascii="Consolas" w:hAnsi="Consolas" w:cs="Consolas"/>
          <w:color w:val="000000"/>
          <w:sz w:val="19"/>
          <w:szCs w:val="19"/>
        </w:rPr>
        <w:t xml:space="preserve"> </w:t>
      </w:r>
      <w:r>
        <w:rPr>
          <w:rFonts w:ascii="Consolas" w:hAnsi="Consolas" w:cs="Consolas"/>
          <w:color w:val="000000"/>
          <w:sz w:val="19"/>
          <w:szCs w:val="19"/>
        </w:rPr>
        <w:t>trường</w:t>
      </w:r>
      <w:r>
        <w:rPr>
          <w:rFonts w:ascii="Consolas" w:hAnsi="Consolas" w:cs="Consolas"/>
          <w:color w:val="000000"/>
          <w:sz w:val="19"/>
          <w:szCs w:val="19"/>
        </w:rPr>
        <w:t xml:space="preserve"> </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vị</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tệ</w:t>
      </w:r>
      <w:r>
        <w:rPr>
          <w:rFonts w:ascii="Consolas" w:hAnsi="Consolas" w:cs="Consolas"/>
          <w:color w:val="000000"/>
          <w:sz w:val="19"/>
          <w:szCs w:val="19"/>
        </w:rPr>
        <w:t xml:space="preserve"> </w:t>
      </w:r>
      <w:r>
        <w:rPr>
          <w:rFonts w:ascii="Consolas" w:hAnsi="Consolas" w:cs="Consolas"/>
          <w:color w:val="000000"/>
          <w:sz w:val="19"/>
          <w:szCs w:val="19"/>
        </w:rPr>
        <w:t>là</w:t>
      </w:r>
      <w:r>
        <w:rPr>
          <w:rFonts w:ascii="Consolas" w:hAnsi="Consolas" w:cs="Consolas"/>
          <w:color w:val="000000"/>
          <w:sz w:val="19"/>
          <w:szCs w:val="19"/>
        </w:rPr>
        <w:t xml:space="preserve"> VND))</w:t>
      </w:r>
      <w:r>
        <w:rPr>
          <w:rFonts w:ascii="Consolas" w:hAnsi="Consolas" w:cs="Consolas"/>
          <w:color w:val="0000FF"/>
          <w:sz w:val="19"/>
          <w:szCs w:val="19"/>
        </w:rPr>
        <w:t>&lt;/</w:t>
      </w:r>
      <w:r>
        <w:rPr>
          <w:rFonts w:ascii="Consolas" w:hAnsi="Consolas" w:cs="Consolas"/>
          <w:color w:val="A31515"/>
          <w:sz w:val="19"/>
          <w:szCs w:val="19"/>
        </w:rPr>
        <w:t>TGia</w:t>
      </w:r>
      <w:r>
        <w:rPr>
          <w:rFonts w:ascii="Consolas" w:hAnsi="Consolas" w:cs="Consolas"/>
          <w:color w:val="0000FF"/>
          <w:sz w:val="19"/>
          <w:szCs w:val="19"/>
        </w:rPr>
        <w:t>&gt;</w:t>
      </w:r>
    </w:p>
    <w:p w:rsidR="009D1437" w:rsidP="009D1437" w14:paraId="55F9064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HTTToan</w:t>
      </w:r>
      <w:r>
        <w:rPr>
          <w:rFonts w:ascii="Consolas" w:hAnsi="Consolas" w:cs="Consolas"/>
          <w:color w:val="0000FF"/>
          <w:sz w:val="19"/>
          <w:szCs w:val="19"/>
        </w:rPr>
        <w:t>&gt;</w:t>
      </w:r>
      <w:r>
        <w:rPr>
          <w:rFonts w:ascii="Consolas" w:hAnsi="Consolas" w:cs="Consolas"/>
          <w:color w:val="000000"/>
          <w:sz w:val="19"/>
          <w:szCs w:val="19"/>
        </w:rPr>
        <w:t>Hình</w:t>
      </w:r>
      <w:r>
        <w:rPr>
          <w:rFonts w:ascii="Consolas" w:hAnsi="Consolas" w:cs="Consolas"/>
          <w:color w:val="000000"/>
          <w:sz w:val="19"/>
          <w:szCs w:val="19"/>
        </w:rPr>
        <w:t xml:space="preserve"> </w:t>
      </w:r>
      <w:r>
        <w:rPr>
          <w:rFonts w:ascii="Consolas" w:hAnsi="Consolas" w:cs="Consolas"/>
          <w:color w:val="000000"/>
          <w:sz w:val="19"/>
          <w:szCs w:val="19"/>
        </w:rPr>
        <w:t>thức</w:t>
      </w:r>
      <w:r>
        <w:rPr>
          <w:rFonts w:ascii="Consolas" w:hAnsi="Consolas" w:cs="Consolas"/>
          <w:color w:val="000000"/>
          <w:sz w:val="19"/>
          <w:szCs w:val="19"/>
        </w:rPr>
        <w:t xml:space="preserve"> </w:t>
      </w:r>
      <w:r>
        <w:rPr>
          <w:rFonts w:ascii="Consolas" w:hAnsi="Consolas" w:cs="Consolas"/>
          <w:color w:val="000000"/>
          <w:sz w:val="19"/>
          <w:szCs w:val="19"/>
        </w:rPr>
        <w:t>thanh</w:t>
      </w:r>
      <w:r>
        <w:rPr>
          <w:rFonts w:ascii="Consolas" w:hAnsi="Consolas" w:cs="Consolas"/>
          <w:color w:val="000000"/>
          <w:sz w:val="19"/>
          <w:szCs w:val="19"/>
        </w:rPr>
        <w:t xml:space="preserve"> </w:t>
      </w:r>
      <w:r>
        <w:rPr>
          <w:rFonts w:ascii="Consolas" w:hAnsi="Consolas" w:cs="Consolas"/>
          <w:color w:val="000000"/>
          <w:sz w:val="19"/>
          <w:szCs w:val="19"/>
        </w:rPr>
        <w:t>toán</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HTTToan</w:t>
      </w:r>
      <w:r>
        <w:rPr>
          <w:rFonts w:ascii="Consolas" w:hAnsi="Consolas" w:cs="Consolas"/>
          <w:color w:val="0000FF"/>
          <w:sz w:val="19"/>
          <w:szCs w:val="19"/>
        </w:rPr>
        <w:t>&gt;</w:t>
      </w:r>
    </w:p>
    <w:p w:rsidR="009D1437" w:rsidP="009D1437" w14:paraId="4D732B9C"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TTChung</w:t>
      </w:r>
      <w:r>
        <w:rPr>
          <w:rFonts w:ascii="Consolas" w:hAnsi="Consolas" w:cs="Consolas"/>
          <w:color w:val="0000FF"/>
          <w:sz w:val="19"/>
          <w:szCs w:val="19"/>
        </w:rPr>
        <w:t>&gt;</w:t>
      </w:r>
    </w:p>
    <w:p w:rsidR="009D1437" w:rsidP="009D1437" w14:paraId="565CDAA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NDHDon</w:t>
      </w:r>
      <w:r>
        <w:rPr>
          <w:rFonts w:ascii="Consolas" w:hAnsi="Consolas" w:cs="Consolas"/>
          <w:color w:val="0000FF"/>
          <w:sz w:val="19"/>
          <w:szCs w:val="19"/>
        </w:rPr>
        <w:t>&gt;</w:t>
      </w:r>
    </w:p>
    <w:p w:rsidR="009D1437" w:rsidP="009D1437" w14:paraId="433C665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NBan</w:t>
      </w:r>
      <w:r>
        <w:rPr>
          <w:rFonts w:ascii="Consolas" w:hAnsi="Consolas" w:cs="Consolas"/>
          <w:color w:val="0000FF"/>
          <w:sz w:val="19"/>
          <w:szCs w:val="19"/>
        </w:rPr>
        <w:t>&gt;</w:t>
      </w:r>
    </w:p>
    <w:p w:rsidR="009D1437" w:rsidP="009D1437" w14:paraId="7F2E401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Ten</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Ten</w:t>
      </w:r>
      <w:r>
        <w:rPr>
          <w:rFonts w:ascii="Consolas" w:hAnsi="Consolas" w:cs="Consolas"/>
          <w:color w:val="0000FF"/>
          <w:sz w:val="19"/>
          <w:szCs w:val="19"/>
        </w:rPr>
        <w:t>&gt;</w:t>
      </w:r>
    </w:p>
    <w:p w:rsidR="009D1437" w:rsidP="009D1437" w14:paraId="2C5D8634" w14:textId="77777777">
      <w:pPr>
        <w:autoSpaceDE w:val="0"/>
        <w:autoSpaceDN w:val="0"/>
        <w:adjustRightInd w:val="0"/>
        <w:ind w:left="18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MST</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MST</w:t>
      </w:r>
      <w:r>
        <w:rPr>
          <w:rFonts w:ascii="Consolas" w:hAnsi="Consolas" w:cs="Consolas"/>
          <w:color w:val="0000FF"/>
          <w:sz w:val="19"/>
          <w:szCs w:val="19"/>
        </w:rPr>
        <w:t>&gt;</w:t>
      </w:r>
    </w:p>
    <w:p w:rsidR="009D1437" w:rsidP="009D1437" w14:paraId="1AF23642" w14:textId="77777777">
      <w:pPr>
        <w:autoSpaceDE w:val="0"/>
        <w:autoSpaceDN w:val="0"/>
        <w:adjustRightInd w:val="0"/>
        <w:ind w:left="1620" w:firstLine="54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A31515"/>
          <w:sz w:val="19"/>
          <w:szCs w:val="19"/>
        </w:rPr>
        <w:t>DChi</w:t>
      </w:r>
      <w:r>
        <w:rPr>
          <w:rFonts w:ascii="Consolas" w:hAnsi="Consolas" w:cs="Consolas"/>
          <w:color w:val="0000FF"/>
          <w:sz w:val="19"/>
          <w:szCs w:val="19"/>
        </w:rPr>
        <w:t>&gt;</w:t>
      </w:r>
      <w:r>
        <w:rPr>
          <w:rFonts w:ascii="Consolas" w:hAnsi="Consolas" w:cs="Consolas"/>
          <w:color w:val="000000"/>
          <w:sz w:val="19"/>
          <w:szCs w:val="19"/>
        </w:rPr>
        <w:t>Địa</w:t>
      </w:r>
      <w:r>
        <w:rPr>
          <w:rFonts w:ascii="Consolas" w:hAnsi="Consolas" w:cs="Consolas"/>
          <w:color w:val="000000"/>
          <w:sz w:val="19"/>
          <w:szCs w:val="19"/>
        </w:rPr>
        <w:t xml:space="preserve"> </w:t>
      </w:r>
      <w:r>
        <w:rPr>
          <w:rFonts w:ascii="Consolas" w:hAnsi="Consolas" w:cs="Consolas"/>
          <w:color w:val="000000"/>
          <w:sz w:val="19"/>
          <w:szCs w:val="19"/>
        </w:rPr>
        <w:t>chỉ</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DChi</w:t>
      </w:r>
      <w:r>
        <w:rPr>
          <w:rFonts w:ascii="Consolas" w:hAnsi="Consolas" w:cs="Consolas"/>
          <w:color w:val="0000FF"/>
          <w:sz w:val="19"/>
          <w:szCs w:val="19"/>
        </w:rPr>
        <w:t>&gt;</w:t>
      </w:r>
    </w:p>
    <w:p w:rsidR="009D1437" w:rsidP="009D1437" w14:paraId="591852C0" w14:textId="77777777">
      <w:pPr>
        <w:tabs>
          <w:tab w:val="left" w:pos="1980"/>
        </w:tabs>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SDThoai</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điện</w:t>
      </w:r>
      <w:r>
        <w:rPr>
          <w:rFonts w:ascii="Consolas" w:hAnsi="Consolas" w:cs="Consolas"/>
          <w:color w:val="000000"/>
          <w:sz w:val="19"/>
          <w:szCs w:val="19"/>
        </w:rPr>
        <w:t xml:space="preserve"> </w:t>
      </w:r>
      <w:r>
        <w:rPr>
          <w:rFonts w:ascii="Consolas" w:hAnsi="Consolas" w:cs="Consolas"/>
          <w:color w:val="000000"/>
          <w:sz w:val="19"/>
          <w:szCs w:val="19"/>
        </w:rPr>
        <w:t>thoại</w:t>
      </w:r>
      <w:r>
        <w:rPr>
          <w:rFonts w:ascii="Consolas" w:hAnsi="Consolas" w:cs="Consolas"/>
          <w:color w:val="0000FF"/>
          <w:sz w:val="19"/>
          <w:szCs w:val="19"/>
        </w:rPr>
        <w:t>&lt;/</w:t>
      </w:r>
      <w:r>
        <w:rPr>
          <w:rFonts w:ascii="Consolas" w:hAnsi="Consolas" w:cs="Consolas"/>
          <w:color w:val="A31515"/>
          <w:sz w:val="19"/>
          <w:szCs w:val="19"/>
        </w:rPr>
        <w:t>SDThoai</w:t>
      </w:r>
      <w:r>
        <w:rPr>
          <w:rFonts w:ascii="Consolas" w:hAnsi="Consolas" w:cs="Consolas"/>
          <w:color w:val="0000FF"/>
          <w:sz w:val="19"/>
          <w:szCs w:val="19"/>
        </w:rPr>
        <w:t>&gt;</w:t>
      </w:r>
    </w:p>
    <w:p w:rsidR="009D1437" w:rsidP="009D1437" w14:paraId="152B624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DCTDTu</w:t>
      </w:r>
      <w:r>
        <w:rPr>
          <w:rFonts w:ascii="Consolas" w:hAnsi="Consolas" w:cs="Consolas"/>
          <w:color w:val="0000FF"/>
          <w:sz w:val="19"/>
          <w:szCs w:val="19"/>
        </w:rPr>
        <w:t>&gt;</w:t>
      </w:r>
      <w:r>
        <w:rPr>
          <w:rFonts w:ascii="Consolas" w:hAnsi="Consolas" w:cs="Consolas"/>
          <w:color w:val="000000"/>
          <w:sz w:val="19"/>
          <w:szCs w:val="19"/>
        </w:rPr>
        <w:t>Địa</w:t>
      </w:r>
      <w:r>
        <w:rPr>
          <w:rFonts w:ascii="Consolas" w:hAnsi="Consolas" w:cs="Consolas"/>
          <w:color w:val="000000"/>
          <w:sz w:val="19"/>
          <w:szCs w:val="19"/>
        </w:rPr>
        <w:t xml:space="preserve"> </w:t>
      </w:r>
      <w:r>
        <w:rPr>
          <w:rFonts w:ascii="Consolas" w:hAnsi="Consolas" w:cs="Consolas"/>
          <w:color w:val="000000"/>
          <w:sz w:val="19"/>
          <w:szCs w:val="19"/>
        </w:rPr>
        <w:t>chỉ</w:t>
      </w:r>
      <w:r>
        <w:rPr>
          <w:rFonts w:ascii="Consolas" w:hAnsi="Consolas" w:cs="Consolas"/>
          <w:color w:val="000000"/>
          <w:sz w:val="19"/>
          <w:szCs w:val="19"/>
        </w:rPr>
        <w:t xml:space="preserve"> </w:t>
      </w:r>
      <w:r>
        <w:rPr>
          <w:rFonts w:ascii="Consolas" w:hAnsi="Consolas" w:cs="Consolas"/>
          <w:color w:val="000000"/>
          <w:sz w:val="19"/>
          <w:szCs w:val="19"/>
        </w:rPr>
        <w:t>thư</w:t>
      </w:r>
      <w:r>
        <w:rPr>
          <w:rFonts w:ascii="Consolas" w:hAnsi="Consolas" w:cs="Consolas"/>
          <w:color w:val="000000"/>
          <w:sz w:val="19"/>
          <w:szCs w:val="19"/>
        </w:rPr>
        <w:t xml:space="preserve"> </w:t>
      </w:r>
      <w:r>
        <w:rPr>
          <w:rFonts w:ascii="Consolas" w:hAnsi="Consolas" w:cs="Consolas"/>
          <w:color w:val="000000"/>
          <w:sz w:val="19"/>
          <w:szCs w:val="19"/>
        </w:rPr>
        <w:t>điện</w:t>
      </w:r>
      <w:r>
        <w:rPr>
          <w:rFonts w:ascii="Consolas" w:hAnsi="Consolas" w:cs="Consolas"/>
          <w:color w:val="000000"/>
          <w:sz w:val="19"/>
          <w:szCs w:val="19"/>
        </w:rPr>
        <w:t xml:space="preserve"> </w:t>
      </w:r>
      <w:r>
        <w:rPr>
          <w:rFonts w:ascii="Consolas" w:hAnsi="Consolas" w:cs="Consolas"/>
          <w:color w:val="000000"/>
          <w:sz w:val="19"/>
          <w:szCs w:val="19"/>
        </w:rPr>
        <w:t>tử</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DCTDTu</w:t>
      </w:r>
      <w:r>
        <w:rPr>
          <w:rFonts w:ascii="Consolas" w:hAnsi="Consolas" w:cs="Consolas"/>
          <w:color w:val="0000FF"/>
          <w:sz w:val="19"/>
          <w:szCs w:val="19"/>
        </w:rPr>
        <w:t>&gt;</w:t>
      </w:r>
    </w:p>
    <w:p w:rsidR="009D1437" w:rsidP="009D1437" w14:paraId="3C64E434"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STKNHang</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tài</w:t>
      </w:r>
      <w:r>
        <w:rPr>
          <w:rFonts w:ascii="Consolas" w:hAnsi="Consolas" w:cs="Consolas"/>
          <w:color w:val="000000"/>
          <w:sz w:val="19"/>
          <w:szCs w:val="19"/>
        </w:rPr>
        <w:t xml:space="preserve"> </w:t>
      </w:r>
      <w:r>
        <w:rPr>
          <w:rFonts w:ascii="Consolas" w:hAnsi="Consolas" w:cs="Consolas"/>
          <w:color w:val="000000"/>
          <w:sz w:val="19"/>
          <w:szCs w:val="19"/>
        </w:rPr>
        <w:t>khoản</w:t>
      </w:r>
      <w:r>
        <w:rPr>
          <w:rFonts w:ascii="Consolas" w:hAnsi="Consolas" w:cs="Consolas"/>
          <w:color w:val="000000"/>
          <w:sz w:val="19"/>
          <w:szCs w:val="19"/>
        </w:rPr>
        <w:t xml:space="preserve"> </w:t>
      </w:r>
      <w:r>
        <w:rPr>
          <w:rFonts w:ascii="Consolas" w:hAnsi="Consolas" w:cs="Consolas"/>
          <w:color w:val="000000"/>
          <w:sz w:val="19"/>
          <w:szCs w:val="19"/>
        </w:rPr>
        <w:t>ngân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STKNHang</w:t>
      </w:r>
      <w:r>
        <w:rPr>
          <w:rFonts w:ascii="Consolas" w:hAnsi="Consolas" w:cs="Consolas"/>
          <w:color w:val="0000FF"/>
          <w:sz w:val="19"/>
          <w:szCs w:val="19"/>
        </w:rPr>
        <w:t>&gt;</w:t>
      </w:r>
    </w:p>
    <w:p w:rsidR="009D1437" w:rsidP="009D1437" w14:paraId="0593662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TNHang</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ngân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TNHang</w:t>
      </w:r>
      <w:r>
        <w:rPr>
          <w:rFonts w:ascii="Consolas" w:hAnsi="Consolas" w:cs="Consolas"/>
          <w:color w:val="0000FF"/>
          <w:sz w:val="19"/>
          <w:szCs w:val="19"/>
        </w:rPr>
        <w:t>&gt;</w:t>
      </w:r>
    </w:p>
    <w:p w:rsidR="009D1437" w:rsidP="009D1437" w14:paraId="02C28FA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Fax</w:t>
      </w:r>
      <w:r>
        <w:rPr>
          <w:rFonts w:ascii="Consolas" w:hAnsi="Consolas" w:cs="Consolas"/>
          <w:color w:val="0000FF"/>
          <w:sz w:val="19"/>
          <w:szCs w:val="19"/>
        </w:rPr>
        <w:t>&gt;</w:t>
      </w:r>
      <w:r>
        <w:rPr>
          <w:rFonts w:ascii="Consolas" w:hAnsi="Consolas" w:cs="Consolas"/>
          <w:color w:val="000000"/>
          <w:sz w:val="19"/>
          <w:szCs w:val="19"/>
        </w:rPr>
        <w:t>Fax</w:t>
      </w:r>
      <w:r>
        <w:rPr>
          <w:rFonts w:ascii="Consolas" w:hAnsi="Consolas" w:cs="Consolas"/>
          <w:color w:val="0000FF"/>
          <w:sz w:val="19"/>
          <w:szCs w:val="19"/>
        </w:rPr>
        <w:t>&lt;/</w:t>
      </w:r>
      <w:r>
        <w:rPr>
          <w:rFonts w:ascii="Consolas" w:hAnsi="Consolas" w:cs="Consolas"/>
          <w:color w:val="A31515"/>
          <w:sz w:val="19"/>
          <w:szCs w:val="19"/>
        </w:rPr>
        <w:t>Fax</w:t>
      </w:r>
      <w:r>
        <w:rPr>
          <w:rFonts w:ascii="Consolas" w:hAnsi="Consolas" w:cs="Consolas"/>
          <w:color w:val="0000FF"/>
          <w:sz w:val="19"/>
          <w:szCs w:val="19"/>
        </w:rPr>
        <w:t>&gt;</w:t>
      </w:r>
    </w:p>
    <w:p w:rsidR="009D1437" w:rsidP="009D1437" w14:paraId="7D0ED1C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LDDNBo</w:t>
      </w:r>
      <w:r>
        <w:rPr>
          <w:rFonts w:ascii="Consolas" w:hAnsi="Consolas" w:cs="Consolas"/>
          <w:color w:val="0000FF"/>
          <w:sz w:val="19"/>
          <w:szCs w:val="19"/>
        </w:rPr>
        <w:t>&gt;</w:t>
      </w:r>
      <w:r>
        <w:rPr>
          <w:rFonts w:ascii="Consolas" w:hAnsi="Consolas" w:cs="Consolas"/>
          <w:color w:val="000000"/>
          <w:sz w:val="19"/>
          <w:szCs w:val="19"/>
        </w:rPr>
        <w:t>Lệnh</w:t>
      </w:r>
      <w:r>
        <w:rPr>
          <w:rFonts w:ascii="Consolas" w:hAnsi="Consolas" w:cs="Consolas"/>
          <w:color w:val="000000"/>
          <w:sz w:val="19"/>
          <w:szCs w:val="19"/>
        </w:rPr>
        <w:t xml:space="preserve"> </w:t>
      </w:r>
      <w:r>
        <w:rPr>
          <w:rFonts w:ascii="Consolas" w:hAnsi="Consolas" w:cs="Consolas"/>
          <w:color w:val="000000"/>
          <w:sz w:val="19"/>
          <w:szCs w:val="19"/>
        </w:rPr>
        <w:t>điều</w:t>
      </w:r>
      <w:r>
        <w:rPr>
          <w:rFonts w:ascii="Consolas" w:hAnsi="Consolas" w:cs="Consolas"/>
          <w:color w:val="000000"/>
          <w:sz w:val="19"/>
          <w:szCs w:val="19"/>
        </w:rPr>
        <w:t xml:space="preserve"> </w:t>
      </w:r>
      <w:r>
        <w:rPr>
          <w:rFonts w:ascii="Consolas" w:hAnsi="Consolas" w:cs="Consolas"/>
          <w:color w:val="000000"/>
          <w:sz w:val="19"/>
          <w:szCs w:val="19"/>
        </w:rPr>
        <w:t>động</w:t>
      </w:r>
      <w:r>
        <w:rPr>
          <w:rFonts w:ascii="Consolas" w:hAnsi="Consolas" w:cs="Consolas"/>
          <w:color w:val="000000"/>
          <w:sz w:val="19"/>
          <w:szCs w:val="19"/>
        </w:rPr>
        <w:t xml:space="preserve"> </w:t>
      </w:r>
      <w:r>
        <w:rPr>
          <w:rFonts w:ascii="Consolas" w:hAnsi="Consolas" w:cs="Consolas"/>
          <w:color w:val="000000"/>
          <w:sz w:val="19"/>
          <w:szCs w:val="19"/>
        </w:rPr>
        <w:t>nội</w:t>
      </w:r>
      <w:r>
        <w:rPr>
          <w:rFonts w:ascii="Consolas" w:hAnsi="Consolas" w:cs="Consolas"/>
          <w:color w:val="000000"/>
          <w:sz w:val="19"/>
          <w:szCs w:val="19"/>
        </w:rPr>
        <w:t xml:space="preserve"> </w:t>
      </w:r>
      <w:r>
        <w:rPr>
          <w:rFonts w:ascii="Consolas" w:hAnsi="Consolas" w:cs="Consolas"/>
          <w:color w:val="000000"/>
          <w:sz w:val="19"/>
          <w:szCs w:val="19"/>
        </w:rPr>
        <w:t>bộ</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đối</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nội</w:t>
      </w:r>
      <w:r>
        <w:rPr>
          <w:rFonts w:ascii="Consolas" w:hAnsi="Consolas" w:cs="Consolas"/>
          <w:color w:val="000000"/>
          <w:sz w:val="19"/>
          <w:szCs w:val="19"/>
        </w:rPr>
        <w:t xml:space="preserve"> </w:t>
      </w:r>
      <w:r>
        <w:rPr>
          <w:rFonts w:ascii="Consolas" w:hAnsi="Consolas" w:cs="Consolas"/>
          <w:color w:val="000000"/>
          <w:sz w:val="19"/>
          <w:szCs w:val="19"/>
        </w:rPr>
        <w:t>bộ</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LDDNBo</w:t>
      </w:r>
      <w:r>
        <w:rPr>
          <w:rFonts w:ascii="Consolas" w:hAnsi="Consolas" w:cs="Consolas"/>
          <w:color w:val="0000FF"/>
          <w:sz w:val="19"/>
          <w:szCs w:val="19"/>
        </w:rPr>
        <w:t>&gt;</w:t>
      </w:r>
    </w:p>
    <w:p w:rsidR="009D1437" w:rsidP="009D1437" w14:paraId="3C93FCF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HDSo</w:t>
      </w:r>
      <w:r>
        <w:rPr>
          <w:rFonts w:ascii="Consolas" w:hAnsi="Consolas" w:cs="Consolas"/>
          <w:color w:val="0000FF"/>
          <w:sz w:val="19"/>
          <w:szCs w:val="19"/>
        </w:rPr>
        <w:t>&gt;</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đồng</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đồng</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nội</w:t>
      </w:r>
      <w:r>
        <w:rPr>
          <w:rFonts w:ascii="Consolas" w:hAnsi="Consolas" w:cs="Consolas"/>
          <w:color w:val="000000"/>
          <w:sz w:val="19"/>
          <w:szCs w:val="19"/>
        </w:rPr>
        <w:t xml:space="preserve"> </w:t>
      </w:r>
      <w:r>
        <w:rPr>
          <w:rFonts w:ascii="Consolas" w:hAnsi="Consolas" w:cs="Consolas"/>
          <w:color w:val="000000"/>
          <w:sz w:val="19"/>
          <w:szCs w:val="19"/>
        </w:rPr>
        <w:t>bộ</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HDSo</w:t>
      </w:r>
      <w:r>
        <w:rPr>
          <w:rFonts w:ascii="Consolas" w:hAnsi="Consolas" w:cs="Consolas"/>
          <w:color w:val="0000FF"/>
          <w:sz w:val="19"/>
          <w:szCs w:val="19"/>
        </w:rPr>
        <w:t>&gt;</w:t>
      </w:r>
    </w:p>
    <w:p w:rsidR="009D1437" w:rsidP="009D1437" w14:paraId="145C8FF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HVTNXHang</w:t>
      </w:r>
      <w:r>
        <w:rPr>
          <w:rFonts w:ascii="Consolas" w:hAnsi="Consolas" w:cs="Consolas"/>
          <w:color w:val="0000FF"/>
          <w:sz w:val="19"/>
          <w:szCs w:val="19"/>
        </w:rPr>
        <w:t>&gt;</w:t>
      </w:r>
      <w:r>
        <w:rPr>
          <w:rFonts w:ascii="Consolas" w:hAnsi="Consolas" w:cs="Consolas"/>
          <w:color w:val="000000"/>
          <w:sz w:val="19"/>
          <w:szCs w:val="19"/>
        </w:rPr>
        <w:t>Họ</w:t>
      </w:r>
      <w:r>
        <w:rPr>
          <w:rFonts w:ascii="Consolas" w:hAnsi="Consolas" w:cs="Consolas"/>
          <w:color w:val="000000"/>
          <w:sz w:val="19"/>
          <w:szCs w:val="19"/>
        </w:rPr>
        <w:t xml:space="preserve"> </w:t>
      </w:r>
      <w:r>
        <w:rPr>
          <w:rFonts w:ascii="Consolas" w:hAnsi="Consolas" w:cs="Consolas"/>
          <w:color w:val="000000"/>
          <w:sz w:val="19"/>
          <w:szCs w:val="19"/>
        </w:rPr>
        <w:t>và</w:t>
      </w:r>
      <w:r>
        <w:rPr>
          <w:rFonts w:ascii="Consolas" w:hAnsi="Consolas" w:cs="Consolas"/>
          <w:color w:val="000000"/>
          <w:sz w:val="19"/>
          <w:szCs w:val="19"/>
        </w:rPr>
        <w:t xml:space="preserve"> </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người</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nội</w:t>
      </w:r>
      <w:r>
        <w:rPr>
          <w:rFonts w:ascii="Consolas" w:hAnsi="Consolas" w:cs="Consolas"/>
          <w:color w:val="000000"/>
          <w:sz w:val="19"/>
          <w:szCs w:val="19"/>
        </w:rPr>
        <w:t xml:space="preserve"> </w:t>
      </w:r>
      <w:r>
        <w:rPr>
          <w:rFonts w:ascii="Consolas" w:hAnsi="Consolas" w:cs="Consolas"/>
          <w:color w:val="000000"/>
          <w:sz w:val="19"/>
          <w:szCs w:val="19"/>
        </w:rPr>
        <w:t>bộ</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HVTNXHang</w:t>
      </w:r>
      <w:r>
        <w:rPr>
          <w:rFonts w:ascii="Consolas" w:hAnsi="Consolas" w:cs="Consolas"/>
          <w:color w:val="0000FF"/>
          <w:sz w:val="19"/>
          <w:szCs w:val="19"/>
        </w:rPr>
        <w:t>&gt;</w:t>
      </w:r>
    </w:p>
    <w:p w:rsidR="009D1437" w:rsidP="009D1437" w14:paraId="3E0A957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TNVChuyen</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người</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TNVChuyen</w:t>
      </w:r>
      <w:r>
        <w:rPr>
          <w:rFonts w:ascii="Consolas" w:hAnsi="Consolas" w:cs="Consolas"/>
          <w:color w:val="0000FF"/>
          <w:sz w:val="19"/>
          <w:szCs w:val="19"/>
        </w:rPr>
        <w:t>&gt;</w:t>
      </w:r>
    </w:p>
    <w:p w:rsidR="009D1437" w:rsidP="009D1437" w14:paraId="3716028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PTVChuyen</w:t>
      </w:r>
      <w:r>
        <w:rPr>
          <w:rFonts w:ascii="Consolas" w:hAnsi="Consolas" w:cs="Consolas"/>
          <w:color w:val="0000FF"/>
          <w:sz w:val="19"/>
          <w:szCs w:val="19"/>
        </w:rPr>
        <w:t>&gt;</w:t>
      </w:r>
      <w:r>
        <w:rPr>
          <w:rFonts w:ascii="Consolas" w:hAnsi="Consolas" w:cs="Consolas"/>
          <w:color w:val="000000"/>
          <w:sz w:val="19"/>
          <w:szCs w:val="19"/>
        </w:rPr>
        <w:t xml:space="preserve">Phương </w:t>
      </w:r>
      <w:r>
        <w:rPr>
          <w:rFonts w:ascii="Consolas" w:hAnsi="Consolas" w:cs="Consolas"/>
          <w:color w:val="000000"/>
          <w:sz w:val="19"/>
          <w:szCs w:val="19"/>
        </w:rPr>
        <w:t>tiện</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đối</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PTVChuyen</w:t>
      </w:r>
      <w:r>
        <w:rPr>
          <w:rFonts w:ascii="Consolas" w:hAnsi="Consolas" w:cs="Consolas"/>
          <w:color w:val="0000FF"/>
          <w:sz w:val="19"/>
          <w:szCs w:val="19"/>
        </w:rPr>
        <w:t>&gt;</w:t>
      </w:r>
    </w:p>
    <w:p w:rsidR="009D1437" w:rsidP="009D1437" w14:paraId="626BC344"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HDKTSo</w:t>
      </w:r>
      <w:r>
        <w:rPr>
          <w:rFonts w:ascii="Consolas" w:hAnsi="Consolas" w:cs="Consolas"/>
          <w:color w:val="0000FF"/>
          <w:sz w:val="19"/>
          <w:szCs w:val="19"/>
        </w:rPr>
        <w:t>&gt;</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đồng</w:t>
      </w:r>
      <w:r>
        <w:rPr>
          <w:rFonts w:ascii="Consolas" w:hAnsi="Consolas" w:cs="Consolas"/>
          <w:color w:val="000000"/>
          <w:sz w:val="19"/>
          <w:szCs w:val="19"/>
        </w:rPr>
        <w:t xml:space="preserve"> </w:t>
      </w:r>
      <w:r>
        <w:rPr>
          <w:rFonts w:ascii="Consolas" w:hAnsi="Consolas" w:cs="Consolas"/>
          <w:color w:val="000000"/>
          <w:sz w:val="19"/>
          <w:szCs w:val="19"/>
        </w:rPr>
        <w:t>kinh</w:t>
      </w:r>
      <w:r>
        <w:rPr>
          <w:rFonts w:ascii="Consolas" w:hAnsi="Consolas" w:cs="Consolas"/>
          <w:color w:val="000000"/>
          <w:sz w:val="19"/>
          <w:szCs w:val="19"/>
        </w:rPr>
        <w:t xml:space="preserve"> </w:t>
      </w:r>
      <w:r>
        <w:rPr>
          <w:rFonts w:ascii="Consolas" w:hAnsi="Consolas" w:cs="Consolas"/>
          <w:color w:val="000000"/>
          <w:sz w:val="19"/>
          <w:szCs w:val="19"/>
        </w:rPr>
        <w:t>tế</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đối</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gửi</w:t>
      </w:r>
      <w:r>
        <w:rPr>
          <w:rFonts w:ascii="Consolas" w:hAnsi="Consolas" w:cs="Consolas"/>
          <w:color w:val="000000"/>
          <w:sz w:val="19"/>
          <w:szCs w:val="19"/>
        </w:rPr>
        <w:t xml:space="preserve"> </w:t>
      </w:r>
      <w:r>
        <w:rPr>
          <w:rFonts w:ascii="Consolas" w:hAnsi="Consolas" w:cs="Consolas"/>
          <w:color w:val="000000"/>
          <w:sz w:val="19"/>
          <w:szCs w:val="19"/>
        </w:rPr>
        <w:t>bán</w:t>
      </w:r>
      <w:r>
        <w:rPr>
          <w:rFonts w:ascii="Consolas" w:hAnsi="Consolas" w:cs="Consolas"/>
          <w:color w:val="000000"/>
          <w:sz w:val="19"/>
          <w:szCs w:val="19"/>
        </w:rPr>
        <w:t xml:space="preserve"> </w:t>
      </w:r>
      <w:r>
        <w:rPr>
          <w:rFonts w:ascii="Consolas" w:hAnsi="Consolas" w:cs="Consolas"/>
          <w:color w:val="000000"/>
          <w:sz w:val="19"/>
          <w:szCs w:val="19"/>
        </w:rPr>
        <w:t>đại</w:t>
      </w:r>
      <w:r>
        <w:rPr>
          <w:rFonts w:ascii="Consolas" w:hAnsi="Consolas" w:cs="Consolas"/>
          <w:color w:val="000000"/>
          <w:sz w:val="19"/>
          <w:szCs w:val="19"/>
        </w:rPr>
        <w:t xml:space="preserve"> </w:t>
      </w:r>
      <w:r>
        <w:rPr>
          <w:rFonts w:ascii="Consolas" w:hAnsi="Consolas" w:cs="Consolas"/>
          <w:color w:val="000000"/>
          <w:sz w:val="19"/>
          <w:szCs w:val="19"/>
        </w:rPr>
        <w:t>lý</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HDKTSo</w:t>
      </w:r>
      <w:r>
        <w:rPr>
          <w:rFonts w:ascii="Consolas" w:hAnsi="Consolas" w:cs="Consolas"/>
          <w:color w:val="0000FF"/>
          <w:sz w:val="19"/>
          <w:szCs w:val="19"/>
        </w:rPr>
        <w:t>&gt;</w:t>
      </w:r>
    </w:p>
    <w:p w:rsidR="009D1437" w:rsidP="009D1437" w14:paraId="5B2EF9D1"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HDKTNgay</w:t>
      </w:r>
      <w:r>
        <w:rPr>
          <w:rFonts w:ascii="Consolas" w:hAnsi="Consolas" w:cs="Consolas"/>
          <w:color w:val="0000FF"/>
          <w:sz w:val="19"/>
          <w:szCs w:val="19"/>
        </w:rPr>
        <w:t>&gt;</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đồng</w:t>
      </w:r>
      <w:r>
        <w:rPr>
          <w:rFonts w:ascii="Consolas" w:hAnsi="Consolas" w:cs="Consolas"/>
          <w:color w:val="000000"/>
          <w:sz w:val="19"/>
          <w:szCs w:val="19"/>
        </w:rPr>
        <w:t xml:space="preserve"> </w:t>
      </w:r>
      <w:r>
        <w:rPr>
          <w:rFonts w:ascii="Consolas" w:hAnsi="Consolas" w:cs="Consolas"/>
          <w:color w:val="000000"/>
          <w:sz w:val="19"/>
          <w:szCs w:val="19"/>
        </w:rPr>
        <w:t>kinh</w:t>
      </w:r>
      <w:r>
        <w:rPr>
          <w:rFonts w:ascii="Consolas" w:hAnsi="Consolas" w:cs="Consolas"/>
          <w:color w:val="000000"/>
          <w:sz w:val="19"/>
          <w:szCs w:val="19"/>
        </w:rPr>
        <w:t xml:space="preserve"> </w:t>
      </w:r>
      <w:r>
        <w:rPr>
          <w:rFonts w:ascii="Consolas" w:hAnsi="Consolas" w:cs="Consolas"/>
          <w:color w:val="000000"/>
          <w:sz w:val="19"/>
          <w:szCs w:val="19"/>
        </w:rPr>
        <w:t>tế</w:t>
      </w:r>
      <w:r>
        <w:rPr>
          <w:rFonts w:ascii="Consolas" w:hAnsi="Consolas" w:cs="Consolas"/>
          <w:color w:val="000000"/>
          <w:sz w:val="19"/>
          <w:szCs w:val="19"/>
        </w:rPr>
        <w:t xml:space="preserve"> </w:t>
      </w:r>
      <w:r>
        <w:rPr>
          <w:rFonts w:ascii="Consolas" w:hAnsi="Consolas" w:cs="Consolas"/>
          <w:color w:val="000000"/>
          <w:sz w:val="19"/>
          <w:szCs w:val="19"/>
        </w:rPr>
        <w:t>ngày</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đối</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gửi</w:t>
      </w:r>
      <w:r>
        <w:rPr>
          <w:rFonts w:ascii="Consolas" w:hAnsi="Consolas" w:cs="Consolas"/>
          <w:color w:val="000000"/>
          <w:sz w:val="19"/>
          <w:szCs w:val="19"/>
        </w:rPr>
        <w:t xml:space="preserve"> </w:t>
      </w:r>
      <w:r>
        <w:rPr>
          <w:rFonts w:ascii="Consolas" w:hAnsi="Consolas" w:cs="Consolas"/>
          <w:color w:val="000000"/>
          <w:sz w:val="19"/>
          <w:szCs w:val="19"/>
        </w:rPr>
        <w:t>bán</w:t>
      </w:r>
      <w:r>
        <w:rPr>
          <w:rFonts w:ascii="Consolas" w:hAnsi="Consolas" w:cs="Consolas"/>
          <w:color w:val="000000"/>
          <w:sz w:val="19"/>
          <w:szCs w:val="19"/>
        </w:rPr>
        <w:t xml:space="preserve"> </w:t>
      </w:r>
      <w:r>
        <w:rPr>
          <w:rFonts w:ascii="Consolas" w:hAnsi="Consolas" w:cs="Consolas"/>
          <w:color w:val="000000"/>
          <w:sz w:val="19"/>
          <w:szCs w:val="19"/>
        </w:rPr>
        <w:t>đại</w:t>
      </w:r>
      <w:r>
        <w:rPr>
          <w:rFonts w:ascii="Consolas" w:hAnsi="Consolas" w:cs="Consolas"/>
          <w:color w:val="000000"/>
          <w:sz w:val="19"/>
          <w:szCs w:val="19"/>
        </w:rPr>
        <w:t xml:space="preserve"> </w:t>
      </w:r>
      <w:r>
        <w:rPr>
          <w:rFonts w:ascii="Consolas" w:hAnsi="Consolas" w:cs="Consolas"/>
          <w:color w:val="000000"/>
          <w:sz w:val="19"/>
          <w:szCs w:val="19"/>
        </w:rPr>
        <w:t>lý</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HDKTNgay</w:t>
      </w:r>
      <w:r>
        <w:rPr>
          <w:rFonts w:ascii="Consolas" w:hAnsi="Consolas" w:cs="Consolas"/>
          <w:color w:val="0000FF"/>
          <w:sz w:val="19"/>
          <w:szCs w:val="19"/>
        </w:rPr>
        <w:t>&gt;</w:t>
      </w:r>
    </w:p>
    <w:p w:rsidR="009D1437" w:rsidP="009D1437" w14:paraId="3432B944"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NBan</w:t>
      </w:r>
      <w:r>
        <w:rPr>
          <w:rFonts w:ascii="Consolas" w:hAnsi="Consolas" w:cs="Consolas"/>
          <w:color w:val="0000FF"/>
          <w:sz w:val="19"/>
          <w:szCs w:val="19"/>
        </w:rPr>
        <w:t>&gt;</w:t>
      </w:r>
    </w:p>
    <w:p w:rsidR="009D1437" w:rsidP="009D1437" w14:paraId="18FA469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NMua</w:t>
      </w:r>
      <w:r>
        <w:rPr>
          <w:rFonts w:ascii="Consolas" w:hAnsi="Consolas" w:cs="Consolas"/>
          <w:color w:val="0000FF"/>
          <w:sz w:val="19"/>
          <w:szCs w:val="19"/>
        </w:rPr>
        <w:t>&gt;</w:t>
      </w:r>
    </w:p>
    <w:p w:rsidR="009D1437" w:rsidP="009D1437" w14:paraId="5472BD0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Ten</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Ten</w:t>
      </w:r>
      <w:r>
        <w:rPr>
          <w:rFonts w:ascii="Consolas" w:hAnsi="Consolas" w:cs="Consolas"/>
          <w:color w:val="0000FF"/>
          <w:sz w:val="19"/>
          <w:szCs w:val="19"/>
        </w:rPr>
        <w:t>&gt;</w:t>
      </w:r>
    </w:p>
    <w:p w:rsidR="009D1437" w:rsidP="009D1437" w14:paraId="50C9F1BB"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MST</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MST</w:t>
      </w:r>
      <w:r>
        <w:rPr>
          <w:rFonts w:ascii="Consolas" w:hAnsi="Consolas" w:cs="Consolas"/>
          <w:color w:val="0000FF"/>
          <w:sz w:val="19"/>
          <w:szCs w:val="19"/>
        </w:rPr>
        <w:t>&gt;</w:t>
      </w:r>
    </w:p>
    <w:p w:rsidR="009D1437" w:rsidP="009D1437" w14:paraId="6E4B845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DChi</w:t>
      </w:r>
      <w:r>
        <w:rPr>
          <w:rFonts w:ascii="Consolas" w:hAnsi="Consolas" w:cs="Consolas"/>
          <w:color w:val="0000FF"/>
          <w:sz w:val="19"/>
          <w:szCs w:val="19"/>
        </w:rPr>
        <w:t>&gt;</w:t>
      </w:r>
      <w:r>
        <w:rPr>
          <w:rFonts w:ascii="Consolas" w:hAnsi="Consolas" w:cs="Consolas"/>
          <w:color w:val="000000"/>
          <w:sz w:val="19"/>
          <w:szCs w:val="19"/>
        </w:rPr>
        <w:t>Địa</w:t>
      </w:r>
      <w:r>
        <w:rPr>
          <w:rFonts w:ascii="Consolas" w:hAnsi="Consolas" w:cs="Consolas"/>
          <w:color w:val="000000"/>
          <w:sz w:val="19"/>
          <w:szCs w:val="19"/>
        </w:rPr>
        <w:t xml:space="preserve"> </w:t>
      </w:r>
      <w:r>
        <w:rPr>
          <w:rFonts w:ascii="Consolas" w:hAnsi="Consolas" w:cs="Consolas"/>
          <w:color w:val="000000"/>
          <w:sz w:val="19"/>
          <w:szCs w:val="19"/>
        </w:rPr>
        <w:t>chỉ</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DChi</w:t>
      </w:r>
      <w:r>
        <w:rPr>
          <w:rFonts w:ascii="Consolas" w:hAnsi="Consolas" w:cs="Consolas"/>
          <w:color w:val="0000FF"/>
          <w:sz w:val="19"/>
          <w:szCs w:val="19"/>
        </w:rPr>
        <w:t>&gt;</w:t>
      </w:r>
    </w:p>
    <w:p w:rsidR="009D1437" w:rsidP="009D1437" w14:paraId="622230D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MKHang</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khách</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MKHang</w:t>
      </w:r>
      <w:r>
        <w:rPr>
          <w:rFonts w:ascii="Consolas" w:hAnsi="Consolas" w:cs="Consolas"/>
          <w:color w:val="0000FF"/>
          <w:sz w:val="19"/>
          <w:szCs w:val="19"/>
        </w:rPr>
        <w:t>&gt;</w:t>
      </w:r>
    </w:p>
    <w:p w:rsidR="009D1437" w:rsidP="009D1437" w14:paraId="54B96DF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SDThoai</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điện</w:t>
      </w:r>
      <w:r>
        <w:rPr>
          <w:rFonts w:ascii="Consolas" w:hAnsi="Consolas" w:cs="Consolas"/>
          <w:color w:val="000000"/>
          <w:sz w:val="19"/>
          <w:szCs w:val="19"/>
        </w:rPr>
        <w:t xml:space="preserve"> </w:t>
      </w:r>
      <w:r>
        <w:rPr>
          <w:rFonts w:ascii="Consolas" w:hAnsi="Consolas" w:cs="Consolas"/>
          <w:color w:val="000000"/>
          <w:sz w:val="19"/>
          <w:szCs w:val="19"/>
        </w:rPr>
        <w:t>thoại</w:t>
      </w:r>
      <w:r>
        <w:rPr>
          <w:rFonts w:ascii="Consolas" w:hAnsi="Consolas" w:cs="Consolas"/>
          <w:color w:val="0000FF"/>
          <w:sz w:val="19"/>
          <w:szCs w:val="19"/>
        </w:rPr>
        <w:t>&lt;/</w:t>
      </w:r>
      <w:r>
        <w:rPr>
          <w:rFonts w:ascii="Consolas" w:hAnsi="Consolas" w:cs="Consolas"/>
          <w:color w:val="A31515"/>
          <w:sz w:val="19"/>
          <w:szCs w:val="19"/>
        </w:rPr>
        <w:t>SDThoai</w:t>
      </w:r>
      <w:r>
        <w:rPr>
          <w:rFonts w:ascii="Consolas" w:hAnsi="Consolas" w:cs="Consolas"/>
          <w:color w:val="0000FF"/>
          <w:sz w:val="19"/>
          <w:szCs w:val="19"/>
        </w:rPr>
        <w:t>&gt;</w:t>
      </w:r>
    </w:p>
    <w:p w:rsidR="009D1437" w:rsidP="009D1437" w14:paraId="68BC9B35"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DCTDTu</w:t>
      </w:r>
      <w:r>
        <w:rPr>
          <w:rFonts w:ascii="Consolas" w:hAnsi="Consolas" w:cs="Consolas"/>
          <w:color w:val="0000FF"/>
          <w:sz w:val="19"/>
          <w:szCs w:val="19"/>
        </w:rPr>
        <w:t>&gt;</w:t>
      </w:r>
      <w:r>
        <w:rPr>
          <w:rFonts w:ascii="Consolas" w:hAnsi="Consolas" w:cs="Consolas"/>
          <w:color w:val="000000"/>
          <w:sz w:val="19"/>
          <w:szCs w:val="19"/>
        </w:rPr>
        <w:t>Địa</w:t>
      </w:r>
      <w:r>
        <w:rPr>
          <w:rFonts w:ascii="Consolas" w:hAnsi="Consolas" w:cs="Consolas"/>
          <w:color w:val="000000"/>
          <w:sz w:val="19"/>
          <w:szCs w:val="19"/>
        </w:rPr>
        <w:t xml:space="preserve"> </w:t>
      </w:r>
      <w:r>
        <w:rPr>
          <w:rFonts w:ascii="Consolas" w:hAnsi="Consolas" w:cs="Consolas"/>
          <w:color w:val="000000"/>
          <w:sz w:val="19"/>
          <w:szCs w:val="19"/>
        </w:rPr>
        <w:t>chỉ</w:t>
      </w:r>
      <w:r>
        <w:rPr>
          <w:rFonts w:ascii="Consolas" w:hAnsi="Consolas" w:cs="Consolas"/>
          <w:color w:val="000000"/>
          <w:sz w:val="19"/>
          <w:szCs w:val="19"/>
        </w:rPr>
        <w:t xml:space="preserve"> </w:t>
      </w:r>
      <w:r>
        <w:rPr>
          <w:rFonts w:ascii="Consolas" w:hAnsi="Consolas" w:cs="Consolas"/>
          <w:color w:val="000000"/>
          <w:sz w:val="19"/>
          <w:szCs w:val="19"/>
        </w:rPr>
        <w:t>thư</w:t>
      </w:r>
      <w:r>
        <w:rPr>
          <w:rFonts w:ascii="Consolas" w:hAnsi="Consolas" w:cs="Consolas"/>
          <w:color w:val="000000"/>
          <w:sz w:val="19"/>
          <w:szCs w:val="19"/>
        </w:rPr>
        <w:t xml:space="preserve"> </w:t>
      </w:r>
      <w:r>
        <w:rPr>
          <w:rFonts w:ascii="Consolas" w:hAnsi="Consolas" w:cs="Consolas"/>
          <w:color w:val="000000"/>
          <w:sz w:val="19"/>
          <w:szCs w:val="19"/>
        </w:rPr>
        <w:t>điện</w:t>
      </w:r>
      <w:r>
        <w:rPr>
          <w:rFonts w:ascii="Consolas" w:hAnsi="Consolas" w:cs="Consolas"/>
          <w:color w:val="000000"/>
          <w:sz w:val="19"/>
          <w:szCs w:val="19"/>
        </w:rPr>
        <w:t xml:space="preserve"> </w:t>
      </w:r>
      <w:r>
        <w:rPr>
          <w:rFonts w:ascii="Consolas" w:hAnsi="Consolas" w:cs="Consolas"/>
          <w:color w:val="000000"/>
          <w:sz w:val="19"/>
          <w:szCs w:val="19"/>
        </w:rPr>
        <w:t>tử</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DCTDTu</w:t>
      </w:r>
      <w:r>
        <w:rPr>
          <w:rFonts w:ascii="Consolas" w:hAnsi="Consolas" w:cs="Consolas"/>
          <w:color w:val="0000FF"/>
          <w:sz w:val="19"/>
          <w:szCs w:val="19"/>
        </w:rPr>
        <w:t>&gt;</w:t>
      </w:r>
    </w:p>
    <w:p w:rsidR="009D1437" w:rsidP="009D1437" w14:paraId="269B3179"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HVTNMHang</w:t>
      </w:r>
      <w:r>
        <w:rPr>
          <w:rFonts w:ascii="Consolas" w:hAnsi="Consolas" w:cs="Consolas"/>
          <w:color w:val="0000FF"/>
          <w:sz w:val="19"/>
          <w:szCs w:val="19"/>
        </w:rPr>
        <w:t>&gt;</w:t>
      </w:r>
      <w:r>
        <w:rPr>
          <w:rFonts w:ascii="Consolas" w:hAnsi="Consolas" w:cs="Consolas"/>
          <w:color w:val="000000"/>
          <w:sz w:val="19"/>
          <w:szCs w:val="19"/>
        </w:rPr>
        <w:t>Họ</w:t>
      </w:r>
      <w:r>
        <w:rPr>
          <w:rFonts w:ascii="Consolas" w:hAnsi="Consolas" w:cs="Consolas"/>
          <w:color w:val="000000"/>
          <w:sz w:val="19"/>
          <w:szCs w:val="19"/>
        </w:rPr>
        <w:t xml:space="preserve"> </w:t>
      </w:r>
      <w:r>
        <w:rPr>
          <w:rFonts w:ascii="Consolas" w:hAnsi="Consolas" w:cs="Consolas"/>
          <w:color w:val="000000"/>
          <w:sz w:val="19"/>
          <w:szCs w:val="19"/>
        </w:rPr>
        <w:t>và</w:t>
      </w:r>
      <w:r>
        <w:rPr>
          <w:rFonts w:ascii="Consolas" w:hAnsi="Consolas" w:cs="Consolas"/>
          <w:color w:val="000000"/>
          <w:sz w:val="19"/>
          <w:szCs w:val="19"/>
        </w:rPr>
        <w:t xml:space="preserve"> </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người</w:t>
      </w:r>
      <w:r>
        <w:rPr>
          <w:rFonts w:ascii="Consolas" w:hAnsi="Consolas" w:cs="Consolas"/>
          <w:color w:val="000000"/>
          <w:sz w:val="19"/>
          <w:szCs w:val="19"/>
        </w:rPr>
        <w:t xml:space="preserve"> </w:t>
      </w:r>
      <w:r>
        <w:rPr>
          <w:rFonts w:ascii="Consolas" w:hAnsi="Consolas" w:cs="Consolas"/>
          <w:color w:val="000000"/>
          <w:sz w:val="19"/>
          <w:szCs w:val="19"/>
        </w:rPr>
        <w:t>mua</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HVTNMHang</w:t>
      </w:r>
      <w:r>
        <w:rPr>
          <w:rFonts w:ascii="Consolas" w:hAnsi="Consolas" w:cs="Consolas"/>
          <w:color w:val="0000FF"/>
          <w:sz w:val="19"/>
          <w:szCs w:val="19"/>
        </w:rPr>
        <w:t>&gt;</w:t>
      </w:r>
    </w:p>
    <w:p w:rsidR="009D1437" w:rsidP="009D1437" w14:paraId="2AC5B40B"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STKNHang</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tài</w:t>
      </w:r>
      <w:r>
        <w:rPr>
          <w:rFonts w:ascii="Consolas" w:hAnsi="Consolas" w:cs="Consolas"/>
          <w:color w:val="000000"/>
          <w:sz w:val="19"/>
          <w:szCs w:val="19"/>
        </w:rPr>
        <w:t xml:space="preserve"> </w:t>
      </w:r>
      <w:r>
        <w:rPr>
          <w:rFonts w:ascii="Consolas" w:hAnsi="Consolas" w:cs="Consolas"/>
          <w:color w:val="000000"/>
          <w:sz w:val="19"/>
          <w:szCs w:val="19"/>
        </w:rPr>
        <w:t>khoản</w:t>
      </w:r>
      <w:r>
        <w:rPr>
          <w:rFonts w:ascii="Consolas" w:hAnsi="Consolas" w:cs="Consolas"/>
          <w:color w:val="000000"/>
          <w:sz w:val="19"/>
          <w:szCs w:val="19"/>
        </w:rPr>
        <w:t xml:space="preserve"> </w:t>
      </w:r>
      <w:r>
        <w:rPr>
          <w:rFonts w:ascii="Consolas" w:hAnsi="Consolas" w:cs="Consolas"/>
          <w:color w:val="000000"/>
          <w:sz w:val="19"/>
          <w:szCs w:val="19"/>
        </w:rPr>
        <w:t>ngân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STKNHang</w:t>
      </w:r>
      <w:r>
        <w:rPr>
          <w:rFonts w:ascii="Consolas" w:hAnsi="Consolas" w:cs="Consolas"/>
          <w:color w:val="0000FF"/>
          <w:sz w:val="19"/>
          <w:szCs w:val="19"/>
        </w:rPr>
        <w:t>&gt;</w:t>
      </w:r>
    </w:p>
    <w:p w:rsidR="009D1437" w:rsidP="009D1437" w14:paraId="7D98CF9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TNHang</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ngân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TNHang</w:t>
      </w:r>
      <w:r>
        <w:rPr>
          <w:rFonts w:ascii="Consolas" w:hAnsi="Consolas" w:cs="Consolas"/>
          <w:color w:val="0000FF"/>
          <w:sz w:val="19"/>
          <w:szCs w:val="19"/>
        </w:rPr>
        <w:t>&gt;</w:t>
      </w:r>
    </w:p>
    <w:p w:rsidR="009D1437" w:rsidP="009D1437" w14:paraId="6A613D54"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HVTNNHang</w:t>
      </w:r>
      <w:r>
        <w:rPr>
          <w:rFonts w:ascii="Consolas" w:hAnsi="Consolas" w:cs="Consolas"/>
          <w:color w:val="0000FF"/>
          <w:sz w:val="19"/>
          <w:szCs w:val="19"/>
        </w:rPr>
        <w:t>&gt;</w:t>
      </w:r>
      <w:r>
        <w:rPr>
          <w:rFonts w:ascii="Consolas" w:hAnsi="Consolas" w:cs="Consolas"/>
          <w:color w:val="000000"/>
          <w:sz w:val="19"/>
          <w:szCs w:val="19"/>
        </w:rPr>
        <w:t>Họ</w:t>
      </w:r>
      <w:r>
        <w:rPr>
          <w:rFonts w:ascii="Consolas" w:hAnsi="Consolas" w:cs="Consolas"/>
          <w:color w:val="000000"/>
          <w:sz w:val="19"/>
          <w:szCs w:val="19"/>
        </w:rPr>
        <w:t xml:space="preserve"> </w:t>
      </w:r>
      <w:r>
        <w:rPr>
          <w:rFonts w:ascii="Consolas" w:hAnsi="Consolas" w:cs="Consolas"/>
          <w:color w:val="000000"/>
          <w:sz w:val="19"/>
          <w:szCs w:val="19"/>
        </w:rPr>
        <w:t>và</w:t>
      </w:r>
      <w:r>
        <w:rPr>
          <w:rFonts w:ascii="Consolas" w:hAnsi="Consolas" w:cs="Consolas"/>
          <w:color w:val="000000"/>
          <w:sz w:val="19"/>
          <w:szCs w:val="19"/>
        </w:rPr>
        <w:t xml:space="preserve"> </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người</w:t>
      </w:r>
      <w:r>
        <w:rPr>
          <w:rFonts w:ascii="Consolas" w:hAnsi="Consolas" w:cs="Consolas"/>
          <w:color w:val="000000"/>
          <w:sz w:val="19"/>
          <w:szCs w:val="19"/>
        </w:rPr>
        <w:t xml:space="preserve"> </w:t>
      </w:r>
      <w:r>
        <w:rPr>
          <w:rFonts w:ascii="Consolas" w:hAnsi="Consolas" w:cs="Consolas"/>
          <w:color w:val="000000"/>
          <w:sz w:val="19"/>
          <w:szCs w:val="19"/>
        </w:rPr>
        <w:t>nhận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HVTNNHang</w:t>
      </w:r>
      <w:r>
        <w:rPr>
          <w:rFonts w:ascii="Consolas" w:hAnsi="Consolas" w:cs="Consolas"/>
          <w:color w:val="0000FF"/>
          <w:sz w:val="19"/>
          <w:szCs w:val="19"/>
        </w:rPr>
        <w:t>&gt;</w:t>
      </w:r>
    </w:p>
    <w:p w:rsidR="009D1437" w:rsidP="009D1437" w14:paraId="2F7ABF6B"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NMua</w:t>
      </w:r>
      <w:r>
        <w:rPr>
          <w:rFonts w:ascii="Consolas" w:hAnsi="Consolas" w:cs="Consolas"/>
          <w:color w:val="0000FF"/>
          <w:sz w:val="19"/>
          <w:szCs w:val="19"/>
        </w:rPr>
        <w:t>&gt;</w:t>
      </w:r>
    </w:p>
    <w:p w:rsidR="009D1437" w:rsidP="009D1437" w14:paraId="130E4809"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DSHHDVu</w:t>
      </w:r>
      <w:r>
        <w:rPr>
          <w:rFonts w:ascii="Consolas" w:hAnsi="Consolas" w:cs="Consolas"/>
          <w:color w:val="0000FF"/>
          <w:sz w:val="19"/>
          <w:szCs w:val="19"/>
        </w:rPr>
        <w:t>&gt;</w:t>
      </w:r>
    </w:p>
    <w:p w:rsidR="009D1437" w:rsidP="009D1437" w14:paraId="25EE44C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HHDVu</w:t>
      </w:r>
      <w:r>
        <w:rPr>
          <w:rFonts w:ascii="Consolas" w:hAnsi="Consolas" w:cs="Consolas"/>
          <w:color w:val="0000FF"/>
          <w:sz w:val="19"/>
          <w:szCs w:val="19"/>
        </w:rPr>
        <w:t>&gt;</w:t>
      </w:r>
    </w:p>
    <w:p w:rsidR="009D1437" w:rsidP="009D1437" w14:paraId="40D1796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TChat</w:t>
      </w:r>
      <w:r>
        <w:rPr>
          <w:rFonts w:ascii="Consolas" w:hAnsi="Consolas" w:cs="Consolas"/>
          <w:color w:val="0000FF"/>
          <w:sz w:val="19"/>
          <w:szCs w:val="19"/>
        </w:rPr>
        <w:t>&gt;</w:t>
      </w:r>
      <w:r>
        <w:rPr>
          <w:rFonts w:ascii="Consolas" w:hAnsi="Consolas" w:cs="Consolas"/>
          <w:color w:val="000000"/>
          <w:sz w:val="19"/>
          <w:szCs w:val="19"/>
        </w:rPr>
        <w:t>Tính</w:t>
      </w:r>
      <w:r>
        <w:rPr>
          <w:rFonts w:ascii="Consolas" w:hAnsi="Consolas" w:cs="Consolas"/>
          <w:color w:val="000000"/>
          <w:sz w:val="19"/>
          <w:szCs w:val="19"/>
        </w:rPr>
        <w:t xml:space="preserve"> </w:t>
      </w:r>
      <w:r>
        <w:rPr>
          <w:rFonts w:ascii="Consolas" w:hAnsi="Consolas" w:cs="Consolas"/>
          <w:color w:val="000000"/>
          <w:sz w:val="19"/>
          <w:szCs w:val="19"/>
        </w:rPr>
        <w:t>chất</w:t>
      </w:r>
      <w:r>
        <w:rPr>
          <w:rFonts w:ascii="Consolas" w:hAnsi="Consolas" w:cs="Consolas"/>
          <w:color w:val="000000"/>
          <w:sz w:val="19"/>
          <w:szCs w:val="19"/>
        </w:rPr>
        <w:t xml:space="preserve"> * (1-Hàng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2-Khuyến </w:t>
      </w:r>
      <w:r>
        <w:rPr>
          <w:rFonts w:ascii="Consolas" w:hAnsi="Consolas" w:cs="Consolas"/>
          <w:color w:val="000000"/>
          <w:sz w:val="19"/>
          <w:szCs w:val="19"/>
        </w:rPr>
        <w:t>mại</w:t>
      </w:r>
      <w:r>
        <w:rPr>
          <w:rFonts w:ascii="Consolas" w:hAnsi="Consolas" w:cs="Consolas"/>
          <w:color w:val="000000"/>
          <w:sz w:val="19"/>
          <w:szCs w:val="19"/>
        </w:rPr>
        <w:t xml:space="preserve">; 3-Chiết </w:t>
      </w:r>
      <w:r>
        <w:rPr>
          <w:rFonts w:ascii="Consolas" w:hAnsi="Consolas" w:cs="Consolas"/>
          <w:color w:val="000000"/>
          <w:sz w:val="19"/>
          <w:szCs w:val="19"/>
        </w:rPr>
        <w:t>khấu</w:t>
      </w:r>
      <w:r>
        <w:rPr>
          <w:rFonts w:ascii="Consolas" w:hAnsi="Consolas" w:cs="Consolas"/>
          <w:color w:val="000000"/>
          <w:sz w:val="19"/>
          <w:szCs w:val="19"/>
        </w:rPr>
        <w:t xml:space="preserve"> </w:t>
      </w:r>
      <w:r>
        <w:rPr>
          <w:rFonts w:ascii="Consolas" w:hAnsi="Consolas" w:cs="Consolas"/>
          <w:color w:val="000000"/>
          <w:sz w:val="19"/>
          <w:szCs w:val="19"/>
        </w:rPr>
        <w:t>thương</w:t>
      </w:r>
      <w:r>
        <w:rPr>
          <w:rFonts w:ascii="Consolas" w:hAnsi="Consolas" w:cs="Consolas"/>
          <w:color w:val="000000"/>
          <w:sz w:val="19"/>
          <w:szCs w:val="19"/>
        </w:rPr>
        <w:t xml:space="preserve"> </w:t>
      </w:r>
      <w:r>
        <w:rPr>
          <w:rFonts w:ascii="Consolas" w:hAnsi="Consolas" w:cs="Consolas"/>
          <w:color w:val="000000"/>
          <w:sz w:val="19"/>
          <w:szCs w:val="19"/>
        </w:rPr>
        <w:t>mại</w:t>
      </w:r>
      <w:r>
        <w:rPr>
          <w:rFonts w:ascii="Consolas" w:hAnsi="Consolas" w:cs="Consolas"/>
          <w:color w:val="000000"/>
          <w:sz w:val="19"/>
          <w:szCs w:val="19"/>
        </w:rPr>
        <w:t xml:space="preserve"> (</w:t>
      </w:r>
      <w:r>
        <w:rPr>
          <w:rFonts w:ascii="Consolas" w:hAnsi="Consolas" w:cs="Consolas"/>
          <w:color w:val="000000"/>
          <w:sz w:val="19"/>
          <w:szCs w:val="19"/>
        </w:rPr>
        <w:t>trong</w:t>
      </w:r>
      <w:r>
        <w:rPr>
          <w:rFonts w:ascii="Consolas" w:hAnsi="Consolas" w:cs="Consolas"/>
          <w:color w:val="000000"/>
          <w:sz w:val="19"/>
          <w:szCs w:val="19"/>
        </w:rPr>
        <w:t xml:space="preserve"> </w:t>
      </w:r>
      <w:r>
        <w:rPr>
          <w:rFonts w:ascii="Consolas" w:hAnsi="Consolas" w:cs="Consolas"/>
          <w:color w:val="000000"/>
          <w:sz w:val="19"/>
          <w:szCs w:val="19"/>
        </w:rPr>
        <w:t>trường</w:t>
      </w:r>
      <w:r>
        <w:rPr>
          <w:rFonts w:ascii="Consolas" w:hAnsi="Consolas" w:cs="Consolas"/>
          <w:color w:val="000000"/>
          <w:sz w:val="19"/>
          <w:szCs w:val="19"/>
        </w:rPr>
        <w:t xml:space="preserve"> </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muốn</w:t>
      </w:r>
      <w:r>
        <w:rPr>
          <w:rFonts w:ascii="Consolas" w:hAnsi="Consolas" w:cs="Consolas"/>
          <w:color w:val="000000"/>
          <w:sz w:val="19"/>
          <w:szCs w:val="19"/>
        </w:rPr>
        <w:t xml:space="preserve"> </w:t>
      </w:r>
      <w:r>
        <w:rPr>
          <w:rFonts w:ascii="Consolas" w:hAnsi="Consolas" w:cs="Consolas"/>
          <w:color w:val="000000"/>
          <w:sz w:val="19"/>
          <w:szCs w:val="19"/>
        </w:rPr>
        <w:t>thể</w:t>
      </w:r>
      <w:r>
        <w:rPr>
          <w:rFonts w:ascii="Consolas" w:hAnsi="Consolas" w:cs="Consolas"/>
          <w:color w:val="000000"/>
          <w:sz w:val="19"/>
          <w:szCs w:val="19"/>
        </w:rPr>
        <w:t xml:space="preserve"> </w:t>
      </w:r>
      <w:r>
        <w:rPr>
          <w:rFonts w:ascii="Consolas" w:hAnsi="Consolas" w:cs="Consolas"/>
          <w:color w:val="000000"/>
          <w:sz w:val="19"/>
          <w:szCs w:val="19"/>
        </w:rPr>
        <w:t>hiện</w:t>
      </w:r>
      <w:r>
        <w:rPr>
          <w:rFonts w:ascii="Consolas" w:hAnsi="Consolas" w:cs="Consolas"/>
          <w:color w:val="000000"/>
          <w:sz w:val="19"/>
          <w:szCs w:val="19"/>
        </w:rPr>
        <w:t xml:space="preserve"> </w:t>
      </w:r>
      <w:r>
        <w:rPr>
          <w:rFonts w:ascii="Consolas" w:hAnsi="Consolas" w:cs="Consolas"/>
          <w:color w:val="000000"/>
          <w:sz w:val="19"/>
          <w:szCs w:val="19"/>
        </w:rPr>
        <w:t>thông</w:t>
      </w:r>
      <w:r>
        <w:rPr>
          <w:rFonts w:ascii="Consolas" w:hAnsi="Consolas" w:cs="Consolas"/>
          <w:color w:val="000000"/>
          <w:sz w:val="19"/>
          <w:szCs w:val="19"/>
        </w:rPr>
        <w:t xml:space="preserve"> tin </w:t>
      </w:r>
      <w:r>
        <w:rPr>
          <w:rFonts w:ascii="Consolas" w:hAnsi="Consolas" w:cs="Consolas"/>
          <w:color w:val="000000"/>
          <w:sz w:val="19"/>
          <w:szCs w:val="19"/>
        </w:rPr>
        <w:t>chiết</w:t>
      </w:r>
      <w:r>
        <w:rPr>
          <w:rFonts w:ascii="Consolas" w:hAnsi="Consolas" w:cs="Consolas"/>
          <w:color w:val="000000"/>
          <w:sz w:val="19"/>
          <w:szCs w:val="19"/>
        </w:rPr>
        <w:t xml:space="preserve"> </w:t>
      </w:r>
      <w:r>
        <w:rPr>
          <w:rFonts w:ascii="Consolas" w:hAnsi="Consolas" w:cs="Consolas"/>
          <w:color w:val="000000"/>
          <w:sz w:val="19"/>
          <w:szCs w:val="19"/>
        </w:rPr>
        <w:t>khấu</w:t>
      </w:r>
      <w:r>
        <w:rPr>
          <w:rFonts w:ascii="Consolas" w:hAnsi="Consolas" w:cs="Consolas"/>
          <w:color w:val="000000"/>
          <w:sz w:val="19"/>
          <w:szCs w:val="19"/>
        </w:rPr>
        <w:t xml:space="preserve"> </w:t>
      </w:r>
      <w:r>
        <w:rPr>
          <w:rFonts w:ascii="Consolas" w:hAnsi="Consolas" w:cs="Consolas"/>
          <w:color w:val="000000"/>
          <w:sz w:val="19"/>
          <w:szCs w:val="19"/>
        </w:rPr>
        <w:t>theo</w:t>
      </w:r>
      <w:r>
        <w:rPr>
          <w:rFonts w:ascii="Consolas" w:hAnsi="Consolas" w:cs="Consolas"/>
          <w:color w:val="000000"/>
          <w:sz w:val="19"/>
          <w:szCs w:val="19"/>
        </w:rPr>
        <w:t xml:space="preserve"> </w:t>
      </w:r>
      <w:r>
        <w:rPr>
          <w:rFonts w:ascii="Consolas" w:hAnsi="Consolas" w:cs="Consolas"/>
          <w:color w:val="000000"/>
          <w:sz w:val="19"/>
          <w:szCs w:val="19"/>
        </w:rPr>
        <w:t>dòng</w:t>
      </w:r>
      <w:r>
        <w:rPr>
          <w:rFonts w:ascii="Consolas" w:hAnsi="Consolas" w:cs="Consolas"/>
          <w:color w:val="000000"/>
          <w:sz w:val="19"/>
          <w:szCs w:val="19"/>
        </w:rPr>
        <w:t xml:space="preserve">); 4-Ghi </w:t>
      </w:r>
      <w:r>
        <w:rPr>
          <w:rFonts w:ascii="Consolas" w:hAnsi="Consolas" w:cs="Consolas"/>
          <w:color w:val="000000"/>
          <w:sz w:val="19"/>
          <w:szCs w:val="19"/>
        </w:rPr>
        <w:t>chú</w:t>
      </w:r>
      <w:r>
        <w:rPr>
          <w:rFonts w:ascii="Consolas" w:hAnsi="Consolas" w:cs="Consolas"/>
          <w:color w:val="000000"/>
          <w:sz w:val="19"/>
          <w:szCs w:val="19"/>
        </w:rPr>
        <w:t>/</w:t>
      </w:r>
      <w:r>
        <w:rPr>
          <w:rFonts w:ascii="Consolas" w:hAnsi="Consolas" w:cs="Consolas"/>
          <w:color w:val="000000"/>
          <w:sz w:val="19"/>
          <w:szCs w:val="19"/>
        </w:rPr>
        <w:t>diễn</w:t>
      </w:r>
      <w:r>
        <w:rPr>
          <w:rFonts w:ascii="Consolas" w:hAnsi="Consolas" w:cs="Consolas"/>
          <w:color w:val="000000"/>
          <w:sz w:val="19"/>
          <w:szCs w:val="19"/>
        </w:rPr>
        <w:t xml:space="preserve"> </w:t>
      </w:r>
      <w:r>
        <w:rPr>
          <w:rFonts w:ascii="Consolas" w:hAnsi="Consolas" w:cs="Consolas"/>
          <w:color w:val="000000"/>
          <w:sz w:val="19"/>
          <w:szCs w:val="19"/>
        </w:rPr>
        <w:t>giải</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TChat</w:t>
      </w:r>
      <w:r>
        <w:rPr>
          <w:rFonts w:ascii="Consolas" w:hAnsi="Consolas" w:cs="Consolas"/>
          <w:color w:val="0000FF"/>
          <w:sz w:val="19"/>
          <w:szCs w:val="19"/>
        </w:rPr>
        <w:t>&gt;</w:t>
      </w:r>
    </w:p>
    <w:p w:rsidR="009D1437" w:rsidP="009D1437" w14:paraId="3F2A7E71"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STT</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thứ</w:t>
      </w:r>
      <w:r>
        <w:rPr>
          <w:rFonts w:ascii="Consolas" w:hAnsi="Consolas" w:cs="Consolas"/>
          <w:color w:val="000000"/>
          <w:sz w:val="19"/>
          <w:szCs w:val="19"/>
        </w:rPr>
        <w:t xml:space="preserve"> </w:t>
      </w:r>
      <w:r>
        <w:rPr>
          <w:rFonts w:ascii="Consolas" w:hAnsi="Consolas" w:cs="Consolas"/>
          <w:color w:val="000000"/>
          <w:sz w:val="19"/>
          <w:szCs w:val="19"/>
        </w:rPr>
        <w:t>tự</w:t>
      </w:r>
      <w:r>
        <w:rPr>
          <w:rFonts w:ascii="Consolas" w:hAnsi="Consolas" w:cs="Consolas"/>
          <w:color w:val="0000FF"/>
          <w:sz w:val="19"/>
          <w:szCs w:val="19"/>
        </w:rPr>
        <w:t>&lt;/</w:t>
      </w:r>
      <w:r>
        <w:rPr>
          <w:rFonts w:ascii="Consolas" w:hAnsi="Consolas" w:cs="Consolas"/>
          <w:color w:val="A31515"/>
          <w:sz w:val="19"/>
          <w:szCs w:val="19"/>
        </w:rPr>
        <w:t>STT</w:t>
      </w:r>
      <w:r>
        <w:rPr>
          <w:rFonts w:ascii="Consolas" w:hAnsi="Consolas" w:cs="Consolas"/>
          <w:color w:val="0000FF"/>
          <w:sz w:val="19"/>
          <w:szCs w:val="19"/>
        </w:rPr>
        <w:t>&gt;</w:t>
      </w:r>
    </w:p>
    <w:p w:rsidR="009D1437" w:rsidP="009D1437" w14:paraId="5C4186B9"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MHHDVu</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MHHDVu</w:t>
      </w:r>
      <w:r>
        <w:rPr>
          <w:rFonts w:ascii="Consolas" w:hAnsi="Consolas" w:cs="Consolas"/>
          <w:color w:val="0000FF"/>
          <w:sz w:val="19"/>
          <w:szCs w:val="19"/>
        </w:rPr>
        <w:t>&gt;</w:t>
      </w:r>
    </w:p>
    <w:p w:rsidR="009D1437" w:rsidP="009D1437" w14:paraId="58DA409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THHDVu</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THHDVu</w:t>
      </w:r>
      <w:r>
        <w:rPr>
          <w:rFonts w:ascii="Consolas" w:hAnsi="Consolas" w:cs="Consolas"/>
          <w:color w:val="0000FF"/>
          <w:sz w:val="19"/>
          <w:szCs w:val="19"/>
        </w:rPr>
        <w:t>&gt;</w:t>
      </w:r>
    </w:p>
    <w:p w:rsidR="009D1437" w:rsidP="009D1437" w14:paraId="47ECFBC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DVTinh</w:t>
      </w:r>
      <w:r>
        <w:rPr>
          <w:rFonts w:ascii="Consolas" w:hAnsi="Consolas" w:cs="Consolas"/>
          <w:color w:val="0000FF"/>
          <w:sz w:val="19"/>
          <w:szCs w:val="19"/>
        </w:rPr>
        <w:t>&gt;</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vị</w:t>
      </w:r>
      <w:r>
        <w:rPr>
          <w:rFonts w:ascii="Consolas" w:hAnsi="Consolas" w:cs="Consolas"/>
          <w:color w:val="000000"/>
          <w:sz w:val="19"/>
          <w:szCs w:val="19"/>
        </w:rPr>
        <w:t xml:space="preserve"> </w:t>
      </w:r>
      <w:r>
        <w:rPr>
          <w:rFonts w:ascii="Consolas" w:hAnsi="Consolas" w:cs="Consolas"/>
          <w:color w:val="000000"/>
          <w:sz w:val="19"/>
          <w:szCs w:val="19"/>
        </w:rPr>
        <w:t>tính</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DVTinh</w:t>
      </w:r>
      <w:r>
        <w:rPr>
          <w:rFonts w:ascii="Consolas" w:hAnsi="Consolas" w:cs="Consolas"/>
          <w:color w:val="0000FF"/>
          <w:sz w:val="19"/>
          <w:szCs w:val="19"/>
        </w:rPr>
        <w:t>&gt;</w:t>
      </w:r>
    </w:p>
    <w:p w:rsidR="009D1437" w:rsidP="009D1437" w14:paraId="6984FFF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SLuong</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lượng</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SLuong</w:t>
      </w:r>
      <w:r>
        <w:rPr>
          <w:rFonts w:ascii="Consolas" w:hAnsi="Consolas" w:cs="Consolas"/>
          <w:color w:val="0000FF"/>
          <w:sz w:val="19"/>
          <w:szCs w:val="19"/>
        </w:rPr>
        <w:t>&gt;</w:t>
      </w:r>
    </w:p>
    <w:p w:rsidR="009D1437" w:rsidP="009D1437" w14:paraId="2E5BFF9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DGia</w:t>
      </w:r>
      <w:r>
        <w:rPr>
          <w:rFonts w:ascii="Consolas" w:hAnsi="Consolas" w:cs="Consolas"/>
          <w:color w:val="0000FF"/>
          <w:sz w:val="19"/>
          <w:szCs w:val="19"/>
        </w:rPr>
        <w:t>&gt;</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giá</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DGia</w:t>
      </w:r>
      <w:r>
        <w:rPr>
          <w:rFonts w:ascii="Consolas" w:hAnsi="Consolas" w:cs="Consolas"/>
          <w:color w:val="0000FF"/>
          <w:sz w:val="19"/>
          <w:szCs w:val="19"/>
        </w:rPr>
        <w:t>&gt;</w:t>
      </w:r>
    </w:p>
    <w:p w:rsidR="009D1437" w:rsidP="009D1437" w14:paraId="1A6A3149"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TLCKhau</w:t>
      </w:r>
      <w:r>
        <w:rPr>
          <w:rFonts w:ascii="Consolas" w:hAnsi="Consolas" w:cs="Consolas"/>
          <w:color w:val="0000FF"/>
          <w:sz w:val="19"/>
          <w:szCs w:val="19"/>
        </w:rPr>
        <w:t>&gt;</w:t>
      </w:r>
      <w:r>
        <w:rPr>
          <w:rFonts w:ascii="Consolas" w:hAnsi="Consolas" w:cs="Consolas"/>
          <w:color w:val="000000"/>
          <w:sz w:val="19"/>
          <w:szCs w:val="19"/>
        </w:rPr>
        <w:t>Tỷ</w:t>
      </w:r>
      <w:r>
        <w:rPr>
          <w:rFonts w:ascii="Consolas" w:hAnsi="Consolas" w:cs="Consolas"/>
          <w:color w:val="000000"/>
          <w:sz w:val="19"/>
          <w:szCs w:val="19"/>
        </w:rPr>
        <w:t xml:space="preserve"> </w:t>
      </w:r>
      <w:r>
        <w:rPr>
          <w:rFonts w:ascii="Consolas" w:hAnsi="Consolas" w:cs="Consolas"/>
          <w:color w:val="000000"/>
          <w:sz w:val="19"/>
          <w:szCs w:val="19"/>
        </w:rPr>
        <w:t>lệ</w:t>
      </w:r>
      <w:r>
        <w:rPr>
          <w:rFonts w:ascii="Consolas" w:hAnsi="Consolas" w:cs="Consolas"/>
          <w:color w:val="000000"/>
          <w:sz w:val="19"/>
          <w:szCs w:val="19"/>
        </w:rPr>
        <w:t xml:space="preserve"> % </w:t>
      </w:r>
      <w:r>
        <w:rPr>
          <w:rFonts w:ascii="Consolas" w:hAnsi="Consolas" w:cs="Consolas"/>
          <w:color w:val="000000"/>
          <w:sz w:val="19"/>
          <w:szCs w:val="19"/>
        </w:rPr>
        <w:t>chiết</w:t>
      </w:r>
      <w:r>
        <w:rPr>
          <w:rFonts w:ascii="Consolas" w:hAnsi="Consolas" w:cs="Consolas"/>
          <w:color w:val="000000"/>
          <w:sz w:val="19"/>
          <w:szCs w:val="19"/>
        </w:rPr>
        <w:t xml:space="preserve"> </w:t>
      </w:r>
      <w:r>
        <w:rPr>
          <w:rFonts w:ascii="Consolas" w:hAnsi="Consolas" w:cs="Consolas"/>
          <w:color w:val="000000"/>
          <w:sz w:val="19"/>
          <w:szCs w:val="19"/>
        </w:rPr>
        <w:t>khấu</w:t>
      </w:r>
      <w:r>
        <w:rPr>
          <w:rFonts w:ascii="Consolas" w:hAnsi="Consolas" w:cs="Consolas"/>
          <w:color w:val="0000FF"/>
          <w:sz w:val="19"/>
          <w:szCs w:val="19"/>
        </w:rPr>
        <w:t>&lt;/</w:t>
      </w:r>
      <w:r>
        <w:rPr>
          <w:rFonts w:ascii="Consolas" w:hAnsi="Consolas" w:cs="Consolas"/>
          <w:color w:val="A31515"/>
          <w:sz w:val="19"/>
          <w:szCs w:val="19"/>
        </w:rPr>
        <w:t>TLCKhau</w:t>
      </w:r>
      <w:r>
        <w:rPr>
          <w:rFonts w:ascii="Consolas" w:hAnsi="Consolas" w:cs="Consolas"/>
          <w:color w:val="0000FF"/>
          <w:sz w:val="19"/>
          <w:szCs w:val="19"/>
        </w:rPr>
        <w:t>&gt;</w:t>
      </w:r>
    </w:p>
    <w:p w:rsidR="009D1437" w:rsidP="009D1437" w14:paraId="76F16BAC" w14:textId="77777777">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STCKhau</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chiết</w:t>
      </w:r>
      <w:r>
        <w:rPr>
          <w:rFonts w:ascii="Consolas" w:hAnsi="Consolas" w:cs="Consolas"/>
          <w:color w:val="000000"/>
          <w:sz w:val="19"/>
          <w:szCs w:val="19"/>
        </w:rPr>
        <w:t xml:space="preserve"> </w:t>
      </w:r>
      <w:r>
        <w:rPr>
          <w:rFonts w:ascii="Consolas" w:hAnsi="Consolas" w:cs="Consolas"/>
          <w:color w:val="000000"/>
          <w:sz w:val="19"/>
          <w:szCs w:val="19"/>
        </w:rPr>
        <w:t>khấu</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STCKhau</w:t>
      </w:r>
      <w:r>
        <w:rPr>
          <w:rFonts w:ascii="Consolas" w:hAnsi="Consolas" w:cs="Consolas"/>
          <w:color w:val="0000FF"/>
          <w:sz w:val="19"/>
          <w:szCs w:val="19"/>
        </w:rPr>
        <w:t>&gt;</w:t>
      </w:r>
    </w:p>
    <w:p w:rsidR="00946166" w:rsidP="009D1437" w14:paraId="511CCFAF" w14:textId="3A805CCC">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GTKCThue</w:t>
      </w:r>
      <w:r>
        <w:rPr>
          <w:rFonts w:ascii="Consolas" w:hAnsi="Consolas" w:cs="Consolas"/>
          <w:color w:val="0000FF"/>
          <w:sz w:val="19"/>
          <w:szCs w:val="19"/>
        </w:rPr>
        <w:t>&gt;</w:t>
      </w:r>
      <w:r>
        <w:rPr>
          <w:rFonts w:ascii="Consolas" w:hAnsi="Consolas" w:cs="Consolas"/>
          <w:color w:val="000000"/>
          <w:sz w:val="19"/>
          <w:szCs w:val="19"/>
        </w:rPr>
        <w:t>Giảm</w:t>
      </w:r>
      <w:r>
        <w:rPr>
          <w:rFonts w:ascii="Consolas" w:hAnsi="Consolas" w:cs="Consolas"/>
          <w:color w:val="000000"/>
          <w:sz w:val="19"/>
          <w:szCs w:val="19"/>
        </w:rPr>
        <w:t xml:space="preserve"> </w:t>
      </w:r>
      <w:r>
        <w:rPr>
          <w:rFonts w:ascii="Consolas" w:hAnsi="Consolas" w:cs="Consolas"/>
          <w:color w:val="000000"/>
          <w:sz w:val="19"/>
          <w:szCs w:val="19"/>
        </w:rPr>
        <w:t>trừ</w:t>
      </w:r>
      <w:r>
        <w:rPr>
          <w:rFonts w:ascii="Consolas" w:hAnsi="Consolas" w:cs="Consolas"/>
          <w:color w:val="000000"/>
          <w:sz w:val="19"/>
          <w:szCs w:val="19"/>
        </w:rPr>
        <w:t xml:space="preserve"> </w:t>
      </w:r>
      <w:r>
        <w:rPr>
          <w:rFonts w:ascii="Consolas" w:hAnsi="Consolas" w:cs="Consolas"/>
          <w:color w:val="000000"/>
          <w:sz w:val="19"/>
          <w:szCs w:val="19"/>
        </w:rPr>
        <w:t>không</w:t>
      </w:r>
      <w:r>
        <w:rPr>
          <w:rFonts w:ascii="Consolas" w:hAnsi="Consolas" w:cs="Consolas"/>
          <w:color w:val="000000"/>
          <w:sz w:val="19"/>
          <w:szCs w:val="19"/>
        </w:rPr>
        <w:t xml:space="preserve"> </w:t>
      </w:r>
      <w:r>
        <w:rPr>
          <w:rFonts w:ascii="Consolas" w:hAnsi="Consolas" w:cs="Consolas"/>
          <w:color w:val="000000"/>
          <w:sz w:val="19"/>
          <w:szCs w:val="19"/>
        </w:rPr>
        <w:t>chịu</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FF"/>
          <w:sz w:val="19"/>
          <w:szCs w:val="19"/>
        </w:rPr>
        <w:t>&lt;/</w:t>
      </w:r>
      <w:r>
        <w:rPr>
          <w:rFonts w:ascii="Consolas" w:hAnsi="Consolas" w:cs="Consolas"/>
          <w:color w:val="A31515"/>
          <w:sz w:val="19"/>
          <w:szCs w:val="19"/>
        </w:rPr>
        <w:t>GTKCThue</w:t>
      </w:r>
      <w:r>
        <w:rPr>
          <w:rFonts w:ascii="Consolas" w:hAnsi="Consolas" w:cs="Consolas"/>
          <w:color w:val="0000FF"/>
          <w:sz w:val="19"/>
          <w:szCs w:val="19"/>
        </w:rPr>
        <w:t>&gt;</w:t>
      </w:r>
    </w:p>
    <w:p w:rsidR="009D1437" w:rsidP="009D1437" w14:paraId="26BCA17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ThTien</w:t>
      </w:r>
      <w:r>
        <w:rPr>
          <w:rFonts w:ascii="Consolas" w:hAnsi="Consolas" w:cs="Consolas"/>
          <w:color w:val="0000FF"/>
          <w:sz w:val="19"/>
          <w:szCs w:val="19"/>
        </w:rPr>
        <w:t>&gt;</w:t>
      </w:r>
      <w:r>
        <w:rPr>
          <w:rFonts w:ascii="Consolas" w:hAnsi="Consolas" w:cs="Consolas"/>
          <w:color w:val="000000"/>
          <w:sz w:val="19"/>
          <w:szCs w:val="19"/>
        </w:rPr>
        <w:t xml:space="preserve">Thành </w:t>
      </w:r>
      <w:r>
        <w:rPr>
          <w:rFonts w:ascii="Consolas" w:hAnsi="Consolas" w:cs="Consolas"/>
          <w:color w:val="000000"/>
          <w:sz w:val="19"/>
          <w:szCs w:val="19"/>
        </w:rPr>
        <w:t>tiền</w:t>
      </w:r>
      <w:r>
        <w:rPr>
          <w:rFonts w:ascii="Consolas" w:hAnsi="Consolas" w:cs="Consolas"/>
          <w:color w:val="000000"/>
          <w:sz w:val="19"/>
          <w:szCs w:val="19"/>
        </w:rPr>
        <w:t xml:space="preserve"> (Thành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chưa</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 -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trừ</w:t>
      </w:r>
      <w:r>
        <w:rPr>
          <w:rFonts w:ascii="Consolas" w:hAnsi="Consolas" w:cs="Consolas"/>
          <w:color w:val="000000"/>
          <w:sz w:val="19"/>
          <w:szCs w:val="19"/>
        </w:rPr>
        <w:t xml:space="preserve"> </w:t>
      </w:r>
      <w:r>
        <w:rPr>
          <w:rFonts w:ascii="Consolas" w:hAnsi="Consolas" w:cs="Consolas"/>
          <w:color w:val="000000"/>
          <w:sz w:val="19"/>
          <w:szCs w:val="19"/>
        </w:rPr>
        <w:t>trường</w:t>
      </w:r>
      <w:r>
        <w:rPr>
          <w:rFonts w:ascii="Consolas" w:hAnsi="Consolas" w:cs="Consolas"/>
          <w:color w:val="000000"/>
          <w:sz w:val="19"/>
          <w:szCs w:val="19"/>
        </w:rPr>
        <w:t xml:space="preserve"> </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TChat</w:t>
      </w:r>
      <w:r>
        <w:rPr>
          <w:rFonts w:ascii="Consolas" w:hAnsi="Consolas" w:cs="Consolas"/>
          <w:color w:val="000000"/>
          <w:sz w:val="19"/>
          <w:szCs w:val="19"/>
        </w:rPr>
        <w:t xml:space="preserve"> = 4</w:t>
      </w:r>
      <w:r>
        <w:rPr>
          <w:rFonts w:ascii="Consolas" w:hAnsi="Consolas" w:cs="Consolas"/>
          <w:color w:val="0000FF"/>
          <w:sz w:val="19"/>
          <w:szCs w:val="19"/>
        </w:rPr>
        <w:t>&lt;/</w:t>
      </w:r>
      <w:r>
        <w:rPr>
          <w:rFonts w:ascii="Consolas" w:hAnsi="Consolas" w:cs="Consolas"/>
          <w:color w:val="A31515"/>
          <w:sz w:val="19"/>
          <w:szCs w:val="19"/>
        </w:rPr>
        <w:t>ThTien</w:t>
      </w:r>
      <w:r>
        <w:rPr>
          <w:rFonts w:ascii="Consolas" w:hAnsi="Consolas" w:cs="Consolas"/>
          <w:color w:val="0000FF"/>
          <w:sz w:val="19"/>
          <w:szCs w:val="19"/>
        </w:rPr>
        <w:t>&gt;</w:t>
      </w:r>
    </w:p>
    <w:p w:rsidR="009D1437" w:rsidP="009D1437" w14:paraId="2D8C29EE" w14:textId="77777777">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TSuat</w:t>
      </w:r>
      <w:r>
        <w:rPr>
          <w:rFonts w:ascii="Consolas" w:hAnsi="Consolas" w:cs="Consolas"/>
          <w:color w:val="0000FF"/>
          <w:sz w:val="19"/>
          <w:szCs w:val="19"/>
        </w:rPr>
        <w:t>&gt;</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suất</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suất</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TSuat</w:t>
      </w:r>
      <w:r>
        <w:rPr>
          <w:rFonts w:ascii="Consolas" w:hAnsi="Consolas" w:cs="Consolas"/>
          <w:color w:val="0000FF"/>
          <w:sz w:val="19"/>
          <w:szCs w:val="19"/>
        </w:rPr>
        <w:t>&gt;</w:t>
      </w:r>
    </w:p>
    <w:p w:rsidR="009D1437" w:rsidRPr="00B62304" w:rsidP="009D1437" w14:paraId="75314A0D" w14:textId="77777777">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sidRPr="00B62304">
        <w:rPr>
          <w:rFonts w:ascii="Consolas" w:hAnsi="Consolas" w:cs="Consolas"/>
          <w:color w:val="0000FF"/>
          <w:sz w:val="19"/>
          <w:szCs w:val="19"/>
        </w:rPr>
        <w:t>&lt;</w:t>
      </w:r>
      <w:r w:rsidRPr="00B62304">
        <w:rPr>
          <w:rFonts w:ascii="Consolas" w:hAnsi="Consolas" w:cs="Consolas"/>
          <w:color w:val="C00000"/>
          <w:sz w:val="19"/>
          <w:szCs w:val="19"/>
        </w:rPr>
        <w:t>TThue</w:t>
      </w:r>
      <w:r w:rsidRPr="00B62304">
        <w:rPr>
          <w:rFonts w:ascii="Consolas" w:hAnsi="Consolas" w:cs="Consolas"/>
          <w:color w:val="0000FF"/>
          <w:sz w:val="19"/>
          <w:szCs w:val="19"/>
        </w:rPr>
        <w:t>&gt;</w:t>
      </w:r>
      <w:r w:rsidRPr="00B62304">
        <w:rPr>
          <w:rFonts w:ascii="Consolas" w:hAnsi="Consolas" w:cs="Consolas"/>
          <w:sz w:val="19"/>
          <w:szCs w:val="19"/>
        </w:rPr>
        <w:t>Tiền</w:t>
      </w:r>
      <w:r w:rsidRPr="00B62304">
        <w:rPr>
          <w:rFonts w:ascii="Consolas" w:hAnsi="Consolas" w:cs="Consolas"/>
          <w:sz w:val="19"/>
          <w:szCs w:val="19"/>
        </w:rPr>
        <w:t xml:space="preserve"> </w:t>
      </w:r>
      <w:r w:rsidRPr="00B62304">
        <w:rPr>
          <w:rFonts w:ascii="Consolas" w:hAnsi="Consolas" w:cs="Consolas"/>
          <w:sz w:val="19"/>
          <w:szCs w:val="19"/>
        </w:rPr>
        <w:t>thuế</w:t>
      </w:r>
      <w:r w:rsidRPr="00B62304">
        <w:rPr>
          <w:rFonts w:ascii="Consolas" w:hAnsi="Consolas" w:cs="Consolas"/>
          <w:color w:val="0000FF"/>
          <w:sz w:val="19"/>
          <w:szCs w:val="19"/>
        </w:rPr>
        <w:t>&lt;/</w:t>
      </w:r>
      <w:r w:rsidRPr="00B62304">
        <w:rPr>
          <w:rFonts w:ascii="Consolas" w:hAnsi="Consolas" w:cs="Consolas"/>
          <w:color w:val="C00000"/>
          <w:sz w:val="19"/>
          <w:szCs w:val="19"/>
        </w:rPr>
        <w:t>TThue</w:t>
      </w:r>
      <w:r w:rsidRPr="00B62304">
        <w:rPr>
          <w:rFonts w:ascii="Consolas" w:hAnsi="Consolas" w:cs="Consolas"/>
          <w:color w:val="0000FF"/>
          <w:sz w:val="19"/>
          <w:szCs w:val="19"/>
        </w:rPr>
        <w:t>&gt;</w:t>
      </w:r>
    </w:p>
    <w:p w:rsidR="009D1437" w:rsidP="009D1437" w14:paraId="7EF2D692" w14:textId="77777777">
      <w:pPr>
        <w:autoSpaceDE w:val="0"/>
        <w:autoSpaceDN w:val="0"/>
        <w:adjustRightInd w:val="0"/>
        <w:rPr>
          <w:rFonts w:ascii="Consolas" w:hAnsi="Consolas" w:cs="Consolas"/>
          <w:color w:val="000000"/>
          <w:sz w:val="19"/>
          <w:szCs w:val="19"/>
        </w:rPr>
      </w:pPr>
      <w:r w:rsidRPr="00B62304">
        <w:rPr>
          <w:rFonts w:ascii="Consolas" w:hAnsi="Consolas" w:cs="Consolas"/>
          <w:color w:val="0000FF"/>
          <w:sz w:val="19"/>
          <w:szCs w:val="19"/>
        </w:rPr>
        <w:t xml:space="preserve">               </w:t>
      </w:r>
      <w:r>
        <w:rPr>
          <w:rFonts w:ascii="Consolas" w:hAnsi="Consolas" w:cs="Consolas"/>
          <w:color w:val="0000FF"/>
          <w:sz w:val="19"/>
          <w:szCs w:val="19"/>
        </w:rPr>
        <w:tab/>
      </w:r>
      <w:r>
        <w:rPr>
          <w:rFonts w:ascii="Consolas" w:hAnsi="Consolas" w:cs="Consolas"/>
          <w:color w:val="0000FF"/>
          <w:sz w:val="19"/>
          <w:szCs w:val="19"/>
        </w:rPr>
        <w:tab/>
      </w:r>
      <w:r w:rsidRPr="00B62304">
        <w:rPr>
          <w:rFonts w:ascii="Consolas" w:hAnsi="Consolas" w:cs="Consolas"/>
          <w:color w:val="0000FF"/>
          <w:sz w:val="19"/>
          <w:szCs w:val="19"/>
        </w:rPr>
        <w:t>&lt;</w:t>
      </w:r>
      <w:r w:rsidRPr="00B62304">
        <w:rPr>
          <w:rFonts w:ascii="Consolas" w:hAnsi="Consolas" w:cs="Consolas"/>
          <w:color w:val="C00000"/>
          <w:sz w:val="19"/>
          <w:szCs w:val="19"/>
        </w:rPr>
        <w:t>TSThue</w:t>
      </w:r>
      <w:r w:rsidRPr="00B62304">
        <w:rPr>
          <w:rFonts w:ascii="Consolas" w:hAnsi="Consolas" w:cs="Consolas"/>
          <w:color w:val="0000FF"/>
          <w:sz w:val="19"/>
          <w:szCs w:val="19"/>
        </w:rPr>
        <w:t>&gt;</w:t>
      </w:r>
      <w:r w:rsidRPr="00B62304">
        <w:rPr>
          <w:rFonts w:ascii="Consolas" w:hAnsi="Consolas" w:cs="Consolas"/>
          <w:sz w:val="19"/>
          <w:szCs w:val="19"/>
        </w:rPr>
        <w:t>Tiền</w:t>
      </w:r>
      <w:r w:rsidRPr="00B62304">
        <w:rPr>
          <w:rFonts w:ascii="Consolas" w:hAnsi="Consolas" w:cs="Consolas"/>
          <w:sz w:val="19"/>
          <w:szCs w:val="19"/>
        </w:rPr>
        <w:t xml:space="preserve"> sau </w:t>
      </w:r>
      <w:r w:rsidRPr="00B62304">
        <w:rPr>
          <w:rFonts w:ascii="Consolas" w:hAnsi="Consolas" w:cs="Consolas"/>
          <w:sz w:val="19"/>
          <w:szCs w:val="19"/>
        </w:rPr>
        <w:t>thuế</w:t>
      </w:r>
      <w:r w:rsidRPr="00B62304">
        <w:rPr>
          <w:rFonts w:ascii="Consolas" w:hAnsi="Consolas" w:cs="Consolas"/>
          <w:color w:val="0000FF"/>
          <w:sz w:val="19"/>
          <w:szCs w:val="19"/>
        </w:rPr>
        <w:t>&lt;/</w:t>
      </w:r>
      <w:r w:rsidRPr="00B62304">
        <w:rPr>
          <w:rFonts w:ascii="Consolas" w:hAnsi="Consolas" w:cs="Consolas"/>
          <w:color w:val="C00000"/>
          <w:sz w:val="19"/>
          <w:szCs w:val="19"/>
        </w:rPr>
        <w:t>TSThue</w:t>
      </w:r>
      <w:r w:rsidRPr="00B62304">
        <w:rPr>
          <w:rFonts w:ascii="Consolas" w:hAnsi="Consolas" w:cs="Consolas"/>
          <w:color w:val="0000FF"/>
          <w:sz w:val="19"/>
          <w:szCs w:val="19"/>
        </w:rPr>
        <w:t>&gt;</w:t>
      </w:r>
    </w:p>
    <w:p w:rsidR="009D1437" w:rsidP="009D1437" w14:paraId="451E970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TTKhac</w:t>
      </w:r>
      <w:r>
        <w:rPr>
          <w:rFonts w:ascii="Consolas" w:hAnsi="Consolas" w:cs="Consolas"/>
          <w:color w:val="0000FF"/>
          <w:sz w:val="19"/>
          <w:szCs w:val="19"/>
        </w:rPr>
        <w:t>&gt;</w:t>
      </w:r>
    </w:p>
    <w:p w:rsidR="009D1437" w:rsidP="009D1437" w14:paraId="4193AD7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TTin</w:t>
      </w:r>
      <w:r>
        <w:rPr>
          <w:rFonts w:ascii="Consolas" w:hAnsi="Consolas" w:cs="Consolas"/>
          <w:color w:val="0000FF"/>
          <w:sz w:val="19"/>
          <w:szCs w:val="19"/>
        </w:rPr>
        <w:t>&gt;</w:t>
      </w:r>
    </w:p>
    <w:p w:rsidR="009D1437" w:rsidP="009D1437" w14:paraId="5973BA7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TTruong</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trường</w:t>
      </w:r>
      <w:r>
        <w:rPr>
          <w:rFonts w:ascii="Consolas" w:hAnsi="Consolas" w:cs="Consolas"/>
          <w:color w:val="0000FF"/>
          <w:sz w:val="19"/>
          <w:szCs w:val="19"/>
        </w:rPr>
        <w:t>&lt;/</w:t>
      </w:r>
      <w:r>
        <w:rPr>
          <w:rFonts w:ascii="Consolas" w:hAnsi="Consolas" w:cs="Consolas"/>
          <w:color w:val="A31515"/>
          <w:sz w:val="19"/>
          <w:szCs w:val="19"/>
        </w:rPr>
        <w:t>TTruong</w:t>
      </w:r>
      <w:r>
        <w:rPr>
          <w:rFonts w:ascii="Consolas" w:hAnsi="Consolas" w:cs="Consolas"/>
          <w:color w:val="0000FF"/>
          <w:sz w:val="19"/>
          <w:szCs w:val="19"/>
        </w:rPr>
        <w:t>&gt;</w:t>
      </w:r>
    </w:p>
    <w:p w:rsidR="009D1437" w:rsidP="009D1437" w14:paraId="47C4BB6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KDLieu</w:t>
      </w:r>
      <w:r>
        <w:rPr>
          <w:rFonts w:ascii="Consolas" w:hAnsi="Consolas" w:cs="Consolas"/>
          <w:color w:val="0000FF"/>
          <w:sz w:val="19"/>
          <w:szCs w:val="19"/>
        </w:rPr>
        <w:t>&gt;</w:t>
      </w:r>
      <w:r>
        <w:rPr>
          <w:rFonts w:ascii="Consolas" w:hAnsi="Consolas" w:cs="Consolas"/>
          <w:color w:val="000000"/>
          <w:sz w:val="19"/>
          <w:szCs w:val="19"/>
        </w:rPr>
        <w:t>Kiểu</w:t>
      </w:r>
      <w:r>
        <w:rPr>
          <w:rFonts w:ascii="Consolas" w:hAnsi="Consolas" w:cs="Consolas"/>
          <w:color w:val="000000"/>
          <w:sz w:val="19"/>
          <w:szCs w:val="19"/>
        </w:rPr>
        <w:t xml:space="preserve"> </w:t>
      </w:r>
      <w:r>
        <w:rPr>
          <w:rFonts w:ascii="Consolas" w:hAnsi="Consolas" w:cs="Consolas"/>
          <w:color w:val="000000"/>
          <w:sz w:val="19"/>
          <w:szCs w:val="19"/>
        </w:rPr>
        <w:t>dữ</w:t>
      </w:r>
      <w:r>
        <w:rPr>
          <w:rFonts w:ascii="Consolas" w:hAnsi="Consolas" w:cs="Consolas"/>
          <w:color w:val="000000"/>
          <w:sz w:val="19"/>
          <w:szCs w:val="19"/>
        </w:rPr>
        <w:t xml:space="preserve"> </w:t>
      </w:r>
      <w:r>
        <w:rPr>
          <w:rFonts w:ascii="Consolas" w:hAnsi="Consolas" w:cs="Consolas"/>
          <w:color w:val="000000"/>
          <w:sz w:val="19"/>
          <w:szCs w:val="19"/>
        </w:rPr>
        <w:t>liệu</w:t>
      </w:r>
      <w:r>
        <w:rPr>
          <w:rFonts w:ascii="Consolas" w:hAnsi="Consolas" w:cs="Consolas"/>
          <w:color w:val="0000FF"/>
          <w:sz w:val="19"/>
          <w:szCs w:val="19"/>
        </w:rPr>
        <w:t>&lt;/</w:t>
      </w:r>
      <w:r>
        <w:rPr>
          <w:rFonts w:ascii="Consolas" w:hAnsi="Consolas" w:cs="Consolas"/>
          <w:color w:val="A31515"/>
          <w:sz w:val="19"/>
          <w:szCs w:val="19"/>
        </w:rPr>
        <w:t>KDLieu</w:t>
      </w:r>
      <w:r>
        <w:rPr>
          <w:rFonts w:ascii="Consolas" w:hAnsi="Consolas" w:cs="Consolas"/>
          <w:color w:val="0000FF"/>
          <w:sz w:val="19"/>
          <w:szCs w:val="19"/>
        </w:rPr>
        <w:t>&gt;</w:t>
      </w:r>
    </w:p>
    <w:p w:rsidR="009D1437" w:rsidP="009D1437" w14:paraId="615607E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DLieu</w:t>
      </w:r>
      <w:r>
        <w:rPr>
          <w:rFonts w:ascii="Consolas" w:hAnsi="Consolas" w:cs="Consolas"/>
          <w:color w:val="0000FF"/>
          <w:sz w:val="19"/>
          <w:szCs w:val="19"/>
        </w:rPr>
        <w:t>&gt;</w:t>
      </w:r>
      <w:r>
        <w:rPr>
          <w:rFonts w:ascii="Consolas" w:hAnsi="Consolas" w:cs="Consolas"/>
          <w:color w:val="000000"/>
          <w:sz w:val="19"/>
          <w:szCs w:val="19"/>
        </w:rPr>
        <w:t>Dữ</w:t>
      </w:r>
      <w:r>
        <w:rPr>
          <w:rFonts w:ascii="Consolas" w:hAnsi="Consolas" w:cs="Consolas"/>
          <w:color w:val="000000"/>
          <w:sz w:val="19"/>
          <w:szCs w:val="19"/>
        </w:rPr>
        <w:t xml:space="preserve"> </w:t>
      </w:r>
      <w:r>
        <w:rPr>
          <w:rFonts w:ascii="Consolas" w:hAnsi="Consolas" w:cs="Consolas"/>
          <w:color w:val="000000"/>
          <w:sz w:val="19"/>
          <w:szCs w:val="19"/>
        </w:rPr>
        <w:t>liệu</w:t>
      </w:r>
      <w:r>
        <w:rPr>
          <w:rFonts w:ascii="Consolas" w:hAnsi="Consolas" w:cs="Consolas"/>
          <w:color w:val="0000FF"/>
          <w:sz w:val="19"/>
          <w:szCs w:val="19"/>
        </w:rPr>
        <w:t>&lt;/</w:t>
      </w:r>
      <w:r>
        <w:rPr>
          <w:rFonts w:ascii="Consolas" w:hAnsi="Consolas" w:cs="Consolas"/>
          <w:color w:val="A31515"/>
          <w:sz w:val="19"/>
          <w:szCs w:val="19"/>
        </w:rPr>
        <w:t>DLieu</w:t>
      </w:r>
      <w:r>
        <w:rPr>
          <w:rFonts w:ascii="Consolas" w:hAnsi="Consolas" w:cs="Consolas"/>
          <w:color w:val="0000FF"/>
          <w:sz w:val="19"/>
          <w:szCs w:val="19"/>
        </w:rPr>
        <w:t>&gt;</w:t>
      </w:r>
    </w:p>
    <w:p w:rsidR="009D1437" w:rsidP="009D1437" w14:paraId="3C7B011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TTin</w:t>
      </w:r>
      <w:r>
        <w:rPr>
          <w:rFonts w:ascii="Consolas" w:hAnsi="Consolas" w:cs="Consolas"/>
          <w:color w:val="0000FF"/>
          <w:sz w:val="19"/>
          <w:szCs w:val="19"/>
        </w:rPr>
        <w:t>&gt;</w:t>
      </w:r>
    </w:p>
    <w:p w:rsidR="009D1437" w:rsidP="009D1437" w14:paraId="55E4A737" w14:textId="77777777">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TTKhac</w:t>
      </w:r>
      <w:r>
        <w:rPr>
          <w:rFonts w:ascii="Consolas" w:hAnsi="Consolas" w:cs="Consolas"/>
          <w:color w:val="0000FF"/>
          <w:sz w:val="19"/>
          <w:szCs w:val="19"/>
        </w:rPr>
        <w:t>&gt;</w:t>
      </w:r>
    </w:p>
    <w:p w:rsidR="009D1437" w:rsidP="009D1437" w14:paraId="3FEFD21B"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p>
    <w:p w:rsidR="009D1437" w:rsidP="009D1437" w14:paraId="6E5C299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HHDVu</w:t>
      </w:r>
      <w:r>
        <w:rPr>
          <w:rFonts w:ascii="Consolas" w:hAnsi="Consolas" w:cs="Consolas"/>
          <w:color w:val="0000FF"/>
          <w:sz w:val="19"/>
          <w:szCs w:val="19"/>
        </w:rPr>
        <w:t>&gt;</w:t>
      </w:r>
    </w:p>
    <w:p w:rsidR="009D1437" w:rsidP="009D1437" w14:paraId="60B3EF7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DSHHDVu</w:t>
      </w:r>
      <w:r>
        <w:rPr>
          <w:rFonts w:ascii="Consolas" w:hAnsi="Consolas" w:cs="Consolas"/>
          <w:color w:val="0000FF"/>
          <w:sz w:val="19"/>
          <w:szCs w:val="19"/>
        </w:rPr>
        <w:t>&gt;</w:t>
      </w:r>
    </w:p>
    <w:p w:rsidR="009D1437" w:rsidP="009D1437" w14:paraId="71F6032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TToan</w:t>
      </w:r>
      <w:r>
        <w:rPr>
          <w:rFonts w:ascii="Consolas" w:hAnsi="Consolas" w:cs="Consolas"/>
          <w:color w:val="0000FF"/>
          <w:sz w:val="19"/>
          <w:szCs w:val="19"/>
        </w:rPr>
        <w:t>&gt;</w:t>
      </w:r>
    </w:p>
    <w:p w:rsidR="009D1437" w:rsidP="009D1437" w14:paraId="05E3594B"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THTTLTSuat</w:t>
      </w:r>
      <w:r>
        <w:rPr>
          <w:rFonts w:ascii="Consolas" w:hAnsi="Consolas" w:cs="Consolas"/>
          <w:color w:val="0000FF"/>
          <w:sz w:val="19"/>
          <w:szCs w:val="19"/>
        </w:rPr>
        <w:t>&gt;&lt;!--</w:t>
      </w:r>
      <w:r>
        <w:rPr>
          <w:rFonts w:ascii="Consolas" w:hAnsi="Consolas" w:cs="Consolas"/>
          <w:color w:val="008000"/>
          <w:sz w:val="19"/>
          <w:szCs w:val="19"/>
        </w:rPr>
        <w:t>sử</w:t>
      </w:r>
      <w:r>
        <w:rPr>
          <w:rFonts w:ascii="Consolas" w:hAnsi="Consolas" w:cs="Consolas"/>
          <w:color w:val="008000"/>
          <w:sz w:val="19"/>
          <w:szCs w:val="19"/>
        </w:rPr>
        <w:t xml:space="preserve"> </w:t>
      </w:r>
      <w:r>
        <w:rPr>
          <w:rFonts w:ascii="Consolas" w:hAnsi="Consolas" w:cs="Consolas"/>
          <w:color w:val="008000"/>
          <w:sz w:val="19"/>
          <w:szCs w:val="19"/>
        </w:rPr>
        <w:t>dụng</w:t>
      </w:r>
      <w:r>
        <w:rPr>
          <w:rFonts w:ascii="Consolas" w:hAnsi="Consolas" w:cs="Consolas"/>
          <w:color w:val="008000"/>
          <w:sz w:val="19"/>
          <w:szCs w:val="19"/>
        </w:rPr>
        <w:t xml:space="preserve"> </w:t>
      </w:r>
      <w:r>
        <w:rPr>
          <w:rFonts w:ascii="Consolas" w:hAnsi="Consolas" w:cs="Consolas"/>
          <w:color w:val="008000"/>
          <w:sz w:val="19"/>
          <w:szCs w:val="19"/>
        </w:rPr>
        <w:t>hóa</w:t>
      </w:r>
      <w:r>
        <w:rPr>
          <w:rFonts w:ascii="Consolas" w:hAnsi="Consolas" w:cs="Consolas"/>
          <w:color w:val="008000"/>
          <w:sz w:val="19"/>
          <w:szCs w:val="19"/>
        </w:rPr>
        <w:t xml:space="preserve"> </w:t>
      </w:r>
      <w:r>
        <w:rPr>
          <w:rFonts w:ascii="Consolas" w:hAnsi="Consolas" w:cs="Consolas"/>
          <w:color w:val="008000"/>
          <w:sz w:val="19"/>
          <w:szCs w:val="19"/>
        </w:rPr>
        <w:t>đơn</w:t>
      </w:r>
      <w:r>
        <w:rPr>
          <w:rFonts w:ascii="Consolas" w:hAnsi="Consolas" w:cs="Consolas"/>
          <w:color w:val="008000"/>
          <w:sz w:val="19"/>
          <w:szCs w:val="19"/>
        </w:rPr>
        <w:t xml:space="preserve"> GTGT</w:t>
      </w:r>
      <w:r>
        <w:rPr>
          <w:rFonts w:ascii="Consolas" w:hAnsi="Consolas" w:cs="Consolas"/>
          <w:color w:val="0000FF"/>
          <w:sz w:val="19"/>
          <w:szCs w:val="19"/>
        </w:rPr>
        <w:t>--&gt;</w:t>
      </w:r>
    </w:p>
    <w:p w:rsidR="009D1437" w:rsidP="009D1437" w14:paraId="7DE5443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LTSuat</w:t>
      </w:r>
      <w:r>
        <w:rPr>
          <w:rFonts w:ascii="Consolas" w:hAnsi="Consolas" w:cs="Consolas"/>
          <w:color w:val="0000FF"/>
          <w:sz w:val="19"/>
          <w:szCs w:val="19"/>
        </w:rPr>
        <w:t>&gt;</w:t>
      </w:r>
    </w:p>
    <w:p w:rsidR="009D1437" w:rsidP="009D1437" w14:paraId="5F771E7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TSuat</w:t>
      </w:r>
      <w:r>
        <w:rPr>
          <w:rFonts w:ascii="Consolas" w:hAnsi="Consolas" w:cs="Consolas"/>
          <w:color w:val="0000FF"/>
          <w:sz w:val="19"/>
          <w:szCs w:val="19"/>
        </w:rPr>
        <w:t>&gt;</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suất</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suất</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TSuat</w:t>
      </w:r>
      <w:r>
        <w:rPr>
          <w:rFonts w:ascii="Consolas" w:hAnsi="Consolas" w:cs="Consolas"/>
          <w:color w:val="0000FF"/>
          <w:sz w:val="19"/>
          <w:szCs w:val="19"/>
        </w:rPr>
        <w:t>&gt;</w:t>
      </w:r>
    </w:p>
    <w:p w:rsidR="009D1437" w:rsidP="009D1437" w14:paraId="77D89A7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ThTien</w:t>
      </w:r>
      <w:r>
        <w:rPr>
          <w:rFonts w:ascii="Consolas" w:hAnsi="Consolas" w:cs="Consolas"/>
          <w:color w:val="0000FF"/>
          <w:sz w:val="19"/>
          <w:szCs w:val="19"/>
        </w:rPr>
        <w:t>&gt;</w:t>
      </w:r>
      <w:r>
        <w:rPr>
          <w:rFonts w:ascii="Consolas" w:hAnsi="Consolas" w:cs="Consolas"/>
          <w:color w:val="000000"/>
          <w:sz w:val="19"/>
          <w:szCs w:val="19"/>
        </w:rPr>
        <w:t xml:space="preserve">Thành </w:t>
      </w:r>
      <w:r>
        <w:rPr>
          <w:rFonts w:ascii="Consolas" w:hAnsi="Consolas" w:cs="Consolas"/>
          <w:color w:val="000000"/>
          <w:sz w:val="19"/>
          <w:szCs w:val="19"/>
        </w:rPr>
        <w:t>tiền</w:t>
      </w:r>
      <w:r>
        <w:rPr>
          <w:rFonts w:ascii="Consolas" w:hAnsi="Consolas" w:cs="Consolas"/>
          <w:color w:val="000000"/>
          <w:sz w:val="19"/>
          <w:szCs w:val="19"/>
        </w:rPr>
        <w:t xml:space="preserve"> (Thành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chưa</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ThTien</w:t>
      </w:r>
      <w:r>
        <w:rPr>
          <w:rFonts w:ascii="Consolas" w:hAnsi="Consolas" w:cs="Consolas"/>
          <w:color w:val="0000FF"/>
          <w:sz w:val="19"/>
          <w:szCs w:val="19"/>
        </w:rPr>
        <w:t>&gt;</w:t>
      </w:r>
    </w:p>
    <w:p w:rsidR="009D1437" w:rsidP="009D1437" w14:paraId="4BAA9BE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TThue</w:t>
      </w:r>
      <w:r>
        <w:rPr>
          <w:rFonts w:ascii="Consolas" w:hAnsi="Consolas" w:cs="Consolas"/>
          <w:color w:val="0000FF"/>
          <w:sz w:val="19"/>
          <w:szCs w:val="19"/>
        </w:rPr>
        <w:t>&gt;</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TThue</w:t>
      </w:r>
      <w:r>
        <w:rPr>
          <w:rFonts w:ascii="Consolas" w:hAnsi="Consolas" w:cs="Consolas"/>
          <w:color w:val="0000FF"/>
          <w:sz w:val="19"/>
          <w:szCs w:val="19"/>
        </w:rPr>
        <w:t>&gt;</w:t>
      </w:r>
    </w:p>
    <w:p w:rsidR="009D1437" w:rsidP="009D1437" w14:paraId="6B2BAA4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LTSuat</w:t>
      </w:r>
      <w:r>
        <w:rPr>
          <w:rFonts w:ascii="Consolas" w:hAnsi="Consolas" w:cs="Consolas"/>
          <w:color w:val="0000FF"/>
          <w:sz w:val="19"/>
          <w:szCs w:val="19"/>
        </w:rPr>
        <w:t>&gt;</w:t>
      </w:r>
    </w:p>
    <w:p w:rsidR="009D1437" w:rsidP="009D1437" w14:paraId="0530834C"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THTTLTSuat</w:t>
      </w:r>
      <w:r>
        <w:rPr>
          <w:rFonts w:ascii="Consolas" w:hAnsi="Consolas" w:cs="Consolas"/>
          <w:color w:val="0000FF"/>
          <w:sz w:val="19"/>
          <w:szCs w:val="19"/>
        </w:rPr>
        <w:t>&gt;</w:t>
      </w:r>
    </w:p>
    <w:p w:rsidR="009D1437" w:rsidP="009D1437" w14:paraId="3129A6E5"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TgTCThue</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chưa</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cộng</w:t>
      </w:r>
      <w:r>
        <w:rPr>
          <w:rFonts w:ascii="Consolas" w:hAnsi="Consolas" w:cs="Consolas"/>
          <w:color w:val="000000"/>
          <w:sz w:val="19"/>
          <w:szCs w:val="19"/>
        </w:rPr>
        <w:t xml:space="preserve"> </w:t>
      </w:r>
      <w:r>
        <w:rPr>
          <w:rFonts w:ascii="Consolas" w:hAnsi="Consolas" w:cs="Consolas"/>
          <w:color w:val="000000"/>
          <w:sz w:val="19"/>
          <w:szCs w:val="19"/>
        </w:rPr>
        <w:t>thành</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chưa</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TgTCThue</w:t>
      </w:r>
      <w:r>
        <w:rPr>
          <w:rFonts w:ascii="Consolas" w:hAnsi="Consolas" w:cs="Consolas"/>
          <w:color w:val="0000FF"/>
          <w:sz w:val="19"/>
          <w:szCs w:val="19"/>
        </w:rPr>
        <w:t>&gt;</w:t>
      </w:r>
    </w:p>
    <w:p w:rsidR="009D1437" w:rsidP="009D1437" w14:paraId="25F46015"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TgTThue</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cộng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TgTThue</w:t>
      </w:r>
      <w:r>
        <w:rPr>
          <w:rFonts w:ascii="Consolas" w:hAnsi="Consolas" w:cs="Consolas"/>
          <w:color w:val="0000FF"/>
          <w:sz w:val="19"/>
          <w:szCs w:val="19"/>
        </w:rPr>
        <w:t>&gt;</w:t>
      </w:r>
    </w:p>
    <w:p w:rsidR="009D1437" w:rsidP="009D1437" w14:paraId="2B16C4A5"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TTCKTMai</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chiết</w:t>
      </w:r>
      <w:r>
        <w:rPr>
          <w:rFonts w:ascii="Consolas" w:hAnsi="Consolas" w:cs="Consolas"/>
          <w:color w:val="000000"/>
          <w:sz w:val="19"/>
          <w:szCs w:val="19"/>
        </w:rPr>
        <w:t xml:space="preserve"> </w:t>
      </w:r>
      <w:r>
        <w:rPr>
          <w:rFonts w:ascii="Consolas" w:hAnsi="Consolas" w:cs="Consolas"/>
          <w:color w:val="000000"/>
          <w:sz w:val="19"/>
          <w:szCs w:val="19"/>
        </w:rPr>
        <w:t>khấu</w:t>
      </w:r>
      <w:r>
        <w:rPr>
          <w:rFonts w:ascii="Consolas" w:hAnsi="Consolas" w:cs="Consolas"/>
          <w:color w:val="000000"/>
          <w:sz w:val="19"/>
          <w:szCs w:val="19"/>
        </w:rPr>
        <w:t xml:space="preserve"> </w:t>
      </w:r>
      <w:r>
        <w:rPr>
          <w:rFonts w:ascii="Consolas" w:hAnsi="Consolas" w:cs="Consolas"/>
          <w:color w:val="000000"/>
          <w:sz w:val="19"/>
          <w:szCs w:val="19"/>
        </w:rPr>
        <w:t>thương</w:t>
      </w:r>
      <w:r>
        <w:rPr>
          <w:rFonts w:ascii="Consolas" w:hAnsi="Consolas" w:cs="Consolas"/>
          <w:color w:val="000000"/>
          <w:sz w:val="19"/>
          <w:szCs w:val="19"/>
        </w:rPr>
        <w:t xml:space="preserve"> </w:t>
      </w:r>
      <w:r>
        <w:rPr>
          <w:rFonts w:ascii="Consolas" w:hAnsi="Consolas" w:cs="Consolas"/>
          <w:color w:val="000000"/>
          <w:sz w:val="19"/>
          <w:szCs w:val="19"/>
        </w:rPr>
        <w:t>mại</w:t>
      </w:r>
      <w:r>
        <w:rPr>
          <w:rFonts w:ascii="Consolas" w:hAnsi="Consolas" w:cs="Consolas"/>
          <w:color w:val="0000FF"/>
          <w:sz w:val="19"/>
          <w:szCs w:val="19"/>
        </w:rPr>
        <w:t>&lt;/</w:t>
      </w:r>
      <w:r>
        <w:rPr>
          <w:rFonts w:ascii="Consolas" w:hAnsi="Consolas" w:cs="Consolas"/>
          <w:color w:val="A31515"/>
          <w:sz w:val="19"/>
          <w:szCs w:val="19"/>
        </w:rPr>
        <w:t>TTCKTMai</w:t>
      </w:r>
      <w:r>
        <w:rPr>
          <w:rFonts w:ascii="Consolas" w:hAnsi="Consolas" w:cs="Consolas"/>
          <w:color w:val="0000FF"/>
          <w:sz w:val="19"/>
          <w:szCs w:val="19"/>
        </w:rPr>
        <w:t>&gt;</w:t>
      </w:r>
    </w:p>
    <w:p w:rsidR="009D1437" w:rsidP="009D1437" w14:paraId="2382BE91"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TgTTTBSo</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thanh</w:t>
      </w:r>
      <w:r>
        <w:rPr>
          <w:rFonts w:ascii="Consolas" w:hAnsi="Consolas" w:cs="Consolas"/>
          <w:color w:val="000000"/>
          <w:sz w:val="19"/>
          <w:szCs w:val="19"/>
        </w:rPr>
        <w:t xml:space="preserve"> </w:t>
      </w:r>
      <w:r>
        <w:rPr>
          <w:rFonts w:ascii="Consolas" w:hAnsi="Consolas" w:cs="Consolas"/>
          <w:color w:val="000000"/>
          <w:sz w:val="19"/>
          <w:szCs w:val="19"/>
        </w:rPr>
        <w:t>toán</w:t>
      </w:r>
      <w:r>
        <w:rPr>
          <w:rFonts w:ascii="Consolas" w:hAnsi="Consolas" w:cs="Consolas"/>
          <w:color w:val="000000"/>
          <w:sz w:val="19"/>
          <w:szCs w:val="19"/>
        </w:rPr>
        <w:t xml:space="preserve"> </w:t>
      </w:r>
      <w:r>
        <w:rPr>
          <w:rFonts w:ascii="Consolas" w:hAnsi="Consolas" w:cs="Consolas"/>
          <w:color w:val="000000"/>
          <w:sz w:val="19"/>
          <w:szCs w:val="19"/>
        </w:rPr>
        <w:t>bằng</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TgTTTBSo</w:t>
      </w:r>
      <w:r>
        <w:rPr>
          <w:rFonts w:ascii="Consolas" w:hAnsi="Consolas" w:cs="Consolas"/>
          <w:color w:val="0000FF"/>
          <w:sz w:val="19"/>
          <w:szCs w:val="19"/>
        </w:rPr>
        <w:t>&gt;</w:t>
      </w:r>
    </w:p>
    <w:p w:rsidR="009D1437" w:rsidP="009D1437" w14:paraId="69D5853C"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TgTTTBChu</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thanh</w:t>
      </w:r>
      <w:r>
        <w:rPr>
          <w:rFonts w:ascii="Consolas" w:hAnsi="Consolas" w:cs="Consolas"/>
          <w:color w:val="000000"/>
          <w:sz w:val="19"/>
          <w:szCs w:val="19"/>
        </w:rPr>
        <w:t xml:space="preserve"> </w:t>
      </w:r>
      <w:r>
        <w:rPr>
          <w:rFonts w:ascii="Consolas" w:hAnsi="Consolas" w:cs="Consolas"/>
          <w:color w:val="000000"/>
          <w:sz w:val="19"/>
          <w:szCs w:val="19"/>
        </w:rPr>
        <w:t>toán</w:t>
      </w:r>
      <w:r>
        <w:rPr>
          <w:rFonts w:ascii="Consolas" w:hAnsi="Consolas" w:cs="Consolas"/>
          <w:color w:val="000000"/>
          <w:sz w:val="19"/>
          <w:szCs w:val="19"/>
        </w:rPr>
        <w:t xml:space="preserve"> </w:t>
      </w:r>
      <w:r>
        <w:rPr>
          <w:rFonts w:ascii="Consolas" w:hAnsi="Consolas" w:cs="Consolas"/>
          <w:color w:val="000000"/>
          <w:sz w:val="19"/>
          <w:szCs w:val="19"/>
        </w:rPr>
        <w:t>bằng</w:t>
      </w:r>
      <w:r>
        <w:rPr>
          <w:rFonts w:ascii="Consolas" w:hAnsi="Consolas" w:cs="Consolas"/>
          <w:color w:val="000000"/>
          <w:sz w:val="19"/>
          <w:szCs w:val="19"/>
        </w:rPr>
        <w:t xml:space="preserve"> </w:t>
      </w:r>
      <w:r>
        <w:rPr>
          <w:rFonts w:ascii="Consolas" w:hAnsi="Consolas" w:cs="Consolas"/>
          <w:color w:val="000000"/>
          <w:sz w:val="19"/>
          <w:szCs w:val="19"/>
        </w:rPr>
        <w:t>chữ</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TgTTTBChu</w:t>
      </w:r>
      <w:r>
        <w:rPr>
          <w:rFonts w:ascii="Consolas" w:hAnsi="Consolas" w:cs="Consolas"/>
          <w:color w:val="0000FF"/>
          <w:sz w:val="19"/>
          <w:szCs w:val="19"/>
        </w:rPr>
        <w:t>&gt;</w:t>
      </w:r>
    </w:p>
    <w:p w:rsidR="009D1437" w:rsidP="009D1437" w14:paraId="3F65305B"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TToan</w:t>
      </w:r>
      <w:r>
        <w:rPr>
          <w:rFonts w:ascii="Consolas" w:hAnsi="Consolas" w:cs="Consolas"/>
          <w:color w:val="0000FF"/>
          <w:sz w:val="19"/>
          <w:szCs w:val="19"/>
        </w:rPr>
        <w:t>&gt;</w:t>
      </w:r>
    </w:p>
    <w:p w:rsidR="009D1437" w:rsidP="009D1437" w14:paraId="27FCD991"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&lt;/</w:t>
      </w:r>
      <w:r>
        <w:rPr>
          <w:rFonts w:ascii="Consolas" w:hAnsi="Consolas" w:cs="Consolas"/>
          <w:color w:val="A31515"/>
          <w:sz w:val="19"/>
          <w:szCs w:val="19"/>
        </w:rPr>
        <w:t>NDHDon</w:t>
      </w:r>
      <w:r>
        <w:rPr>
          <w:rFonts w:ascii="Consolas" w:hAnsi="Consolas" w:cs="Consolas"/>
          <w:color w:val="0000FF"/>
          <w:sz w:val="19"/>
          <w:szCs w:val="19"/>
        </w:rPr>
        <w:t>&gt;</w:t>
      </w:r>
    </w:p>
    <w:p w:rsidR="009D1437" w:rsidP="009D1437" w14:paraId="2A33669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 xml:space="preserve">    &lt;/</w:t>
      </w:r>
      <w:r>
        <w:rPr>
          <w:rFonts w:ascii="Consolas" w:hAnsi="Consolas" w:cs="Consolas"/>
          <w:color w:val="A31515"/>
          <w:sz w:val="19"/>
          <w:szCs w:val="19"/>
        </w:rPr>
        <w:t>DLHDon</w:t>
      </w:r>
      <w:r>
        <w:rPr>
          <w:rFonts w:ascii="Consolas" w:hAnsi="Consolas" w:cs="Consolas"/>
          <w:color w:val="0000FF"/>
          <w:sz w:val="19"/>
          <w:szCs w:val="19"/>
        </w:rPr>
        <w:t>&gt;</w:t>
      </w:r>
    </w:p>
    <w:p w:rsidR="009D1437" w:rsidP="009D1437" w14:paraId="10F3A3AC"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 xml:space="preserve">  &lt;/</w:t>
      </w:r>
      <w:r>
        <w:rPr>
          <w:rFonts w:ascii="Consolas" w:hAnsi="Consolas" w:cs="Consolas"/>
          <w:color w:val="A31515"/>
          <w:sz w:val="19"/>
          <w:szCs w:val="19"/>
        </w:rPr>
        <w:t>HDon</w:t>
      </w:r>
      <w:r>
        <w:rPr>
          <w:rFonts w:ascii="Consolas" w:hAnsi="Consolas" w:cs="Consolas"/>
          <w:color w:val="0000FF"/>
          <w:sz w:val="19"/>
          <w:szCs w:val="19"/>
        </w:rPr>
        <w:t>&gt;</w:t>
      </w:r>
    </w:p>
    <w:p w:rsidR="009D1437" w:rsidP="009D1437" w14:paraId="6DDAB7C7" w14:textId="77777777">
      <w:pPr>
        <w:rPr>
          <w:rFonts w:ascii="Consolas" w:hAnsi="Consolas" w:cs="Consolas"/>
          <w:color w:val="0000FF"/>
          <w:sz w:val="19"/>
          <w:szCs w:val="19"/>
        </w:rPr>
      </w:pPr>
      <w:r>
        <w:rPr>
          <w:rFonts w:ascii="Consolas" w:hAnsi="Consolas" w:cs="Consolas"/>
          <w:color w:val="0000FF"/>
          <w:sz w:val="19"/>
          <w:szCs w:val="19"/>
        </w:rPr>
        <w:t>&lt;/</w:t>
      </w:r>
      <w:r>
        <w:rPr>
          <w:rFonts w:ascii="Consolas" w:hAnsi="Consolas" w:cs="Consolas"/>
          <w:color w:val="A31515"/>
          <w:sz w:val="19"/>
          <w:szCs w:val="19"/>
        </w:rPr>
        <w:t>DSHDon</w:t>
      </w:r>
      <w:r>
        <w:rPr>
          <w:rFonts w:ascii="Consolas" w:hAnsi="Consolas" w:cs="Consolas"/>
          <w:color w:val="0000FF"/>
          <w:sz w:val="19"/>
          <w:szCs w:val="19"/>
        </w:rPr>
        <w:t>&gt;</w:t>
      </w:r>
    </w:p>
    <w:p w:rsidR="009D1437" w:rsidP="00C35F19" w14:paraId="7AC93344" w14:textId="77777777">
      <w:pPr>
        <w:pStyle w:val="Heading3"/>
      </w:pPr>
      <w:bookmarkStart w:id="5" w:name="_Toc106724506"/>
      <w:r w:rsidRPr="00172A15">
        <w:t>Thêm</w:t>
      </w:r>
      <w:r w:rsidRPr="00172A15">
        <w:t xml:space="preserve"> </w:t>
      </w:r>
      <w:r w:rsidRPr="00172A15">
        <w:t>mới</w:t>
      </w:r>
      <w:r w:rsidRPr="00172A15">
        <w:t xml:space="preserve"> </w:t>
      </w:r>
      <w:r w:rsidRPr="00172A15">
        <w:t>hóa</w:t>
      </w:r>
      <w:r w:rsidRPr="00172A15">
        <w:t xml:space="preserve"> </w:t>
      </w:r>
      <w:r w:rsidRPr="00172A15">
        <w:t>đơn</w:t>
      </w:r>
      <w:r w:rsidRPr="00172A15">
        <w:t xml:space="preserve"> </w:t>
      </w:r>
      <w:r w:rsidRPr="00172A15">
        <w:t>theo</w:t>
      </w:r>
      <w:r w:rsidRPr="00172A15">
        <w:t xml:space="preserve"> </w:t>
      </w:r>
      <w:r w:rsidRPr="00172A15">
        <w:t>mẫu</w:t>
      </w:r>
      <w:r w:rsidRPr="00172A15">
        <w:t xml:space="preserve"> </w:t>
      </w:r>
      <w:r w:rsidRPr="00172A15">
        <w:t>số</w:t>
      </w:r>
      <w:r w:rsidRPr="00172A15">
        <w:t xml:space="preserve">, </w:t>
      </w:r>
      <w:r w:rsidRPr="00172A15">
        <w:t>ký</w:t>
      </w:r>
      <w:r w:rsidRPr="00172A15">
        <w:t xml:space="preserve"> </w:t>
      </w:r>
      <w:r w:rsidRPr="00172A15">
        <w:t>hiệu</w:t>
      </w:r>
      <w:bookmarkEnd w:id="5"/>
    </w:p>
    <w:p w:rsidR="009D1437" w:rsidRPr="00A76090" w:rsidP="009D1437" w14:paraId="13C0C027" w14:textId="77777777">
      <w:pPr>
        <w:rPr>
          <w:lang w:val="x-none" w:eastAsia="x-none"/>
        </w:rPr>
      </w:pPr>
    </w:p>
    <w:p w:rsidR="009D1437" w:rsidRPr="00593BE8" w:rsidP="009D1437" w14:paraId="649842CD" w14:textId="77777777">
      <w:pPr>
        <w:pStyle w:val="N"/>
      </w:pPr>
      <w:r w:rsidRPr="00593BE8">
        <w:t>URL</w:t>
      </w:r>
    </w:p>
    <w:p w:rsidR="009D1437" w:rsidP="009D1437" w14:paraId="404799E0" w14:textId="77777777">
      <w:pPr>
        <w:pStyle w:val="N"/>
        <w:rPr>
          <w:rFonts w:eastAsia="Calibri"/>
        </w:rPr>
      </w:pPr>
      <w:r>
        <w:tab/>
      </w:r>
      <w:r w:rsidRPr="00007702">
        <w:t xml:space="preserve"> </w:t>
      </w:r>
      <w:r>
        <w:t>s</w:t>
      </w:r>
      <w:r w:rsidRPr="00EB3AC8">
        <w:t xml:space="preserve">tring </w:t>
      </w:r>
      <w:r w:rsidRPr="00DF61A5">
        <w:rPr>
          <w:b/>
        </w:rPr>
        <w:t>ImportInvByPattern</w:t>
      </w:r>
      <w:r w:rsidRPr="009372AD">
        <w:rPr>
          <w:rFonts w:eastAsia="Calibri"/>
        </w:rPr>
        <w:t>(</w:t>
      </w:r>
      <w:r w:rsidRPr="00DF61A5">
        <w:rPr>
          <w:color w:val="0000FF"/>
        </w:rPr>
        <w:t>string</w:t>
      </w:r>
      <w:r w:rsidRPr="00DF61A5">
        <w:t xml:space="preserve"> Account, </w:t>
      </w:r>
      <w:r w:rsidRPr="00DF61A5">
        <w:rPr>
          <w:color w:val="0000FF"/>
        </w:rPr>
        <w:t>string</w:t>
      </w:r>
      <w:r w:rsidRPr="00DF61A5">
        <w:t xml:space="preserve"> ACpass, </w:t>
      </w:r>
      <w:r w:rsidRPr="00DF61A5">
        <w:rPr>
          <w:color w:val="0000FF"/>
        </w:rPr>
        <w:t>string</w:t>
      </w:r>
      <w:r w:rsidRPr="00DF61A5">
        <w:t xml:space="preserve"> xmlInvData, </w:t>
      </w:r>
      <w:r w:rsidRPr="00DF61A5">
        <w:rPr>
          <w:color w:val="0000FF"/>
        </w:rPr>
        <w:t>string</w:t>
      </w:r>
      <w:r w:rsidRPr="00DF61A5">
        <w:t xml:space="preserve"> username, </w:t>
      </w:r>
      <w:r w:rsidRPr="00DF61A5">
        <w:rPr>
          <w:color w:val="0000FF"/>
        </w:rPr>
        <w:t>string</w:t>
      </w:r>
      <w:r w:rsidRPr="00DF61A5">
        <w:t xml:space="preserve"> password, </w:t>
      </w:r>
      <w:r w:rsidRPr="00DF61A5">
        <w:rPr>
          <w:color w:val="0000FF"/>
        </w:rPr>
        <w:t>string</w:t>
      </w:r>
      <w:r w:rsidRPr="00DF61A5">
        <w:t xml:space="preserve"> pattern = </w:t>
      </w:r>
      <w:r w:rsidRPr="00DF61A5">
        <w:rPr>
          <w:color w:val="A31515"/>
        </w:rPr>
        <w:t>""</w:t>
      </w:r>
      <w:r w:rsidRPr="00DF61A5">
        <w:t xml:space="preserve">, </w:t>
      </w:r>
      <w:r w:rsidRPr="00DF61A5">
        <w:rPr>
          <w:color w:val="0000FF"/>
        </w:rPr>
        <w:t>string</w:t>
      </w:r>
      <w:r w:rsidRPr="00DF61A5">
        <w:t xml:space="preserve"> serial = </w:t>
      </w:r>
      <w:r w:rsidRPr="00DF61A5">
        <w:rPr>
          <w:color w:val="A31515"/>
        </w:rPr>
        <w:t>""</w:t>
      </w:r>
      <w:r w:rsidRPr="00DF61A5">
        <w:t xml:space="preserve">, </w:t>
      </w:r>
      <w:r w:rsidRPr="00DF61A5">
        <w:rPr>
          <w:color w:val="0000FF"/>
        </w:rPr>
        <w:t>int</w:t>
      </w:r>
      <w:r w:rsidRPr="00DF61A5">
        <w:t xml:space="preserve"> convert = 0</w:t>
      </w:r>
      <w:r>
        <w:rPr>
          <w:rFonts w:eastAsia="Calibri"/>
        </w:rPr>
        <w:t>)</w:t>
      </w:r>
    </w:p>
    <w:p w:rsidR="009D1437" w:rsidP="009D1437" w14:paraId="15E6F354" w14:textId="77777777">
      <w:pPr>
        <w:pStyle w:val="N"/>
        <w:rPr>
          <w:rFonts w:eastAsia="Calibri"/>
        </w:rPr>
      </w:pPr>
    </w:p>
    <w:p w:rsidR="009D1437" w:rsidRPr="00593BE8" w:rsidP="009D1437" w14:paraId="5811A5E5" w14:textId="77777777">
      <w:pPr>
        <w:pStyle w:val="N"/>
      </w:pPr>
      <w:r w:rsidRPr="00593BE8">
        <w:t>DESCRIPTION</w:t>
      </w:r>
    </w:p>
    <w:p w:rsidR="009D1437" w:rsidP="009D1437" w14:paraId="38162DDD" w14:textId="77777777">
      <w:pPr>
        <w:pStyle w:val="N"/>
      </w:pPr>
      <w:r>
        <w:tab/>
        <w:t>Đây là web service cho phép thêm mới hóa đơn từ dữ liệu XML gửi lên</w:t>
      </w:r>
    </w:p>
    <w:p w:rsidR="009D1437" w:rsidRPr="00007702" w:rsidP="009D1437" w14:paraId="45EA51CC" w14:textId="77777777">
      <w:pPr>
        <w:pStyle w:val="N"/>
      </w:pPr>
      <w:r w:rsidRPr="00663B3E">
        <w:t>HTTP METHOD</w:t>
      </w:r>
    </w:p>
    <w:p w:rsidR="009D1437" w:rsidRPr="00007702" w:rsidP="009D1437" w14:paraId="4950E922" w14:textId="77777777">
      <w:pPr>
        <w:pStyle w:val="N"/>
        <w:rPr>
          <w:b/>
        </w:rPr>
      </w:pPr>
      <w:r>
        <w:tab/>
      </w:r>
      <w:r w:rsidRPr="00610AFD">
        <w:t>POST</w:t>
      </w:r>
    </w:p>
    <w:p w:rsidR="009D1437" w:rsidRPr="00610AFD" w:rsidP="009D1437" w14:paraId="400C9804" w14:textId="77777777">
      <w:pPr>
        <w:pStyle w:val="N"/>
      </w:pPr>
      <w:r w:rsidRPr="00610AFD">
        <w:t>REQUEST BODY</w:t>
      </w:r>
    </w:p>
    <w:p w:rsidR="009D1437" w:rsidRPr="009372AD" w:rsidP="009D1437" w14:paraId="3E30A30D" w14:textId="77777777">
      <w:pPr>
        <w:pStyle w:val="ListParagraph"/>
        <w:numPr>
          <w:ilvl w:val="0"/>
          <w:numId w:val="3"/>
        </w:numPr>
        <w:spacing w:after="0" w:line="360" w:lineRule="auto"/>
        <w:jc w:val="both"/>
        <w:rPr>
          <w:rFonts w:eastAsia="Calibri"/>
          <w:b/>
          <w:u w:val="single"/>
        </w:rPr>
      </w:pPr>
      <w:r>
        <w:rPr>
          <w:rFonts w:eastAsia="Calibri"/>
          <w:b/>
        </w:rPr>
        <w:t>Account/</w:t>
      </w:r>
      <w:r>
        <w:rPr>
          <w:rFonts w:eastAsia="Calibri"/>
          <w:b/>
        </w:rPr>
        <w:t>ACPass</w:t>
      </w:r>
      <w:r w:rsidRPr="009372AD">
        <w:rPr>
          <w:rFonts w:eastAsia="Calibri"/>
          <w:b/>
        </w:rPr>
        <w:t xml:space="preserve">:  </w:t>
      </w:r>
      <w:r w:rsidRPr="009372AD">
        <w:rPr>
          <w:rFonts w:eastAsia="Calibri"/>
        </w:rPr>
        <w:t xml:space="preserve">Tài </w:t>
      </w:r>
      <w:r w:rsidRPr="009372AD">
        <w:rPr>
          <w:rFonts w:eastAsia="Calibri"/>
        </w:rPr>
        <w:t>khoản</w:t>
      </w:r>
      <w:r w:rsidRPr="009372AD">
        <w:rPr>
          <w:rFonts w:eastAsia="Calibri"/>
        </w:rPr>
        <w:t xml:space="preserve"> </w:t>
      </w:r>
      <w:r w:rsidRPr="009372AD">
        <w:rPr>
          <w:rFonts w:eastAsia="Calibri"/>
        </w:rPr>
        <w:t>được</w:t>
      </w:r>
      <w:r w:rsidRPr="009372AD">
        <w:rPr>
          <w:rFonts w:eastAsia="Calibri"/>
        </w:rPr>
        <w:t xml:space="preserve"> </w:t>
      </w:r>
      <w:r w:rsidRPr="009372AD">
        <w:rPr>
          <w:rFonts w:eastAsia="Calibri"/>
        </w:rPr>
        <w:t>cấp</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cho</w:t>
      </w:r>
      <w:r w:rsidRPr="009372AD">
        <w:rPr>
          <w:rFonts w:eastAsia="Calibri"/>
        </w:rPr>
        <w:t xml:space="preserve"> </w:t>
      </w:r>
      <w:r w:rsidRPr="009372AD">
        <w:rPr>
          <w:rFonts w:eastAsia="Calibri"/>
        </w:rPr>
        <w:t>nhân</w:t>
      </w:r>
      <w:r w:rsidRPr="009372AD">
        <w:rPr>
          <w:rFonts w:eastAsia="Calibri"/>
        </w:rPr>
        <w:t xml:space="preserve"> </w:t>
      </w:r>
      <w:r w:rsidRPr="009372AD">
        <w:rPr>
          <w:rFonts w:eastAsia="Calibri"/>
        </w:rPr>
        <w:t>viên</w:t>
      </w:r>
      <w:r w:rsidRPr="009372AD">
        <w:rPr>
          <w:rFonts w:eastAsia="Calibri"/>
        </w:rPr>
        <w:t xml:space="preserve"> </w:t>
      </w:r>
      <w:r w:rsidRPr="009372AD">
        <w:rPr>
          <w:rFonts w:eastAsia="Calibri"/>
        </w:rPr>
        <w:t>gọi</w:t>
      </w:r>
      <w:r w:rsidRPr="009372AD">
        <w:rPr>
          <w:rFonts w:eastAsia="Calibri"/>
        </w:rPr>
        <w:t xml:space="preserve"> </w:t>
      </w:r>
      <w:r w:rsidRPr="009372AD">
        <w:rPr>
          <w:rFonts w:eastAsia="Calibri"/>
        </w:rPr>
        <w:t>lệnh</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hành</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p>
    <w:p w:rsidR="009D1437" w:rsidRPr="000D3AC0" w:rsidP="009D1437" w14:paraId="6AEBFC24" w14:textId="7777777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w:t>
      </w:r>
      <w:r w:rsidRPr="009372AD">
        <w:rPr>
          <w:rFonts w:eastAsia="Calibri"/>
        </w:rPr>
        <w:t>khoản</w:t>
      </w:r>
      <w:r w:rsidRPr="009372AD">
        <w:rPr>
          <w:rFonts w:eastAsia="Calibri"/>
        </w:rPr>
        <w:t xml:space="preserve"> </w:t>
      </w:r>
      <w:r w:rsidRPr="009372AD">
        <w:rPr>
          <w:rFonts w:eastAsia="Calibri"/>
        </w:rPr>
        <w:t>được</w:t>
      </w:r>
      <w:r w:rsidRPr="009372AD">
        <w:rPr>
          <w:rFonts w:eastAsia="Calibri"/>
        </w:rPr>
        <w:t xml:space="preserve"> </w:t>
      </w:r>
      <w:r w:rsidRPr="009372AD">
        <w:rPr>
          <w:rFonts w:eastAsia="Calibri"/>
        </w:rPr>
        <w:t>cấp</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cho</w:t>
      </w:r>
      <w:r w:rsidRPr="009372AD">
        <w:rPr>
          <w:rFonts w:eastAsia="Calibri"/>
        </w:rPr>
        <w:t xml:space="preserve"> </w:t>
      </w:r>
      <w:r w:rsidRPr="009372AD">
        <w:rPr>
          <w:rFonts w:eastAsia="Calibri"/>
        </w:rPr>
        <w:t>khách</w:t>
      </w:r>
      <w:r w:rsidRPr="009372AD">
        <w:rPr>
          <w:rFonts w:eastAsia="Calibri"/>
        </w:rPr>
        <w:t xml:space="preserve"> </w:t>
      </w:r>
      <w:r w:rsidRPr="009372AD">
        <w:rPr>
          <w:rFonts w:eastAsia="Calibri"/>
        </w:rPr>
        <w:t>hàng</w:t>
      </w:r>
      <w:r w:rsidRPr="009372AD">
        <w:rPr>
          <w:rFonts w:eastAsia="Calibri"/>
        </w:rPr>
        <w:t xml:space="preserve"> </w:t>
      </w:r>
      <w:r w:rsidRPr="009372AD">
        <w:rPr>
          <w:rFonts w:eastAsia="Calibri"/>
        </w:rPr>
        <w:t>để</w:t>
      </w:r>
      <w:r w:rsidRPr="009372AD">
        <w:rPr>
          <w:rFonts w:eastAsia="Calibri"/>
        </w:rPr>
        <w:t xml:space="preserve"> </w:t>
      </w:r>
      <w:r w:rsidRPr="009372AD">
        <w:rPr>
          <w:rFonts w:eastAsia="Calibri"/>
        </w:rPr>
        <w:t>gọi</w:t>
      </w:r>
      <w:r w:rsidRPr="009372AD">
        <w:rPr>
          <w:rFonts w:eastAsia="Calibri"/>
        </w:rPr>
        <w:t xml:space="preserve"> </w:t>
      </w:r>
      <w:r>
        <w:rPr>
          <w:rFonts w:eastAsia="Calibri"/>
        </w:rPr>
        <w:t>đến</w:t>
      </w:r>
      <w:r>
        <w:rPr>
          <w:rFonts w:eastAsia="Calibri"/>
        </w:rPr>
        <w:t xml:space="preserve"> webservice (</w:t>
      </w:r>
      <w:r>
        <w:rPr>
          <w:rFonts w:eastAsia="Calibri"/>
        </w:rPr>
        <w:t>tài</w:t>
      </w:r>
      <w:r>
        <w:rPr>
          <w:rFonts w:eastAsia="Calibri"/>
        </w:rPr>
        <w:t xml:space="preserve"> </w:t>
      </w:r>
      <w:r>
        <w:rPr>
          <w:rFonts w:eastAsia="Calibri"/>
        </w:rPr>
        <w:t>khoản</w:t>
      </w:r>
      <w:r>
        <w:rPr>
          <w:rFonts w:eastAsia="Calibri"/>
        </w:rPr>
        <w:t xml:space="preserve"> </w:t>
      </w:r>
      <w:r>
        <w:rPr>
          <w:rFonts w:eastAsia="Calibri"/>
        </w:rPr>
        <w:t>có</w:t>
      </w:r>
      <w:r>
        <w:rPr>
          <w:rFonts w:eastAsia="Calibri"/>
        </w:rPr>
        <w:t xml:space="preserve"> </w:t>
      </w:r>
      <w:r>
        <w:rPr>
          <w:rFonts w:eastAsia="Calibri"/>
        </w:rPr>
        <w:t>quyền</w:t>
      </w:r>
      <w:r>
        <w:rPr>
          <w:rFonts w:eastAsia="Calibri"/>
        </w:rPr>
        <w:t xml:space="preserve"> </w:t>
      </w:r>
      <w:r>
        <w:rPr>
          <w:rFonts w:eastAsia="Calibri"/>
        </w:rPr>
        <w:t>ServiceRole</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r>
        <w:rPr>
          <w:rFonts w:eastAsia="Calibri"/>
        </w:rPr>
        <w:t>)</w:t>
      </w:r>
      <w:r w:rsidRPr="009372AD">
        <w:rPr>
          <w:rFonts w:eastAsia="Calibri"/>
        </w:rPr>
        <w:t>.</w:t>
      </w:r>
    </w:p>
    <w:p w:rsidR="009D1437" w:rsidRPr="00DA6FA0" w:rsidP="009D1437" w14:paraId="7A34E9C9" w14:textId="77777777">
      <w:pPr>
        <w:pStyle w:val="ListParagraph"/>
        <w:numPr>
          <w:ilvl w:val="0"/>
          <w:numId w:val="2"/>
        </w:numPr>
        <w:spacing w:after="0" w:line="360" w:lineRule="auto"/>
        <w:ind w:left="1080"/>
        <w:jc w:val="both"/>
        <w:rPr>
          <w:rFonts w:eastAsia="Calibri"/>
          <w:b/>
          <w:u w:val="single"/>
        </w:rPr>
      </w:pPr>
      <w:r w:rsidRPr="000D3AC0">
        <w:rPr>
          <w:b/>
          <w:color w:val="000000"/>
          <w:highlight w:val="white"/>
        </w:rPr>
        <w:t>xmlInvData</w:t>
      </w:r>
      <w:r w:rsidRPr="000D3AC0">
        <w:rPr>
          <w:color w:val="000000"/>
        </w:rPr>
        <w:t xml:space="preserve">: </w:t>
      </w:r>
      <w:r w:rsidRPr="000D3AC0">
        <w:rPr>
          <w:color w:val="000000"/>
        </w:rPr>
        <w:t>chuỗ</w:t>
      </w:r>
      <w:r>
        <w:rPr>
          <w:color w:val="000000"/>
        </w:rPr>
        <w:t>i</w:t>
      </w:r>
      <w:r>
        <w:rPr>
          <w:color w:val="000000"/>
        </w:rPr>
        <w:t xml:space="preserve"> xml </w:t>
      </w:r>
      <w:r>
        <w:rPr>
          <w:color w:val="000000"/>
        </w:rPr>
        <w:t>hóa</w:t>
      </w:r>
      <w:r>
        <w:rPr>
          <w:color w:val="000000"/>
        </w:rPr>
        <w:t xml:space="preserve"> </w:t>
      </w:r>
      <w:r>
        <w:rPr>
          <w:color w:val="000000"/>
        </w:rPr>
        <w:t>đơn</w:t>
      </w:r>
      <w:r>
        <w:rPr>
          <w:color w:val="000000"/>
        </w:rPr>
        <w:t xml:space="preserve"> ( </w:t>
      </w:r>
      <w:r>
        <w:rPr>
          <w:color w:val="000000"/>
        </w:rPr>
        <w:t>theo</w:t>
      </w:r>
      <w:r>
        <w:rPr>
          <w:color w:val="000000"/>
        </w:rPr>
        <w:t xml:space="preserve"> </w:t>
      </w:r>
      <w:r>
        <w:rPr>
          <w:color w:val="000000"/>
        </w:rPr>
        <w:t>mô</w:t>
      </w:r>
      <w:r>
        <w:rPr>
          <w:color w:val="000000"/>
        </w:rPr>
        <w:t xml:space="preserve"> </w:t>
      </w:r>
      <w:r>
        <w:rPr>
          <w:color w:val="000000"/>
        </w:rPr>
        <w:t>tả</w:t>
      </w:r>
      <w:r>
        <w:rPr>
          <w:color w:val="000000"/>
        </w:rPr>
        <w:t>)</w:t>
      </w:r>
    </w:p>
    <w:p w:rsidR="009D1437" w:rsidRPr="005A1839" w:rsidP="009D1437" w14:paraId="5AF9B5D6" w14:textId="77777777">
      <w:pPr>
        <w:pStyle w:val="ListParagraph"/>
        <w:numPr>
          <w:ilvl w:val="0"/>
          <w:numId w:val="2"/>
        </w:numPr>
        <w:spacing w:after="0" w:line="360" w:lineRule="auto"/>
        <w:ind w:left="1080"/>
        <w:jc w:val="both"/>
        <w:rPr>
          <w:rFonts w:eastAsia="Calibri"/>
          <w:b/>
          <w:u w:val="single"/>
        </w:rPr>
      </w:pPr>
      <w:r w:rsidRPr="005A1839">
        <w:rPr>
          <w:b/>
          <w:color w:val="000000"/>
          <w:highlight w:val="white"/>
        </w:rPr>
        <w:t>pattern</w:t>
      </w:r>
      <w:r w:rsidRPr="005A1839">
        <w:rPr>
          <w:color w:val="000000"/>
        </w:rPr>
        <w:t xml:space="preserve">: </w:t>
      </w:r>
      <w:r w:rsidRPr="005A1839">
        <w:rPr>
          <w:color w:val="000000"/>
        </w:rPr>
        <w:t>mẫu</w:t>
      </w:r>
      <w:r w:rsidRPr="005A1839">
        <w:rPr>
          <w:color w:val="000000"/>
        </w:rPr>
        <w:t xml:space="preserve"> </w:t>
      </w:r>
      <w:r w:rsidRPr="005A1839">
        <w:rPr>
          <w:color w:val="000000"/>
        </w:rPr>
        <w:t>số</w:t>
      </w:r>
      <w:r>
        <w:rPr>
          <w:color w:val="000000"/>
        </w:rPr>
        <w:t xml:space="preserve"> </w:t>
      </w:r>
      <w:r>
        <w:rPr>
          <w:color w:val="000000"/>
        </w:rPr>
        <w:t>hóa</w:t>
      </w:r>
      <w:r>
        <w:rPr>
          <w:color w:val="000000"/>
        </w:rPr>
        <w:t xml:space="preserve"> </w:t>
      </w:r>
      <w:r>
        <w:rPr>
          <w:color w:val="000000"/>
        </w:rPr>
        <w:t>đơn</w:t>
      </w:r>
    </w:p>
    <w:p w:rsidR="009D1437" w:rsidRPr="00817C0F" w:rsidP="009D1437" w14:paraId="38C1A949" w14:textId="77777777">
      <w:pPr>
        <w:pStyle w:val="ListParagraph"/>
        <w:numPr>
          <w:ilvl w:val="0"/>
          <w:numId w:val="2"/>
        </w:numPr>
        <w:spacing w:after="0" w:line="360" w:lineRule="auto"/>
        <w:ind w:left="1080"/>
        <w:jc w:val="both"/>
        <w:rPr>
          <w:rFonts w:eastAsia="Calibri"/>
          <w:b/>
          <w:u w:val="single"/>
        </w:rPr>
      </w:pPr>
      <w:r w:rsidRPr="005A1839">
        <w:rPr>
          <w:b/>
          <w:color w:val="000000"/>
          <w:highlight w:val="white"/>
        </w:rPr>
        <w:t>serial</w:t>
      </w:r>
      <w:r w:rsidRPr="005A1839">
        <w:rPr>
          <w:color w:val="000000"/>
        </w:rPr>
        <w:t xml:space="preserve">: </w:t>
      </w:r>
      <w:r w:rsidRPr="005A1839">
        <w:rPr>
          <w:color w:val="000000"/>
        </w:rPr>
        <w:t>ký</w:t>
      </w:r>
      <w:r w:rsidRPr="005A1839">
        <w:rPr>
          <w:color w:val="000000"/>
        </w:rPr>
        <w:t xml:space="preserve"> </w:t>
      </w:r>
      <w:r w:rsidRPr="005A1839">
        <w:rPr>
          <w:color w:val="000000"/>
        </w:rPr>
        <w:t>hiệu</w:t>
      </w:r>
      <w:r>
        <w:rPr>
          <w:color w:val="000000"/>
        </w:rPr>
        <w:t xml:space="preserve"> </w:t>
      </w:r>
      <w:r>
        <w:rPr>
          <w:color w:val="000000"/>
        </w:rPr>
        <w:t>hóa</w:t>
      </w:r>
      <w:r>
        <w:rPr>
          <w:color w:val="000000"/>
        </w:rPr>
        <w:t xml:space="preserve"> </w:t>
      </w:r>
      <w:r>
        <w:rPr>
          <w:color w:val="000000"/>
        </w:rPr>
        <w:t>đơn</w:t>
      </w:r>
    </w:p>
    <w:p w:rsidR="009D1437" w:rsidRPr="009372AD" w:rsidP="009D1437" w14:paraId="7888277D" w14:textId="77777777">
      <w:pPr>
        <w:pStyle w:val="ListParagraph"/>
        <w:numPr>
          <w:ilvl w:val="0"/>
          <w:numId w:val="2"/>
        </w:numPr>
        <w:spacing w:after="0" w:line="360" w:lineRule="auto"/>
        <w:ind w:left="1080"/>
        <w:jc w:val="both"/>
        <w:rPr>
          <w:rFonts w:eastAsia="Calibri"/>
          <w:b/>
          <w:u w:val="single"/>
        </w:rPr>
      </w:pPr>
      <w:r w:rsidRPr="009372AD">
        <w:rPr>
          <w:rFonts w:eastAsia="Calibri"/>
          <w:b/>
        </w:rPr>
        <w:t xml:space="preserve">convert: </w:t>
      </w:r>
      <w:r w:rsidRPr="009372AD">
        <w:rPr>
          <w:rFonts w:eastAsia="Calibri"/>
        </w:rPr>
        <w:t>Mặc</w:t>
      </w:r>
      <w:r w:rsidRPr="009372AD">
        <w:rPr>
          <w:rFonts w:eastAsia="Calibri"/>
        </w:rPr>
        <w:t xml:space="preserve"> </w:t>
      </w:r>
      <w:r w:rsidRPr="009372AD">
        <w:rPr>
          <w:rFonts w:eastAsia="Calibri"/>
        </w:rPr>
        <w:t>định</w:t>
      </w:r>
      <w:r w:rsidRPr="009372AD">
        <w:rPr>
          <w:rFonts w:eastAsia="Calibri"/>
        </w:rPr>
        <w:t xml:space="preserve"> </w:t>
      </w:r>
      <w:r w:rsidRPr="009372AD">
        <w:rPr>
          <w:rFonts w:eastAsia="Calibri"/>
        </w:rPr>
        <w:t>là</w:t>
      </w:r>
      <w:r w:rsidRPr="009372AD">
        <w:rPr>
          <w:rFonts w:eastAsia="Calibri"/>
        </w:rPr>
        <w:t xml:space="preserve"> 0, 0 – </w:t>
      </w:r>
      <w:r w:rsidRPr="009372AD">
        <w:rPr>
          <w:rFonts w:eastAsia="Calibri"/>
        </w:rPr>
        <w:t>Không</w:t>
      </w:r>
      <w:r w:rsidRPr="009372AD">
        <w:rPr>
          <w:rFonts w:eastAsia="Calibri"/>
        </w:rPr>
        <w:t xml:space="preserve"> </w:t>
      </w:r>
      <w:r w:rsidRPr="009372AD">
        <w:rPr>
          <w:rFonts w:eastAsia="Calibri"/>
        </w:rPr>
        <w:t>cần</w:t>
      </w:r>
      <w:r w:rsidRPr="009372AD">
        <w:rPr>
          <w:rFonts w:eastAsia="Calibri"/>
        </w:rPr>
        <w:t xml:space="preserve"> convert </w:t>
      </w:r>
      <w:r w:rsidRPr="009372AD">
        <w:rPr>
          <w:rFonts w:eastAsia="Calibri"/>
        </w:rPr>
        <w:t>từ</w:t>
      </w:r>
      <w:r w:rsidRPr="009372AD">
        <w:rPr>
          <w:rFonts w:eastAsia="Calibri"/>
        </w:rPr>
        <w:t xml:space="preserve"> TCVN3 sang Unicode. 1- </w:t>
      </w:r>
      <w:r w:rsidRPr="009372AD">
        <w:rPr>
          <w:rFonts w:eastAsia="Calibri"/>
        </w:rPr>
        <w:t>Cần</w:t>
      </w:r>
      <w:r w:rsidRPr="009372AD">
        <w:rPr>
          <w:rFonts w:eastAsia="Calibri"/>
        </w:rPr>
        <w:t xml:space="preserve"> convert </w:t>
      </w:r>
      <w:r w:rsidRPr="009372AD">
        <w:rPr>
          <w:rFonts w:eastAsia="Calibri"/>
        </w:rPr>
        <w:t>từ</w:t>
      </w:r>
      <w:r w:rsidRPr="009372AD">
        <w:rPr>
          <w:rFonts w:eastAsia="Calibri"/>
        </w:rPr>
        <w:t xml:space="preserve"> TCVN3 sang Unicode </w:t>
      </w:r>
    </w:p>
    <w:p w:rsidR="009D1437" w:rsidRPr="005A1839" w:rsidP="009D1437" w14:paraId="1A5FDBAD" w14:textId="77777777">
      <w:pPr>
        <w:pStyle w:val="ListParagraph"/>
        <w:spacing w:after="0" w:line="360" w:lineRule="auto"/>
        <w:ind w:left="1080"/>
        <w:jc w:val="both"/>
        <w:rPr>
          <w:rFonts w:eastAsia="Calibri"/>
          <w:b/>
          <w:u w:val="single"/>
        </w:rPr>
      </w:pPr>
    </w:p>
    <w:p w:rsidR="009D1437" w:rsidP="009D1437" w14:paraId="6A7B39A9" w14:textId="7777777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430"/>
        <w:gridCol w:w="4950"/>
        <w:gridCol w:w="1885"/>
      </w:tblGrid>
      <w:tr w14:paraId="0D846F62"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146002FB" w14:textId="77777777">
            <w:pPr>
              <w:pStyle w:val="ListParagraph"/>
            </w:pPr>
            <w:r>
              <w:t>Kết</w:t>
            </w:r>
            <w:r>
              <w:t xml:space="preserve"> </w:t>
            </w:r>
            <w:r>
              <w:t>quả</w:t>
            </w:r>
          </w:p>
        </w:tc>
        <w:tc>
          <w:tcPr>
            <w:tcW w:w="495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425F10F4" w14:textId="77777777">
            <w:pPr>
              <w:pStyle w:val="ListParagraph"/>
            </w:pPr>
            <w:r w:rsidRPr="00660ABB">
              <w:t>Mô</w:t>
            </w:r>
            <w:r w:rsidRPr="00660ABB">
              <w:t xml:space="preserve"> </w:t>
            </w:r>
            <w:r w:rsidRPr="00660ABB">
              <w:t>tả</w:t>
            </w:r>
          </w:p>
        </w:tc>
        <w:tc>
          <w:tcPr>
            <w:tcW w:w="1885"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541A3C34" w14:textId="77777777">
            <w:pPr>
              <w:pStyle w:val="ListParagraph"/>
            </w:pPr>
            <w:r>
              <w:t>Ghi</w:t>
            </w:r>
            <w:r>
              <w:t xml:space="preserve"> </w:t>
            </w:r>
            <w:r>
              <w:t>chú</w:t>
            </w:r>
          </w:p>
        </w:tc>
      </w:tr>
      <w:tr w14:paraId="78606FB9" w14:textId="77777777" w:rsidTr="00616EC4">
        <w:tblPrEx>
          <w:tblW w:w="0" w:type="auto"/>
          <w:tblInd w:w="85" w:type="dxa"/>
          <w:tblLayout w:type="fixed"/>
          <w:tblLook w:val="04A0"/>
        </w:tblPrEx>
        <w:tc>
          <w:tcPr>
            <w:tcW w:w="2430" w:type="dxa"/>
            <w:tcBorders>
              <w:top w:val="single" w:sz="4" w:space="0" w:color="2E74B5"/>
              <w:left w:val="single" w:sz="4" w:space="0" w:color="2E74B5"/>
              <w:right w:val="single" w:sz="4" w:space="0" w:color="2E74B5"/>
            </w:tcBorders>
            <w:shd w:val="clear" w:color="auto" w:fill="auto"/>
          </w:tcPr>
          <w:p w:rsidR="009D1437" w:rsidRPr="009372AD" w:rsidP="00616EC4" w14:paraId="2CB1C9EF" w14:textId="77777777">
            <w:pPr>
              <w:autoSpaceDE w:val="0"/>
              <w:autoSpaceDN w:val="0"/>
              <w:adjustRightInd w:val="0"/>
              <w:jc w:val="both"/>
              <w:rPr>
                <w:sz w:val="19"/>
                <w:szCs w:val="19"/>
              </w:rPr>
            </w:pPr>
            <w:r w:rsidRPr="009372AD">
              <w:t>ERR:1</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B9CACAB" w14:textId="77777777">
            <w:pPr>
              <w:pStyle w:val="ListParagraph"/>
              <w:ind w:left="0"/>
              <w:jc w:val="both"/>
            </w:pPr>
            <w:r w:rsidRPr="009372AD">
              <w:t xml:space="preserve">Tài </w:t>
            </w:r>
            <w:r w:rsidRPr="009372AD">
              <w:t>khoản</w:t>
            </w:r>
            <w:r w:rsidRPr="009372AD">
              <w:t xml:space="preserve"> </w:t>
            </w:r>
            <w:r w:rsidRPr="009372AD">
              <w:t>đăng</w:t>
            </w:r>
            <w:r w:rsidRPr="009372AD">
              <w:t xml:space="preserve"> </w:t>
            </w:r>
            <w:r w:rsidRPr="009372AD">
              <w:t>nhập</w:t>
            </w:r>
            <w:r w:rsidRPr="009372AD">
              <w:t xml:space="preserve"> </w:t>
            </w:r>
            <w:r w:rsidRPr="009372AD">
              <w:t>sai</w:t>
            </w:r>
            <w:r w:rsidRPr="009372AD">
              <w:t xml:space="preserve"> </w:t>
            </w:r>
            <w:r w:rsidRPr="009372AD">
              <w:t>hoặc</w:t>
            </w:r>
            <w:r w:rsidRPr="009372AD">
              <w:t xml:space="preserve"> </w:t>
            </w:r>
            <w:r w:rsidRPr="009372AD">
              <w:t>không</w:t>
            </w:r>
            <w:r w:rsidRPr="009372AD">
              <w:t xml:space="preserve"> </w:t>
            </w:r>
            <w:r w:rsidRPr="009372AD">
              <w:t>có</w:t>
            </w:r>
            <w:r w:rsidRPr="009372AD">
              <w:t xml:space="preserve"> </w:t>
            </w:r>
            <w:r w:rsidRPr="009372AD">
              <w:t>quyề</w:t>
            </w:r>
            <w:r>
              <w:t>n</w:t>
            </w:r>
            <w:r>
              <w:t xml:space="preserve"> </w:t>
            </w:r>
            <w:r>
              <w:t>thêm</w:t>
            </w:r>
            <w:r>
              <w:t xml:space="preserve"> </w:t>
            </w:r>
            <w:r>
              <w:t>mới</w:t>
            </w:r>
            <w:r>
              <w:t xml:space="preserve"> </w:t>
            </w:r>
            <w:r>
              <w:t>hóa</w:t>
            </w:r>
            <w:r>
              <w:t xml:space="preserve"> </w:t>
            </w:r>
            <w:r>
              <w:t>đơn</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0498E39B" w14:textId="77777777">
            <w:pPr>
              <w:pStyle w:val="ListParagraph"/>
              <w:ind w:left="0"/>
              <w:jc w:val="both"/>
            </w:pPr>
          </w:p>
        </w:tc>
      </w:tr>
      <w:tr w14:paraId="4CEE49AB"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26AAF1D0" w14:textId="77777777">
            <w:pPr>
              <w:jc w:val="both"/>
            </w:pPr>
            <w:r w:rsidRPr="009372AD">
              <w:t>ERR:3</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70B77BB" w14:textId="77777777">
            <w:pPr>
              <w:jc w:val="both"/>
            </w:pPr>
            <w:r w:rsidRPr="009372AD">
              <w:t>Dữ</w:t>
            </w:r>
            <w:r w:rsidRPr="009372AD">
              <w:t xml:space="preserve"> </w:t>
            </w:r>
            <w:r w:rsidRPr="009372AD">
              <w:t>liệu</w:t>
            </w:r>
            <w:r w:rsidRPr="009372AD">
              <w:t xml:space="preserve"> xml </w:t>
            </w:r>
            <w:r w:rsidRPr="009372AD">
              <w:t>đầu</w:t>
            </w:r>
            <w:r w:rsidRPr="009372AD">
              <w:t xml:space="preserve"> </w:t>
            </w:r>
            <w:r w:rsidRPr="009372AD">
              <w:t>vào</w:t>
            </w:r>
            <w:r w:rsidRPr="009372AD">
              <w:t xml:space="preserve"> </w:t>
            </w:r>
            <w:r w:rsidRPr="009372AD">
              <w:t>không</w:t>
            </w:r>
            <w:r w:rsidRPr="009372AD">
              <w:t xml:space="preserve"> </w:t>
            </w:r>
            <w:r w:rsidRPr="009372AD">
              <w:t>đúng</w:t>
            </w:r>
            <w:r w:rsidRPr="009372AD">
              <w:t xml:space="preserve"> </w:t>
            </w:r>
            <w:r w:rsidRPr="009372AD">
              <w:t>quy</w:t>
            </w:r>
            <w:r w:rsidRPr="009372AD">
              <w:t xml:space="preserve"> </w:t>
            </w:r>
            <w:r w:rsidRPr="009372AD">
              <w:t>định</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5DFCF921" w14:textId="77777777">
            <w:pPr>
              <w:jc w:val="both"/>
            </w:pPr>
          </w:p>
        </w:tc>
      </w:tr>
      <w:tr w14:paraId="3D92AD43"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C8D076D" w14:textId="77777777">
            <w:pPr>
              <w:jc w:val="both"/>
            </w:pPr>
            <w:r>
              <w:t>ERR:6</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962C66C" w14:textId="77777777">
            <w:pPr>
              <w:jc w:val="both"/>
            </w:pPr>
            <w:r>
              <w:t>Không</w:t>
            </w:r>
            <w:r>
              <w:t xml:space="preserve"> </w:t>
            </w:r>
            <w:r>
              <w:t>đủ</w:t>
            </w:r>
            <w:r>
              <w:t xml:space="preserve"> </w:t>
            </w:r>
            <w:r>
              <w:t>số</w:t>
            </w:r>
            <w:r>
              <w:t xml:space="preserve"> </w:t>
            </w:r>
            <w:r>
              <w:t>lượng</w:t>
            </w:r>
            <w:r>
              <w:t xml:space="preserve"> </w:t>
            </w:r>
            <w:r>
              <w:t>hóa</w:t>
            </w:r>
            <w:r>
              <w:t xml:space="preserve"> </w:t>
            </w:r>
            <w:r>
              <w:t>đơn</w:t>
            </w:r>
            <w:r>
              <w:t xml:space="preserve"> </w:t>
            </w:r>
            <w:r>
              <w:t>cho</w:t>
            </w:r>
            <w:r>
              <w:t xml:space="preserve"> </w:t>
            </w:r>
            <w:r>
              <w:t>lô</w:t>
            </w:r>
            <w:r>
              <w:t xml:space="preserve"> </w:t>
            </w:r>
            <w:r>
              <w:t>thêm</w:t>
            </w:r>
            <w:r>
              <w:t xml:space="preserve"> </w:t>
            </w:r>
            <w:r>
              <w:t>mới</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5D6317BE" w14:textId="77777777">
            <w:pPr>
              <w:pStyle w:val="ListParagraph"/>
              <w:ind w:left="0"/>
              <w:jc w:val="both"/>
            </w:pPr>
          </w:p>
        </w:tc>
      </w:tr>
      <w:tr w14:paraId="1621702D"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F0DC9FE" w14:textId="77777777">
            <w:pPr>
              <w:autoSpaceDE w:val="0"/>
              <w:autoSpaceDN w:val="0"/>
              <w:adjustRightInd w:val="0"/>
              <w:jc w:val="both"/>
            </w:pPr>
            <w:r>
              <w:t>ERR:7</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F0AE945" w14:textId="77777777">
            <w:pPr>
              <w:pStyle w:val="ListParagraph"/>
              <w:ind w:left="0"/>
              <w:jc w:val="both"/>
            </w:pPr>
            <w:r w:rsidRPr="009372AD">
              <w:t xml:space="preserve">User name </w:t>
            </w:r>
            <w:r w:rsidRPr="009372AD">
              <w:t>không</w:t>
            </w:r>
            <w:r w:rsidRPr="009372AD">
              <w:t xml:space="preserve"> </w:t>
            </w:r>
            <w:r w:rsidRPr="009372AD">
              <w:t>phù</w:t>
            </w:r>
            <w:r w:rsidRPr="009372AD">
              <w:t xml:space="preserve"> </w:t>
            </w:r>
            <w:r w:rsidRPr="009372AD">
              <w:t>hợp</w:t>
            </w:r>
            <w:r w:rsidRPr="009372AD">
              <w:t xml:space="preserve">, </w:t>
            </w:r>
            <w:r w:rsidRPr="009372AD">
              <w:t>không</w:t>
            </w:r>
            <w:r w:rsidRPr="009372AD">
              <w:t xml:space="preserve"> </w:t>
            </w:r>
            <w:r w:rsidRPr="009372AD">
              <w:t>tìm</w:t>
            </w:r>
            <w:r w:rsidRPr="009372AD">
              <w:t xml:space="preserve"> </w:t>
            </w:r>
            <w:r w:rsidRPr="009372AD">
              <w:t>thấy</w:t>
            </w:r>
            <w:r w:rsidRPr="009372AD">
              <w:t xml:space="preserve"> company </w:t>
            </w:r>
            <w:r w:rsidRPr="009372AD">
              <w:t>tương</w:t>
            </w:r>
            <w:r w:rsidRPr="009372AD">
              <w:t xml:space="preserve"> </w:t>
            </w:r>
            <w:r w:rsidRPr="009372AD">
              <w:t>ứng</w:t>
            </w:r>
            <w:r w:rsidRPr="009372AD">
              <w:t xml:space="preserve"> </w:t>
            </w:r>
            <w:r w:rsidRPr="009372AD">
              <w:t>cho</w:t>
            </w:r>
            <w:r w:rsidRPr="009372AD">
              <w:t xml:space="preserve"> user.</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30A3C74C" w14:textId="77777777">
            <w:pPr>
              <w:pStyle w:val="ListParagraph"/>
              <w:ind w:left="0"/>
              <w:jc w:val="both"/>
            </w:pPr>
          </w:p>
        </w:tc>
      </w:tr>
      <w:tr w14:paraId="5BEA6607"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1BD91F5A" w14:textId="77777777">
            <w:pPr>
              <w:jc w:val="both"/>
            </w:pPr>
            <w:r>
              <w:t>ERR:13</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3949197" w14:textId="77777777">
            <w:pPr>
              <w:pStyle w:val="ListParagraph"/>
              <w:ind w:left="0"/>
              <w:jc w:val="both"/>
            </w:pPr>
            <w:r>
              <w:t xml:space="preserve">Danh </w:t>
            </w:r>
            <w:r>
              <w:t>sách</w:t>
            </w:r>
            <w:r>
              <w:t xml:space="preserve"> </w:t>
            </w:r>
            <w:r>
              <w:t>hóa</w:t>
            </w:r>
            <w:r>
              <w:t xml:space="preserve"> </w:t>
            </w:r>
            <w:r>
              <w:t>đơn</w:t>
            </w:r>
            <w:r>
              <w:t xml:space="preserve"> </w:t>
            </w:r>
            <w:r>
              <w:t>tồn</w:t>
            </w:r>
            <w:r>
              <w:t xml:space="preserve"> </w:t>
            </w:r>
            <w:r>
              <w:t>tại</w:t>
            </w:r>
            <w:r>
              <w:t xml:space="preserve"> </w:t>
            </w:r>
            <w:r>
              <w:t>hóa</w:t>
            </w:r>
            <w:r>
              <w:t xml:space="preserve"> </w:t>
            </w:r>
            <w:r>
              <w:t>đơn</w:t>
            </w:r>
            <w:r>
              <w:t xml:space="preserve"> </w:t>
            </w:r>
            <w:r>
              <w:t>trùng</w:t>
            </w:r>
            <w:r>
              <w:t xml:space="preserve"> </w:t>
            </w:r>
            <w:r>
              <w:t>Fkey</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25A23C27" w14:textId="77777777">
            <w:pPr>
              <w:pStyle w:val="ListParagraph"/>
              <w:ind w:left="0"/>
              <w:jc w:val="both"/>
            </w:pPr>
          </w:p>
        </w:tc>
      </w:tr>
      <w:tr w14:paraId="2BAAC641"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4A590DC8" w14:textId="77777777">
            <w:pPr>
              <w:jc w:val="both"/>
            </w:pPr>
            <w:r>
              <w:t>ERR:22</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5572996E" w14:textId="77777777">
            <w:pPr>
              <w:pStyle w:val="ListParagraph"/>
              <w:ind w:left="0"/>
              <w:jc w:val="both"/>
            </w:pPr>
            <w:r>
              <w:t>Trùng</w:t>
            </w:r>
            <w:r>
              <w:t xml:space="preserve"> </w:t>
            </w:r>
            <w:r>
              <w:t>số</w:t>
            </w:r>
            <w:r>
              <w:t xml:space="preserve"> </w:t>
            </w:r>
            <w:r>
              <w:t>hóa</w:t>
            </w:r>
            <w:r>
              <w:t xml:space="preserve"> </w:t>
            </w:r>
            <w:r>
              <w:t>đơn</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287500C1" w14:textId="77777777">
            <w:pPr>
              <w:pStyle w:val="ListParagraph"/>
              <w:ind w:left="0"/>
              <w:jc w:val="both"/>
            </w:pPr>
          </w:p>
        </w:tc>
      </w:tr>
      <w:tr w14:paraId="2F687461"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518472CB" w14:textId="77777777">
            <w:pPr>
              <w:autoSpaceDE w:val="0"/>
              <w:autoSpaceDN w:val="0"/>
              <w:adjustRightInd w:val="0"/>
              <w:jc w:val="both"/>
            </w:pPr>
            <w:r>
              <w:t>ERR:7</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134C503" w14:textId="77777777">
            <w:pPr>
              <w:pStyle w:val="ListParagraph"/>
              <w:ind w:left="0"/>
              <w:jc w:val="both"/>
            </w:pPr>
            <w:r w:rsidRPr="009372AD">
              <w:t xml:space="preserve">Pattern </w:t>
            </w:r>
            <w:r w:rsidRPr="009372AD">
              <w:t>và</w:t>
            </w:r>
            <w:r w:rsidRPr="009372AD">
              <w:t xml:space="preserve"> serial </w:t>
            </w:r>
            <w:r w:rsidRPr="009372AD">
              <w:t>không</w:t>
            </w:r>
            <w:r w:rsidRPr="009372AD">
              <w:t xml:space="preserve"> </w:t>
            </w:r>
            <w:r w:rsidRPr="009372AD">
              <w:t>phù</w:t>
            </w:r>
            <w:r w:rsidRPr="009372AD">
              <w:t xml:space="preserve"> </w:t>
            </w:r>
            <w:r w:rsidRPr="009372AD">
              <w:t>hợp</w:t>
            </w:r>
            <w:r w:rsidRPr="009372AD">
              <w:t xml:space="preserve">, </w:t>
            </w:r>
            <w:r w:rsidRPr="009372AD">
              <w:t>hoặc</w:t>
            </w:r>
            <w:r w:rsidRPr="009372AD">
              <w:t xml:space="preserve"> </w:t>
            </w:r>
            <w:r w:rsidRPr="009372AD">
              <w:t>không</w:t>
            </w:r>
            <w:r w:rsidRPr="009372AD">
              <w:t xml:space="preserve"> </w:t>
            </w:r>
            <w:r w:rsidRPr="009372AD">
              <w:t>tồn</w:t>
            </w:r>
            <w:r w:rsidRPr="009372AD">
              <w:t xml:space="preserve"> </w:t>
            </w:r>
            <w:r w:rsidRPr="009372AD">
              <w:t>tạ</w:t>
            </w:r>
            <w:r>
              <w:t>i</w:t>
            </w:r>
            <w:r>
              <w:t xml:space="preserve"> </w:t>
            </w:r>
            <w:r>
              <w:t>hóa</w:t>
            </w:r>
            <w:r>
              <w:t xml:space="preserve"> </w:t>
            </w:r>
            <w:r>
              <w:t>đơn</w:t>
            </w:r>
            <w:r>
              <w:t xml:space="preserve"> </w:t>
            </w:r>
            <w:r>
              <w:t>đã</w:t>
            </w:r>
            <w:r>
              <w:t xml:space="preserve"> </w:t>
            </w:r>
            <w:r>
              <w:t>đăng</w:t>
            </w:r>
            <w:r>
              <w:t xml:space="preserve"> </w:t>
            </w:r>
            <w:r>
              <w:t>ký</w:t>
            </w:r>
            <w:r w:rsidRPr="009372AD">
              <w:t xml:space="preserve"> </w:t>
            </w:r>
            <w:r w:rsidRPr="009372AD">
              <w:t>có</w:t>
            </w:r>
            <w:r w:rsidRPr="009372AD">
              <w:t xml:space="preserve"> </w:t>
            </w:r>
            <w:r w:rsidRPr="009372AD">
              <w:t>sử</w:t>
            </w:r>
            <w:r w:rsidRPr="009372AD">
              <w:t xml:space="preserve"> </w:t>
            </w:r>
            <w:r w:rsidRPr="009372AD">
              <w:t>dụ</w:t>
            </w:r>
            <w:r>
              <w:t>ng</w:t>
            </w:r>
            <w:r>
              <w:t xml:space="preserve"> Pattern </w:t>
            </w:r>
            <w:r>
              <w:t>và</w:t>
            </w:r>
            <w:r>
              <w:t xml:space="preserve"> S</w:t>
            </w:r>
            <w:r w:rsidRPr="009372AD">
              <w:t xml:space="preserve">erial </w:t>
            </w:r>
            <w:r w:rsidRPr="009372AD">
              <w:t>truyền</w:t>
            </w:r>
            <w:r w:rsidRPr="009372AD">
              <w:t xml:space="preserve"> </w:t>
            </w:r>
            <w:r w:rsidRPr="009372AD">
              <w:t>vào</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4076FA2D" w14:textId="77777777">
            <w:pPr>
              <w:pStyle w:val="ListParagraph"/>
              <w:ind w:left="0"/>
              <w:jc w:val="both"/>
            </w:pPr>
            <w:r w:rsidRPr="009372AD">
              <w:t>Chỉ</w:t>
            </w:r>
            <w:r w:rsidRPr="009372AD">
              <w:t xml:space="preserve"> </w:t>
            </w:r>
            <w:r w:rsidRPr="009372AD">
              <w:t>chấp</w:t>
            </w:r>
            <w:r w:rsidRPr="009372AD">
              <w:t xml:space="preserve"> </w:t>
            </w:r>
            <w:r w:rsidRPr="009372AD">
              <w:t>nhận</w:t>
            </w:r>
            <w:r w:rsidRPr="009372AD">
              <w:t xml:space="preserve"> </w:t>
            </w:r>
            <w:r w:rsidRPr="009372AD">
              <w:t>đồng</w:t>
            </w:r>
            <w:r w:rsidRPr="009372AD">
              <w:t xml:space="preserve"> </w:t>
            </w:r>
            <w:r w:rsidRPr="009372AD">
              <w:t>thời</w:t>
            </w:r>
            <w:r w:rsidRPr="009372AD">
              <w:t xml:space="preserve"> </w:t>
            </w:r>
            <w:r w:rsidRPr="009372AD">
              <w:t>nhập</w:t>
            </w:r>
            <w:r w:rsidRPr="009372AD">
              <w:t xml:space="preserve"> </w:t>
            </w:r>
            <w:r w:rsidRPr="009372AD">
              <w:t>cả</w:t>
            </w:r>
            <w:r w:rsidRPr="009372AD">
              <w:t xml:space="preserve"> Pattern </w:t>
            </w:r>
            <w:r w:rsidRPr="009372AD">
              <w:t>và</w:t>
            </w:r>
            <w:r w:rsidRPr="009372AD">
              <w:t xml:space="preserve"> serial </w:t>
            </w:r>
            <w:r w:rsidRPr="009372AD">
              <w:t>hoặc</w:t>
            </w:r>
            <w:r w:rsidRPr="009372AD">
              <w:t xml:space="preserve"> </w:t>
            </w:r>
            <w:r w:rsidRPr="009372AD">
              <w:t>đồng</w:t>
            </w:r>
            <w:r w:rsidRPr="009372AD">
              <w:t xml:space="preserve"> </w:t>
            </w:r>
            <w:r w:rsidRPr="009372AD">
              <w:t>thời</w:t>
            </w:r>
            <w:r w:rsidRPr="009372AD">
              <w:t xml:space="preserve"> </w:t>
            </w:r>
            <w:r w:rsidRPr="009372AD">
              <w:t>để</w:t>
            </w:r>
            <w:r w:rsidRPr="009372AD">
              <w:t xml:space="preserve"> </w:t>
            </w:r>
            <w:r w:rsidRPr="009372AD">
              <w:t>trống</w:t>
            </w:r>
            <w:r w:rsidRPr="009372AD">
              <w:t xml:space="preserve"> </w:t>
            </w:r>
            <w:r w:rsidRPr="009372AD">
              <w:t>cả</w:t>
            </w:r>
            <w:r w:rsidRPr="009372AD">
              <w:t xml:space="preserve"> pattern </w:t>
            </w:r>
            <w:r w:rsidRPr="009372AD">
              <w:t>và</w:t>
            </w:r>
            <w:r w:rsidRPr="009372AD">
              <w:t xml:space="preserve"> serial</w:t>
            </w:r>
          </w:p>
        </w:tc>
      </w:tr>
      <w:tr w14:paraId="41F50EB8"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55457385" w14:textId="77777777">
            <w:pPr>
              <w:autoSpaceDE w:val="0"/>
              <w:autoSpaceDN w:val="0"/>
              <w:adjustRightInd w:val="0"/>
              <w:jc w:val="both"/>
            </w:pPr>
            <w:r w:rsidRPr="009372AD">
              <w:t>ERR:5</w:t>
            </w:r>
          </w:p>
          <w:p w:rsidR="009D1437" w:rsidRPr="009372AD" w:rsidP="00616EC4" w14:paraId="646D9DB1" w14:textId="77777777">
            <w:pPr>
              <w:autoSpaceDE w:val="0"/>
              <w:autoSpaceDN w:val="0"/>
              <w:adjustRightInd w:val="0"/>
              <w:jc w:val="both"/>
            </w:pP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5C476A1D" w14:textId="77777777">
            <w:pPr>
              <w:pStyle w:val="ListParagraph"/>
              <w:ind w:left="0"/>
              <w:jc w:val="both"/>
            </w:pPr>
            <w:r w:rsidRPr="009372AD">
              <w:t>Không</w:t>
            </w:r>
            <w:r w:rsidRPr="009372AD">
              <w:t xml:space="preserve"> </w:t>
            </w:r>
            <w:r w:rsidRPr="009372AD">
              <w:t>phát</w:t>
            </w:r>
            <w:r w:rsidRPr="009372AD">
              <w:t xml:space="preserve"> </w:t>
            </w:r>
            <w:r w:rsidRPr="009372AD">
              <w:t>hành</w:t>
            </w:r>
            <w:r w:rsidRPr="009372AD">
              <w:t xml:space="preserve"> </w:t>
            </w:r>
            <w:r w:rsidRPr="009372AD">
              <w:t>được</w:t>
            </w:r>
            <w:r w:rsidRPr="009372AD">
              <w:t xml:space="preserve"> </w:t>
            </w:r>
            <w:r w:rsidRPr="009372AD">
              <w:t>hóa</w:t>
            </w:r>
            <w:r w:rsidRPr="009372AD">
              <w:t xml:space="preserve"> </w:t>
            </w:r>
            <w:r w:rsidRPr="009372AD">
              <w:t>đơn</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3ABEBA12" w14:textId="77777777">
            <w:pPr>
              <w:pStyle w:val="ListParagraph"/>
              <w:ind w:left="0"/>
              <w:jc w:val="both"/>
            </w:pPr>
            <w:r>
              <w:t>Lỗi</w:t>
            </w:r>
            <w:r>
              <w:t xml:space="preserve"> </w:t>
            </w:r>
            <w:r>
              <w:t>không</w:t>
            </w:r>
            <w:r>
              <w:t xml:space="preserve"> </w:t>
            </w:r>
            <w:r>
              <w:t>xác</w:t>
            </w:r>
            <w:r>
              <w:t xml:space="preserve"> </w:t>
            </w:r>
            <w:r>
              <w:t>định</w:t>
            </w:r>
            <w:r>
              <w:t xml:space="preserve">. </w:t>
            </w:r>
            <w:r w:rsidRPr="009372AD">
              <w:t>DB roll back</w:t>
            </w:r>
          </w:p>
        </w:tc>
      </w:tr>
      <w:tr w14:paraId="43FB4EC5"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1427BF0" w14:textId="77777777">
            <w:pPr>
              <w:autoSpaceDE w:val="0"/>
              <w:autoSpaceDN w:val="0"/>
              <w:adjustRightInd w:val="0"/>
              <w:jc w:val="both"/>
            </w:pPr>
            <w:r>
              <w:t>ERR:10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1E9990E3" w14:textId="77777777">
            <w:pPr>
              <w:pStyle w:val="ListParagraph"/>
              <w:ind w:left="0"/>
              <w:jc w:val="both"/>
            </w:pPr>
            <w:r>
              <w:t xml:space="preserve">Lô </w:t>
            </w:r>
            <w:r>
              <w:t>có</w:t>
            </w:r>
            <w:r>
              <w:t xml:space="preserve"> </w:t>
            </w:r>
            <w:r>
              <w:t>số</w:t>
            </w:r>
            <w:r>
              <w:t xml:space="preserve"> </w:t>
            </w:r>
            <w:r>
              <w:t>hóa</w:t>
            </w:r>
            <w:r>
              <w:t xml:space="preserve"> </w:t>
            </w:r>
            <w:r>
              <w:t>đơn</w:t>
            </w:r>
            <w:r>
              <w:t xml:space="preserve"> </w:t>
            </w:r>
            <w:r>
              <w:t>vượt</w:t>
            </w:r>
            <w:r>
              <w:t xml:space="preserve"> </w:t>
            </w:r>
            <w:r>
              <w:t>quá</w:t>
            </w:r>
            <w:r>
              <w:t xml:space="preserve"> max </w:t>
            </w:r>
            <w:r>
              <w:t>cho</w:t>
            </w:r>
            <w:r>
              <w:t xml:space="preserve"> </w:t>
            </w:r>
            <w:r>
              <w:t>phép</w:t>
            </w:r>
          </w:p>
        </w:tc>
        <w:tc>
          <w:tcPr>
            <w:tcW w:w="1885" w:type="dxa"/>
            <w:tcBorders>
              <w:top w:val="single" w:sz="4" w:space="0" w:color="2E74B5"/>
              <w:left w:val="single" w:sz="4" w:space="0" w:color="2E74B5"/>
              <w:bottom w:val="single" w:sz="4" w:space="0" w:color="2E74B5"/>
              <w:right w:val="single" w:sz="4" w:space="0" w:color="2E74B5"/>
            </w:tcBorders>
          </w:tcPr>
          <w:p w:rsidR="009D1437" w:rsidRPr="00731CD1" w:rsidP="00616EC4" w14:paraId="0458211F" w14:textId="77777777">
            <w:pPr>
              <w:jc w:val="both"/>
            </w:pPr>
            <w:r>
              <w:t>Mặc</w:t>
            </w:r>
            <w:r>
              <w:t xml:space="preserve"> </w:t>
            </w:r>
            <w:r>
              <w:t>định</w:t>
            </w:r>
            <w:r>
              <w:t xml:space="preserve"> </w:t>
            </w:r>
            <w:r>
              <w:t>là</w:t>
            </w:r>
            <w:r>
              <w:t xml:space="preserve"> </w:t>
            </w:r>
            <w:r>
              <w:rPr>
                <w:rFonts w:ascii="Consolas" w:hAnsi="Consolas" w:cs="Consolas"/>
                <w:color w:val="000000"/>
                <w:sz w:val="19"/>
                <w:szCs w:val="19"/>
              </w:rPr>
              <w:t xml:space="preserve">5000, </w:t>
            </w:r>
            <w:r w:rsidRPr="001A2242">
              <w:t>hoặc</w:t>
            </w:r>
            <w:r w:rsidRPr="001A2242">
              <w:t xml:space="preserve"> </w:t>
            </w:r>
            <w:r w:rsidRPr="001A2242">
              <w:t>được</w:t>
            </w:r>
            <w:r w:rsidRPr="001A2242">
              <w:t xml:space="preserve"> </w:t>
            </w:r>
            <w:r w:rsidRPr="001A2242">
              <w:t>cấu</w:t>
            </w:r>
            <w:r w:rsidRPr="001A2242">
              <w:t xml:space="preserve"> </w:t>
            </w:r>
            <w:r w:rsidRPr="001A2242">
              <w:t>hình</w:t>
            </w:r>
            <w:r w:rsidRPr="001A2242">
              <w:t xml:space="preserve"> </w:t>
            </w:r>
            <w:r w:rsidRPr="001A2242">
              <w:t>theo</w:t>
            </w:r>
            <w:r w:rsidRPr="001A2242">
              <w:t xml:space="preserve"> </w:t>
            </w:r>
            <w:r w:rsidRPr="001A2242">
              <w:t>từng</w:t>
            </w:r>
            <w:r w:rsidRPr="001A2242">
              <w:t xml:space="preserve"> app</w:t>
            </w:r>
          </w:p>
        </w:tc>
      </w:tr>
      <w:tr w14:paraId="4EFE5A86" w14:textId="77777777" w:rsidTr="00616EC4">
        <w:tblPrEx>
          <w:tblW w:w="0" w:type="auto"/>
          <w:tblInd w:w="85" w:type="dxa"/>
          <w:tblLayout w:type="fixed"/>
          <w:tblLook w:val="04A0"/>
        </w:tblPrEx>
        <w:trPr>
          <w:trHeight w:val="368"/>
        </w:trPr>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1B09B15D" w14:textId="77777777">
            <w:pPr>
              <w:autoSpaceDE w:val="0"/>
              <w:autoSpaceDN w:val="0"/>
              <w:adjustRightInd w:val="0"/>
              <w:jc w:val="both"/>
            </w:pPr>
            <w:r w:rsidRPr="009372AD">
              <w:t>OK: pattern;serial1-</w:t>
            </w:r>
            <w:r>
              <w:t>key1_</w:t>
            </w:r>
            <w:r w:rsidRPr="009372AD">
              <w:t>num1,</w:t>
            </w:r>
            <w:r>
              <w:t>key2_</w:t>
            </w:r>
            <w:r w:rsidRPr="009372AD">
              <w:t>num12,</w:t>
            </w:r>
            <w:r>
              <w:t>key3_num3…</w:t>
            </w:r>
          </w:p>
          <w:p w:rsidR="009D1437" w:rsidRPr="009372AD" w:rsidP="00616EC4" w14:paraId="5DE5EF6F" w14:textId="77777777">
            <w:pPr>
              <w:autoSpaceDE w:val="0"/>
              <w:autoSpaceDN w:val="0"/>
              <w:adjustRightInd w:val="0"/>
              <w:jc w:val="both"/>
            </w:pPr>
          </w:p>
          <w:p w:rsidR="009D1437" w:rsidRPr="009372AD" w:rsidP="00616EC4" w14:paraId="591F6D6F" w14:textId="77777777">
            <w:pPr>
              <w:autoSpaceDE w:val="0"/>
              <w:autoSpaceDN w:val="0"/>
              <w:adjustRightInd w:val="0"/>
              <w:jc w:val="both"/>
            </w:pPr>
            <w:r w:rsidRPr="009372AD">
              <w:t>(</w:t>
            </w:r>
            <w:r w:rsidRPr="009372AD">
              <w:t>Ví</w:t>
            </w:r>
            <w:r w:rsidRPr="009372AD">
              <w:t xml:space="preserve"> </w:t>
            </w:r>
            <w:r w:rsidRPr="009372AD">
              <w:t>dụ</w:t>
            </w:r>
            <w:r w:rsidRPr="009372AD">
              <w:t>:</w:t>
            </w:r>
          </w:p>
          <w:p w:rsidR="009D1437" w:rsidRPr="009372AD" w:rsidP="00616EC4" w14:paraId="25B61BAF" w14:textId="77777777">
            <w:pPr>
              <w:autoSpaceDE w:val="0"/>
              <w:autoSpaceDN w:val="0"/>
              <w:adjustRightInd w:val="0"/>
              <w:jc w:val="both"/>
            </w:pPr>
            <w:r w:rsidRPr="009372AD">
              <w:t>OK:01GTKT3/001;A</w:t>
            </w:r>
            <w:r>
              <w:t>A/12E-key1_1,key2_2,key3_3,key4_4,key5_5</w:t>
            </w:r>
            <w:r w:rsidRPr="009372AD">
              <w:t>)</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5650D2AD" w14:textId="77777777">
            <w:pPr>
              <w:pStyle w:val="ListParagraph"/>
              <w:numPr>
                <w:ilvl w:val="0"/>
                <w:numId w:val="4"/>
              </w:numPr>
              <w:spacing w:after="0" w:line="240" w:lineRule="auto"/>
              <w:jc w:val="both"/>
            </w:pPr>
            <w:r w:rsidRPr="009372AD">
              <w:t xml:space="preserve">OK </w:t>
            </w:r>
            <w:r w:rsidRPr="009372AD">
              <w:rPr>
                <w:rFonts w:ascii="Wingdings" w:hAnsi="Wingdings"/>
              </w:rPr>
              <w:sym w:font="Wingdings" w:char="F0E0"/>
            </w:r>
            <w:r w:rsidRPr="009372AD">
              <w:t xml:space="preserve"> </w:t>
            </w:r>
            <w:r w:rsidRPr="009372AD">
              <w:t>đã</w:t>
            </w:r>
            <w:r w:rsidRPr="009372AD">
              <w:t xml:space="preserve"> </w:t>
            </w:r>
            <w:r w:rsidRPr="009372AD">
              <w:t>phát</w:t>
            </w:r>
            <w:r w:rsidRPr="009372AD">
              <w:t xml:space="preserve"> </w:t>
            </w:r>
            <w:r w:rsidRPr="009372AD">
              <w:t>hành</w:t>
            </w:r>
            <w:r w:rsidRPr="009372AD">
              <w:t xml:space="preserve"> </w:t>
            </w:r>
            <w:r w:rsidRPr="009372AD">
              <w:t>hóa</w:t>
            </w:r>
            <w:r w:rsidRPr="009372AD">
              <w:t xml:space="preserve"> </w:t>
            </w:r>
            <w:r w:rsidRPr="009372AD">
              <w:t>đơn</w:t>
            </w:r>
            <w:r w:rsidRPr="009372AD">
              <w:t xml:space="preserve"> </w:t>
            </w:r>
            <w:r w:rsidRPr="009372AD">
              <w:t>thành</w:t>
            </w:r>
            <w:r w:rsidRPr="009372AD">
              <w:t xml:space="preserve"> </w:t>
            </w:r>
            <w:r w:rsidRPr="009372AD">
              <w:t>công</w:t>
            </w:r>
          </w:p>
          <w:p w:rsidR="009D1437" w:rsidRPr="009372AD" w:rsidP="00616EC4" w14:paraId="75AF2956" w14:textId="77777777">
            <w:pPr>
              <w:pStyle w:val="ListParagraph"/>
              <w:numPr>
                <w:ilvl w:val="0"/>
                <w:numId w:val="4"/>
              </w:numPr>
              <w:spacing w:after="0" w:line="240" w:lineRule="auto"/>
              <w:jc w:val="both"/>
            </w:pPr>
            <w:r w:rsidRPr="009372AD">
              <w:t xml:space="preserve">Pattern </w:t>
            </w:r>
            <w:r w:rsidRPr="009372AD">
              <w:rPr>
                <w:rFonts w:ascii="Wingdings" w:hAnsi="Wingdings"/>
              </w:rPr>
              <w:sym w:font="Wingdings" w:char="F0E0"/>
            </w:r>
            <w:r w:rsidRPr="009372AD">
              <w:t xml:space="preserve"> </w:t>
            </w:r>
            <w:r w:rsidRPr="009372AD">
              <w:t>Mẫu</w:t>
            </w:r>
            <w:r w:rsidRPr="009372AD">
              <w:t xml:space="preserve"> </w:t>
            </w:r>
            <w:r w:rsidRPr="009372AD">
              <w:t>số</w:t>
            </w:r>
            <w:r w:rsidRPr="009372AD">
              <w:t xml:space="preserve"> </w:t>
            </w:r>
            <w:r w:rsidRPr="009372AD">
              <w:t>của</w:t>
            </w:r>
            <w:r w:rsidRPr="009372AD">
              <w:t xml:space="preserve"> </w:t>
            </w:r>
            <w:r w:rsidRPr="009372AD">
              <w:t>các</w:t>
            </w:r>
            <w:r w:rsidRPr="009372AD">
              <w:t xml:space="preserve"> </w:t>
            </w:r>
            <w:r w:rsidRPr="009372AD">
              <w:t>hóa</w:t>
            </w:r>
            <w:r w:rsidRPr="009372AD">
              <w:t xml:space="preserve"> </w:t>
            </w:r>
            <w:r w:rsidRPr="009372AD">
              <w:t>đơn</w:t>
            </w:r>
            <w:r w:rsidRPr="009372AD">
              <w:t xml:space="preserve"> </w:t>
            </w:r>
            <w:r w:rsidRPr="009372AD">
              <w:t>đã</w:t>
            </w:r>
            <w:r w:rsidRPr="009372AD">
              <w:t xml:space="preserve"> </w:t>
            </w:r>
            <w:r w:rsidRPr="009372AD">
              <w:t>phát</w:t>
            </w:r>
            <w:r w:rsidRPr="009372AD">
              <w:t xml:space="preserve"> </w:t>
            </w:r>
            <w:r w:rsidRPr="009372AD">
              <w:t>hành</w:t>
            </w:r>
          </w:p>
          <w:p w:rsidR="009D1437" w:rsidRPr="009372AD" w:rsidP="00616EC4" w14:paraId="5BD1B70F" w14:textId="77777777">
            <w:pPr>
              <w:pStyle w:val="ListParagraph"/>
              <w:numPr>
                <w:ilvl w:val="0"/>
                <w:numId w:val="4"/>
              </w:numPr>
              <w:spacing w:after="0" w:line="240" w:lineRule="auto"/>
              <w:jc w:val="both"/>
            </w:pPr>
            <w:r w:rsidRPr="009372AD">
              <w:t xml:space="preserve">Serial1 </w:t>
            </w:r>
            <w:r w:rsidRPr="009372AD">
              <w:rPr>
                <w:rFonts w:ascii="Wingdings" w:hAnsi="Wingdings"/>
              </w:rPr>
              <w:sym w:font="Wingdings" w:char="F0E0"/>
            </w:r>
            <w:r w:rsidRPr="009372AD">
              <w:t xml:space="preserve"> serial </w:t>
            </w:r>
            <w:r w:rsidRPr="009372AD">
              <w:t>của</w:t>
            </w:r>
            <w:r w:rsidRPr="009372AD">
              <w:t xml:space="preserve"> </w:t>
            </w:r>
            <w:r w:rsidRPr="009372AD">
              <w:t>dãy</w:t>
            </w:r>
            <w:r w:rsidRPr="009372AD">
              <w:t xml:space="preserve"> </w:t>
            </w:r>
            <w:r w:rsidRPr="009372AD">
              <w:t>các</w:t>
            </w:r>
            <w:r w:rsidRPr="009372AD">
              <w:t xml:space="preserve"> </w:t>
            </w:r>
            <w:r w:rsidRPr="009372AD">
              <w:t>hóa</w:t>
            </w:r>
            <w:r w:rsidRPr="009372AD">
              <w:t xml:space="preserve"> </w:t>
            </w:r>
            <w:r w:rsidRPr="009372AD">
              <w:t>đơn</w:t>
            </w:r>
            <w:r w:rsidRPr="009372AD">
              <w:t xml:space="preserve"> </w:t>
            </w:r>
            <w:r w:rsidRPr="009372AD">
              <w:t>phát</w:t>
            </w:r>
            <w:r w:rsidRPr="009372AD">
              <w:t xml:space="preserve"> </w:t>
            </w:r>
            <w:r w:rsidRPr="009372AD">
              <w:t>hành</w:t>
            </w:r>
            <w:r w:rsidRPr="009372AD">
              <w:t xml:space="preserve"> </w:t>
            </w:r>
          </w:p>
          <w:p w:rsidR="009D1437" w:rsidP="00616EC4" w14:paraId="1768AD2B" w14:textId="77777777">
            <w:pPr>
              <w:pStyle w:val="ListParagraph"/>
              <w:numPr>
                <w:ilvl w:val="0"/>
                <w:numId w:val="4"/>
              </w:numPr>
              <w:spacing w:after="0" w:line="240" w:lineRule="auto"/>
              <w:jc w:val="both"/>
            </w:pPr>
            <w:r w:rsidRPr="009372AD">
              <w:t xml:space="preserve">num1, num2… </w:t>
            </w:r>
            <w:r w:rsidRPr="009372AD">
              <w:t>là</w:t>
            </w:r>
            <w:r w:rsidRPr="009372AD">
              <w:t xml:space="preserve"> </w:t>
            </w:r>
            <w:r w:rsidRPr="009372AD">
              <w:t>các</w:t>
            </w:r>
            <w:r w:rsidRPr="009372AD">
              <w:t xml:space="preserve"> </w:t>
            </w:r>
            <w:r w:rsidRPr="009372AD">
              <w:t>số</w:t>
            </w:r>
            <w:r w:rsidRPr="009372AD">
              <w:t xml:space="preserve"> </w:t>
            </w:r>
            <w:r w:rsidRPr="009372AD">
              <w:t>hóa</w:t>
            </w:r>
            <w:r w:rsidRPr="009372AD">
              <w:t xml:space="preserve"> </w:t>
            </w:r>
            <w:r w:rsidRPr="009372AD">
              <w:t>đơn</w:t>
            </w:r>
          </w:p>
          <w:p w:rsidR="009D1437" w:rsidRPr="009372AD" w:rsidP="00616EC4" w14:paraId="25C8019F" w14:textId="77777777">
            <w:pPr>
              <w:pStyle w:val="ListParagraph"/>
              <w:numPr>
                <w:ilvl w:val="0"/>
                <w:numId w:val="4"/>
              </w:numPr>
              <w:spacing w:after="0" w:line="240" w:lineRule="auto"/>
              <w:jc w:val="both"/>
            </w:pPr>
            <w:r>
              <w:t xml:space="preserve">key1,key2… </w:t>
            </w:r>
            <w:r>
              <w:t>là</w:t>
            </w:r>
            <w:r>
              <w:t xml:space="preserve"> </w:t>
            </w:r>
            <w:r>
              <w:t>khóa</w:t>
            </w:r>
            <w:r>
              <w:t xml:space="preserve"> </w:t>
            </w:r>
            <w:r>
              <w:t>để</w:t>
            </w:r>
            <w:r>
              <w:t xml:space="preserve"> </w:t>
            </w:r>
            <w:r>
              <w:t>nhận</w:t>
            </w:r>
            <w:r>
              <w:t xml:space="preserve"> </w:t>
            </w:r>
            <w:r>
              <w:t>biết</w:t>
            </w:r>
            <w:r>
              <w:t xml:space="preserve"> </w:t>
            </w:r>
            <w:r>
              <w:t>hóa</w:t>
            </w:r>
            <w:r>
              <w:t xml:space="preserve"> </w:t>
            </w:r>
            <w:r>
              <w:t>đơn</w:t>
            </w:r>
            <w:r>
              <w:t xml:space="preserve"> </w:t>
            </w:r>
            <w:r>
              <w:t>phát</w:t>
            </w:r>
            <w:r>
              <w:t xml:space="preserve"> </w:t>
            </w:r>
            <w:r>
              <w:t>hành</w:t>
            </w:r>
            <w:r>
              <w:t xml:space="preserve"> </w:t>
            </w:r>
            <w:r>
              <w:t>cho</w:t>
            </w:r>
            <w:r>
              <w:t xml:space="preserve"> </w:t>
            </w:r>
            <w:r>
              <w:t>khách</w:t>
            </w:r>
            <w:r>
              <w:t xml:space="preserve"> </w:t>
            </w:r>
            <w:r>
              <w:t>hàng</w:t>
            </w:r>
            <w:r>
              <w:t xml:space="preserve"> </w:t>
            </w:r>
            <w:r>
              <w:t>nào</w:t>
            </w:r>
            <w:r>
              <w:t>(</w:t>
            </w:r>
            <w:r>
              <w:t>lấy</w:t>
            </w:r>
            <w:r>
              <w:t xml:space="preserve"> </w:t>
            </w:r>
            <w:r>
              <w:t>từ</w:t>
            </w:r>
            <w:r>
              <w:t xml:space="preserve"> </w:t>
            </w:r>
            <w:r>
              <w:t>đầu</w:t>
            </w:r>
            <w:r>
              <w:t xml:space="preserve"> </w:t>
            </w:r>
            <w:r>
              <w:t>vào</w:t>
            </w:r>
            <w:r>
              <w:t>)</w:t>
            </w:r>
          </w:p>
        </w:tc>
        <w:tc>
          <w:tcPr>
            <w:tcW w:w="1885" w:type="dxa"/>
            <w:tcBorders>
              <w:top w:val="single" w:sz="4" w:space="0" w:color="2E74B5"/>
              <w:left w:val="single" w:sz="4" w:space="0" w:color="2E74B5"/>
              <w:bottom w:val="single" w:sz="4" w:space="0" w:color="2E74B5"/>
              <w:right w:val="single" w:sz="4" w:space="0" w:color="2E74B5"/>
            </w:tcBorders>
          </w:tcPr>
          <w:p w:rsidR="009D1437" w:rsidRPr="00C4102D" w:rsidP="00616EC4" w14:paraId="04F2F0AE" w14:textId="77777777">
            <w:pPr>
              <w:jc w:val="both"/>
            </w:pPr>
            <w:r w:rsidRPr="00C4102D">
              <w:t>Cách</w:t>
            </w:r>
            <w:r w:rsidRPr="00C4102D">
              <w:t xml:space="preserve"> </w:t>
            </w:r>
            <w:r w:rsidRPr="00C4102D">
              <w:t>hóa</w:t>
            </w:r>
            <w:r w:rsidRPr="00C4102D">
              <w:t xml:space="preserve"> </w:t>
            </w:r>
            <w:r w:rsidRPr="00C4102D">
              <w:t>đơn</w:t>
            </w:r>
            <w:r w:rsidRPr="00C4102D">
              <w:t xml:space="preserve"> </w:t>
            </w:r>
            <w:r w:rsidRPr="00C4102D">
              <w:t>có</w:t>
            </w:r>
            <w:r w:rsidRPr="00C4102D">
              <w:t xml:space="preserve"> serial </w:t>
            </w:r>
            <w:r w:rsidRPr="00C4102D">
              <w:t>khác</w:t>
            </w:r>
            <w:r w:rsidRPr="00C4102D">
              <w:t xml:space="preserve"> </w:t>
            </w:r>
            <w:r w:rsidRPr="00C4102D">
              <w:t>nhau</w:t>
            </w:r>
            <w:r w:rsidRPr="00C4102D">
              <w:t xml:space="preserve"> </w:t>
            </w:r>
            <w:r w:rsidRPr="00C4102D">
              <w:t>phân</w:t>
            </w:r>
            <w:r w:rsidRPr="00C4102D">
              <w:t xml:space="preserve"> </w:t>
            </w:r>
            <w:r w:rsidRPr="00C4102D">
              <w:t>cách</w:t>
            </w:r>
            <w:r w:rsidRPr="00C4102D">
              <w:t xml:space="preserve"> </w:t>
            </w:r>
            <w:r w:rsidRPr="00C4102D">
              <w:t>bởi</w:t>
            </w:r>
            <w:r w:rsidRPr="00C4102D">
              <w:t xml:space="preserve"> </w:t>
            </w:r>
            <w:r w:rsidRPr="00C4102D">
              <w:t>dấu</w:t>
            </w:r>
            <w:r w:rsidRPr="00C4102D">
              <w:t xml:space="preserve"> “;”</w:t>
            </w:r>
          </w:p>
          <w:p w:rsidR="009D1437" w:rsidRPr="00C4102D" w:rsidP="00616EC4" w14:paraId="7707F45C" w14:textId="77777777">
            <w:pPr>
              <w:jc w:val="both"/>
            </w:pPr>
            <w:r w:rsidRPr="00C4102D">
              <w:t xml:space="preserve">Các </w:t>
            </w:r>
            <w:r w:rsidRPr="00C4102D">
              <w:t>số</w:t>
            </w:r>
            <w:r w:rsidRPr="00C4102D">
              <w:t xml:space="preserve"> </w:t>
            </w:r>
            <w:r w:rsidRPr="00C4102D">
              <w:t>hóa</w:t>
            </w:r>
            <w:r w:rsidRPr="00C4102D">
              <w:t xml:space="preserve"> </w:t>
            </w:r>
            <w:r w:rsidRPr="00C4102D">
              <w:t>đơn</w:t>
            </w:r>
            <w:r w:rsidRPr="00C4102D">
              <w:t xml:space="preserve"> </w:t>
            </w:r>
            <w:r w:rsidRPr="00C4102D">
              <w:t>phân</w:t>
            </w:r>
            <w:r w:rsidRPr="00C4102D">
              <w:t xml:space="preserve"> </w:t>
            </w:r>
            <w:r w:rsidRPr="00C4102D">
              <w:t>cách</w:t>
            </w:r>
            <w:r w:rsidRPr="00C4102D">
              <w:t xml:space="preserve"> </w:t>
            </w:r>
            <w:r w:rsidRPr="00C4102D">
              <w:t>bởi</w:t>
            </w:r>
            <w:r w:rsidRPr="00C4102D">
              <w:t xml:space="preserve"> “,”</w:t>
            </w:r>
          </w:p>
          <w:p w:rsidR="009D1437" w:rsidRPr="00731CD1" w:rsidP="00616EC4" w14:paraId="0736739F" w14:textId="77777777">
            <w:pPr>
              <w:ind w:left="360"/>
              <w:jc w:val="both"/>
            </w:pPr>
          </w:p>
        </w:tc>
      </w:tr>
    </w:tbl>
    <w:p w:rsidR="009D1437" w:rsidP="009D1437" w14:paraId="0EE3B6A0" w14:textId="77777777">
      <w:pPr>
        <w:rPr>
          <w:rFonts w:ascii="Consolas" w:hAnsi="Consolas" w:cs="Consolas"/>
          <w:color w:val="0000FF"/>
          <w:sz w:val="19"/>
          <w:szCs w:val="19"/>
        </w:rPr>
      </w:pPr>
    </w:p>
    <w:p w:rsidR="009D1437" w:rsidRPr="00FE7CBB" w:rsidP="009D1437" w14:paraId="50E1D9D6" w14:textId="77777777">
      <w:pPr>
        <w:rPr>
          <w:b/>
          <w:u w:val="single"/>
          <w:lang w:eastAsia="x-none"/>
        </w:rPr>
      </w:pPr>
      <w:r w:rsidRPr="00FE7CBB">
        <w:rPr>
          <w:b/>
          <w:u w:val="single"/>
          <w:lang w:eastAsia="x-none"/>
        </w:rPr>
        <w:t xml:space="preserve">Định </w:t>
      </w:r>
      <w:r w:rsidRPr="00FE7CBB">
        <w:rPr>
          <w:b/>
          <w:u w:val="single"/>
          <w:lang w:eastAsia="x-none"/>
        </w:rPr>
        <w:t>dạng</w:t>
      </w:r>
      <w:r w:rsidRPr="00FE7CBB">
        <w:rPr>
          <w:b/>
          <w:u w:val="single"/>
          <w:lang w:eastAsia="x-none"/>
        </w:rPr>
        <w:t xml:space="preserve"> </w:t>
      </w:r>
      <w:r w:rsidRPr="00FE7CBB">
        <w:rPr>
          <w:b/>
          <w:u w:val="single"/>
          <w:lang w:eastAsia="x-none"/>
        </w:rPr>
        <w:t>chuỗi</w:t>
      </w:r>
      <w:r w:rsidRPr="00FE7CBB">
        <w:rPr>
          <w:b/>
          <w:u w:val="single"/>
          <w:lang w:eastAsia="x-none"/>
        </w:rPr>
        <w:t xml:space="preserve"> xml </w:t>
      </w:r>
      <w:r w:rsidRPr="00FE7CBB">
        <w:rPr>
          <w:b/>
          <w:u w:val="single"/>
          <w:lang w:eastAsia="x-none"/>
        </w:rPr>
        <w:t>đầu</w:t>
      </w:r>
      <w:r w:rsidRPr="00FE7CBB">
        <w:rPr>
          <w:b/>
          <w:u w:val="single"/>
          <w:lang w:eastAsia="x-none"/>
        </w:rPr>
        <w:t xml:space="preserve"> </w:t>
      </w:r>
      <w:r w:rsidRPr="00FE7CBB">
        <w:rPr>
          <w:b/>
          <w:u w:val="single"/>
          <w:lang w:eastAsia="x-none"/>
        </w:rPr>
        <w:t>vào</w:t>
      </w:r>
      <w:r>
        <w:rPr>
          <w:b/>
          <w:u w:val="single"/>
          <w:lang w:eastAsia="x-none"/>
        </w:rPr>
        <w:t xml:space="preserve"> </w:t>
      </w:r>
      <w:r w:rsidRPr="00FE7CBB">
        <w:rPr>
          <w:b/>
          <w:u w:val="single"/>
        </w:rPr>
        <w:t>(</w:t>
      </w:r>
      <w:r w:rsidRPr="00FE7CBB">
        <w:rPr>
          <w:b/>
          <w:u w:val="single"/>
        </w:rPr>
        <w:t>các</w:t>
      </w:r>
      <w:r w:rsidRPr="00FE7CBB">
        <w:rPr>
          <w:b/>
          <w:u w:val="single"/>
        </w:rPr>
        <w:t xml:space="preserve"> </w:t>
      </w:r>
      <w:r w:rsidRPr="00FE7CBB">
        <w:rPr>
          <w:b/>
          <w:u w:val="single"/>
        </w:rPr>
        <w:t>trường</w:t>
      </w:r>
      <w:r w:rsidRPr="00FE7CBB">
        <w:rPr>
          <w:b/>
          <w:u w:val="single"/>
        </w:rPr>
        <w:t xml:space="preserve"> </w:t>
      </w:r>
      <w:r w:rsidRPr="00FE7CBB">
        <w:rPr>
          <w:b/>
          <w:color w:val="FF0000"/>
          <w:u w:val="single"/>
        </w:rPr>
        <w:t>*</w:t>
      </w:r>
      <w:r w:rsidRPr="00FE7CBB">
        <w:rPr>
          <w:b/>
          <w:u w:val="single"/>
        </w:rPr>
        <w:t xml:space="preserve"> </w:t>
      </w:r>
      <w:r w:rsidRPr="00FE7CBB">
        <w:rPr>
          <w:b/>
          <w:u w:val="single"/>
        </w:rPr>
        <w:t>là</w:t>
      </w:r>
      <w:r w:rsidRPr="00FE7CBB">
        <w:rPr>
          <w:b/>
          <w:u w:val="single"/>
        </w:rPr>
        <w:t xml:space="preserve"> </w:t>
      </w:r>
      <w:r w:rsidRPr="00FE7CBB">
        <w:rPr>
          <w:b/>
          <w:u w:val="single"/>
        </w:rPr>
        <w:t>bắt</w:t>
      </w:r>
      <w:r w:rsidRPr="00FE7CBB">
        <w:rPr>
          <w:b/>
          <w:u w:val="single"/>
        </w:rPr>
        <w:t xml:space="preserve"> </w:t>
      </w:r>
      <w:r w:rsidRPr="00FE7CBB">
        <w:rPr>
          <w:b/>
          <w:u w:val="single"/>
        </w:rPr>
        <w:t>buộc</w:t>
      </w:r>
      <w:r w:rsidRPr="00FE7CBB">
        <w:rPr>
          <w:b/>
          <w:u w:val="single"/>
        </w:rPr>
        <w:t>):</w:t>
      </w:r>
    </w:p>
    <w:p w:rsidR="009D1437" w:rsidP="009D1437" w14:paraId="036ECC0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A31515"/>
          <w:sz w:val="19"/>
          <w:szCs w:val="19"/>
        </w:rPr>
        <w:t>DSHDon</w:t>
      </w:r>
      <w:r>
        <w:rPr>
          <w:rFonts w:ascii="Consolas" w:hAnsi="Consolas" w:cs="Consolas"/>
          <w:color w:val="0000FF"/>
          <w:sz w:val="19"/>
          <w:szCs w:val="19"/>
        </w:rPr>
        <w:t>&gt;</w:t>
      </w:r>
    </w:p>
    <w:p w:rsidR="009D1437" w:rsidP="009D1437" w14:paraId="4C96B203" w14:textId="7777777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HDon</w:t>
      </w:r>
      <w:r>
        <w:rPr>
          <w:rFonts w:ascii="Consolas" w:hAnsi="Consolas" w:cs="Consolas"/>
          <w:color w:val="0000FF"/>
          <w:sz w:val="19"/>
          <w:szCs w:val="19"/>
        </w:rPr>
        <w:t>&gt;</w:t>
      </w:r>
    </w:p>
    <w:p w:rsidR="009D1437" w:rsidP="009D1437" w14:paraId="4C380C2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&lt;</w:t>
      </w:r>
      <w:r>
        <w:rPr>
          <w:rFonts w:ascii="Consolas" w:hAnsi="Consolas" w:cs="Consolas"/>
          <w:color w:val="A31515"/>
          <w:sz w:val="19"/>
          <w:szCs w:val="19"/>
        </w:rPr>
        <w:t>key</w:t>
      </w:r>
      <w:r>
        <w:rPr>
          <w:rFonts w:ascii="Consolas" w:hAnsi="Consolas" w:cs="Consolas"/>
          <w:color w:val="0000FF"/>
          <w:sz w:val="19"/>
          <w:szCs w:val="19"/>
        </w:rPr>
        <w:t>&gt;</w:t>
      </w:r>
      <w:r>
        <w:rPr>
          <w:rFonts w:ascii="Consolas" w:hAnsi="Consolas" w:cs="Consolas"/>
          <w:color w:val="000000"/>
          <w:sz w:val="19"/>
          <w:szCs w:val="19"/>
        </w:rPr>
        <w:t>Fkey</w:t>
      </w:r>
      <w:r>
        <w:rPr>
          <w:rFonts w:ascii="Consolas" w:hAnsi="Consolas" w:cs="Consolas"/>
          <w:color w:val="000000"/>
          <w:sz w:val="19"/>
          <w:szCs w:val="19"/>
        </w:rPr>
        <w:t xml:space="preserve"> cua </w:t>
      </w:r>
      <w:r>
        <w:rPr>
          <w:rFonts w:ascii="Consolas" w:hAnsi="Consolas" w:cs="Consolas"/>
          <w:color w:val="000000"/>
          <w:sz w:val="19"/>
          <w:szCs w:val="19"/>
        </w:rPr>
        <w:t>hoa</w:t>
      </w:r>
      <w:r>
        <w:rPr>
          <w:rFonts w:ascii="Consolas" w:hAnsi="Consolas" w:cs="Consolas"/>
          <w:color w:val="000000"/>
          <w:sz w:val="19"/>
          <w:szCs w:val="19"/>
        </w:rPr>
        <w:t xml:space="preserve"> don</w:t>
      </w:r>
      <w:r>
        <w:rPr>
          <w:rFonts w:ascii="Consolas" w:hAnsi="Consolas" w:cs="Consolas"/>
          <w:color w:val="0000FF"/>
          <w:sz w:val="19"/>
          <w:szCs w:val="19"/>
        </w:rPr>
        <w:t>&lt;/</w:t>
      </w:r>
      <w:r>
        <w:rPr>
          <w:rFonts w:ascii="Consolas" w:hAnsi="Consolas" w:cs="Consolas"/>
          <w:color w:val="A31515"/>
          <w:sz w:val="19"/>
          <w:szCs w:val="19"/>
        </w:rPr>
        <w:t>key</w:t>
      </w:r>
      <w:r>
        <w:rPr>
          <w:rFonts w:ascii="Consolas" w:hAnsi="Consolas" w:cs="Consolas"/>
          <w:color w:val="0000FF"/>
          <w:sz w:val="19"/>
          <w:szCs w:val="19"/>
        </w:rPr>
        <w:t>&gt;</w:t>
      </w:r>
    </w:p>
    <w:p w:rsidR="009D1437" w:rsidP="009D1437" w14:paraId="1D365589"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&lt;</w:t>
      </w:r>
      <w:r>
        <w:rPr>
          <w:rFonts w:ascii="Consolas" w:hAnsi="Consolas" w:cs="Consolas"/>
          <w:color w:val="A31515"/>
          <w:sz w:val="19"/>
          <w:szCs w:val="19"/>
        </w:rPr>
        <w:t>DLHDon</w:t>
      </w:r>
      <w:r>
        <w:rPr>
          <w:rFonts w:ascii="Consolas" w:hAnsi="Consolas" w:cs="Consolas"/>
          <w:color w:val="0000FF"/>
          <w:sz w:val="19"/>
          <w:szCs w:val="19"/>
        </w:rPr>
        <w:t>&gt;</w:t>
      </w:r>
    </w:p>
    <w:p w:rsidR="009D1437" w:rsidP="009D1437" w14:paraId="487C32CC"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TTChung</w:t>
      </w:r>
      <w:r>
        <w:rPr>
          <w:rFonts w:ascii="Consolas" w:hAnsi="Consolas" w:cs="Consolas"/>
          <w:color w:val="0000FF"/>
          <w:sz w:val="19"/>
          <w:szCs w:val="19"/>
        </w:rPr>
        <w:t>&gt;</w:t>
      </w:r>
    </w:p>
    <w:p w:rsidR="009D1437" w:rsidP="009D1437" w14:paraId="5FB5A7A1"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SHDon</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FF"/>
          <w:sz w:val="19"/>
          <w:szCs w:val="19"/>
        </w:rPr>
        <w:t>&lt;/</w:t>
      </w:r>
      <w:r>
        <w:rPr>
          <w:rFonts w:ascii="Consolas" w:hAnsi="Consolas" w:cs="Consolas"/>
          <w:color w:val="A31515"/>
          <w:sz w:val="19"/>
          <w:szCs w:val="19"/>
        </w:rPr>
        <w:t>SHDon</w:t>
      </w:r>
      <w:r>
        <w:rPr>
          <w:rFonts w:ascii="Consolas" w:hAnsi="Consolas" w:cs="Consolas"/>
          <w:color w:val="0000FF"/>
          <w:sz w:val="19"/>
          <w:szCs w:val="19"/>
        </w:rPr>
        <w:t>&gt;</w:t>
      </w:r>
    </w:p>
    <w:p w:rsidR="009D1437" w:rsidP="009D1437" w14:paraId="56ECBE6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MHSo</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hồ</w:t>
      </w:r>
      <w:r>
        <w:rPr>
          <w:rFonts w:ascii="Consolas" w:hAnsi="Consolas" w:cs="Consolas"/>
          <w:color w:val="000000"/>
          <w:sz w:val="19"/>
          <w:szCs w:val="19"/>
        </w:rPr>
        <w:t xml:space="preserve"> </w:t>
      </w:r>
      <w:r>
        <w:rPr>
          <w:rFonts w:ascii="Consolas" w:hAnsi="Consolas" w:cs="Consolas"/>
          <w:color w:val="000000"/>
          <w:sz w:val="19"/>
          <w:szCs w:val="19"/>
        </w:rPr>
        <w:t>sơ</w:t>
      </w:r>
      <w:r>
        <w:rPr>
          <w:rFonts w:ascii="Consolas" w:hAnsi="Consolas" w:cs="Consolas"/>
          <w:color w:val="0000FF"/>
          <w:sz w:val="19"/>
          <w:szCs w:val="19"/>
        </w:rPr>
        <w:t>&lt;/</w:t>
      </w:r>
      <w:r>
        <w:rPr>
          <w:rFonts w:ascii="Consolas" w:hAnsi="Consolas" w:cs="Consolas"/>
          <w:color w:val="A31515"/>
          <w:sz w:val="19"/>
          <w:szCs w:val="19"/>
        </w:rPr>
        <w:t>MHSo</w:t>
      </w:r>
      <w:r>
        <w:rPr>
          <w:rFonts w:ascii="Consolas" w:hAnsi="Consolas" w:cs="Consolas"/>
          <w:color w:val="0000FF"/>
          <w:sz w:val="19"/>
          <w:szCs w:val="19"/>
        </w:rPr>
        <w:t>&gt;</w:t>
      </w:r>
    </w:p>
    <w:p w:rsidR="009D1437" w:rsidP="009D1437" w14:paraId="53524DD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SBKe</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bảng</w:t>
      </w:r>
      <w:r>
        <w:rPr>
          <w:rFonts w:ascii="Consolas" w:hAnsi="Consolas" w:cs="Consolas"/>
          <w:color w:val="000000"/>
          <w:sz w:val="19"/>
          <w:szCs w:val="19"/>
        </w:rPr>
        <w:t xml:space="preserve"> </w:t>
      </w:r>
      <w:r>
        <w:rPr>
          <w:rFonts w:ascii="Consolas" w:hAnsi="Consolas" w:cs="Consolas"/>
          <w:color w:val="000000"/>
          <w:sz w:val="19"/>
          <w:szCs w:val="19"/>
        </w:rPr>
        <w:t>kê</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của</w:t>
      </w:r>
      <w:r>
        <w:rPr>
          <w:rFonts w:ascii="Consolas" w:hAnsi="Consolas" w:cs="Consolas"/>
          <w:color w:val="000000"/>
          <w:sz w:val="19"/>
          <w:szCs w:val="19"/>
        </w:rPr>
        <w:t xml:space="preserve"> </w:t>
      </w:r>
      <w:r>
        <w:rPr>
          <w:rFonts w:ascii="Consolas" w:hAnsi="Consolas" w:cs="Consolas"/>
          <w:color w:val="000000"/>
          <w:sz w:val="19"/>
          <w:szCs w:val="19"/>
        </w:rPr>
        <w:t>bảng</w:t>
      </w:r>
      <w:r>
        <w:rPr>
          <w:rFonts w:ascii="Consolas" w:hAnsi="Consolas" w:cs="Consolas"/>
          <w:color w:val="000000"/>
          <w:sz w:val="19"/>
          <w:szCs w:val="19"/>
        </w:rPr>
        <w:t xml:space="preserve"> </w:t>
      </w:r>
      <w:r>
        <w:rPr>
          <w:rFonts w:ascii="Consolas" w:hAnsi="Consolas" w:cs="Consolas"/>
          <w:color w:val="000000"/>
          <w:sz w:val="19"/>
          <w:szCs w:val="19"/>
        </w:rPr>
        <w:t>kê</w:t>
      </w:r>
      <w:r>
        <w:rPr>
          <w:rFonts w:ascii="Consolas" w:hAnsi="Consolas" w:cs="Consolas"/>
          <w:color w:val="000000"/>
          <w:sz w:val="19"/>
          <w:szCs w:val="19"/>
        </w:rPr>
        <w:t xml:space="preserve"> </w:t>
      </w:r>
      <w:r>
        <w:rPr>
          <w:rFonts w:ascii="Consolas" w:hAnsi="Consolas" w:cs="Consolas"/>
          <w:color w:val="000000"/>
          <w:sz w:val="19"/>
          <w:szCs w:val="19"/>
        </w:rPr>
        <w:t>các</w:t>
      </w:r>
      <w:r>
        <w:rPr>
          <w:rFonts w:ascii="Consolas" w:hAnsi="Consolas" w:cs="Consolas"/>
          <w:color w:val="000000"/>
          <w:sz w:val="19"/>
          <w:szCs w:val="19"/>
        </w:rPr>
        <w:t xml:space="preserve"> </w:t>
      </w:r>
      <w:r>
        <w:rPr>
          <w:rFonts w:ascii="Consolas" w:hAnsi="Consolas" w:cs="Consolas"/>
          <w:color w:val="000000"/>
          <w:sz w:val="19"/>
          <w:szCs w:val="19"/>
        </w:rPr>
        <w:t>loại</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w:t>
      </w:r>
      <w:r>
        <w:rPr>
          <w:rFonts w:ascii="Consolas" w:hAnsi="Consolas" w:cs="Consolas"/>
          <w:color w:val="000000"/>
          <w:sz w:val="19"/>
          <w:szCs w:val="19"/>
        </w:rPr>
        <w:t>đã</w:t>
      </w:r>
      <w:r>
        <w:rPr>
          <w:rFonts w:ascii="Consolas" w:hAnsi="Consolas" w:cs="Consolas"/>
          <w:color w:val="000000"/>
          <w:sz w:val="19"/>
          <w:szCs w:val="19"/>
        </w:rPr>
        <w:t xml:space="preserve"> </w:t>
      </w:r>
      <w:r>
        <w:rPr>
          <w:rFonts w:ascii="Consolas" w:hAnsi="Consolas" w:cs="Consolas"/>
          <w:color w:val="000000"/>
          <w:sz w:val="19"/>
          <w:szCs w:val="19"/>
        </w:rPr>
        <w:t>bán</w:t>
      </w:r>
      <w:r>
        <w:rPr>
          <w:rFonts w:ascii="Consolas" w:hAnsi="Consolas" w:cs="Consolas"/>
          <w:color w:val="000000"/>
          <w:sz w:val="19"/>
          <w:szCs w:val="19"/>
        </w:rPr>
        <w:t xml:space="preserve"> </w:t>
      </w:r>
      <w:r>
        <w:rPr>
          <w:rFonts w:ascii="Consolas" w:hAnsi="Consolas" w:cs="Consolas"/>
          <w:color w:val="000000"/>
          <w:sz w:val="19"/>
          <w:szCs w:val="19"/>
        </w:rPr>
        <w:t>kèm</w:t>
      </w:r>
      <w:r>
        <w:rPr>
          <w:rFonts w:ascii="Consolas" w:hAnsi="Consolas" w:cs="Consolas"/>
          <w:color w:val="000000"/>
          <w:sz w:val="19"/>
          <w:szCs w:val="19"/>
        </w:rPr>
        <w:t xml:space="preserve"> </w:t>
      </w:r>
      <w:r>
        <w:rPr>
          <w:rFonts w:ascii="Consolas" w:hAnsi="Consolas" w:cs="Consolas"/>
          <w:color w:val="000000"/>
          <w:sz w:val="19"/>
          <w:szCs w:val="19"/>
        </w:rPr>
        <w:t>theo</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SBKe</w:t>
      </w:r>
      <w:r>
        <w:rPr>
          <w:rFonts w:ascii="Consolas" w:hAnsi="Consolas" w:cs="Consolas"/>
          <w:color w:val="0000FF"/>
          <w:sz w:val="19"/>
          <w:szCs w:val="19"/>
        </w:rPr>
        <w:t>&gt;</w:t>
      </w:r>
    </w:p>
    <w:p w:rsidR="009D1437" w:rsidP="009D1437" w14:paraId="1781F134"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NBKe</w:t>
      </w:r>
      <w:r>
        <w:rPr>
          <w:rFonts w:ascii="Consolas" w:hAnsi="Consolas" w:cs="Consolas"/>
          <w:color w:val="0000FF"/>
          <w:sz w:val="19"/>
          <w:szCs w:val="19"/>
        </w:rPr>
        <w:t>&gt;</w:t>
      </w:r>
      <w:r>
        <w:rPr>
          <w:rFonts w:ascii="Consolas" w:hAnsi="Consolas" w:cs="Consolas"/>
          <w:color w:val="000000"/>
          <w:sz w:val="19"/>
          <w:szCs w:val="19"/>
        </w:rPr>
        <w:t>Ngày</w:t>
      </w:r>
      <w:r>
        <w:rPr>
          <w:rFonts w:ascii="Consolas" w:hAnsi="Consolas" w:cs="Consolas"/>
          <w:color w:val="000000"/>
          <w:sz w:val="19"/>
          <w:szCs w:val="19"/>
        </w:rPr>
        <w:t xml:space="preserve"> </w:t>
      </w:r>
      <w:r>
        <w:rPr>
          <w:rFonts w:ascii="Consolas" w:hAnsi="Consolas" w:cs="Consolas"/>
          <w:color w:val="000000"/>
          <w:sz w:val="19"/>
          <w:szCs w:val="19"/>
        </w:rPr>
        <w:t>bảng</w:t>
      </w:r>
      <w:r>
        <w:rPr>
          <w:rFonts w:ascii="Consolas" w:hAnsi="Consolas" w:cs="Consolas"/>
          <w:color w:val="000000"/>
          <w:sz w:val="19"/>
          <w:szCs w:val="19"/>
        </w:rPr>
        <w:t xml:space="preserve"> </w:t>
      </w:r>
      <w:r>
        <w:rPr>
          <w:rFonts w:ascii="Consolas" w:hAnsi="Consolas" w:cs="Consolas"/>
          <w:color w:val="000000"/>
          <w:sz w:val="19"/>
          <w:szCs w:val="19"/>
        </w:rPr>
        <w:t>kê</w:t>
      </w:r>
      <w:r>
        <w:rPr>
          <w:rFonts w:ascii="Consolas" w:hAnsi="Consolas" w:cs="Consolas"/>
          <w:color w:val="000000"/>
          <w:sz w:val="19"/>
          <w:szCs w:val="19"/>
        </w:rPr>
        <w:t xml:space="preserve"> (</w:t>
      </w:r>
      <w:r>
        <w:rPr>
          <w:rFonts w:ascii="Consolas" w:hAnsi="Consolas" w:cs="Consolas"/>
          <w:color w:val="000000"/>
          <w:sz w:val="19"/>
          <w:szCs w:val="19"/>
        </w:rPr>
        <w:t>Ngày</w:t>
      </w:r>
      <w:r>
        <w:rPr>
          <w:rFonts w:ascii="Consolas" w:hAnsi="Consolas" w:cs="Consolas"/>
          <w:color w:val="000000"/>
          <w:sz w:val="19"/>
          <w:szCs w:val="19"/>
        </w:rPr>
        <w:t xml:space="preserve"> </w:t>
      </w:r>
      <w:r>
        <w:rPr>
          <w:rFonts w:ascii="Consolas" w:hAnsi="Consolas" w:cs="Consolas"/>
          <w:color w:val="000000"/>
          <w:sz w:val="19"/>
          <w:szCs w:val="19"/>
        </w:rPr>
        <w:t>của</w:t>
      </w:r>
      <w:r>
        <w:rPr>
          <w:rFonts w:ascii="Consolas" w:hAnsi="Consolas" w:cs="Consolas"/>
          <w:color w:val="000000"/>
          <w:sz w:val="19"/>
          <w:szCs w:val="19"/>
        </w:rPr>
        <w:t xml:space="preserve"> </w:t>
      </w:r>
      <w:r>
        <w:rPr>
          <w:rFonts w:ascii="Consolas" w:hAnsi="Consolas" w:cs="Consolas"/>
          <w:color w:val="000000"/>
          <w:sz w:val="19"/>
          <w:szCs w:val="19"/>
        </w:rPr>
        <w:t>bảng</w:t>
      </w:r>
      <w:r>
        <w:rPr>
          <w:rFonts w:ascii="Consolas" w:hAnsi="Consolas" w:cs="Consolas"/>
          <w:color w:val="000000"/>
          <w:sz w:val="19"/>
          <w:szCs w:val="19"/>
        </w:rPr>
        <w:t xml:space="preserve"> </w:t>
      </w:r>
      <w:r>
        <w:rPr>
          <w:rFonts w:ascii="Consolas" w:hAnsi="Consolas" w:cs="Consolas"/>
          <w:color w:val="000000"/>
          <w:sz w:val="19"/>
          <w:szCs w:val="19"/>
        </w:rPr>
        <w:t>kê</w:t>
      </w:r>
      <w:r>
        <w:rPr>
          <w:rFonts w:ascii="Consolas" w:hAnsi="Consolas" w:cs="Consolas"/>
          <w:color w:val="000000"/>
          <w:sz w:val="19"/>
          <w:szCs w:val="19"/>
        </w:rPr>
        <w:t xml:space="preserve"> </w:t>
      </w:r>
      <w:r>
        <w:rPr>
          <w:rFonts w:ascii="Consolas" w:hAnsi="Consolas" w:cs="Consolas"/>
          <w:color w:val="000000"/>
          <w:sz w:val="19"/>
          <w:szCs w:val="19"/>
        </w:rPr>
        <w:t>các</w:t>
      </w:r>
      <w:r>
        <w:rPr>
          <w:rFonts w:ascii="Consolas" w:hAnsi="Consolas" w:cs="Consolas"/>
          <w:color w:val="000000"/>
          <w:sz w:val="19"/>
          <w:szCs w:val="19"/>
        </w:rPr>
        <w:t xml:space="preserve"> </w:t>
      </w:r>
      <w:r>
        <w:rPr>
          <w:rFonts w:ascii="Consolas" w:hAnsi="Consolas" w:cs="Consolas"/>
          <w:color w:val="000000"/>
          <w:sz w:val="19"/>
          <w:szCs w:val="19"/>
        </w:rPr>
        <w:t>loại</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w:t>
      </w:r>
      <w:r>
        <w:rPr>
          <w:rFonts w:ascii="Consolas" w:hAnsi="Consolas" w:cs="Consolas"/>
          <w:color w:val="000000"/>
          <w:sz w:val="19"/>
          <w:szCs w:val="19"/>
        </w:rPr>
        <w:t>đã</w:t>
      </w:r>
      <w:r>
        <w:rPr>
          <w:rFonts w:ascii="Consolas" w:hAnsi="Consolas" w:cs="Consolas"/>
          <w:color w:val="000000"/>
          <w:sz w:val="19"/>
          <w:szCs w:val="19"/>
        </w:rPr>
        <w:t xml:space="preserve"> </w:t>
      </w:r>
      <w:r>
        <w:rPr>
          <w:rFonts w:ascii="Consolas" w:hAnsi="Consolas" w:cs="Consolas"/>
          <w:color w:val="000000"/>
          <w:sz w:val="19"/>
          <w:szCs w:val="19"/>
        </w:rPr>
        <w:t>bán</w:t>
      </w:r>
      <w:r>
        <w:rPr>
          <w:rFonts w:ascii="Consolas" w:hAnsi="Consolas" w:cs="Consolas"/>
          <w:color w:val="000000"/>
          <w:sz w:val="19"/>
          <w:szCs w:val="19"/>
        </w:rPr>
        <w:t xml:space="preserve"> </w:t>
      </w:r>
      <w:r>
        <w:rPr>
          <w:rFonts w:ascii="Consolas" w:hAnsi="Consolas" w:cs="Consolas"/>
          <w:color w:val="000000"/>
          <w:sz w:val="19"/>
          <w:szCs w:val="19"/>
        </w:rPr>
        <w:t>kèm</w:t>
      </w:r>
      <w:r>
        <w:rPr>
          <w:rFonts w:ascii="Consolas" w:hAnsi="Consolas" w:cs="Consolas"/>
          <w:color w:val="000000"/>
          <w:sz w:val="19"/>
          <w:szCs w:val="19"/>
        </w:rPr>
        <w:t xml:space="preserve"> </w:t>
      </w:r>
      <w:r>
        <w:rPr>
          <w:rFonts w:ascii="Consolas" w:hAnsi="Consolas" w:cs="Consolas"/>
          <w:color w:val="000000"/>
          <w:sz w:val="19"/>
          <w:szCs w:val="19"/>
        </w:rPr>
        <w:t>theo</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NBKe</w:t>
      </w:r>
      <w:r>
        <w:rPr>
          <w:rFonts w:ascii="Consolas" w:hAnsi="Consolas" w:cs="Consolas"/>
          <w:color w:val="0000FF"/>
          <w:sz w:val="19"/>
          <w:szCs w:val="19"/>
        </w:rPr>
        <w:t>&gt;</w:t>
      </w:r>
    </w:p>
    <w:p w:rsidR="009D1437" w:rsidP="009D1437" w14:paraId="6F0F0A2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DVTTe</w:t>
      </w:r>
      <w:r>
        <w:rPr>
          <w:rFonts w:ascii="Consolas" w:hAnsi="Consolas" w:cs="Consolas"/>
          <w:color w:val="0000FF"/>
          <w:sz w:val="19"/>
          <w:szCs w:val="19"/>
        </w:rPr>
        <w:t>&gt;</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vị</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tệ</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DVTTe</w:t>
      </w:r>
      <w:r>
        <w:rPr>
          <w:rFonts w:ascii="Consolas" w:hAnsi="Consolas" w:cs="Consolas"/>
          <w:color w:val="0000FF"/>
          <w:sz w:val="19"/>
          <w:szCs w:val="19"/>
        </w:rPr>
        <w:t>&gt;</w:t>
      </w:r>
    </w:p>
    <w:p w:rsidR="009D1437" w:rsidP="009D1437" w14:paraId="2F05E8E4"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TGia</w:t>
      </w:r>
      <w:r>
        <w:rPr>
          <w:rFonts w:ascii="Consolas" w:hAnsi="Consolas" w:cs="Consolas"/>
          <w:color w:val="0000FF"/>
          <w:sz w:val="19"/>
          <w:szCs w:val="19"/>
        </w:rPr>
        <w:t>&gt;</w:t>
      </w:r>
      <w:r>
        <w:rPr>
          <w:rFonts w:ascii="Consolas" w:hAnsi="Consolas" w:cs="Consolas"/>
          <w:color w:val="000000"/>
          <w:sz w:val="19"/>
          <w:szCs w:val="19"/>
        </w:rPr>
        <w:t>Tỷ</w:t>
      </w:r>
      <w:r>
        <w:rPr>
          <w:rFonts w:ascii="Consolas" w:hAnsi="Consolas" w:cs="Consolas"/>
          <w:color w:val="000000"/>
          <w:sz w:val="19"/>
          <w:szCs w:val="19"/>
        </w:rPr>
        <w:t xml:space="preserve"> </w:t>
      </w:r>
      <w:r>
        <w:rPr>
          <w:rFonts w:ascii="Consolas" w:hAnsi="Consolas" w:cs="Consolas"/>
          <w:color w:val="000000"/>
          <w:sz w:val="19"/>
          <w:szCs w:val="19"/>
        </w:rPr>
        <w:t>giá</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Trừ</w:t>
      </w:r>
      <w:r>
        <w:rPr>
          <w:rFonts w:ascii="Consolas" w:hAnsi="Consolas" w:cs="Consolas"/>
          <w:color w:val="000000"/>
          <w:sz w:val="19"/>
          <w:szCs w:val="19"/>
        </w:rPr>
        <w:t xml:space="preserve"> </w:t>
      </w:r>
      <w:r>
        <w:rPr>
          <w:rFonts w:ascii="Consolas" w:hAnsi="Consolas" w:cs="Consolas"/>
          <w:color w:val="000000"/>
          <w:sz w:val="19"/>
          <w:szCs w:val="19"/>
        </w:rPr>
        <w:t>trường</w:t>
      </w:r>
      <w:r>
        <w:rPr>
          <w:rFonts w:ascii="Consolas" w:hAnsi="Consolas" w:cs="Consolas"/>
          <w:color w:val="000000"/>
          <w:sz w:val="19"/>
          <w:szCs w:val="19"/>
        </w:rPr>
        <w:t xml:space="preserve"> </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vị</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tệ</w:t>
      </w:r>
      <w:r>
        <w:rPr>
          <w:rFonts w:ascii="Consolas" w:hAnsi="Consolas" w:cs="Consolas"/>
          <w:color w:val="000000"/>
          <w:sz w:val="19"/>
          <w:szCs w:val="19"/>
        </w:rPr>
        <w:t xml:space="preserve"> </w:t>
      </w:r>
      <w:r>
        <w:rPr>
          <w:rFonts w:ascii="Consolas" w:hAnsi="Consolas" w:cs="Consolas"/>
          <w:color w:val="000000"/>
          <w:sz w:val="19"/>
          <w:szCs w:val="19"/>
        </w:rPr>
        <w:t>là</w:t>
      </w:r>
      <w:r>
        <w:rPr>
          <w:rFonts w:ascii="Consolas" w:hAnsi="Consolas" w:cs="Consolas"/>
          <w:color w:val="000000"/>
          <w:sz w:val="19"/>
          <w:szCs w:val="19"/>
        </w:rPr>
        <w:t xml:space="preserve"> VND))</w:t>
      </w:r>
      <w:r>
        <w:rPr>
          <w:rFonts w:ascii="Consolas" w:hAnsi="Consolas" w:cs="Consolas"/>
          <w:color w:val="0000FF"/>
          <w:sz w:val="19"/>
          <w:szCs w:val="19"/>
        </w:rPr>
        <w:t>&lt;/</w:t>
      </w:r>
      <w:r>
        <w:rPr>
          <w:rFonts w:ascii="Consolas" w:hAnsi="Consolas" w:cs="Consolas"/>
          <w:color w:val="A31515"/>
          <w:sz w:val="19"/>
          <w:szCs w:val="19"/>
        </w:rPr>
        <w:t>TGia</w:t>
      </w:r>
      <w:r>
        <w:rPr>
          <w:rFonts w:ascii="Consolas" w:hAnsi="Consolas" w:cs="Consolas"/>
          <w:color w:val="0000FF"/>
          <w:sz w:val="19"/>
          <w:szCs w:val="19"/>
        </w:rPr>
        <w:t>&gt;</w:t>
      </w:r>
    </w:p>
    <w:p w:rsidR="009D1437" w:rsidP="009D1437" w14:paraId="10C44195"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HTTToan</w:t>
      </w:r>
      <w:r>
        <w:rPr>
          <w:rFonts w:ascii="Consolas" w:hAnsi="Consolas" w:cs="Consolas"/>
          <w:color w:val="0000FF"/>
          <w:sz w:val="19"/>
          <w:szCs w:val="19"/>
        </w:rPr>
        <w:t>&gt;</w:t>
      </w:r>
      <w:r>
        <w:rPr>
          <w:rFonts w:ascii="Consolas" w:hAnsi="Consolas" w:cs="Consolas"/>
          <w:color w:val="000000"/>
          <w:sz w:val="19"/>
          <w:szCs w:val="19"/>
        </w:rPr>
        <w:t>Hình</w:t>
      </w:r>
      <w:r>
        <w:rPr>
          <w:rFonts w:ascii="Consolas" w:hAnsi="Consolas" w:cs="Consolas"/>
          <w:color w:val="000000"/>
          <w:sz w:val="19"/>
          <w:szCs w:val="19"/>
        </w:rPr>
        <w:t xml:space="preserve"> </w:t>
      </w:r>
      <w:r>
        <w:rPr>
          <w:rFonts w:ascii="Consolas" w:hAnsi="Consolas" w:cs="Consolas"/>
          <w:color w:val="000000"/>
          <w:sz w:val="19"/>
          <w:szCs w:val="19"/>
        </w:rPr>
        <w:t>thức</w:t>
      </w:r>
      <w:r>
        <w:rPr>
          <w:rFonts w:ascii="Consolas" w:hAnsi="Consolas" w:cs="Consolas"/>
          <w:color w:val="000000"/>
          <w:sz w:val="19"/>
          <w:szCs w:val="19"/>
        </w:rPr>
        <w:t xml:space="preserve"> </w:t>
      </w:r>
      <w:r>
        <w:rPr>
          <w:rFonts w:ascii="Consolas" w:hAnsi="Consolas" w:cs="Consolas"/>
          <w:color w:val="000000"/>
          <w:sz w:val="19"/>
          <w:szCs w:val="19"/>
        </w:rPr>
        <w:t>thanh</w:t>
      </w:r>
      <w:r>
        <w:rPr>
          <w:rFonts w:ascii="Consolas" w:hAnsi="Consolas" w:cs="Consolas"/>
          <w:color w:val="000000"/>
          <w:sz w:val="19"/>
          <w:szCs w:val="19"/>
        </w:rPr>
        <w:t xml:space="preserve"> </w:t>
      </w:r>
      <w:r>
        <w:rPr>
          <w:rFonts w:ascii="Consolas" w:hAnsi="Consolas" w:cs="Consolas"/>
          <w:color w:val="000000"/>
          <w:sz w:val="19"/>
          <w:szCs w:val="19"/>
        </w:rPr>
        <w:t>toán</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HTTToan</w:t>
      </w:r>
      <w:r>
        <w:rPr>
          <w:rFonts w:ascii="Consolas" w:hAnsi="Consolas" w:cs="Consolas"/>
          <w:color w:val="0000FF"/>
          <w:sz w:val="19"/>
          <w:szCs w:val="19"/>
        </w:rPr>
        <w:t>&gt;</w:t>
      </w:r>
    </w:p>
    <w:p w:rsidR="009D1437" w:rsidP="009D1437" w14:paraId="5414A0E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TTChung</w:t>
      </w:r>
      <w:r>
        <w:rPr>
          <w:rFonts w:ascii="Consolas" w:hAnsi="Consolas" w:cs="Consolas"/>
          <w:color w:val="0000FF"/>
          <w:sz w:val="19"/>
          <w:szCs w:val="19"/>
        </w:rPr>
        <w:t>&gt;</w:t>
      </w:r>
    </w:p>
    <w:p w:rsidR="009D1437" w:rsidP="009D1437" w14:paraId="366EC651"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NDHDon</w:t>
      </w:r>
      <w:r>
        <w:rPr>
          <w:rFonts w:ascii="Consolas" w:hAnsi="Consolas" w:cs="Consolas"/>
          <w:color w:val="0000FF"/>
          <w:sz w:val="19"/>
          <w:szCs w:val="19"/>
        </w:rPr>
        <w:t>&gt;</w:t>
      </w:r>
    </w:p>
    <w:p w:rsidR="009D1437" w:rsidP="009D1437" w14:paraId="52BAF4E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NBan</w:t>
      </w:r>
      <w:r>
        <w:rPr>
          <w:rFonts w:ascii="Consolas" w:hAnsi="Consolas" w:cs="Consolas"/>
          <w:color w:val="0000FF"/>
          <w:sz w:val="19"/>
          <w:szCs w:val="19"/>
        </w:rPr>
        <w:t>&gt;</w:t>
      </w:r>
    </w:p>
    <w:p w:rsidR="009D1437" w:rsidP="009D1437" w14:paraId="695330B1"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Ten</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Ten</w:t>
      </w:r>
      <w:r>
        <w:rPr>
          <w:rFonts w:ascii="Consolas" w:hAnsi="Consolas" w:cs="Consolas"/>
          <w:color w:val="0000FF"/>
          <w:sz w:val="19"/>
          <w:szCs w:val="19"/>
        </w:rPr>
        <w:t>&gt;</w:t>
      </w:r>
    </w:p>
    <w:p w:rsidR="009D1437" w:rsidP="009D1437" w14:paraId="377FD529" w14:textId="77777777">
      <w:pPr>
        <w:autoSpaceDE w:val="0"/>
        <w:autoSpaceDN w:val="0"/>
        <w:adjustRightInd w:val="0"/>
        <w:ind w:left="18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MST</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MST</w:t>
      </w:r>
      <w:r>
        <w:rPr>
          <w:rFonts w:ascii="Consolas" w:hAnsi="Consolas" w:cs="Consolas"/>
          <w:color w:val="0000FF"/>
          <w:sz w:val="19"/>
          <w:szCs w:val="19"/>
        </w:rPr>
        <w:t>&gt;</w:t>
      </w:r>
    </w:p>
    <w:p w:rsidR="009D1437" w:rsidP="009D1437" w14:paraId="3E215E16" w14:textId="77777777">
      <w:pPr>
        <w:autoSpaceDE w:val="0"/>
        <w:autoSpaceDN w:val="0"/>
        <w:adjustRightInd w:val="0"/>
        <w:ind w:left="1620" w:firstLine="54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A31515"/>
          <w:sz w:val="19"/>
          <w:szCs w:val="19"/>
        </w:rPr>
        <w:t>DChi</w:t>
      </w:r>
      <w:r>
        <w:rPr>
          <w:rFonts w:ascii="Consolas" w:hAnsi="Consolas" w:cs="Consolas"/>
          <w:color w:val="0000FF"/>
          <w:sz w:val="19"/>
          <w:szCs w:val="19"/>
        </w:rPr>
        <w:t>&gt;</w:t>
      </w:r>
      <w:r>
        <w:rPr>
          <w:rFonts w:ascii="Consolas" w:hAnsi="Consolas" w:cs="Consolas"/>
          <w:color w:val="000000"/>
          <w:sz w:val="19"/>
          <w:szCs w:val="19"/>
        </w:rPr>
        <w:t>Địa</w:t>
      </w:r>
      <w:r>
        <w:rPr>
          <w:rFonts w:ascii="Consolas" w:hAnsi="Consolas" w:cs="Consolas"/>
          <w:color w:val="000000"/>
          <w:sz w:val="19"/>
          <w:szCs w:val="19"/>
        </w:rPr>
        <w:t xml:space="preserve"> </w:t>
      </w:r>
      <w:r>
        <w:rPr>
          <w:rFonts w:ascii="Consolas" w:hAnsi="Consolas" w:cs="Consolas"/>
          <w:color w:val="000000"/>
          <w:sz w:val="19"/>
          <w:szCs w:val="19"/>
        </w:rPr>
        <w:t>chỉ</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DChi</w:t>
      </w:r>
      <w:r>
        <w:rPr>
          <w:rFonts w:ascii="Consolas" w:hAnsi="Consolas" w:cs="Consolas"/>
          <w:color w:val="0000FF"/>
          <w:sz w:val="19"/>
          <w:szCs w:val="19"/>
        </w:rPr>
        <w:t>&gt;</w:t>
      </w:r>
    </w:p>
    <w:p w:rsidR="009D1437" w:rsidP="009D1437" w14:paraId="212343D1" w14:textId="77777777">
      <w:pPr>
        <w:tabs>
          <w:tab w:val="left" w:pos="1980"/>
        </w:tabs>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SDThoai</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điện</w:t>
      </w:r>
      <w:r>
        <w:rPr>
          <w:rFonts w:ascii="Consolas" w:hAnsi="Consolas" w:cs="Consolas"/>
          <w:color w:val="000000"/>
          <w:sz w:val="19"/>
          <w:szCs w:val="19"/>
        </w:rPr>
        <w:t xml:space="preserve"> </w:t>
      </w:r>
      <w:r>
        <w:rPr>
          <w:rFonts w:ascii="Consolas" w:hAnsi="Consolas" w:cs="Consolas"/>
          <w:color w:val="000000"/>
          <w:sz w:val="19"/>
          <w:szCs w:val="19"/>
        </w:rPr>
        <w:t>thoại</w:t>
      </w:r>
      <w:r>
        <w:rPr>
          <w:rFonts w:ascii="Consolas" w:hAnsi="Consolas" w:cs="Consolas"/>
          <w:color w:val="0000FF"/>
          <w:sz w:val="19"/>
          <w:szCs w:val="19"/>
        </w:rPr>
        <w:t>&lt;/</w:t>
      </w:r>
      <w:r>
        <w:rPr>
          <w:rFonts w:ascii="Consolas" w:hAnsi="Consolas" w:cs="Consolas"/>
          <w:color w:val="A31515"/>
          <w:sz w:val="19"/>
          <w:szCs w:val="19"/>
        </w:rPr>
        <w:t>SDThoai</w:t>
      </w:r>
      <w:r>
        <w:rPr>
          <w:rFonts w:ascii="Consolas" w:hAnsi="Consolas" w:cs="Consolas"/>
          <w:color w:val="0000FF"/>
          <w:sz w:val="19"/>
          <w:szCs w:val="19"/>
        </w:rPr>
        <w:t>&gt;</w:t>
      </w:r>
    </w:p>
    <w:p w:rsidR="009D1437" w:rsidP="009D1437" w14:paraId="60ED69E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DCTDTu</w:t>
      </w:r>
      <w:r>
        <w:rPr>
          <w:rFonts w:ascii="Consolas" w:hAnsi="Consolas" w:cs="Consolas"/>
          <w:color w:val="0000FF"/>
          <w:sz w:val="19"/>
          <w:szCs w:val="19"/>
        </w:rPr>
        <w:t>&gt;</w:t>
      </w:r>
      <w:r>
        <w:rPr>
          <w:rFonts w:ascii="Consolas" w:hAnsi="Consolas" w:cs="Consolas"/>
          <w:color w:val="000000"/>
          <w:sz w:val="19"/>
          <w:szCs w:val="19"/>
        </w:rPr>
        <w:t>Địa</w:t>
      </w:r>
      <w:r>
        <w:rPr>
          <w:rFonts w:ascii="Consolas" w:hAnsi="Consolas" w:cs="Consolas"/>
          <w:color w:val="000000"/>
          <w:sz w:val="19"/>
          <w:szCs w:val="19"/>
        </w:rPr>
        <w:t xml:space="preserve"> </w:t>
      </w:r>
      <w:r>
        <w:rPr>
          <w:rFonts w:ascii="Consolas" w:hAnsi="Consolas" w:cs="Consolas"/>
          <w:color w:val="000000"/>
          <w:sz w:val="19"/>
          <w:szCs w:val="19"/>
        </w:rPr>
        <w:t>chỉ</w:t>
      </w:r>
      <w:r>
        <w:rPr>
          <w:rFonts w:ascii="Consolas" w:hAnsi="Consolas" w:cs="Consolas"/>
          <w:color w:val="000000"/>
          <w:sz w:val="19"/>
          <w:szCs w:val="19"/>
        </w:rPr>
        <w:t xml:space="preserve"> </w:t>
      </w:r>
      <w:r>
        <w:rPr>
          <w:rFonts w:ascii="Consolas" w:hAnsi="Consolas" w:cs="Consolas"/>
          <w:color w:val="000000"/>
          <w:sz w:val="19"/>
          <w:szCs w:val="19"/>
        </w:rPr>
        <w:t>thư</w:t>
      </w:r>
      <w:r>
        <w:rPr>
          <w:rFonts w:ascii="Consolas" w:hAnsi="Consolas" w:cs="Consolas"/>
          <w:color w:val="000000"/>
          <w:sz w:val="19"/>
          <w:szCs w:val="19"/>
        </w:rPr>
        <w:t xml:space="preserve"> </w:t>
      </w:r>
      <w:r>
        <w:rPr>
          <w:rFonts w:ascii="Consolas" w:hAnsi="Consolas" w:cs="Consolas"/>
          <w:color w:val="000000"/>
          <w:sz w:val="19"/>
          <w:szCs w:val="19"/>
        </w:rPr>
        <w:t>điện</w:t>
      </w:r>
      <w:r>
        <w:rPr>
          <w:rFonts w:ascii="Consolas" w:hAnsi="Consolas" w:cs="Consolas"/>
          <w:color w:val="000000"/>
          <w:sz w:val="19"/>
          <w:szCs w:val="19"/>
        </w:rPr>
        <w:t xml:space="preserve"> </w:t>
      </w:r>
      <w:r>
        <w:rPr>
          <w:rFonts w:ascii="Consolas" w:hAnsi="Consolas" w:cs="Consolas"/>
          <w:color w:val="000000"/>
          <w:sz w:val="19"/>
          <w:szCs w:val="19"/>
        </w:rPr>
        <w:t>tử</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DCTDTu</w:t>
      </w:r>
      <w:r>
        <w:rPr>
          <w:rFonts w:ascii="Consolas" w:hAnsi="Consolas" w:cs="Consolas"/>
          <w:color w:val="0000FF"/>
          <w:sz w:val="19"/>
          <w:szCs w:val="19"/>
        </w:rPr>
        <w:t>&gt;</w:t>
      </w:r>
    </w:p>
    <w:p w:rsidR="009D1437" w:rsidP="009D1437" w14:paraId="0F0415D1"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STKNHang</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tài</w:t>
      </w:r>
      <w:r>
        <w:rPr>
          <w:rFonts w:ascii="Consolas" w:hAnsi="Consolas" w:cs="Consolas"/>
          <w:color w:val="000000"/>
          <w:sz w:val="19"/>
          <w:szCs w:val="19"/>
        </w:rPr>
        <w:t xml:space="preserve"> </w:t>
      </w:r>
      <w:r>
        <w:rPr>
          <w:rFonts w:ascii="Consolas" w:hAnsi="Consolas" w:cs="Consolas"/>
          <w:color w:val="000000"/>
          <w:sz w:val="19"/>
          <w:szCs w:val="19"/>
        </w:rPr>
        <w:t>khoản</w:t>
      </w:r>
      <w:r>
        <w:rPr>
          <w:rFonts w:ascii="Consolas" w:hAnsi="Consolas" w:cs="Consolas"/>
          <w:color w:val="000000"/>
          <w:sz w:val="19"/>
          <w:szCs w:val="19"/>
        </w:rPr>
        <w:t xml:space="preserve"> </w:t>
      </w:r>
      <w:r>
        <w:rPr>
          <w:rFonts w:ascii="Consolas" w:hAnsi="Consolas" w:cs="Consolas"/>
          <w:color w:val="000000"/>
          <w:sz w:val="19"/>
          <w:szCs w:val="19"/>
        </w:rPr>
        <w:t>ngân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STKNHang</w:t>
      </w:r>
      <w:r>
        <w:rPr>
          <w:rFonts w:ascii="Consolas" w:hAnsi="Consolas" w:cs="Consolas"/>
          <w:color w:val="0000FF"/>
          <w:sz w:val="19"/>
          <w:szCs w:val="19"/>
        </w:rPr>
        <w:t>&gt;</w:t>
      </w:r>
    </w:p>
    <w:p w:rsidR="009D1437" w:rsidP="009D1437" w14:paraId="2AC59911"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TNHang</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ngân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TNHang</w:t>
      </w:r>
      <w:r>
        <w:rPr>
          <w:rFonts w:ascii="Consolas" w:hAnsi="Consolas" w:cs="Consolas"/>
          <w:color w:val="0000FF"/>
          <w:sz w:val="19"/>
          <w:szCs w:val="19"/>
        </w:rPr>
        <w:t>&gt;</w:t>
      </w:r>
    </w:p>
    <w:p w:rsidR="009D1437" w:rsidP="009D1437" w14:paraId="798DE61B"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Fax</w:t>
      </w:r>
      <w:r>
        <w:rPr>
          <w:rFonts w:ascii="Consolas" w:hAnsi="Consolas" w:cs="Consolas"/>
          <w:color w:val="0000FF"/>
          <w:sz w:val="19"/>
          <w:szCs w:val="19"/>
        </w:rPr>
        <w:t>&gt;</w:t>
      </w:r>
      <w:r>
        <w:rPr>
          <w:rFonts w:ascii="Consolas" w:hAnsi="Consolas" w:cs="Consolas"/>
          <w:color w:val="000000"/>
          <w:sz w:val="19"/>
          <w:szCs w:val="19"/>
        </w:rPr>
        <w:t>Fax</w:t>
      </w:r>
      <w:r>
        <w:rPr>
          <w:rFonts w:ascii="Consolas" w:hAnsi="Consolas" w:cs="Consolas"/>
          <w:color w:val="0000FF"/>
          <w:sz w:val="19"/>
          <w:szCs w:val="19"/>
        </w:rPr>
        <w:t>&lt;/</w:t>
      </w:r>
      <w:r>
        <w:rPr>
          <w:rFonts w:ascii="Consolas" w:hAnsi="Consolas" w:cs="Consolas"/>
          <w:color w:val="A31515"/>
          <w:sz w:val="19"/>
          <w:szCs w:val="19"/>
        </w:rPr>
        <w:t>Fax</w:t>
      </w:r>
      <w:r>
        <w:rPr>
          <w:rFonts w:ascii="Consolas" w:hAnsi="Consolas" w:cs="Consolas"/>
          <w:color w:val="0000FF"/>
          <w:sz w:val="19"/>
          <w:szCs w:val="19"/>
        </w:rPr>
        <w:t>&gt;</w:t>
      </w:r>
    </w:p>
    <w:p w:rsidR="009D1437" w:rsidP="009D1437" w14:paraId="53C19E35"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LDDNBo</w:t>
      </w:r>
      <w:r>
        <w:rPr>
          <w:rFonts w:ascii="Consolas" w:hAnsi="Consolas" w:cs="Consolas"/>
          <w:color w:val="0000FF"/>
          <w:sz w:val="19"/>
          <w:szCs w:val="19"/>
        </w:rPr>
        <w:t>&gt;</w:t>
      </w:r>
      <w:r>
        <w:rPr>
          <w:rFonts w:ascii="Consolas" w:hAnsi="Consolas" w:cs="Consolas"/>
          <w:color w:val="000000"/>
          <w:sz w:val="19"/>
          <w:szCs w:val="19"/>
        </w:rPr>
        <w:t>Lệnh</w:t>
      </w:r>
      <w:r>
        <w:rPr>
          <w:rFonts w:ascii="Consolas" w:hAnsi="Consolas" w:cs="Consolas"/>
          <w:color w:val="000000"/>
          <w:sz w:val="19"/>
          <w:szCs w:val="19"/>
        </w:rPr>
        <w:t xml:space="preserve"> </w:t>
      </w:r>
      <w:r>
        <w:rPr>
          <w:rFonts w:ascii="Consolas" w:hAnsi="Consolas" w:cs="Consolas"/>
          <w:color w:val="000000"/>
          <w:sz w:val="19"/>
          <w:szCs w:val="19"/>
        </w:rPr>
        <w:t>điều</w:t>
      </w:r>
      <w:r>
        <w:rPr>
          <w:rFonts w:ascii="Consolas" w:hAnsi="Consolas" w:cs="Consolas"/>
          <w:color w:val="000000"/>
          <w:sz w:val="19"/>
          <w:szCs w:val="19"/>
        </w:rPr>
        <w:t xml:space="preserve"> </w:t>
      </w:r>
      <w:r>
        <w:rPr>
          <w:rFonts w:ascii="Consolas" w:hAnsi="Consolas" w:cs="Consolas"/>
          <w:color w:val="000000"/>
          <w:sz w:val="19"/>
          <w:szCs w:val="19"/>
        </w:rPr>
        <w:t>động</w:t>
      </w:r>
      <w:r>
        <w:rPr>
          <w:rFonts w:ascii="Consolas" w:hAnsi="Consolas" w:cs="Consolas"/>
          <w:color w:val="000000"/>
          <w:sz w:val="19"/>
          <w:szCs w:val="19"/>
        </w:rPr>
        <w:t xml:space="preserve"> </w:t>
      </w:r>
      <w:r>
        <w:rPr>
          <w:rFonts w:ascii="Consolas" w:hAnsi="Consolas" w:cs="Consolas"/>
          <w:color w:val="000000"/>
          <w:sz w:val="19"/>
          <w:szCs w:val="19"/>
        </w:rPr>
        <w:t>nội</w:t>
      </w:r>
      <w:r>
        <w:rPr>
          <w:rFonts w:ascii="Consolas" w:hAnsi="Consolas" w:cs="Consolas"/>
          <w:color w:val="000000"/>
          <w:sz w:val="19"/>
          <w:szCs w:val="19"/>
        </w:rPr>
        <w:t xml:space="preserve"> </w:t>
      </w:r>
      <w:r>
        <w:rPr>
          <w:rFonts w:ascii="Consolas" w:hAnsi="Consolas" w:cs="Consolas"/>
          <w:color w:val="000000"/>
          <w:sz w:val="19"/>
          <w:szCs w:val="19"/>
        </w:rPr>
        <w:t>bộ</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đối</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nội</w:t>
      </w:r>
      <w:r>
        <w:rPr>
          <w:rFonts w:ascii="Consolas" w:hAnsi="Consolas" w:cs="Consolas"/>
          <w:color w:val="000000"/>
          <w:sz w:val="19"/>
          <w:szCs w:val="19"/>
        </w:rPr>
        <w:t xml:space="preserve"> </w:t>
      </w:r>
      <w:r>
        <w:rPr>
          <w:rFonts w:ascii="Consolas" w:hAnsi="Consolas" w:cs="Consolas"/>
          <w:color w:val="000000"/>
          <w:sz w:val="19"/>
          <w:szCs w:val="19"/>
        </w:rPr>
        <w:t>bộ</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LDDNBo</w:t>
      </w:r>
      <w:r>
        <w:rPr>
          <w:rFonts w:ascii="Consolas" w:hAnsi="Consolas" w:cs="Consolas"/>
          <w:color w:val="0000FF"/>
          <w:sz w:val="19"/>
          <w:szCs w:val="19"/>
        </w:rPr>
        <w:t>&gt;</w:t>
      </w:r>
    </w:p>
    <w:p w:rsidR="009D1437" w:rsidP="009D1437" w14:paraId="45DF2F9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HDSo</w:t>
      </w:r>
      <w:r>
        <w:rPr>
          <w:rFonts w:ascii="Consolas" w:hAnsi="Consolas" w:cs="Consolas"/>
          <w:color w:val="0000FF"/>
          <w:sz w:val="19"/>
          <w:szCs w:val="19"/>
        </w:rPr>
        <w:t>&gt;</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đồng</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đồng</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nội</w:t>
      </w:r>
      <w:r>
        <w:rPr>
          <w:rFonts w:ascii="Consolas" w:hAnsi="Consolas" w:cs="Consolas"/>
          <w:color w:val="000000"/>
          <w:sz w:val="19"/>
          <w:szCs w:val="19"/>
        </w:rPr>
        <w:t xml:space="preserve"> </w:t>
      </w:r>
      <w:r>
        <w:rPr>
          <w:rFonts w:ascii="Consolas" w:hAnsi="Consolas" w:cs="Consolas"/>
          <w:color w:val="000000"/>
          <w:sz w:val="19"/>
          <w:szCs w:val="19"/>
        </w:rPr>
        <w:t>bộ</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HDSo</w:t>
      </w:r>
      <w:r>
        <w:rPr>
          <w:rFonts w:ascii="Consolas" w:hAnsi="Consolas" w:cs="Consolas"/>
          <w:color w:val="0000FF"/>
          <w:sz w:val="19"/>
          <w:szCs w:val="19"/>
        </w:rPr>
        <w:t>&gt;</w:t>
      </w:r>
    </w:p>
    <w:p w:rsidR="009D1437" w:rsidP="009D1437" w14:paraId="1E31B9FB"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HVTNXHang</w:t>
      </w:r>
      <w:r>
        <w:rPr>
          <w:rFonts w:ascii="Consolas" w:hAnsi="Consolas" w:cs="Consolas"/>
          <w:color w:val="0000FF"/>
          <w:sz w:val="19"/>
          <w:szCs w:val="19"/>
        </w:rPr>
        <w:t>&gt;</w:t>
      </w:r>
      <w:r>
        <w:rPr>
          <w:rFonts w:ascii="Consolas" w:hAnsi="Consolas" w:cs="Consolas"/>
          <w:color w:val="000000"/>
          <w:sz w:val="19"/>
          <w:szCs w:val="19"/>
        </w:rPr>
        <w:t>Họ</w:t>
      </w:r>
      <w:r>
        <w:rPr>
          <w:rFonts w:ascii="Consolas" w:hAnsi="Consolas" w:cs="Consolas"/>
          <w:color w:val="000000"/>
          <w:sz w:val="19"/>
          <w:szCs w:val="19"/>
        </w:rPr>
        <w:t xml:space="preserve"> </w:t>
      </w:r>
      <w:r>
        <w:rPr>
          <w:rFonts w:ascii="Consolas" w:hAnsi="Consolas" w:cs="Consolas"/>
          <w:color w:val="000000"/>
          <w:sz w:val="19"/>
          <w:szCs w:val="19"/>
        </w:rPr>
        <w:t>và</w:t>
      </w:r>
      <w:r>
        <w:rPr>
          <w:rFonts w:ascii="Consolas" w:hAnsi="Consolas" w:cs="Consolas"/>
          <w:color w:val="000000"/>
          <w:sz w:val="19"/>
          <w:szCs w:val="19"/>
        </w:rPr>
        <w:t xml:space="preserve"> </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người</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nội</w:t>
      </w:r>
      <w:r>
        <w:rPr>
          <w:rFonts w:ascii="Consolas" w:hAnsi="Consolas" w:cs="Consolas"/>
          <w:color w:val="000000"/>
          <w:sz w:val="19"/>
          <w:szCs w:val="19"/>
        </w:rPr>
        <w:t xml:space="preserve"> </w:t>
      </w:r>
      <w:r>
        <w:rPr>
          <w:rFonts w:ascii="Consolas" w:hAnsi="Consolas" w:cs="Consolas"/>
          <w:color w:val="000000"/>
          <w:sz w:val="19"/>
          <w:szCs w:val="19"/>
        </w:rPr>
        <w:t>bộ</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HVTNXHang</w:t>
      </w:r>
      <w:r>
        <w:rPr>
          <w:rFonts w:ascii="Consolas" w:hAnsi="Consolas" w:cs="Consolas"/>
          <w:color w:val="0000FF"/>
          <w:sz w:val="19"/>
          <w:szCs w:val="19"/>
        </w:rPr>
        <w:t>&gt;</w:t>
      </w:r>
    </w:p>
    <w:p w:rsidR="009D1437" w:rsidP="009D1437" w14:paraId="74B88AE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TNVChuyen</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người</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TNVChuyen</w:t>
      </w:r>
      <w:r>
        <w:rPr>
          <w:rFonts w:ascii="Consolas" w:hAnsi="Consolas" w:cs="Consolas"/>
          <w:color w:val="0000FF"/>
          <w:sz w:val="19"/>
          <w:szCs w:val="19"/>
        </w:rPr>
        <w:t>&gt;</w:t>
      </w:r>
    </w:p>
    <w:p w:rsidR="009D1437" w:rsidP="009D1437" w14:paraId="66B5AD0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PTVChuyen</w:t>
      </w:r>
      <w:r>
        <w:rPr>
          <w:rFonts w:ascii="Consolas" w:hAnsi="Consolas" w:cs="Consolas"/>
          <w:color w:val="0000FF"/>
          <w:sz w:val="19"/>
          <w:szCs w:val="19"/>
        </w:rPr>
        <w:t>&gt;</w:t>
      </w:r>
      <w:r>
        <w:rPr>
          <w:rFonts w:ascii="Consolas" w:hAnsi="Consolas" w:cs="Consolas"/>
          <w:color w:val="000000"/>
          <w:sz w:val="19"/>
          <w:szCs w:val="19"/>
        </w:rPr>
        <w:t xml:space="preserve">Phương </w:t>
      </w:r>
      <w:r>
        <w:rPr>
          <w:rFonts w:ascii="Consolas" w:hAnsi="Consolas" w:cs="Consolas"/>
          <w:color w:val="000000"/>
          <w:sz w:val="19"/>
          <w:szCs w:val="19"/>
        </w:rPr>
        <w:t>tiện</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đối</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PTVChuyen</w:t>
      </w:r>
      <w:r>
        <w:rPr>
          <w:rFonts w:ascii="Consolas" w:hAnsi="Consolas" w:cs="Consolas"/>
          <w:color w:val="0000FF"/>
          <w:sz w:val="19"/>
          <w:szCs w:val="19"/>
        </w:rPr>
        <w:t>&gt;</w:t>
      </w:r>
    </w:p>
    <w:p w:rsidR="009D1437" w:rsidP="009D1437" w14:paraId="62BB37E9"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HDKTSo</w:t>
      </w:r>
      <w:r>
        <w:rPr>
          <w:rFonts w:ascii="Consolas" w:hAnsi="Consolas" w:cs="Consolas"/>
          <w:color w:val="0000FF"/>
          <w:sz w:val="19"/>
          <w:szCs w:val="19"/>
        </w:rPr>
        <w:t>&gt;</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đồng</w:t>
      </w:r>
      <w:r>
        <w:rPr>
          <w:rFonts w:ascii="Consolas" w:hAnsi="Consolas" w:cs="Consolas"/>
          <w:color w:val="000000"/>
          <w:sz w:val="19"/>
          <w:szCs w:val="19"/>
        </w:rPr>
        <w:t xml:space="preserve"> </w:t>
      </w:r>
      <w:r>
        <w:rPr>
          <w:rFonts w:ascii="Consolas" w:hAnsi="Consolas" w:cs="Consolas"/>
          <w:color w:val="000000"/>
          <w:sz w:val="19"/>
          <w:szCs w:val="19"/>
        </w:rPr>
        <w:t>kinh</w:t>
      </w:r>
      <w:r>
        <w:rPr>
          <w:rFonts w:ascii="Consolas" w:hAnsi="Consolas" w:cs="Consolas"/>
          <w:color w:val="000000"/>
          <w:sz w:val="19"/>
          <w:szCs w:val="19"/>
        </w:rPr>
        <w:t xml:space="preserve"> </w:t>
      </w:r>
      <w:r>
        <w:rPr>
          <w:rFonts w:ascii="Consolas" w:hAnsi="Consolas" w:cs="Consolas"/>
          <w:color w:val="000000"/>
          <w:sz w:val="19"/>
          <w:szCs w:val="19"/>
        </w:rPr>
        <w:t>tế</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đối</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gửi</w:t>
      </w:r>
      <w:r>
        <w:rPr>
          <w:rFonts w:ascii="Consolas" w:hAnsi="Consolas" w:cs="Consolas"/>
          <w:color w:val="000000"/>
          <w:sz w:val="19"/>
          <w:szCs w:val="19"/>
        </w:rPr>
        <w:t xml:space="preserve"> </w:t>
      </w:r>
      <w:r>
        <w:rPr>
          <w:rFonts w:ascii="Consolas" w:hAnsi="Consolas" w:cs="Consolas"/>
          <w:color w:val="000000"/>
          <w:sz w:val="19"/>
          <w:szCs w:val="19"/>
        </w:rPr>
        <w:t>bán</w:t>
      </w:r>
      <w:r>
        <w:rPr>
          <w:rFonts w:ascii="Consolas" w:hAnsi="Consolas" w:cs="Consolas"/>
          <w:color w:val="000000"/>
          <w:sz w:val="19"/>
          <w:szCs w:val="19"/>
        </w:rPr>
        <w:t xml:space="preserve"> </w:t>
      </w:r>
      <w:r>
        <w:rPr>
          <w:rFonts w:ascii="Consolas" w:hAnsi="Consolas" w:cs="Consolas"/>
          <w:color w:val="000000"/>
          <w:sz w:val="19"/>
          <w:szCs w:val="19"/>
        </w:rPr>
        <w:t>đại</w:t>
      </w:r>
      <w:r>
        <w:rPr>
          <w:rFonts w:ascii="Consolas" w:hAnsi="Consolas" w:cs="Consolas"/>
          <w:color w:val="000000"/>
          <w:sz w:val="19"/>
          <w:szCs w:val="19"/>
        </w:rPr>
        <w:t xml:space="preserve"> </w:t>
      </w:r>
      <w:r>
        <w:rPr>
          <w:rFonts w:ascii="Consolas" w:hAnsi="Consolas" w:cs="Consolas"/>
          <w:color w:val="000000"/>
          <w:sz w:val="19"/>
          <w:szCs w:val="19"/>
        </w:rPr>
        <w:t>lý</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HDKTSo</w:t>
      </w:r>
      <w:r>
        <w:rPr>
          <w:rFonts w:ascii="Consolas" w:hAnsi="Consolas" w:cs="Consolas"/>
          <w:color w:val="0000FF"/>
          <w:sz w:val="19"/>
          <w:szCs w:val="19"/>
        </w:rPr>
        <w:t>&gt;</w:t>
      </w:r>
    </w:p>
    <w:p w:rsidR="009D1437" w:rsidP="009D1437" w14:paraId="435CCE1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HDKTNgay</w:t>
      </w:r>
      <w:r>
        <w:rPr>
          <w:rFonts w:ascii="Consolas" w:hAnsi="Consolas" w:cs="Consolas"/>
          <w:color w:val="0000FF"/>
          <w:sz w:val="19"/>
          <w:szCs w:val="19"/>
        </w:rPr>
        <w:t>&gt;</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đồng</w:t>
      </w:r>
      <w:r>
        <w:rPr>
          <w:rFonts w:ascii="Consolas" w:hAnsi="Consolas" w:cs="Consolas"/>
          <w:color w:val="000000"/>
          <w:sz w:val="19"/>
          <w:szCs w:val="19"/>
        </w:rPr>
        <w:t xml:space="preserve"> </w:t>
      </w:r>
      <w:r>
        <w:rPr>
          <w:rFonts w:ascii="Consolas" w:hAnsi="Consolas" w:cs="Consolas"/>
          <w:color w:val="000000"/>
          <w:sz w:val="19"/>
          <w:szCs w:val="19"/>
        </w:rPr>
        <w:t>kinh</w:t>
      </w:r>
      <w:r>
        <w:rPr>
          <w:rFonts w:ascii="Consolas" w:hAnsi="Consolas" w:cs="Consolas"/>
          <w:color w:val="000000"/>
          <w:sz w:val="19"/>
          <w:szCs w:val="19"/>
        </w:rPr>
        <w:t xml:space="preserve"> </w:t>
      </w:r>
      <w:r>
        <w:rPr>
          <w:rFonts w:ascii="Consolas" w:hAnsi="Consolas" w:cs="Consolas"/>
          <w:color w:val="000000"/>
          <w:sz w:val="19"/>
          <w:szCs w:val="19"/>
        </w:rPr>
        <w:t>tế</w:t>
      </w:r>
      <w:r>
        <w:rPr>
          <w:rFonts w:ascii="Consolas" w:hAnsi="Consolas" w:cs="Consolas"/>
          <w:color w:val="000000"/>
          <w:sz w:val="19"/>
          <w:szCs w:val="19"/>
        </w:rPr>
        <w:t xml:space="preserve"> </w:t>
      </w:r>
      <w:r>
        <w:rPr>
          <w:rFonts w:ascii="Consolas" w:hAnsi="Consolas" w:cs="Consolas"/>
          <w:color w:val="000000"/>
          <w:sz w:val="19"/>
          <w:szCs w:val="19"/>
        </w:rPr>
        <w:t>ngày</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đối</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gửi</w:t>
      </w:r>
      <w:r>
        <w:rPr>
          <w:rFonts w:ascii="Consolas" w:hAnsi="Consolas" w:cs="Consolas"/>
          <w:color w:val="000000"/>
          <w:sz w:val="19"/>
          <w:szCs w:val="19"/>
        </w:rPr>
        <w:t xml:space="preserve"> </w:t>
      </w:r>
      <w:r>
        <w:rPr>
          <w:rFonts w:ascii="Consolas" w:hAnsi="Consolas" w:cs="Consolas"/>
          <w:color w:val="000000"/>
          <w:sz w:val="19"/>
          <w:szCs w:val="19"/>
        </w:rPr>
        <w:t>bán</w:t>
      </w:r>
      <w:r>
        <w:rPr>
          <w:rFonts w:ascii="Consolas" w:hAnsi="Consolas" w:cs="Consolas"/>
          <w:color w:val="000000"/>
          <w:sz w:val="19"/>
          <w:szCs w:val="19"/>
        </w:rPr>
        <w:t xml:space="preserve"> </w:t>
      </w:r>
      <w:r>
        <w:rPr>
          <w:rFonts w:ascii="Consolas" w:hAnsi="Consolas" w:cs="Consolas"/>
          <w:color w:val="000000"/>
          <w:sz w:val="19"/>
          <w:szCs w:val="19"/>
        </w:rPr>
        <w:t>đại</w:t>
      </w:r>
      <w:r>
        <w:rPr>
          <w:rFonts w:ascii="Consolas" w:hAnsi="Consolas" w:cs="Consolas"/>
          <w:color w:val="000000"/>
          <w:sz w:val="19"/>
          <w:szCs w:val="19"/>
        </w:rPr>
        <w:t xml:space="preserve"> </w:t>
      </w:r>
      <w:r>
        <w:rPr>
          <w:rFonts w:ascii="Consolas" w:hAnsi="Consolas" w:cs="Consolas"/>
          <w:color w:val="000000"/>
          <w:sz w:val="19"/>
          <w:szCs w:val="19"/>
        </w:rPr>
        <w:t>lý</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HDKTNgay</w:t>
      </w:r>
      <w:r>
        <w:rPr>
          <w:rFonts w:ascii="Consolas" w:hAnsi="Consolas" w:cs="Consolas"/>
          <w:color w:val="0000FF"/>
          <w:sz w:val="19"/>
          <w:szCs w:val="19"/>
        </w:rPr>
        <w:t>&gt;</w:t>
      </w:r>
    </w:p>
    <w:p w:rsidR="009D1437" w:rsidP="009D1437" w14:paraId="5A5B508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NBan</w:t>
      </w:r>
      <w:r>
        <w:rPr>
          <w:rFonts w:ascii="Consolas" w:hAnsi="Consolas" w:cs="Consolas"/>
          <w:color w:val="0000FF"/>
          <w:sz w:val="19"/>
          <w:szCs w:val="19"/>
        </w:rPr>
        <w:t>&gt;</w:t>
      </w:r>
    </w:p>
    <w:p w:rsidR="009D1437" w:rsidP="009D1437" w14:paraId="7C2C19E9"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NMua</w:t>
      </w:r>
      <w:r>
        <w:rPr>
          <w:rFonts w:ascii="Consolas" w:hAnsi="Consolas" w:cs="Consolas"/>
          <w:color w:val="0000FF"/>
          <w:sz w:val="19"/>
          <w:szCs w:val="19"/>
        </w:rPr>
        <w:t>&gt;</w:t>
      </w:r>
    </w:p>
    <w:p w:rsidR="009D1437" w:rsidP="009D1437" w14:paraId="42EAF09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Ten</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Ten</w:t>
      </w:r>
      <w:r>
        <w:rPr>
          <w:rFonts w:ascii="Consolas" w:hAnsi="Consolas" w:cs="Consolas"/>
          <w:color w:val="0000FF"/>
          <w:sz w:val="19"/>
          <w:szCs w:val="19"/>
        </w:rPr>
        <w:t>&gt;</w:t>
      </w:r>
    </w:p>
    <w:p w:rsidR="009D1437" w:rsidP="009D1437" w14:paraId="4A1B93F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MST</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MST</w:t>
      </w:r>
      <w:r>
        <w:rPr>
          <w:rFonts w:ascii="Consolas" w:hAnsi="Consolas" w:cs="Consolas"/>
          <w:color w:val="0000FF"/>
          <w:sz w:val="19"/>
          <w:szCs w:val="19"/>
        </w:rPr>
        <w:t>&gt;</w:t>
      </w:r>
    </w:p>
    <w:p w:rsidR="009D1437" w:rsidP="009D1437" w14:paraId="1F08216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DChi</w:t>
      </w:r>
      <w:r>
        <w:rPr>
          <w:rFonts w:ascii="Consolas" w:hAnsi="Consolas" w:cs="Consolas"/>
          <w:color w:val="0000FF"/>
          <w:sz w:val="19"/>
          <w:szCs w:val="19"/>
        </w:rPr>
        <w:t>&gt;</w:t>
      </w:r>
      <w:r>
        <w:rPr>
          <w:rFonts w:ascii="Consolas" w:hAnsi="Consolas" w:cs="Consolas"/>
          <w:color w:val="000000"/>
          <w:sz w:val="19"/>
          <w:szCs w:val="19"/>
        </w:rPr>
        <w:t>Địa</w:t>
      </w:r>
      <w:r>
        <w:rPr>
          <w:rFonts w:ascii="Consolas" w:hAnsi="Consolas" w:cs="Consolas"/>
          <w:color w:val="000000"/>
          <w:sz w:val="19"/>
          <w:szCs w:val="19"/>
        </w:rPr>
        <w:t xml:space="preserve"> </w:t>
      </w:r>
      <w:r>
        <w:rPr>
          <w:rFonts w:ascii="Consolas" w:hAnsi="Consolas" w:cs="Consolas"/>
          <w:color w:val="000000"/>
          <w:sz w:val="19"/>
          <w:szCs w:val="19"/>
        </w:rPr>
        <w:t>chỉ</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DChi</w:t>
      </w:r>
      <w:r>
        <w:rPr>
          <w:rFonts w:ascii="Consolas" w:hAnsi="Consolas" w:cs="Consolas"/>
          <w:color w:val="0000FF"/>
          <w:sz w:val="19"/>
          <w:szCs w:val="19"/>
        </w:rPr>
        <w:t>&gt;</w:t>
      </w:r>
    </w:p>
    <w:p w:rsidR="009D1437" w:rsidP="009D1437" w14:paraId="15F7435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MKHang</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khách</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MKHang</w:t>
      </w:r>
      <w:r>
        <w:rPr>
          <w:rFonts w:ascii="Consolas" w:hAnsi="Consolas" w:cs="Consolas"/>
          <w:color w:val="0000FF"/>
          <w:sz w:val="19"/>
          <w:szCs w:val="19"/>
        </w:rPr>
        <w:t>&gt;</w:t>
      </w:r>
    </w:p>
    <w:p w:rsidR="009D1437" w:rsidP="009D1437" w14:paraId="49E02EC9"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SDThoai</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điện</w:t>
      </w:r>
      <w:r>
        <w:rPr>
          <w:rFonts w:ascii="Consolas" w:hAnsi="Consolas" w:cs="Consolas"/>
          <w:color w:val="000000"/>
          <w:sz w:val="19"/>
          <w:szCs w:val="19"/>
        </w:rPr>
        <w:t xml:space="preserve"> </w:t>
      </w:r>
      <w:r>
        <w:rPr>
          <w:rFonts w:ascii="Consolas" w:hAnsi="Consolas" w:cs="Consolas"/>
          <w:color w:val="000000"/>
          <w:sz w:val="19"/>
          <w:szCs w:val="19"/>
        </w:rPr>
        <w:t>thoại</w:t>
      </w:r>
      <w:r>
        <w:rPr>
          <w:rFonts w:ascii="Consolas" w:hAnsi="Consolas" w:cs="Consolas"/>
          <w:color w:val="0000FF"/>
          <w:sz w:val="19"/>
          <w:szCs w:val="19"/>
        </w:rPr>
        <w:t>&lt;/</w:t>
      </w:r>
      <w:r>
        <w:rPr>
          <w:rFonts w:ascii="Consolas" w:hAnsi="Consolas" w:cs="Consolas"/>
          <w:color w:val="A31515"/>
          <w:sz w:val="19"/>
          <w:szCs w:val="19"/>
        </w:rPr>
        <w:t>SDThoai</w:t>
      </w:r>
      <w:r>
        <w:rPr>
          <w:rFonts w:ascii="Consolas" w:hAnsi="Consolas" w:cs="Consolas"/>
          <w:color w:val="0000FF"/>
          <w:sz w:val="19"/>
          <w:szCs w:val="19"/>
        </w:rPr>
        <w:t>&gt;</w:t>
      </w:r>
    </w:p>
    <w:p w:rsidR="009D1437" w:rsidP="009D1437" w14:paraId="386FB35B"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DCTDTu</w:t>
      </w:r>
      <w:r>
        <w:rPr>
          <w:rFonts w:ascii="Consolas" w:hAnsi="Consolas" w:cs="Consolas"/>
          <w:color w:val="0000FF"/>
          <w:sz w:val="19"/>
          <w:szCs w:val="19"/>
        </w:rPr>
        <w:t>&gt;</w:t>
      </w:r>
      <w:r>
        <w:rPr>
          <w:rFonts w:ascii="Consolas" w:hAnsi="Consolas" w:cs="Consolas"/>
          <w:color w:val="000000"/>
          <w:sz w:val="19"/>
          <w:szCs w:val="19"/>
        </w:rPr>
        <w:t>Địa</w:t>
      </w:r>
      <w:r>
        <w:rPr>
          <w:rFonts w:ascii="Consolas" w:hAnsi="Consolas" w:cs="Consolas"/>
          <w:color w:val="000000"/>
          <w:sz w:val="19"/>
          <w:szCs w:val="19"/>
        </w:rPr>
        <w:t xml:space="preserve"> </w:t>
      </w:r>
      <w:r>
        <w:rPr>
          <w:rFonts w:ascii="Consolas" w:hAnsi="Consolas" w:cs="Consolas"/>
          <w:color w:val="000000"/>
          <w:sz w:val="19"/>
          <w:szCs w:val="19"/>
        </w:rPr>
        <w:t>chỉ</w:t>
      </w:r>
      <w:r>
        <w:rPr>
          <w:rFonts w:ascii="Consolas" w:hAnsi="Consolas" w:cs="Consolas"/>
          <w:color w:val="000000"/>
          <w:sz w:val="19"/>
          <w:szCs w:val="19"/>
        </w:rPr>
        <w:t xml:space="preserve"> </w:t>
      </w:r>
      <w:r>
        <w:rPr>
          <w:rFonts w:ascii="Consolas" w:hAnsi="Consolas" w:cs="Consolas"/>
          <w:color w:val="000000"/>
          <w:sz w:val="19"/>
          <w:szCs w:val="19"/>
        </w:rPr>
        <w:t>thư</w:t>
      </w:r>
      <w:r>
        <w:rPr>
          <w:rFonts w:ascii="Consolas" w:hAnsi="Consolas" w:cs="Consolas"/>
          <w:color w:val="000000"/>
          <w:sz w:val="19"/>
          <w:szCs w:val="19"/>
        </w:rPr>
        <w:t xml:space="preserve"> </w:t>
      </w:r>
      <w:r>
        <w:rPr>
          <w:rFonts w:ascii="Consolas" w:hAnsi="Consolas" w:cs="Consolas"/>
          <w:color w:val="000000"/>
          <w:sz w:val="19"/>
          <w:szCs w:val="19"/>
        </w:rPr>
        <w:t>điện</w:t>
      </w:r>
      <w:r>
        <w:rPr>
          <w:rFonts w:ascii="Consolas" w:hAnsi="Consolas" w:cs="Consolas"/>
          <w:color w:val="000000"/>
          <w:sz w:val="19"/>
          <w:szCs w:val="19"/>
        </w:rPr>
        <w:t xml:space="preserve"> </w:t>
      </w:r>
      <w:r>
        <w:rPr>
          <w:rFonts w:ascii="Consolas" w:hAnsi="Consolas" w:cs="Consolas"/>
          <w:color w:val="000000"/>
          <w:sz w:val="19"/>
          <w:szCs w:val="19"/>
        </w:rPr>
        <w:t>tử</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DCTDTu</w:t>
      </w:r>
      <w:r>
        <w:rPr>
          <w:rFonts w:ascii="Consolas" w:hAnsi="Consolas" w:cs="Consolas"/>
          <w:color w:val="0000FF"/>
          <w:sz w:val="19"/>
          <w:szCs w:val="19"/>
        </w:rPr>
        <w:t>&gt;</w:t>
      </w:r>
    </w:p>
    <w:p w:rsidR="009D1437" w:rsidP="009D1437" w14:paraId="304077D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HVTNMHang</w:t>
      </w:r>
      <w:r>
        <w:rPr>
          <w:rFonts w:ascii="Consolas" w:hAnsi="Consolas" w:cs="Consolas"/>
          <w:color w:val="0000FF"/>
          <w:sz w:val="19"/>
          <w:szCs w:val="19"/>
        </w:rPr>
        <w:t>&gt;</w:t>
      </w:r>
      <w:r>
        <w:rPr>
          <w:rFonts w:ascii="Consolas" w:hAnsi="Consolas" w:cs="Consolas"/>
          <w:color w:val="000000"/>
          <w:sz w:val="19"/>
          <w:szCs w:val="19"/>
        </w:rPr>
        <w:t>Họ</w:t>
      </w:r>
      <w:r>
        <w:rPr>
          <w:rFonts w:ascii="Consolas" w:hAnsi="Consolas" w:cs="Consolas"/>
          <w:color w:val="000000"/>
          <w:sz w:val="19"/>
          <w:szCs w:val="19"/>
        </w:rPr>
        <w:t xml:space="preserve"> </w:t>
      </w:r>
      <w:r>
        <w:rPr>
          <w:rFonts w:ascii="Consolas" w:hAnsi="Consolas" w:cs="Consolas"/>
          <w:color w:val="000000"/>
          <w:sz w:val="19"/>
          <w:szCs w:val="19"/>
        </w:rPr>
        <w:t>và</w:t>
      </w:r>
      <w:r>
        <w:rPr>
          <w:rFonts w:ascii="Consolas" w:hAnsi="Consolas" w:cs="Consolas"/>
          <w:color w:val="000000"/>
          <w:sz w:val="19"/>
          <w:szCs w:val="19"/>
        </w:rPr>
        <w:t xml:space="preserve"> </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người</w:t>
      </w:r>
      <w:r>
        <w:rPr>
          <w:rFonts w:ascii="Consolas" w:hAnsi="Consolas" w:cs="Consolas"/>
          <w:color w:val="000000"/>
          <w:sz w:val="19"/>
          <w:szCs w:val="19"/>
        </w:rPr>
        <w:t xml:space="preserve"> </w:t>
      </w:r>
      <w:r>
        <w:rPr>
          <w:rFonts w:ascii="Consolas" w:hAnsi="Consolas" w:cs="Consolas"/>
          <w:color w:val="000000"/>
          <w:sz w:val="19"/>
          <w:szCs w:val="19"/>
        </w:rPr>
        <w:t>mua</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HVTNMHang</w:t>
      </w:r>
      <w:r>
        <w:rPr>
          <w:rFonts w:ascii="Consolas" w:hAnsi="Consolas" w:cs="Consolas"/>
          <w:color w:val="0000FF"/>
          <w:sz w:val="19"/>
          <w:szCs w:val="19"/>
        </w:rPr>
        <w:t>&gt;</w:t>
      </w:r>
    </w:p>
    <w:p w:rsidR="009D1437" w:rsidP="009D1437" w14:paraId="3442150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STKNHang</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tài</w:t>
      </w:r>
      <w:r>
        <w:rPr>
          <w:rFonts w:ascii="Consolas" w:hAnsi="Consolas" w:cs="Consolas"/>
          <w:color w:val="000000"/>
          <w:sz w:val="19"/>
          <w:szCs w:val="19"/>
        </w:rPr>
        <w:t xml:space="preserve"> </w:t>
      </w:r>
      <w:r>
        <w:rPr>
          <w:rFonts w:ascii="Consolas" w:hAnsi="Consolas" w:cs="Consolas"/>
          <w:color w:val="000000"/>
          <w:sz w:val="19"/>
          <w:szCs w:val="19"/>
        </w:rPr>
        <w:t>khoản</w:t>
      </w:r>
      <w:r>
        <w:rPr>
          <w:rFonts w:ascii="Consolas" w:hAnsi="Consolas" w:cs="Consolas"/>
          <w:color w:val="000000"/>
          <w:sz w:val="19"/>
          <w:szCs w:val="19"/>
        </w:rPr>
        <w:t xml:space="preserve"> </w:t>
      </w:r>
      <w:r>
        <w:rPr>
          <w:rFonts w:ascii="Consolas" w:hAnsi="Consolas" w:cs="Consolas"/>
          <w:color w:val="000000"/>
          <w:sz w:val="19"/>
          <w:szCs w:val="19"/>
        </w:rPr>
        <w:t>ngân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STKNHang</w:t>
      </w:r>
      <w:r>
        <w:rPr>
          <w:rFonts w:ascii="Consolas" w:hAnsi="Consolas" w:cs="Consolas"/>
          <w:color w:val="0000FF"/>
          <w:sz w:val="19"/>
          <w:szCs w:val="19"/>
        </w:rPr>
        <w:t>&gt;</w:t>
      </w:r>
    </w:p>
    <w:p w:rsidR="009D1437" w:rsidP="009D1437" w14:paraId="662E521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TNHang</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ngân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TNHang</w:t>
      </w:r>
      <w:r>
        <w:rPr>
          <w:rFonts w:ascii="Consolas" w:hAnsi="Consolas" w:cs="Consolas"/>
          <w:color w:val="0000FF"/>
          <w:sz w:val="19"/>
          <w:szCs w:val="19"/>
        </w:rPr>
        <w:t>&gt;</w:t>
      </w:r>
    </w:p>
    <w:p w:rsidR="009D1437" w:rsidP="009D1437" w14:paraId="1A0F0E7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HVTNNHang</w:t>
      </w:r>
      <w:r>
        <w:rPr>
          <w:rFonts w:ascii="Consolas" w:hAnsi="Consolas" w:cs="Consolas"/>
          <w:color w:val="0000FF"/>
          <w:sz w:val="19"/>
          <w:szCs w:val="19"/>
        </w:rPr>
        <w:t>&gt;</w:t>
      </w:r>
      <w:r>
        <w:rPr>
          <w:rFonts w:ascii="Consolas" w:hAnsi="Consolas" w:cs="Consolas"/>
          <w:color w:val="000000"/>
          <w:sz w:val="19"/>
          <w:szCs w:val="19"/>
        </w:rPr>
        <w:t>Họ</w:t>
      </w:r>
      <w:r>
        <w:rPr>
          <w:rFonts w:ascii="Consolas" w:hAnsi="Consolas" w:cs="Consolas"/>
          <w:color w:val="000000"/>
          <w:sz w:val="19"/>
          <w:szCs w:val="19"/>
        </w:rPr>
        <w:t xml:space="preserve"> </w:t>
      </w:r>
      <w:r>
        <w:rPr>
          <w:rFonts w:ascii="Consolas" w:hAnsi="Consolas" w:cs="Consolas"/>
          <w:color w:val="000000"/>
          <w:sz w:val="19"/>
          <w:szCs w:val="19"/>
        </w:rPr>
        <w:t>và</w:t>
      </w:r>
      <w:r>
        <w:rPr>
          <w:rFonts w:ascii="Consolas" w:hAnsi="Consolas" w:cs="Consolas"/>
          <w:color w:val="000000"/>
          <w:sz w:val="19"/>
          <w:szCs w:val="19"/>
        </w:rPr>
        <w:t xml:space="preserve"> </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người</w:t>
      </w:r>
      <w:r>
        <w:rPr>
          <w:rFonts w:ascii="Consolas" w:hAnsi="Consolas" w:cs="Consolas"/>
          <w:color w:val="000000"/>
          <w:sz w:val="19"/>
          <w:szCs w:val="19"/>
        </w:rPr>
        <w:t xml:space="preserve"> </w:t>
      </w:r>
      <w:r>
        <w:rPr>
          <w:rFonts w:ascii="Consolas" w:hAnsi="Consolas" w:cs="Consolas"/>
          <w:color w:val="000000"/>
          <w:sz w:val="19"/>
          <w:szCs w:val="19"/>
        </w:rPr>
        <w:t>nhận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HVTNNHang</w:t>
      </w:r>
      <w:r>
        <w:rPr>
          <w:rFonts w:ascii="Consolas" w:hAnsi="Consolas" w:cs="Consolas"/>
          <w:color w:val="0000FF"/>
          <w:sz w:val="19"/>
          <w:szCs w:val="19"/>
        </w:rPr>
        <w:t>&gt;</w:t>
      </w:r>
    </w:p>
    <w:p w:rsidR="009D1437" w:rsidP="009D1437" w14:paraId="4EAA151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NMua</w:t>
      </w:r>
      <w:r>
        <w:rPr>
          <w:rFonts w:ascii="Consolas" w:hAnsi="Consolas" w:cs="Consolas"/>
          <w:color w:val="0000FF"/>
          <w:sz w:val="19"/>
          <w:szCs w:val="19"/>
        </w:rPr>
        <w:t>&gt;</w:t>
      </w:r>
    </w:p>
    <w:p w:rsidR="009D1437" w:rsidP="009D1437" w14:paraId="6DF6E4F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DSHHDVu</w:t>
      </w:r>
      <w:r>
        <w:rPr>
          <w:rFonts w:ascii="Consolas" w:hAnsi="Consolas" w:cs="Consolas"/>
          <w:color w:val="0000FF"/>
          <w:sz w:val="19"/>
          <w:szCs w:val="19"/>
        </w:rPr>
        <w:t>&gt;</w:t>
      </w:r>
    </w:p>
    <w:p w:rsidR="009D1437" w:rsidP="009D1437" w14:paraId="33BBF0D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HHDVu</w:t>
      </w:r>
      <w:r>
        <w:rPr>
          <w:rFonts w:ascii="Consolas" w:hAnsi="Consolas" w:cs="Consolas"/>
          <w:color w:val="0000FF"/>
          <w:sz w:val="19"/>
          <w:szCs w:val="19"/>
        </w:rPr>
        <w:t>&gt;</w:t>
      </w:r>
    </w:p>
    <w:p w:rsidR="009D1437" w:rsidP="009D1437" w14:paraId="4C1338A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TChat</w:t>
      </w:r>
      <w:r>
        <w:rPr>
          <w:rFonts w:ascii="Consolas" w:hAnsi="Consolas" w:cs="Consolas"/>
          <w:color w:val="0000FF"/>
          <w:sz w:val="19"/>
          <w:szCs w:val="19"/>
        </w:rPr>
        <w:t>&gt;</w:t>
      </w:r>
      <w:r>
        <w:rPr>
          <w:rFonts w:ascii="Consolas" w:hAnsi="Consolas" w:cs="Consolas"/>
          <w:color w:val="000000"/>
          <w:sz w:val="19"/>
          <w:szCs w:val="19"/>
        </w:rPr>
        <w:t>Tính</w:t>
      </w:r>
      <w:r>
        <w:rPr>
          <w:rFonts w:ascii="Consolas" w:hAnsi="Consolas" w:cs="Consolas"/>
          <w:color w:val="000000"/>
          <w:sz w:val="19"/>
          <w:szCs w:val="19"/>
        </w:rPr>
        <w:t xml:space="preserve"> </w:t>
      </w:r>
      <w:r>
        <w:rPr>
          <w:rFonts w:ascii="Consolas" w:hAnsi="Consolas" w:cs="Consolas"/>
          <w:color w:val="000000"/>
          <w:sz w:val="19"/>
          <w:szCs w:val="19"/>
        </w:rPr>
        <w:t>chất</w:t>
      </w:r>
      <w:r>
        <w:rPr>
          <w:rFonts w:ascii="Consolas" w:hAnsi="Consolas" w:cs="Consolas"/>
          <w:color w:val="000000"/>
          <w:sz w:val="19"/>
          <w:szCs w:val="19"/>
        </w:rPr>
        <w:t xml:space="preserve"> * (1-Hàng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2-Khuyến </w:t>
      </w:r>
      <w:r>
        <w:rPr>
          <w:rFonts w:ascii="Consolas" w:hAnsi="Consolas" w:cs="Consolas"/>
          <w:color w:val="000000"/>
          <w:sz w:val="19"/>
          <w:szCs w:val="19"/>
        </w:rPr>
        <w:t>mại</w:t>
      </w:r>
      <w:r>
        <w:rPr>
          <w:rFonts w:ascii="Consolas" w:hAnsi="Consolas" w:cs="Consolas"/>
          <w:color w:val="000000"/>
          <w:sz w:val="19"/>
          <w:szCs w:val="19"/>
        </w:rPr>
        <w:t xml:space="preserve">; 3-Chiết </w:t>
      </w:r>
      <w:r>
        <w:rPr>
          <w:rFonts w:ascii="Consolas" w:hAnsi="Consolas" w:cs="Consolas"/>
          <w:color w:val="000000"/>
          <w:sz w:val="19"/>
          <w:szCs w:val="19"/>
        </w:rPr>
        <w:t>khấu</w:t>
      </w:r>
      <w:r>
        <w:rPr>
          <w:rFonts w:ascii="Consolas" w:hAnsi="Consolas" w:cs="Consolas"/>
          <w:color w:val="000000"/>
          <w:sz w:val="19"/>
          <w:szCs w:val="19"/>
        </w:rPr>
        <w:t xml:space="preserve"> </w:t>
      </w:r>
      <w:r>
        <w:rPr>
          <w:rFonts w:ascii="Consolas" w:hAnsi="Consolas" w:cs="Consolas"/>
          <w:color w:val="000000"/>
          <w:sz w:val="19"/>
          <w:szCs w:val="19"/>
        </w:rPr>
        <w:t>thương</w:t>
      </w:r>
      <w:r>
        <w:rPr>
          <w:rFonts w:ascii="Consolas" w:hAnsi="Consolas" w:cs="Consolas"/>
          <w:color w:val="000000"/>
          <w:sz w:val="19"/>
          <w:szCs w:val="19"/>
        </w:rPr>
        <w:t xml:space="preserve"> </w:t>
      </w:r>
      <w:r>
        <w:rPr>
          <w:rFonts w:ascii="Consolas" w:hAnsi="Consolas" w:cs="Consolas"/>
          <w:color w:val="000000"/>
          <w:sz w:val="19"/>
          <w:szCs w:val="19"/>
        </w:rPr>
        <w:t>mại</w:t>
      </w:r>
      <w:r>
        <w:rPr>
          <w:rFonts w:ascii="Consolas" w:hAnsi="Consolas" w:cs="Consolas"/>
          <w:color w:val="000000"/>
          <w:sz w:val="19"/>
          <w:szCs w:val="19"/>
        </w:rPr>
        <w:t xml:space="preserve"> (</w:t>
      </w:r>
      <w:r>
        <w:rPr>
          <w:rFonts w:ascii="Consolas" w:hAnsi="Consolas" w:cs="Consolas"/>
          <w:color w:val="000000"/>
          <w:sz w:val="19"/>
          <w:szCs w:val="19"/>
        </w:rPr>
        <w:t>trong</w:t>
      </w:r>
      <w:r>
        <w:rPr>
          <w:rFonts w:ascii="Consolas" w:hAnsi="Consolas" w:cs="Consolas"/>
          <w:color w:val="000000"/>
          <w:sz w:val="19"/>
          <w:szCs w:val="19"/>
        </w:rPr>
        <w:t xml:space="preserve"> </w:t>
      </w:r>
      <w:r>
        <w:rPr>
          <w:rFonts w:ascii="Consolas" w:hAnsi="Consolas" w:cs="Consolas"/>
          <w:color w:val="000000"/>
          <w:sz w:val="19"/>
          <w:szCs w:val="19"/>
        </w:rPr>
        <w:t>trường</w:t>
      </w:r>
      <w:r>
        <w:rPr>
          <w:rFonts w:ascii="Consolas" w:hAnsi="Consolas" w:cs="Consolas"/>
          <w:color w:val="000000"/>
          <w:sz w:val="19"/>
          <w:szCs w:val="19"/>
        </w:rPr>
        <w:t xml:space="preserve"> </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muốn</w:t>
      </w:r>
      <w:r>
        <w:rPr>
          <w:rFonts w:ascii="Consolas" w:hAnsi="Consolas" w:cs="Consolas"/>
          <w:color w:val="000000"/>
          <w:sz w:val="19"/>
          <w:szCs w:val="19"/>
        </w:rPr>
        <w:t xml:space="preserve"> </w:t>
      </w:r>
      <w:r>
        <w:rPr>
          <w:rFonts w:ascii="Consolas" w:hAnsi="Consolas" w:cs="Consolas"/>
          <w:color w:val="000000"/>
          <w:sz w:val="19"/>
          <w:szCs w:val="19"/>
        </w:rPr>
        <w:t>thể</w:t>
      </w:r>
      <w:r>
        <w:rPr>
          <w:rFonts w:ascii="Consolas" w:hAnsi="Consolas" w:cs="Consolas"/>
          <w:color w:val="000000"/>
          <w:sz w:val="19"/>
          <w:szCs w:val="19"/>
        </w:rPr>
        <w:t xml:space="preserve"> </w:t>
      </w:r>
      <w:r>
        <w:rPr>
          <w:rFonts w:ascii="Consolas" w:hAnsi="Consolas" w:cs="Consolas"/>
          <w:color w:val="000000"/>
          <w:sz w:val="19"/>
          <w:szCs w:val="19"/>
        </w:rPr>
        <w:t>hiện</w:t>
      </w:r>
      <w:r>
        <w:rPr>
          <w:rFonts w:ascii="Consolas" w:hAnsi="Consolas" w:cs="Consolas"/>
          <w:color w:val="000000"/>
          <w:sz w:val="19"/>
          <w:szCs w:val="19"/>
        </w:rPr>
        <w:t xml:space="preserve"> </w:t>
      </w:r>
      <w:r>
        <w:rPr>
          <w:rFonts w:ascii="Consolas" w:hAnsi="Consolas" w:cs="Consolas"/>
          <w:color w:val="000000"/>
          <w:sz w:val="19"/>
          <w:szCs w:val="19"/>
        </w:rPr>
        <w:t>thông</w:t>
      </w:r>
      <w:r>
        <w:rPr>
          <w:rFonts w:ascii="Consolas" w:hAnsi="Consolas" w:cs="Consolas"/>
          <w:color w:val="000000"/>
          <w:sz w:val="19"/>
          <w:szCs w:val="19"/>
        </w:rPr>
        <w:t xml:space="preserve"> tin </w:t>
      </w:r>
      <w:r>
        <w:rPr>
          <w:rFonts w:ascii="Consolas" w:hAnsi="Consolas" w:cs="Consolas"/>
          <w:color w:val="000000"/>
          <w:sz w:val="19"/>
          <w:szCs w:val="19"/>
        </w:rPr>
        <w:t>chiết</w:t>
      </w:r>
      <w:r>
        <w:rPr>
          <w:rFonts w:ascii="Consolas" w:hAnsi="Consolas" w:cs="Consolas"/>
          <w:color w:val="000000"/>
          <w:sz w:val="19"/>
          <w:szCs w:val="19"/>
        </w:rPr>
        <w:t xml:space="preserve"> </w:t>
      </w:r>
      <w:r>
        <w:rPr>
          <w:rFonts w:ascii="Consolas" w:hAnsi="Consolas" w:cs="Consolas"/>
          <w:color w:val="000000"/>
          <w:sz w:val="19"/>
          <w:szCs w:val="19"/>
        </w:rPr>
        <w:t>khấu</w:t>
      </w:r>
      <w:r>
        <w:rPr>
          <w:rFonts w:ascii="Consolas" w:hAnsi="Consolas" w:cs="Consolas"/>
          <w:color w:val="000000"/>
          <w:sz w:val="19"/>
          <w:szCs w:val="19"/>
        </w:rPr>
        <w:t xml:space="preserve"> </w:t>
      </w:r>
      <w:r>
        <w:rPr>
          <w:rFonts w:ascii="Consolas" w:hAnsi="Consolas" w:cs="Consolas"/>
          <w:color w:val="000000"/>
          <w:sz w:val="19"/>
          <w:szCs w:val="19"/>
        </w:rPr>
        <w:t>theo</w:t>
      </w:r>
      <w:r>
        <w:rPr>
          <w:rFonts w:ascii="Consolas" w:hAnsi="Consolas" w:cs="Consolas"/>
          <w:color w:val="000000"/>
          <w:sz w:val="19"/>
          <w:szCs w:val="19"/>
        </w:rPr>
        <w:t xml:space="preserve"> </w:t>
      </w:r>
      <w:r>
        <w:rPr>
          <w:rFonts w:ascii="Consolas" w:hAnsi="Consolas" w:cs="Consolas"/>
          <w:color w:val="000000"/>
          <w:sz w:val="19"/>
          <w:szCs w:val="19"/>
        </w:rPr>
        <w:t>dòng</w:t>
      </w:r>
      <w:r>
        <w:rPr>
          <w:rFonts w:ascii="Consolas" w:hAnsi="Consolas" w:cs="Consolas"/>
          <w:color w:val="000000"/>
          <w:sz w:val="19"/>
          <w:szCs w:val="19"/>
        </w:rPr>
        <w:t xml:space="preserve">); 4-Ghi </w:t>
      </w:r>
      <w:r>
        <w:rPr>
          <w:rFonts w:ascii="Consolas" w:hAnsi="Consolas" w:cs="Consolas"/>
          <w:color w:val="000000"/>
          <w:sz w:val="19"/>
          <w:szCs w:val="19"/>
        </w:rPr>
        <w:t>chú</w:t>
      </w:r>
      <w:r>
        <w:rPr>
          <w:rFonts w:ascii="Consolas" w:hAnsi="Consolas" w:cs="Consolas"/>
          <w:color w:val="000000"/>
          <w:sz w:val="19"/>
          <w:szCs w:val="19"/>
        </w:rPr>
        <w:t>/</w:t>
      </w:r>
      <w:r>
        <w:rPr>
          <w:rFonts w:ascii="Consolas" w:hAnsi="Consolas" w:cs="Consolas"/>
          <w:color w:val="000000"/>
          <w:sz w:val="19"/>
          <w:szCs w:val="19"/>
        </w:rPr>
        <w:t>diễn</w:t>
      </w:r>
      <w:r>
        <w:rPr>
          <w:rFonts w:ascii="Consolas" w:hAnsi="Consolas" w:cs="Consolas"/>
          <w:color w:val="000000"/>
          <w:sz w:val="19"/>
          <w:szCs w:val="19"/>
        </w:rPr>
        <w:t xml:space="preserve"> </w:t>
      </w:r>
      <w:r>
        <w:rPr>
          <w:rFonts w:ascii="Consolas" w:hAnsi="Consolas" w:cs="Consolas"/>
          <w:color w:val="000000"/>
          <w:sz w:val="19"/>
          <w:szCs w:val="19"/>
        </w:rPr>
        <w:t>giải</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TChat</w:t>
      </w:r>
      <w:r>
        <w:rPr>
          <w:rFonts w:ascii="Consolas" w:hAnsi="Consolas" w:cs="Consolas"/>
          <w:color w:val="0000FF"/>
          <w:sz w:val="19"/>
          <w:szCs w:val="19"/>
        </w:rPr>
        <w:t>&gt;</w:t>
      </w:r>
    </w:p>
    <w:p w:rsidR="009D1437" w:rsidP="009D1437" w14:paraId="187142A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STT</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thứ</w:t>
      </w:r>
      <w:r>
        <w:rPr>
          <w:rFonts w:ascii="Consolas" w:hAnsi="Consolas" w:cs="Consolas"/>
          <w:color w:val="000000"/>
          <w:sz w:val="19"/>
          <w:szCs w:val="19"/>
        </w:rPr>
        <w:t xml:space="preserve"> </w:t>
      </w:r>
      <w:r>
        <w:rPr>
          <w:rFonts w:ascii="Consolas" w:hAnsi="Consolas" w:cs="Consolas"/>
          <w:color w:val="000000"/>
          <w:sz w:val="19"/>
          <w:szCs w:val="19"/>
        </w:rPr>
        <w:t>tự</w:t>
      </w:r>
      <w:r>
        <w:rPr>
          <w:rFonts w:ascii="Consolas" w:hAnsi="Consolas" w:cs="Consolas"/>
          <w:color w:val="0000FF"/>
          <w:sz w:val="19"/>
          <w:szCs w:val="19"/>
        </w:rPr>
        <w:t>&lt;/</w:t>
      </w:r>
      <w:r>
        <w:rPr>
          <w:rFonts w:ascii="Consolas" w:hAnsi="Consolas" w:cs="Consolas"/>
          <w:color w:val="A31515"/>
          <w:sz w:val="19"/>
          <w:szCs w:val="19"/>
        </w:rPr>
        <w:t>STT</w:t>
      </w:r>
      <w:r>
        <w:rPr>
          <w:rFonts w:ascii="Consolas" w:hAnsi="Consolas" w:cs="Consolas"/>
          <w:color w:val="0000FF"/>
          <w:sz w:val="19"/>
          <w:szCs w:val="19"/>
        </w:rPr>
        <w:t>&gt;</w:t>
      </w:r>
    </w:p>
    <w:p w:rsidR="009D1437" w:rsidP="009D1437" w14:paraId="4C15B37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MHHDVu</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MHHDVu</w:t>
      </w:r>
      <w:r>
        <w:rPr>
          <w:rFonts w:ascii="Consolas" w:hAnsi="Consolas" w:cs="Consolas"/>
          <w:color w:val="0000FF"/>
          <w:sz w:val="19"/>
          <w:szCs w:val="19"/>
        </w:rPr>
        <w:t>&gt;</w:t>
      </w:r>
    </w:p>
    <w:p w:rsidR="009D1437" w:rsidP="009D1437" w14:paraId="7791BC2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THHDVu</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THHDVu</w:t>
      </w:r>
      <w:r>
        <w:rPr>
          <w:rFonts w:ascii="Consolas" w:hAnsi="Consolas" w:cs="Consolas"/>
          <w:color w:val="0000FF"/>
          <w:sz w:val="19"/>
          <w:szCs w:val="19"/>
        </w:rPr>
        <w:t>&gt;</w:t>
      </w:r>
    </w:p>
    <w:p w:rsidR="009D1437" w:rsidP="009D1437" w14:paraId="2CED3184"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DVTinh</w:t>
      </w:r>
      <w:r>
        <w:rPr>
          <w:rFonts w:ascii="Consolas" w:hAnsi="Consolas" w:cs="Consolas"/>
          <w:color w:val="0000FF"/>
          <w:sz w:val="19"/>
          <w:szCs w:val="19"/>
        </w:rPr>
        <w:t>&gt;</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vị</w:t>
      </w:r>
      <w:r>
        <w:rPr>
          <w:rFonts w:ascii="Consolas" w:hAnsi="Consolas" w:cs="Consolas"/>
          <w:color w:val="000000"/>
          <w:sz w:val="19"/>
          <w:szCs w:val="19"/>
        </w:rPr>
        <w:t xml:space="preserve"> </w:t>
      </w:r>
      <w:r>
        <w:rPr>
          <w:rFonts w:ascii="Consolas" w:hAnsi="Consolas" w:cs="Consolas"/>
          <w:color w:val="000000"/>
          <w:sz w:val="19"/>
          <w:szCs w:val="19"/>
        </w:rPr>
        <w:t>tính</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DVTinh</w:t>
      </w:r>
      <w:r>
        <w:rPr>
          <w:rFonts w:ascii="Consolas" w:hAnsi="Consolas" w:cs="Consolas"/>
          <w:color w:val="0000FF"/>
          <w:sz w:val="19"/>
          <w:szCs w:val="19"/>
        </w:rPr>
        <w:t>&gt;</w:t>
      </w:r>
    </w:p>
    <w:p w:rsidR="009D1437" w:rsidP="009D1437" w14:paraId="229151B9"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SLuong</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lượng</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SLuong</w:t>
      </w:r>
      <w:r>
        <w:rPr>
          <w:rFonts w:ascii="Consolas" w:hAnsi="Consolas" w:cs="Consolas"/>
          <w:color w:val="0000FF"/>
          <w:sz w:val="19"/>
          <w:szCs w:val="19"/>
        </w:rPr>
        <w:t>&gt;</w:t>
      </w:r>
    </w:p>
    <w:p w:rsidR="009D1437" w:rsidP="009D1437" w14:paraId="3BF8E599"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DGia</w:t>
      </w:r>
      <w:r>
        <w:rPr>
          <w:rFonts w:ascii="Consolas" w:hAnsi="Consolas" w:cs="Consolas"/>
          <w:color w:val="0000FF"/>
          <w:sz w:val="19"/>
          <w:szCs w:val="19"/>
        </w:rPr>
        <w:t>&gt;</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giá</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DGia</w:t>
      </w:r>
      <w:r>
        <w:rPr>
          <w:rFonts w:ascii="Consolas" w:hAnsi="Consolas" w:cs="Consolas"/>
          <w:color w:val="0000FF"/>
          <w:sz w:val="19"/>
          <w:szCs w:val="19"/>
        </w:rPr>
        <w:t>&gt;</w:t>
      </w:r>
    </w:p>
    <w:p w:rsidR="009D1437" w:rsidP="009D1437" w14:paraId="568CEBA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TLCKhau</w:t>
      </w:r>
      <w:r>
        <w:rPr>
          <w:rFonts w:ascii="Consolas" w:hAnsi="Consolas" w:cs="Consolas"/>
          <w:color w:val="0000FF"/>
          <w:sz w:val="19"/>
          <w:szCs w:val="19"/>
        </w:rPr>
        <w:t>&gt;</w:t>
      </w:r>
      <w:r>
        <w:rPr>
          <w:rFonts w:ascii="Consolas" w:hAnsi="Consolas" w:cs="Consolas"/>
          <w:color w:val="000000"/>
          <w:sz w:val="19"/>
          <w:szCs w:val="19"/>
        </w:rPr>
        <w:t>Tỷ</w:t>
      </w:r>
      <w:r>
        <w:rPr>
          <w:rFonts w:ascii="Consolas" w:hAnsi="Consolas" w:cs="Consolas"/>
          <w:color w:val="000000"/>
          <w:sz w:val="19"/>
          <w:szCs w:val="19"/>
        </w:rPr>
        <w:t xml:space="preserve"> </w:t>
      </w:r>
      <w:r>
        <w:rPr>
          <w:rFonts w:ascii="Consolas" w:hAnsi="Consolas" w:cs="Consolas"/>
          <w:color w:val="000000"/>
          <w:sz w:val="19"/>
          <w:szCs w:val="19"/>
        </w:rPr>
        <w:t>lệ</w:t>
      </w:r>
      <w:r>
        <w:rPr>
          <w:rFonts w:ascii="Consolas" w:hAnsi="Consolas" w:cs="Consolas"/>
          <w:color w:val="000000"/>
          <w:sz w:val="19"/>
          <w:szCs w:val="19"/>
        </w:rPr>
        <w:t xml:space="preserve"> % </w:t>
      </w:r>
      <w:r>
        <w:rPr>
          <w:rFonts w:ascii="Consolas" w:hAnsi="Consolas" w:cs="Consolas"/>
          <w:color w:val="000000"/>
          <w:sz w:val="19"/>
          <w:szCs w:val="19"/>
        </w:rPr>
        <w:t>chiết</w:t>
      </w:r>
      <w:r>
        <w:rPr>
          <w:rFonts w:ascii="Consolas" w:hAnsi="Consolas" w:cs="Consolas"/>
          <w:color w:val="000000"/>
          <w:sz w:val="19"/>
          <w:szCs w:val="19"/>
        </w:rPr>
        <w:t xml:space="preserve"> </w:t>
      </w:r>
      <w:r>
        <w:rPr>
          <w:rFonts w:ascii="Consolas" w:hAnsi="Consolas" w:cs="Consolas"/>
          <w:color w:val="000000"/>
          <w:sz w:val="19"/>
          <w:szCs w:val="19"/>
        </w:rPr>
        <w:t>khấu</w:t>
      </w:r>
      <w:r>
        <w:rPr>
          <w:rFonts w:ascii="Consolas" w:hAnsi="Consolas" w:cs="Consolas"/>
          <w:color w:val="0000FF"/>
          <w:sz w:val="19"/>
          <w:szCs w:val="19"/>
        </w:rPr>
        <w:t>&lt;/</w:t>
      </w:r>
      <w:r>
        <w:rPr>
          <w:rFonts w:ascii="Consolas" w:hAnsi="Consolas" w:cs="Consolas"/>
          <w:color w:val="A31515"/>
          <w:sz w:val="19"/>
          <w:szCs w:val="19"/>
        </w:rPr>
        <w:t>TLCKhau</w:t>
      </w:r>
      <w:r>
        <w:rPr>
          <w:rFonts w:ascii="Consolas" w:hAnsi="Consolas" w:cs="Consolas"/>
          <w:color w:val="0000FF"/>
          <w:sz w:val="19"/>
          <w:szCs w:val="19"/>
        </w:rPr>
        <w:t>&gt;</w:t>
      </w:r>
    </w:p>
    <w:p w:rsidR="009D1437" w:rsidP="009D1437" w14:paraId="773A6EE3" w14:textId="77777777">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STCKhau</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chiết</w:t>
      </w:r>
      <w:r>
        <w:rPr>
          <w:rFonts w:ascii="Consolas" w:hAnsi="Consolas" w:cs="Consolas"/>
          <w:color w:val="000000"/>
          <w:sz w:val="19"/>
          <w:szCs w:val="19"/>
        </w:rPr>
        <w:t xml:space="preserve"> </w:t>
      </w:r>
      <w:r>
        <w:rPr>
          <w:rFonts w:ascii="Consolas" w:hAnsi="Consolas" w:cs="Consolas"/>
          <w:color w:val="000000"/>
          <w:sz w:val="19"/>
          <w:szCs w:val="19"/>
        </w:rPr>
        <w:t>khấu</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STCKhau</w:t>
      </w:r>
      <w:r>
        <w:rPr>
          <w:rFonts w:ascii="Consolas" w:hAnsi="Consolas" w:cs="Consolas"/>
          <w:color w:val="0000FF"/>
          <w:sz w:val="19"/>
          <w:szCs w:val="19"/>
        </w:rPr>
        <w:t>&gt;</w:t>
      </w:r>
    </w:p>
    <w:p w:rsidR="002718A7" w:rsidP="009D1437" w14:paraId="461EBEBB" w14:textId="1DC6D562">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GTKCThue</w:t>
      </w:r>
      <w:r>
        <w:rPr>
          <w:rFonts w:ascii="Consolas" w:hAnsi="Consolas" w:cs="Consolas"/>
          <w:color w:val="0000FF"/>
          <w:sz w:val="19"/>
          <w:szCs w:val="19"/>
        </w:rPr>
        <w:t>&gt;</w:t>
      </w:r>
      <w:r>
        <w:rPr>
          <w:rFonts w:ascii="Consolas" w:hAnsi="Consolas" w:cs="Consolas"/>
          <w:color w:val="000000"/>
          <w:sz w:val="19"/>
          <w:szCs w:val="19"/>
        </w:rPr>
        <w:t>Giảm</w:t>
      </w:r>
      <w:r>
        <w:rPr>
          <w:rFonts w:ascii="Consolas" w:hAnsi="Consolas" w:cs="Consolas"/>
          <w:color w:val="000000"/>
          <w:sz w:val="19"/>
          <w:szCs w:val="19"/>
        </w:rPr>
        <w:t xml:space="preserve"> </w:t>
      </w:r>
      <w:r>
        <w:rPr>
          <w:rFonts w:ascii="Consolas" w:hAnsi="Consolas" w:cs="Consolas"/>
          <w:color w:val="000000"/>
          <w:sz w:val="19"/>
          <w:szCs w:val="19"/>
        </w:rPr>
        <w:t>trừ</w:t>
      </w:r>
      <w:r>
        <w:rPr>
          <w:rFonts w:ascii="Consolas" w:hAnsi="Consolas" w:cs="Consolas"/>
          <w:color w:val="000000"/>
          <w:sz w:val="19"/>
          <w:szCs w:val="19"/>
        </w:rPr>
        <w:t xml:space="preserve"> </w:t>
      </w:r>
      <w:r>
        <w:rPr>
          <w:rFonts w:ascii="Consolas" w:hAnsi="Consolas" w:cs="Consolas"/>
          <w:color w:val="000000"/>
          <w:sz w:val="19"/>
          <w:szCs w:val="19"/>
        </w:rPr>
        <w:t>không</w:t>
      </w:r>
      <w:r>
        <w:rPr>
          <w:rFonts w:ascii="Consolas" w:hAnsi="Consolas" w:cs="Consolas"/>
          <w:color w:val="000000"/>
          <w:sz w:val="19"/>
          <w:szCs w:val="19"/>
        </w:rPr>
        <w:t xml:space="preserve"> </w:t>
      </w:r>
      <w:r>
        <w:rPr>
          <w:rFonts w:ascii="Consolas" w:hAnsi="Consolas" w:cs="Consolas"/>
          <w:color w:val="000000"/>
          <w:sz w:val="19"/>
          <w:szCs w:val="19"/>
        </w:rPr>
        <w:t>chịu</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FF"/>
          <w:sz w:val="19"/>
          <w:szCs w:val="19"/>
        </w:rPr>
        <w:t>&lt;/</w:t>
      </w:r>
      <w:r>
        <w:rPr>
          <w:rFonts w:ascii="Consolas" w:hAnsi="Consolas" w:cs="Consolas"/>
          <w:color w:val="A31515"/>
          <w:sz w:val="19"/>
          <w:szCs w:val="19"/>
        </w:rPr>
        <w:t>GTKCThue</w:t>
      </w:r>
      <w:r>
        <w:rPr>
          <w:rFonts w:ascii="Consolas" w:hAnsi="Consolas" w:cs="Consolas"/>
          <w:color w:val="0000FF"/>
          <w:sz w:val="19"/>
          <w:szCs w:val="19"/>
        </w:rPr>
        <w:t>&gt;</w:t>
      </w:r>
    </w:p>
    <w:p w:rsidR="009D1437" w:rsidP="009D1437" w14:paraId="17BD044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ThTien</w:t>
      </w:r>
      <w:r>
        <w:rPr>
          <w:rFonts w:ascii="Consolas" w:hAnsi="Consolas" w:cs="Consolas"/>
          <w:color w:val="0000FF"/>
          <w:sz w:val="19"/>
          <w:szCs w:val="19"/>
        </w:rPr>
        <w:t>&gt;</w:t>
      </w:r>
      <w:r>
        <w:rPr>
          <w:rFonts w:ascii="Consolas" w:hAnsi="Consolas" w:cs="Consolas"/>
          <w:color w:val="000000"/>
          <w:sz w:val="19"/>
          <w:szCs w:val="19"/>
        </w:rPr>
        <w:t xml:space="preserve">Thành </w:t>
      </w:r>
      <w:r>
        <w:rPr>
          <w:rFonts w:ascii="Consolas" w:hAnsi="Consolas" w:cs="Consolas"/>
          <w:color w:val="000000"/>
          <w:sz w:val="19"/>
          <w:szCs w:val="19"/>
        </w:rPr>
        <w:t>tiền</w:t>
      </w:r>
      <w:r>
        <w:rPr>
          <w:rFonts w:ascii="Consolas" w:hAnsi="Consolas" w:cs="Consolas"/>
          <w:color w:val="000000"/>
          <w:sz w:val="19"/>
          <w:szCs w:val="19"/>
        </w:rPr>
        <w:t xml:space="preserve"> (Thành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chưa</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 -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trừ</w:t>
      </w:r>
      <w:r>
        <w:rPr>
          <w:rFonts w:ascii="Consolas" w:hAnsi="Consolas" w:cs="Consolas"/>
          <w:color w:val="000000"/>
          <w:sz w:val="19"/>
          <w:szCs w:val="19"/>
        </w:rPr>
        <w:t xml:space="preserve"> </w:t>
      </w:r>
      <w:r>
        <w:rPr>
          <w:rFonts w:ascii="Consolas" w:hAnsi="Consolas" w:cs="Consolas"/>
          <w:color w:val="000000"/>
          <w:sz w:val="19"/>
          <w:szCs w:val="19"/>
        </w:rPr>
        <w:t>trường</w:t>
      </w:r>
      <w:r>
        <w:rPr>
          <w:rFonts w:ascii="Consolas" w:hAnsi="Consolas" w:cs="Consolas"/>
          <w:color w:val="000000"/>
          <w:sz w:val="19"/>
          <w:szCs w:val="19"/>
        </w:rPr>
        <w:t xml:space="preserve"> </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TChat</w:t>
      </w:r>
      <w:r>
        <w:rPr>
          <w:rFonts w:ascii="Consolas" w:hAnsi="Consolas" w:cs="Consolas"/>
          <w:color w:val="000000"/>
          <w:sz w:val="19"/>
          <w:szCs w:val="19"/>
        </w:rPr>
        <w:t xml:space="preserve"> = 4</w:t>
      </w:r>
      <w:r>
        <w:rPr>
          <w:rFonts w:ascii="Consolas" w:hAnsi="Consolas" w:cs="Consolas"/>
          <w:color w:val="0000FF"/>
          <w:sz w:val="19"/>
          <w:szCs w:val="19"/>
        </w:rPr>
        <w:t>&lt;/</w:t>
      </w:r>
      <w:r>
        <w:rPr>
          <w:rFonts w:ascii="Consolas" w:hAnsi="Consolas" w:cs="Consolas"/>
          <w:color w:val="A31515"/>
          <w:sz w:val="19"/>
          <w:szCs w:val="19"/>
        </w:rPr>
        <w:t>ThTien</w:t>
      </w:r>
      <w:r>
        <w:rPr>
          <w:rFonts w:ascii="Consolas" w:hAnsi="Consolas" w:cs="Consolas"/>
          <w:color w:val="0000FF"/>
          <w:sz w:val="19"/>
          <w:szCs w:val="19"/>
        </w:rPr>
        <w:t>&gt;</w:t>
      </w:r>
    </w:p>
    <w:p w:rsidR="009D1437" w:rsidP="009D1437" w14:paraId="49593350" w14:textId="77777777">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TSuat</w:t>
      </w:r>
      <w:r>
        <w:rPr>
          <w:rFonts w:ascii="Consolas" w:hAnsi="Consolas" w:cs="Consolas"/>
          <w:color w:val="0000FF"/>
          <w:sz w:val="19"/>
          <w:szCs w:val="19"/>
        </w:rPr>
        <w:t>&gt;</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suất</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suất</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TSuat</w:t>
      </w:r>
      <w:r>
        <w:rPr>
          <w:rFonts w:ascii="Consolas" w:hAnsi="Consolas" w:cs="Consolas"/>
          <w:color w:val="0000FF"/>
          <w:sz w:val="19"/>
          <w:szCs w:val="19"/>
        </w:rPr>
        <w:t>&gt;</w:t>
      </w:r>
    </w:p>
    <w:p w:rsidR="009D1437" w:rsidRPr="00B62304" w:rsidP="009D1437" w14:paraId="7E126E02" w14:textId="77777777">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sidRPr="00B62304">
        <w:rPr>
          <w:rFonts w:ascii="Consolas" w:hAnsi="Consolas" w:cs="Consolas"/>
          <w:color w:val="0000FF"/>
          <w:sz w:val="19"/>
          <w:szCs w:val="19"/>
        </w:rPr>
        <w:t>&lt;</w:t>
      </w:r>
      <w:r w:rsidRPr="00B62304">
        <w:rPr>
          <w:rFonts w:ascii="Consolas" w:hAnsi="Consolas" w:cs="Consolas"/>
          <w:color w:val="C00000"/>
          <w:sz w:val="19"/>
          <w:szCs w:val="19"/>
        </w:rPr>
        <w:t>TThue</w:t>
      </w:r>
      <w:r w:rsidRPr="00B62304">
        <w:rPr>
          <w:rFonts w:ascii="Consolas" w:hAnsi="Consolas" w:cs="Consolas"/>
          <w:color w:val="0000FF"/>
          <w:sz w:val="19"/>
          <w:szCs w:val="19"/>
        </w:rPr>
        <w:t>&gt;</w:t>
      </w:r>
      <w:r w:rsidRPr="00B62304">
        <w:rPr>
          <w:rFonts w:ascii="Consolas" w:hAnsi="Consolas" w:cs="Consolas"/>
          <w:sz w:val="19"/>
          <w:szCs w:val="19"/>
        </w:rPr>
        <w:t>Tiền</w:t>
      </w:r>
      <w:r w:rsidRPr="00B62304">
        <w:rPr>
          <w:rFonts w:ascii="Consolas" w:hAnsi="Consolas" w:cs="Consolas"/>
          <w:sz w:val="19"/>
          <w:szCs w:val="19"/>
        </w:rPr>
        <w:t xml:space="preserve"> </w:t>
      </w:r>
      <w:r w:rsidRPr="00B62304">
        <w:rPr>
          <w:rFonts w:ascii="Consolas" w:hAnsi="Consolas" w:cs="Consolas"/>
          <w:sz w:val="19"/>
          <w:szCs w:val="19"/>
        </w:rPr>
        <w:t>thuế</w:t>
      </w:r>
      <w:r w:rsidRPr="00B62304">
        <w:rPr>
          <w:rFonts w:ascii="Consolas" w:hAnsi="Consolas" w:cs="Consolas"/>
          <w:color w:val="0000FF"/>
          <w:sz w:val="19"/>
          <w:szCs w:val="19"/>
        </w:rPr>
        <w:t>&lt;/</w:t>
      </w:r>
      <w:r w:rsidRPr="00B62304">
        <w:rPr>
          <w:rFonts w:ascii="Consolas" w:hAnsi="Consolas" w:cs="Consolas"/>
          <w:color w:val="C00000"/>
          <w:sz w:val="19"/>
          <w:szCs w:val="19"/>
        </w:rPr>
        <w:t>TThue</w:t>
      </w:r>
      <w:r w:rsidRPr="00B62304">
        <w:rPr>
          <w:rFonts w:ascii="Consolas" w:hAnsi="Consolas" w:cs="Consolas"/>
          <w:color w:val="0000FF"/>
          <w:sz w:val="19"/>
          <w:szCs w:val="19"/>
        </w:rPr>
        <w:t>&gt;</w:t>
      </w:r>
    </w:p>
    <w:p w:rsidR="009D1437" w:rsidP="009D1437" w14:paraId="24133CC9" w14:textId="77777777">
      <w:pPr>
        <w:autoSpaceDE w:val="0"/>
        <w:autoSpaceDN w:val="0"/>
        <w:adjustRightInd w:val="0"/>
        <w:rPr>
          <w:rFonts w:ascii="Consolas" w:hAnsi="Consolas" w:cs="Consolas"/>
          <w:color w:val="000000"/>
          <w:sz w:val="19"/>
          <w:szCs w:val="19"/>
        </w:rPr>
      </w:pPr>
      <w:r w:rsidRPr="00B62304">
        <w:rPr>
          <w:rFonts w:ascii="Consolas" w:hAnsi="Consolas" w:cs="Consolas"/>
          <w:color w:val="0000FF"/>
          <w:sz w:val="19"/>
          <w:szCs w:val="19"/>
        </w:rPr>
        <w:t xml:space="preserve">               </w:t>
      </w:r>
      <w:r>
        <w:rPr>
          <w:rFonts w:ascii="Consolas" w:hAnsi="Consolas" w:cs="Consolas"/>
          <w:color w:val="0000FF"/>
          <w:sz w:val="19"/>
          <w:szCs w:val="19"/>
        </w:rPr>
        <w:tab/>
      </w:r>
      <w:r>
        <w:rPr>
          <w:rFonts w:ascii="Consolas" w:hAnsi="Consolas" w:cs="Consolas"/>
          <w:color w:val="0000FF"/>
          <w:sz w:val="19"/>
          <w:szCs w:val="19"/>
        </w:rPr>
        <w:tab/>
      </w:r>
      <w:r w:rsidRPr="00B62304">
        <w:rPr>
          <w:rFonts w:ascii="Consolas" w:hAnsi="Consolas" w:cs="Consolas"/>
          <w:color w:val="0000FF"/>
          <w:sz w:val="19"/>
          <w:szCs w:val="19"/>
        </w:rPr>
        <w:t>&lt;</w:t>
      </w:r>
      <w:r w:rsidRPr="00B62304">
        <w:rPr>
          <w:rFonts w:ascii="Consolas" w:hAnsi="Consolas" w:cs="Consolas"/>
          <w:color w:val="C00000"/>
          <w:sz w:val="19"/>
          <w:szCs w:val="19"/>
        </w:rPr>
        <w:t>TSThue</w:t>
      </w:r>
      <w:r w:rsidRPr="00B62304">
        <w:rPr>
          <w:rFonts w:ascii="Consolas" w:hAnsi="Consolas" w:cs="Consolas"/>
          <w:color w:val="0000FF"/>
          <w:sz w:val="19"/>
          <w:szCs w:val="19"/>
        </w:rPr>
        <w:t>&gt;</w:t>
      </w:r>
      <w:r w:rsidRPr="00B62304">
        <w:rPr>
          <w:rFonts w:ascii="Consolas" w:hAnsi="Consolas" w:cs="Consolas"/>
          <w:sz w:val="19"/>
          <w:szCs w:val="19"/>
        </w:rPr>
        <w:t>Tiền</w:t>
      </w:r>
      <w:r w:rsidRPr="00B62304">
        <w:rPr>
          <w:rFonts w:ascii="Consolas" w:hAnsi="Consolas" w:cs="Consolas"/>
          <w:sz w:val="19"/>
          <w:szCs w:val="19"/>
        </w:rPr>
        <w:t xml:space="preserve"> sau </w:t>
      </w:r>
      <w:r w:rsidRPr="00B62304">
        <w:rPr>
          <w:rFonts w:ascii="Consolas" w:hAnsi="Consolas" w:cs="Consolas"/>
          <w:sz w:val="19"/>
          <w:szCs w:val="19"/>
        </w:rPr>
        <w:t>thuế</w:t>
      </w:r>
      <w:r w:rsidRPr="00B62304">
        <w:rPr>
          <w:rFonts w:ascii="Consolas" w:hAnsi="Consolas" w:cs="Consolas"/>
          <w:color w:val="0000FF"/>
          <w:sz w:val="19"/>
          <w:szCs w:val="19"/>
        </w:rPr>
        <w:t>&lt;/</w:t>
      </w:r>
      <w:r w:rsidRPr="00B62304">
        <w:rPr>
          <w:rFonts w:ascii="Consolas" w:hAnsi="Consolas" w:cs="Consolas"/>
          <w:color w:val="C00000"/>
          <w:sz w:val="19"/>
          <w:szCs w:val="19"/>
        </w:rPr>
        <w:t>TSThue</w:t>
      </w:r>
      <w:r w:rsidRPr="00B62304">
        <w:rPr>
          <w:rFonts w:ascii="Consolas" w:hAnsi="Consolas" w:cs="Consolas"/>
          <w:color w:val="0000FF"/>
          <w:sz w:val="19"/>
          <w:szCs w:val="19"/>
        </w:rPr>
        <w:t>&gt;</w:t>
      </w:r>
    </w:p>
    <w:p w:rsidR="009D1437" w:rsidP="009D1437" w14:paraId="110FC0D1"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TTKhac</w:t>
      </w:r>
      <w:r>
        <w:rPr>
          <w:rFonts w:ascii="Consolas" w:hAnsi="Consolas" w:cs="Consolas"/>
          <w:color w:val="0000FF"/>
          <w:sz w:val="19"/>
          <w:szCs w:val="19"/>
        </w:rPr>
        <w:t>&gt;</w:t>
      </w:r>
    </w:p>
    <w:p w:rsidR="009D1437" w:rsidP="009D1437" w14:paraId="2464C494"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TTin</w:t>
      </w:r>
      <w:r>
        <w:rPr>
          <w:rFonts w:ascii="Consolas" w:hAnsi="Consolas" w:cs="Consolas"/>
          <w:color w:val="0000FF"/>
          <w:sz w:val="19"/>
          <w:szCs w:val="19"/>
        </w:rPr>
        <w:t>&gt;</w:t>
      </w:r>
    </w:p>
    <w:p w:rsidR="009D1437" w:rsidP="009D1437" w14:paraId="48D6338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TTruong</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trường</w:t>
      </w:r>
      <w:r>
        <w:rPr>
          <w:rFonts w:ascii="Consolas" w:hAnsi="Consolas" w:cs="Consolas"/>
          <w:color w:val="0000FF"/>
          <w:sz w:val="19"/>
          <w:szCs w:val="19"/>
        </w:rPr>
        <w:t>&lt;/</w:t>
      </w:r>
      <w:r>
        <w:rPr>
          <w:rFonts w:ascii="Consolas" w:hAnsi="Consolas" w:cs="Consolas"/>
          <w:color w:val="A31515"/>
          <w:sz w:val="19"/>
          <w:szCs w:val="19"/>
        </w:rPr>
        <w:t>TTruong</w:t>
      </w:r>
      <w:r>
        <w:rPr>
          <w:rFonts w:ascii="Consolas" w:hAnsi="Consolas" w:cs="Consolas"/>
          <w:color w:val="0000FF"/>
          <w:sz w:val="19"/>
          <w:szCs w:val="19"/>
        </w:rPr>
        <w:t>&gt;</w:t>
      </w:r>
    </w:p>
    <w:p w:rsidR="009D1437" w:rsidP="009D1437" w14:paraId="5C8308F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KDLieu</w:t>
      </w:r>
      <w:r>
        <w:rPr>
          <w:rFonts w:ascii="Consolas" w:hAnsi="Consolas" w:cs="Consolas"/>
          <w:color w:val="0000FF"/>
          <w:sz w:val="19"/>
          <w:szCs w:val="19"/>
        </w:rPr>
        <w:t>&gt;</w:t>
      </w:r>
      <w:r>
        <w:rPr>
          <w:rFonts w:ascii="Consolas" w:hAnsi="Consolas" w:cs="Consolas"/>
          <w:color w:val="000000"/>
          <w:sz w:val="19"/>
          <w:szCs w:val="19"/>
        </w:rPr>
        <w:t>Kiểu</w:t>
      </w:r>
      <w:r>
        <w:rPr>
          <w:rFonts w:ascii="Consolas" w:hAnsi="Consolas" w:cs="Consolas"/>
          <w:color w:val="000000"/>
          <w:sz w:val="19"/>
          <w:szCs w:val="19"/>
        </w:rPr>
        <w:t xml:space="preserve"> </w:t>
      </w:r>
      <w:r>
        <w:rPr>
          <w:rFonts w:ascii="Consolas" w:hAnsi="Consolas" w:cs="Consolas"/>
          <w:color w:val="000000"/>
          <w:sz w:val="19"/>
          <w:szCs w:val="19"/>
        </w:rPr>
        <w:t>dữ</w:t>
      </w:r>
      <w:r>
        <w:rPr>
          <w:rFonts w:ascii="Consolas" w:hAnsi="Consolas" w:cs="Consolas"/>
          <w:color w:val="000000"/>
          <w:sz w:val="19"/>
          <w:szCs w:val="19"/>
        </w:rPr>
        <w:t xml:space="preserve"> </w:t>
      </w:r>
      <w:r>
        <w:rPr>
          <w:rFonts w:ascii="Consolas" w:hAnsi="Consolas" w:cs="Consolas"/>
          <w:color w:val="000000"/>
          <w:sz w:val="19"/>
          <w:szCs w:val="19"/>
        </w:rPr>
        <w:t>liệu</w:t>
      </w:r>
      <w:r>
        <w:rPr>
          <w:rFonts w:ascii="Consolas" w:hAnsi="Consolas" w:cs="Consolas"/>
          <w:color w:val="0000FF"/>
          <w:sz w:val="19"/>
          <w:szCs w:val="19"/>
        </w:rPr>
        <w:t>&lt;/</w:t>
      </w:r>
      <w:r>
        <w:rPr>
          <w:rFonts w:ascii="Consolas" w:hAnsi="Consolas" w:cs="Consolas"/>
          <w:color w:val="A31515"/>
          <w:sz w:val="19"/>
          <w:szCs w:val="19"/>
        </w:rPr>
        <w:t>KDLieu</w:t>
      </w:r>
      <w:r>
        <w:rPr>
          <w:rFonts w:ascii="Consolas" w:hAnsi="Consolas" w:cs="Consolas"/>
          <w:color w:val="0000FF"/>
          <w:sz w:val="19"/>
          <w:szCs w:val="19"/>
        </w:rPr>
        <w:t>&gt;</w:t>
      </w:r>
    </w:p>
    <w:p w:rsidR="009D1437" w:rsidP="009D1437" w14:paraId="29FB1C6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DLieu</w:t>
      </w:r>
      <w:r>
        <w:rPr>
          <w:rFonts w:ascii="Consolas" w:hAnsi="Consolas" w:cs="Consolas"/>
          <w:color w:val="0000FF"/>
          <w:sz w:val="19"/>
          <w:szCs w:val="19"/>
        </w:rPr>
        <w:t>&gt;</w:t>
      </w:r>
      <w:r>
        <w:rPr>
          <w:rFonts w:ascii="Consolas" w:hAnsi="Consolas" w:cs="Consolas"/>
          <w:color w:val="000000"/>
          <w:sz w:val="19"/>
          <w:szCs w:val="19"/>
        </w:rPr>
        <w:t>Dữ</w:t>
      </w:r>
      <w:r>
        <w:rPr>
          <w:rFonts w:ascii="Consolas" w:hAnsi="Consolas" w:cs="Consolas"/>
          <w:color w:val="000000"/>
          <w:sz w:val="19"/>
          <w:szCs w:val="19"/>
        </w:rPr>
        <w:t xml:space="preserve"> </w:t>
      </w:r>
      <w:r>
        <w:rPr>
          <w:rFonts w:ascii="Consolas" w:hAnsi="Consolas" w:cs="Consolas"/>
          <w:color w:val="000000"/>
          <w:sz w:val="19"/>
          <w:szCs w:val="19"/>
        </w:rPr>
        <w:t>liệu</w:t>
      </w:r>
      <w:r>
        <w:rPr>
          <w:rFonts w:ascii="Consolas" w:hAnsi="Consolas" w:cs="Consolas"/>
          <w:color w:val="0000FF"/>
          <w:sz w:val="19"/>
          <w:szCs w:val="19"/>
        </w:rPr>
        <w:t>&lt;/</w:t>
      </w:r>
      <w:r>
        <w:rPr>
          <w:rFonts w:ascii="Consolas" w:hAnsi="Consolas" w:cs="Consolas"/>
          <w:color w:val="A31515"/>
          <w:sz w:val="19"/>
          <w:szCs w:val="19"/>
        </w:rPr>
        <w:t>DLieu</w:t>
      </w:r>
      <w:r>
        <w:rPr>
          <w:rFonts w:ascii="Consolas" w:hAnsi="Consolas" w:cs="Consolas"/>
          <w:color w:val="0000FF"/>
          <w:sz w:val="19"/>
          <w:szCs w:val="19"/>
        </w:rPr>
        <w:t>&gt;</w:t>
      </w:r>
    </w:p>
    <w:p w:rsidR="009D1437" w:rsidP="009D1437" w14:paraId="217CA7BB"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TTin</w:t>
      </w:r>
      <w:r>
        <w:rPr>
          <w:rFonts w:ascii="Consolas" w:hAnsi="Consolas" w:cs="Consolas"/>
          <w:color w:val="0000FF"/>
          <w:sz w:val="19"/>
          <w:szCs w:val="19"/>
        </w:rPr>
        <w:t>&gt;</w:t>
      </w:r>
    </w:p>
    <w:p w:rsidR="009D1437" w:rsidP="009D1437" w14:paraId="463B7964" w14:textId="77777777">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TTKhac</w:t>
      </w:r>
      <w:r>
        <w:rPr>
          <w:rFonts w:ascii="Consolas" w:hAnsi="Consolas" w:cs="Consolas"/>
          <w:color w:val="0000FF"/>
          <w:sz w:val="19"/>
          <w:szCs w:val="19"/>
        </w:rPr>
        <w:t>&gt;</w:t>
      </w:r>
    </w:p>
    <w:p w:rsidR="009D1437" w:rsidP="009D1437" w14:paraId="72ACBD9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p>
    <w:p w:rsidR="009D1437" w:rsidP="009D1437" w14:paraId="67F2B9B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HHDVu</w:t>
      </w:r>
      <w:r>
        <w:rPr>
          <w:rFonts w:ascii="Consolas" w:hAnsi="Consolas" w:cs="Consolas"/>
          <w:color w:val="0000FF"/>
          <w:sz w:val="19"/>
          <w:szCs w:val="19"/>
        </w:rPr>
        <w:t>&gt;</w:t>
      </w:r>
    </w:p>
    <w:p w:rsidR="009D1437" w:rsidP="009D1437" w14:paraId="65CAF28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DSHHDVu</w:t>
      </w:r>
      <w:r>
        <w:rPr>
          <w:rFonts w:ascii="Consolas" w:hAnsi="Consolas" w:cs="Consolas"/>
          <w:color w:val="0000FF"/>
          <w:sz w:val="19"/>
          <w:szCs w:val="19"/>
        </w:rPr>
        <w:t>&gt;</w:t>
      </w:r>
    </w:p>
    <w:p w:rsidR="009D1437" w:rsidP="009D1437" w14:paraId="35C5F69C"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TToan</w:t>
      </w:r>
      <w:r>
        <w:rPr>
          <w:rFonts w:ascii="Consolas" w:hAnsi="Consolas" w:cs="Consolas"/>
          <w:color w:val="0000FF"/>
          <w:sz w:val="19"/>
          <w:szCs w:val="19"/>
        </w:rPr>
        <w:t>&gt;</w:t>
      </w:r>
    </w:p>
    <w:p w:rsidR="009D1437" w:rsidP="009D1437" w14:paraId="06929DE9"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THTTLTSuat</w:t>
      </w:r>
      <w:r>
        <w:rPr>
          <w:rFonts w:ascii="Consolas" w:hAnsi="Consolas" w:cs="Consolas"/>
          <w:color w:val="0000FF"/>
          <w:sz w:val="19"/>
          <w:szCs w:val="19"/>
        </w:rPr>
        <w:t>&gt;&lt;!--</w:t>
      </w:r>
      <w:r>
        <w:rPr>
          <w:rFonts w:ascii="Consolas" w:hAnsi="Consolas" w:cs="Consolas"/>
          <w:color w:val="008000"/>
          <w:sz w:val="19"/>
          <w:szCs w:val="19"/>
        </w:rPr>
        <w:t>sử</w:t>
      </w:r>
      <w:r>
        <w:rPr>
          <w:rFonts w:ascii="Consolas" w:hAnsi="Consolas" w:cs="Consolas"/>
          <w:color w:val="008000"/>
          <w:sz w:val="19"/>
          <w:szCs w:val="19"/>
        </w:rPr>
        <w:t xml:space="preserve"> </w:t>
      </w:r>
      <w:r>
        <w:rPr>
          <w:rFonts w:ascii="Consolas" w:hAnsi="Consolas" w:cs="Consolas"/>
          <w:color w:val="008000"/>
          <w:sz w:val="19"/>
          <w:szCs w:val="19"/>
        </w:rPr>
        <w:t>dụng</w:t>
      </w:r>
      <w:r>
        <w:rPr>
          <w:rFonts w:ascii="Consolas" w:hAnsi="Consolas" w:cs="Consolas"/>
          <w:color w:val="008000"/>
          <w:sz w:val="19"/>
          <w:szCs w:val="19"/>
        </w:rPr>
        <w:t xml:space="preserve"> </w:t>
      </w:r>
      <w:r>
        <w:rPr>
          <w:rFonts w:ascii="Consolas" w:hAnsi="Consolas" w:cs="Consolas"/>
          <w:color w:val="008000"/>
          <w:sz w:val="19"/>
          <w:szCs w:val="19"/>
        </w:rPr>
        <w:t>hóa</w:t>
      </w:r>
      <w:r>
        <w:rPr>
          <w:rFonts w:ascii="Consolas" w:hAnsi="Consolas" w:cs="Consolas"/>
          <w:color w:val="008000"/>
          <w:sz w:val="19"/>
          <w:szCs w:val="19"/>
        </w:rPr>
        <w:t xml:space="preserve"> </w:t>
      </w:r>
      <w:r>
        <w:rPr>
          <w:rFonts w:ascii="Consolas" w:hAnsi="Consolas" w:cs="Consolas"/>
          <w:color w:val="008000"/>
          <w:sz w:val="19"/>
          <w:szCs w:val="19"/>
        </w:rPr>
        <w:t>đơn</w:t>
      </w:r>
      <w:r>
        <w:rPr>
          <w:rFonts w:ascii="Consolas" w:hAnsi="Consolas" w:cs="Consolas"/>
          <w:color w:val="008000"/>
          <w:sz w:val="19"/>
          <w:szCs w:val="19"/>
        </w:rPr>
        <w:t xml:space="preserve"> GTGT</w:t>
      </w:r>
      <w:r>
        <w:rPr>
          <w:rFonts w:ascii="Consolas" w:hAnsi="Consolas" w:cs="Consolas"/>
          <w:color w:val="0000FF"/>
          <w:sz w:val="19"/>
          <w:szCs w:val="19"/>
        </w:rPr>
        <w:t>--&gt;</w:t>
      </w:r>
    </w:p>
    <w:p w:rsidR="009D1437" w:rsidP="009D1437" w14:paraId="41C0A1F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LTSuat</w:t>
      </w:r>
      <w:r>
        <w:rPr>
          <w:rFonts w:ascii="Consolas" w:hAnsi="Consolas" w:cs="Consolas"/>
          <w:color w:val="0000FF"/>
          <w:sz w:val="19"/>
          <w:szCs w:val="19"/>
        </w:rPr>
        <w:t>&gt;</w:t>
      </w:r>
    </w:p>
    <w:p w:rsidR="009D1437" w:rsidP="009D1437" w14:paraId="1611CADC"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TSuat</w:t>
      </w:r>
      <w:r>
        <w:rPr>
          <w:rFonts w:ascii="Consolas" w:hAnsi="Consolas" w:cs="Consolas"/>
          <w:color w:val="0000FF"/>
          <w:sz w:val="19"/>
          <w:szCs w:val="19"/>
        </w:rPr>
        <w:t>&gt;</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suất</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suất</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TSuat</w:t>
      </w:r>
      <w:r>
        <w:rPr>
          <w:rFonts w:ascii="Consolas" w:hAnsi="Consolas" w:cs="Consolas"/>
          <w:color w:val="0000FF"/>
          <w:sz w:val="19"/>
          <w:szCs w:val="19"/>
        </w:rPr>
        <w:t>&gt;</w:t>
      </w:r>
    </w:p>
    <w:p w:rsidR="009D1437" w:rsidP="009D1437" w14:paraId="43A01CC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ThTien</w:t>
      </w:r>
      <w:r>
        <w:rPr>
          <w:rFonts w:ascii="Consolas" w:hAnsi="Consolas" w:cs="Consolas"/>
          <w:color w:val="0000FF"/>
          <w:sz w:val="19"/>
          <w:szCs w:val="19"/>
        </w:rPr>
        <w:t>&gt;</w:t>
      </w:r>
      <w:r>
        <w:rPr>
          <w:rFonts w:ascii="Consolas" w:hAnsi="Consolas" w:cs="Consolas"/>
          <w:color w:val="000000"/>
          <w:sz w:val="19"/>
          <w:szCs w:val="19"/>
        </w:rPr>
        <w:t xml:space="preserve">Thành </w:t>
      </w:r>
      <w:r>
        <w:rPr>
          <w:rFonts w:ascii="Consolas" w:hAnsi="Consolas" w:cs="Consolas"/>
          <w:color w:val="000000"/>
          <w:sz w:val="19"/>
          <w:szCs w:val="19"/>
        </w:rPr>
        <w:t>tiền</w:t>
      </w:r>
      <w:r>
        <w:rPr>
          <w:rFonts w:ascii="Consolas" w:hAnsi="Consolas" w:cs="Consolas"/>
          <w:color w:val="000000"/>
          <w:sz w:val="19"/>
          <w:szCs w:val="19"/>
        </w:rPr>
        <w:t xml:space="preserve"> (Thành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chưa</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ThTien</w:t>
      </w:r>
      <w:r>
        <w:rPr>
          <w:rFonts w:ascii="Consolas" w:hAnsi="Consolas" w:cs="Consolas"/>
          <w:color w:val="0000FF"/>
          <w:sz w:val="19"/>
          <w:szCs w:val="19"/>
        </w:rPr>
        <w:t>&gt;</w:t>
      </w:r>
    </w:p>
    <w:p w:rsidR="009D1437" w:rsidP="009D1437" w14:paraId="707C193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TThue</w:t>
      </w:r>
      <w:r>
        <w:rPr>
          <w:rFonts w:ascii="Consolas" w:hAnsi="Consolas" w:cs="Consolas"/>
          <w:color w:val="0000FF"/>
          <w:sz w:val="19"/>
          <w:szCs w:val="19"/>
        </w:rPr>
        <w:t>&gt;</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TThue</w:t>
      </w:r>
      <w:r>
        <w:rPr>
          <w:rFonts w:ascii="Consolas" w:hAnsi="Consolas" w:cs="Consolas"/>
          <w:color w:val="0000FF"/>
          <w:sz w:val="19"/>
          <w:szCs w:val="19"/>
        </w:rPr>
        <w:t>&gt;</w:t>
      </w:r>
    </w:p>
    <w:p w:rsidR="009D1437" w:rsidP="009D1437" w14:paraId="63E02B8B"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LTSuat</w:t>
      </w:r>
      <w:r>
        <w:rPr>
          <w:rFonts w:ascii="Consolas" w:hAnsi="Consolas" w:cs="Consolas"/>
          <w:color w:val="0000FF"/>
          <w:sz w:val="19"/>
          <w:szCs w:val="19"/>
        </w:rPr>
        <w:t>&gt;</w:t>
      </w:r>
    </w:p>
    <w:p w:rsidR="009D1437" w:rsidP="009D1437" w14:paraId="29F3685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THTTLTSuat</w:t>
      </w:r>
      <w:r>
        <w:rPr>
          <w:rFonts w:ascii="Consolas" w:hAnsi="Consolas" w:cs="Consolas"/>
          <w:color w:val="0000FF"/>
          <w:sz w:val="19"/>
          <w:szCs w:val="19"/>
        </w:rPr>
        <w:t>&gt;</w:t>
      </w:r>
    </w:p>
    <w:p w:rsidR="009D1437" w:rsidP="009D1437" w14:paraId="79F57F5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TgTCThue</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chưa</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cộng</w:t>
      </w:r>
      <w:r>
        <w:rPr>
          <w:rFonts w:ascii="Consolas" w:hAnsi="Consolas" w:cs="Consolas"/>
          <w:color w:val="000000"/>
          <w:sz w:val="19"/>
          <w:szCs w:val="19"/>
        </w:rPr>
        <w:t xml:space="preserve"> </w:t>
      </w:r>
      <w:r>
        <w:rPr>
          <w:rFonts w:ascii="Consolas" w:hAnsi="Consolas" w:cs="Consolas"/>
          <w:color w:val="000000"/>
          <w:sz w:val="19"/>
          <w:szCs w:val="19"/>
        </w:rPr>
        <w:t>thành</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chưa</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TgTCThue</w:t>
      </w:r>
      <w:r>
        <w:rPr>
          <w:rFonts w:ascii="Consolas" w:hAnsi="Consolas" w:cs="Consolas"/>
          <w:color w:val="0000FF"/>
          <w:sz w:val="19"/>
          <w:szCs w:val="19"/>
        </w:rPr>
        <w:t>&gt;</w:t>
      </w:r>
    </w:p>
    <w:p w:rsidR="009D1437" w:rsidP="009D1437" w14:paraId="5A23AC09"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TgTThue</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cộng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TgTThue</w:t>
      </w:r>
      <w:r>
        <w:rPr>
          <w:rFonts w:ascii="Consolas" w:hAnsi="Consolas" w:cs="Consolas"/>
          <w:color w:val="0000FF"/>
          <w:sz w:val="19"/>
          <w:szCs w:val="19"/>
        </w:rPr>
        <w:t>&gt;</w:t>
      </w:r>
    </w:p>
    <w:p w:rsidR="009D1437" w:rsidP="009D1437" w14:paraId="258BB75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TTCKTMai</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chiết</w:t>
      </w:r>
      <w:r>
        <w:rPr>
          <w:rFonts w:ascii="Consolas" w:hAnsi="Consolas" w:cs="Consolas"/>
          <w:color w:val="000000"/>
          <w:sz w:val="19"/>
          <w:szCs w:val="19"/>
        </w:rPr>
        <w:t xml:space="preserve"> </w:t>
      </w:r>
      <w:r>
        <w:rPr>
          <w:rFonts w:ascii="Consolas" w:hAnsi="Consolas" w:cs="Consolas"/>
          <w:color w:val="000000"/>
          <w:sz w:val="19"/>
          <w:szCs w:val="19"/>
        </w:rPr>
        <w:t>khấu</w:t>
      </w:r>
      <w:r>
        <w:rPr>
          <w:rFonts w:ascii="Consolas" w:hAnsi="Consolas" w:cs="Consolas"/>
          <w:color w:val="000000"/>
          <w:sz w:val="19"/>
          <w:szCs w:val="19"/>
        </w:rPr>
        <w:t xml:space="preserve"> </w:t>
      </w:r>
      <w:r>
        <w:rPr>
          <w:rFonts w:ascii="Consolas" w:hAnsi="Consolas" w:cs="Consolas"/>
          <w:color w:val="000000"/>
          <w:sz w:val="19"/>
          <w:szCs w:val="19"/>
        </w:rPr>
        <w:t>thương</w:t>
      </w:r>
      <w:r>
        <w:rPr>
          <w:rFonts w:ascii="Consolas" w:hAnsi="Consolas" w:cs="Consolas"/>
          <w:color w:val="000000"/>
          <w:sz w:val="19"/>
          <w:szCs w:val="19"/>
        </w:rPr>
        <w:t xml:space="preserve"> </w:t>
      </w:r>
      <w:r>
        <w:rPr>
          <w:rFonts w:ascii="Consolas" w:hAnsi="Consolas" w:cs="Consolas"/>
          <w:color w:val="000000"/>
          <w:sz w:val="19"/>
          <w:szCs w:val="19"/>
        </w:rPr>
        <w:t>mại</w:t>
      </w:r>
      <w:r>
        <w:rPr>
          <w:rFonts w:ascii="Consolas" w:hAnsi="Consolas" w:cs="Consolas"/>
          <w:color w:val="0000FF"/>
          <w:sz w:val="19"/>
          <w:szCs w:val="19"/>
        </w:rPr>
        <w:t>&lt;/</w:t>
      </w:r>
      <w:r>
        <w:rPr>
          <w:rFonts w:ascii="Consolas" w:hAnsi="Consolas" w:cs="Consolas"/>
          <w:color w:val="A31515"/>
          <w:sz w:val="19"/>
          <w:szCs w:val="19"/>
        </w:rPr>
        <w:t>TTCKTMai</w:t>
      </w:r>
      <w:r>
        <w:rPr>
          <w:rFonts w:ascii="Consolas" w:hAnsi="Consolas" w:cs="Consolas"/>
          <w:color w:val="0000FF"/>
          <w:sz w:val="19"/>
          <w:szCs w:val="19"/>
        </w:rPr>
        <w:t>&gt;</w:t>
      </w:r>
    </w:p>
    <w:p w:rsidR="009D1437" w:rsidP="009D1437" w14:paraId="7C05C89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TgTTTBSo</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thanh</w:t>
      </w:r>
      <w:r>
        <w:rPr>
          <w:rFonts w:ascii="Consolas" w:hAnsi="Consolas" w:cs="Consolas"/>
          <w:color w:val="000000"/>
          <w:sz w:val="19"/>
          <w:szCs w:val="19"/>
        </w:rPr>
        <w:t xml:space="preserve"> </w:t>
      </w:r>
      <w:r>
        <w:rPr>
          <w:rFonts w:ascii="Consolas" w:hAnsi="Consolas" w:cs="Consolas"/>
          <w:color w:val="000000"/>
          <w:sz w:val="19"/>
          <w:szCs w:val="19"/>
        </w:rPr>
        <w:t>toán</w:t>
      </w:r>
      <w:r>
        <w:rPr>
          <w:rFonts w:ascii="Consolas" w:hAnsi="Consolas" w:cs="Consolas"/>
          <w:color w:val="000000"/>
          <w:sz w:val="19"/>
          <w:szCs w:val="19"/>
        </w:rPr>
        <w:t xml:space="preserve"> </w:t>
      </w:r>
      <w:r>
        <w:rPr>
          <w:rFonts w:ascii="Consolas" w:hAnsi="Consolas" w:cs="Consolas"/>
          <w:color w:val="000000"/>
          <w:sz w:val="19"/>
          <w:szCs w:val="19"/>
        </w:rPr>
        <w:t>bằng</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TgTTTBSo</w:t>
      </w:r>
      <w:r>
        <w:rPr>
          <w:rFonts w:ascii="Consolas" w:hAnsi="Consolas" w:cs="Consolas"/>
          <w:color w:val="0000FF"/>
          <w:sz w:val="19"/>
          <w:szCs w:val="19"/>
        </w:rPr>
        <w:t>&gt;</w:t>
      </w:r>
    </w:p>
    <w:p w:rsidR="009D1437" w:rsidP="009D1437" w14:paraId="04EE35D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TgTTTBChu</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thanh</w:t>
      </w:r>
      <w:r>
        <w:rPr>
          <w:rFonts w:ascii="Consolas" w:hAnsi="Consolas" w:cs="Consolas"/>
          <w:color w:val="000000"/>
          <w:sz w:val="19"/>
          <w:szCs w:val="19"/>
        </w:rPr>
        <w:t xml:space="preserve"> </w:t>
      </w:r>
      <w:r>
        <w:rPr>
          <w:rFonts w:ascii="Consolas" w:hAnsi="Consolas" w:cs="Consolas"/>
          <w:color w:val="000000"/>
          <w:sz w:val="19"/>
          <w:szCs w:val="19"/>
        </w:rPr>
        <w:t>toán</w:t>
      </w:r>
      <w:r>
        <w:rPr>
          <w:rFonts w:ascii="Consolas" w:hAnsi="Consolas" w:cs="Consolas"/>
          <w:color w:val="000000"/>
          <w:sz w:val="19"/>
          <w:szCs w:val="19"/>
        </w:rPr>
        <w:t xml:space="preserve"> </w:t>
      </w:r>
      <w:r>
        <w:rPr>
          <w:rFonts w:ascii="Consolas" w:hAnsi="Consolas" w:cs="Consolas"/>
          <w:color w:val="000000"/>
          <w:sz w:val="19"/>
          <w:szCs w:val="19"/>
        </w:rPr>
        <w:t>bằng</w:t>
      </w:r>
      <w:r>
        <w:rPr>
          <w:rFonts w:ascii="Consolas" w:hAnsi="Consolas" w:cs="Consolas"/>
          <w:color w:val="000000"/>
          <w:sz w:val="19"/>
          <w:szCs w:val="19"/>
        </w:rPr>
        <w:t xml:space="preserve"> </w:t>
      </w:r>
      <w:r>
        <w:rPr>
          <w:rFonts w:ascii="Consolas" w:hAnsi="Consolas" w:cs="Consolas"/>
          <w:color w:val="000000"/>
          <w:sz w:val="19"/>
          <w:szCs w:val="19"/>
        </w:rPr>
        <w:t>chữ</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TgTTTBChu</w:t>
      </w:r>
      <w:r>
        <w:rPr>
          <w:rFonts w:ascii="Consolas" w:hAnsi="Consolas" w:cs="Consolas"/>
          <w:color w:val="0000FF"/>
          <w:sz w:val="19"/>
          <w:szCs w:val="19"/>
        </w:rPr>
        <w:t>&gt;</w:t>
      </w:r>
    </w:p>
    <w:p w:rsidR="009D1437" w:rsidP="009D1437" w14:paraId="4193FD8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TToan</w:t>
      </w:r>
      <w:r>
        <w:rPr>
          <w:rFonts w:ascii="Consolas" w:hAnsi="Consolas" w:cs="Consolas"/>
          <w:color w:val="0000FF"/>
          <w:sz w:val="19"/>
          <w:szCs w:val="19"/>
        </w:rPr>
        <w:t>&gt;</w:t>
      </w:r>
    </w:p>
    <w:p w:rsidR="009D1437" w:rsidP="009D1437" w14:paraId="6571F304"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&lt;/</w:t>
      </w:r>
      <w:r>
        <w:rPr>
          <w:rFonts w:ascii="Consolas" w:hAnsi="Consolas" w:cs="Consolas"/>
          <w:color w:val="A31515"/>
          <w:sz w:val="19"/>
          <w:szCs w:val="19"/>
        </w:rPr>
        <w:t>NDHDon</w:t>
      </w:r>
      <w:r>
        <w:rPr>
          <w:rFonts w:ascii="Consolas" w:hAnsi="Consolas" w:cs="Consolas"/>
          <w:color w:val="0000FF"/>
          <w:sz w:val="19"/>
          <w:szCs w:val="19"/>
        </w:rPr>
        <w:t>&gt;</w:t>
      </w:r>
    </w:p>
    <w:p w:rsidR="009D1437" w:rsidP="009D1437" w14:paraId="5F84CB8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 xml:space="preserve">    &lt;/</w:t>
      </w:r>
      <w:r>
        <w:rPr>
          <w:rFonts w:ascii="Consolas" w:hAnsi="Consolas" w:cs="Consolas"/>
          <w:color w:val="A31515"/>
          <w:sz w:val="19"/>
          <w:szCs w:val="19"/>
        </w:rPr>
        <w:t>DLHDon</w:t>
      </w:r>
      <w:r>
        <w:rPr>
          <w:rFonts w:ascii="Consolas" w:hAnsi="Consolas" w:cs="Consolas"/>
          <w:color w:val="0000FF"/>
          <w:sz w:val="19"/>
          <w:szCs w:val="19"/>
        </w:rPr>
        <w:t>&gt;</w:t>
      </w:r>
    </w:p>
    <w:p w:rsidR="009D1437" w:rsidP="009D1437" w14:paraId="0480C32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 xml:space="preserve">  &lt;/</w:t>
      </w:r>
      <w:r>
        <w:rPr>
          <w:rFonts w:ascii="Consolas" w:hAnsi="Consolas" w:cs="Consolas"/>
          <w:color w:val="A31515"/>
          <w:sz w:val="19"/>
          <w:szCs w:val="19"/>
        </w:rPr>
        <w:t>HDon</w:t>
      </w:r>
      <w:r>
        <w:rPr>
          <w:rFonts w:ascii="Consolas" w:hAnsi="Consolas" w:cs="Consolas"/>
          <w:color w:val="0000FF"/>
          <w:sz w:val="19"/>
          <w:szCs w:val="19"/>
        </w:rPr>
        <w:t>&gt;</w:t>
      </w:r>
    </w:p>
    <w:p w:rsidR="009D1437" w:rsidP="009D1437" w14:paraId="5ACC539D" w14:textId="77777777">
      <w:pPr>
        <w:rPr>
          <w:rFonts w:ascii="Consolas" w:hAnsi="Consolas" w:cs="Consolas"/>
          <w:color w:val="0000FF"/>
          <w:sz w:val="19"/>
          <w:szCs w:val="19"/>
        </w:rPr>
      </w:pPr>
      <w:r>
        <w:rPr>
          <w:rFonts w:ascii="Consolas" w:hAnsi="Consolas" w:cs="Consolas"/>
          <w:color w:val="0000FF"/>
          <w:sz w:val="19"/>
          <w:szCs w:val="19"/>
        </w:rPr>
        <w:t>&lt;/</w:t>
      </w:r>
      <w:r>
        <w:rPr>
          <w:rFonts w:ascii="Consolas" w:hAnsi="Consolas" w:cs="Consolas"/>
          <w:color w:val="A31515"/>
          <w:sz w:val="19"/>
          <w:szCs w:val="19"/>
        </w:rPr>
        <w:t>DSHDon</w:t>
      </w:r>
      <w:r>
        <w:rPr>
          <w:rFonts w:ascii="Consolas" w:hAnsi="Consolas" w:cs="Consolas"/>
          <w:color w:val="0000FF"/>
          <w:sz w:val="19"/>
          <w:szCs w:val="19"/>
        </w:rPr>
        <w:t>&gt;</w:t>
      </w:r>
    </w:p>
    <w:p w:rsidR="009D1437" w:rsidRPr="00A76090" w:rsidP="009D1437" w14:paraId="6BB085B3" w14:textId="77777777">
      <w:pPr>
        <w:rPr>
          <w:rFonts w:ascii="Consolas" w:hAnsi="Consolas" w:cs="Consolas"/>
          <w:color w:val="0000FF"/>
          <w:sz w:val="19"/>
          <w:szCs w:val="19"/>
        </w:rPr>
      </w:pPr>
    </w:p>
    <w:p w:rsidR="009D1437" w:rsidRPr="00172A15" w:rsidP="00C35F19" w14:paraId="6E0611CB" w14:textId="77777777">
      <w:pPr>
        <w:pStyle w:val="Heading3"/>
      </w:pPr>
      <w:r>
        <w:t xml:space="preserve"> </w:t>
      </w:r>
      <w:bookmarkStart w:id="6" w:name="_Toc106724507"/>
      <w:r>
        <w:t>Lấy</w:t>
      </w:r>
      <w:r>
        <w:t xml:space="preserve"> </w:t>
      </w:r>
      <w:r>
        <w:t>nội</w:t>
      </w:r>
      <w:r>
        <w:t xml:space="preserve"> dung </w:t>
      </w:r>
      <w:r>
        <w:t>XMLData</w:t>
      </w:r>
      <w:r>
        <w:t xml:space="preserve"> Hóa </w:t>
      </w:r>
      <w:r>
        <w:t>đơn</w:t>
      </w:r>
      <w:r>
        <w:t xml:space="preserve"> </w:t>
      </w:r>
      <w:r>
        <w:t>có</w:t>
      </w:r>
      <w:r>
        <w:t xml:space="preserve"> </w:t>
      </w:r>
      <w:r>
        <w:t>mã</w:t>
      </w:r>
      <w:r>
        <w:t xml:space="preserve"> CQT </w:t>
      </w:r>
      <w:r>
        <w:t>trả</w:t>
      </w:r>
      <w:r>
        <w:t xml:space="preserve"> </w:t>
      </w:r>
      <w:r>
        <w:t>về</w:t>
      </w:r>
      <w:bookmarkEnd w:id="6"/>
    </w:p>
    <w:p w:rsidR="009D1437" w:rsidRPr="00A76090" w:rsidP="009D1437" w14:paraId="79E59CFE" w14:textId="77777777">
      <w:pPr>
        <w:rPr>
          <w:lang w:val="x-none" w:eastAsia="x-none"/>
        </w:rPr>
      </w:pPr>
    </w:p>
    <w:p w:rsidR="009D1437" w:rsidRPr="00593BE8" w:rsidP="009D1437" w14:paraId="78C4AD0A" w14:textId="77777777">
      <w:pPr>
        <w:pStyle w:val="N"/>
      </w:pPr>
      <w:r w:rsidRPr="00593BE8">
        <w:t>URL</w:t>
      </w:r>
    </w:p>
    <w:p w:rsidR="009D1437" w:rsidP="009D1437" w14:paraId="2C2F40B6" w14:textId="77777777">
      <w:pPr>
        <w:pStyle w:val="N"/>
        <w:rPr>
          <w:rFonts w:eastAsia="Calibri"/>
        </w:rPr>
      </w:pPr>
      <w:r>
        <w:tab/>
      </w:r>
      <w:r w:rsidRPr="00007702">
        <w:t xml:space="preserve"> </w:t>
      </w:r>
      <w:r>
        <w:t>s</w:t>
      </w:r>
      <w:r w:rsidRPr="00EB3AC8">
        <w:t xml:space="preserve">tring </w:t>
      </w:r>
      <w:r w:rsidRPr="00AD3C49">
        <w:rPr>
          <w:b/>
          <w:color w:val="000000"/>
        </w:rPr>
        <w:t>GetInvDataByFkey</w:t>
      </w:r>
      <w:r w:rsidRPr="009372AD">
        <w:rPr>
          <w:rFonts w:eastAsia="Calibri"/>
        </w:rPr>
        <w:t>(</w:t>
      </w:r>
      <w:r w:rsidRPr="008F210C">
        <w:rPr>
          <w:rFonts w:eastAsia="Calibri"/>
        </w:rPr>
        <w:t>string fkey, string userName, string userPass, string account, stri</w:t>
      </w:r>
      <w:r>
        <w:rPr>
          <w:rFonts w:eastAsia="Calibri"/>
        </w:rPr>
        <w:t>ng accPass, string pattern = "")</w:t>
      </w:r>
    </w:p>
    <w:p w:rsidR="009D1437" w:rsidP="009D1437" w14:paraId="2BD24522" w14:textId="77777777">
      <w:pPr>
        <w:pStyle w:val="N"/>
        <w:rPr>
          <w:rFonts w:eastAsia="Calibri"/>
        </w:rPr>
      </w:pPr>
    </w:p>
    <w:p w:rsidR="009D1437" w:rsidRPr="00593BE8" w:rsidP="009D1437" w14:paraId="3CB2F9FA" w14:textId="77777777">
      <w:pPr>
        <w:pStyle w:val="N"/>
      </w:pPr>
      <w:r w:rsidRPr="00593BE8">
        <w:t>DESCRIPTION</w:t>
      </w:r>
    </w:p>
    <w:p w:rsidR="009D1437" w:rsidP="009D1437" w14:paraId="392CB061" w14:textId="77777777">
      <w:pPr>
        <w:pStyle w:val="N"/>
      </w:pPr>
      <w:r>
        <w:tab/>
        <w:t>Đây là web service cho phép lấy nội dung xml hóa đơn có mã CQT trả về</w:t>
      </w:r>
    </w:p>
    <w:p w:rsidR="009D1437" w:rsidRPr="00007702" w:rsidP="009D1437" w14:paraId="02775ACD" w14:textId="77777777">
      <w:pPr>
        <w:pStyle w:val="N"/>
      </w:pPr>
      <w:r w:rsidRPr="00663B3E">
        <w:t>HTTP METHOD</w:t>
      </w:r>
    </w:p>
    <w:p w:rsidR="009D1437" w:rsidRPr="00007702" w:rsidP="009D1437" w14:paraId="37E30A9E" w14:textId="77777777">
      <w:pPr>
        <w:pStyle w:val="N"/>
        <w:rPr>
          <w:b/>
        </w:rPr>
      </w:pPr>
      <w:r>
        <w:tab/>
        <w:t>Get</w:t>
      </w:r>
    </w:p>
    <w:p w:rsidR="009D1437" w:rsidRPr="00610AFD" w:rsidP="009D1437" w14:paraId="1C1B2652" w14:textId="77777777">
      <w:pPr>
        <w:pStyle w:val="N"/>
      </w:pPr>
      <w:r w:rsidRPr="00610AFD">
        <w:t>REQUEST BODY</w:t>
      </w:r>
    </w:p>
    <w:p w:rsidR="009D1437" w:rsidRPr="009372AD" w:rsidP="009D1437" w14:paraId="5899D6E1" w14:textId="77777777">
      <w:pPr>
        <w:pStyle w:val="ListParagraph"/>
        <w:numPr>
          <w:ilvl w:val="0"/>
          <w:numId w:val="3"/>
        </w:numPr>
        <w:spacing w:after="0" w:line="360" w:lineRule="auto"/>
        <w:jc w:val="both"/>
        <w:rPr>
          <w:rFonts w:eastAsia="Calibri"/>
          <w:b/>
          <w:u w:val="single"/>
        </w:rPr>
      </w:pPr>
      <w:r>
        <w:rPr>
          <w:rFonts w:eastAsia="Calibri"/>
          <w:b/>
        </w:rPr>
        <w:t>Account/</w:t>
      </w:r>
      <w:r>
        <w:rPr>
          <w:rFonts w:eastAsia="Calibri"/>
          <w:b/>
        </w:rPr>
        <w:t>ACPass</w:t>
      </w:r>
      <w:r w:rsidRPr="009372AD">
        <w:rPr>
          <w:rFonts w:eastAsia="Calibri"/>
          <w:b/>
        </w:rPr>
        <w:t xml:space="preserve">:  </w:t>
      </w:r>
      <w:r w:rsidRPr="009372AD">
        <w:rPr>
          <w:rFonts w:eastAsia="Calibri"/>
        </w:rPr>
        <w:t xml:space="preserve">Tài </w:t>
      </w:r>
      <w:r w:rsidRPr="009372AD">
        <w:rPr>
          <w:rFonts w:eastAsia="Calibri"/>
        </w:rPr>
        <w:t>khoản</w:t>
      </w:r>
      <w:r w:rsidRPr="009372AD">
        <w:rPr>
          <w:rFonts w:eastAsia="Calibri"/>
        </w:rPr>
        <w:t xml:space="preserve"> </w:t>
      </w:r>
      <w:r w:rsidRPr="009372AD">
        <w:rPr>
          <w:rFonts w:eastAsia="Calibri"/>
        </w:rPr>
        <w:t>được</w:t>
      </w:r>
      <w:r w:rsidRPr="009372AD">
        <w:rPr>
          <w:rFonts w:eastAsia="Calibri"/>
        </w:rPr>
        <w:t xml:space="preserve"> </w:t>
      </w:r>
      <w:r w:rsidRPr="009372AD">
        <w:rPr>
          <w:rFonts w:eastAsia="Calibri"/>
        </w:rPr>
        <w:t>cấp</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cho</w:t>
      </w:r>
      <w:r w:rsidRPr="009372AD">
        <w:rPr>
          <w:rFonts w:eastAsia="Calibri"/>
        </w:rPr>
        <w:t xml:space="preserve"> </w:t>
      </w:r>
      <w:r w:rsidRPr="009372AD">
        <w:rPr>
          <w:rFonts w:eastAsia="Calibri"/>
        </w:rPr>
        <w:t>nhân</w:t>
      </w:r>
      <w:r w:rsidRPr="009372AD">
        <w:rPr>
          <w:rFonts w:eastAsia="Calibri"/>
        </w:rPr>
        <w:t xml:space="preserve"> </w:t>
      </w:r>
      <w:r w:rsidRPr="009372AD">
        <w:rPr>
          <w:rFonts w:eastAsia="Calibri"/>
        </w:rPr>
        <w:t>viên</w:t>
      </w:r>
      <w:r w:rsidRPr="009372AD">
        <w:rPr>
          <w:rFonts w:eastAsia="Calibri"/>
        </w:rPr>
        <w:t xml:space="preserve"> </w:t>
      </w:r>
      <w:r w:rsidRPr="009372AD">
        <w:rPr>
          <w:rFonts w:eastAsia="Calibri"/>
        </w:rPr>
        <w:t>gọi</w:t>
      </w:r>
      <w:r w:rsidRPr="009372AD">
        <w:rPr>
          <w:rFonts w:eastAsia="Calibri"/>
        </w:rPr>
        <w:t xml:space="preserve"> </w:t>
      </w:r>
      <w:r w:rsidRPr="009372AD">
        <w:rPr>
          <w:rFonts w:eastAsia="Calibri"/>
        </w:rPr>
        <w:t>lệnh</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hành</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p>
    <w:p w:rsidR="009D1437" w:rsidRPr="000D3AC0" w:rsidP="009D1437" w14:paraId="20D54D55" w14:textId="7777777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w:t>
      </w:r>
      <w:r w:rsidRPr="009372AD">
        <w:rPr>
          <w:rFonts w:eastAsia="Calibri"/>
        </w:rPr>
        <w:t>khoản</w:t>
      </w:r>
      <w:r w:rsidRPr="009372AD">
        <w:rPr>
          <w:rFonts w:eastAsia="Calibri"/>
        </w:rPr>
        <w:t xml:space="preserve"> </w:t>
      </w:r>
      <w:r w:rsidRPr="009372AD">
        <w:rPr>
          <w:rFonts w:eastAsia="Calibri"/>
        </w:rPr>
        <w:t>được</w:t>
      </w:r>
      <w:r w:rsidRPr="009372AD">
        <w:rPr>
          <w:rFonts w:eastAsia="Calibri"/>
        </w:rPr>
        <w:t xml:space="preserve"> </w:t>
      </w:r>
      <w:r w:rsidRPr="009372AD">
        <w:rPr>
          <w:rFonts w:eastAsia="Calibri"/>
        </w:rPr>
        <w:t>cấp</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cho</w:t>
      </w:r>
      <w:r w:rsidRPr="009372AD">
        <w:rPr>
          <w:rFonts w:eastAsia="Calibri"/>
        </w:rPr>
        <w:t xml:space="preserve"> </w:t>
      </w:r>
      <w:r w:rsidRPr="009372AD">
        <w:rPr>
          <w:rFonts w:eastAsia="Calibri"/>
        </w:rPr>
        <w:t>khách</w:t>
      </w:r>
      <w:r w:rsidRPr="009372AD">
        <w:rPr>
          <w:rFonts w:eastAsia="Calibri"/>
        </w:rPr>
        <w:t xml:space="preserve"> </w:t>
      </w:r>
      <w:r w:rsidRPr="009372AD">
        <w:rPr>
          <w:rFonts w:eastAsia="Calibri"/>
        </w:rPr>
        <w:t>hàng</w:t>
      </w:r>
      <w:r w:rsidRPr="009372AD">
        <w:rPr>
          <w:rFonts w:eastAsia="Calibri"/>
        </w:rPr>
        <w:t xml:space="preserve"> </w:t>
      </w:r>
      <w:r w:rsidRPr="009372AD">
        <w:rPr>
          <w:rFonts w:eastAsia="Calibri"/>
        </w:rPr>
        <w:t>để</w:t>
      </w:r>
      <w:r w:rsidRPr="009372AD">
        <w:rPr>
          <w:rFonts w:eastAsia="Calibri"/>
        </w:rPr>
        <w:t xml:space="preserve"> </w:t>
      </w:r>
      <w:r w:rsidRPr="009372AD">
        <w:rPr>
          <w:rFonts w:eastAsia="Calibri"/>
        </w:rPr>
        <w:t>gọi</w:t>
      </w:r>
      <w:r w:rsidRPr="009372AD">
        <w:rPr>
          <w:rFonts w:eastAsia="Calibri"/>
        </w:rPr>
        <w:t xml:space="preserve"> </w:t>
      </w:r>
      <w:r>
        <w:rPr>
          <w:rFonts w:eastAsia="Calibri"/>
        </w:rPr>
        <w:t>đến</w:t>
      </w:r>
      <w:r>
        <w:rPr>
          <w:rFonts w:eastAsia="Calibri"/>
        </w:rPr>
        <w:t xml:space="preserve"> webservice (</w:t>
      </w:r>
      <w:r>
        <w:rPr>
          <w:rFonts w:eastAsia="Calibri"/>
        </w:rPr>
        <w:t>tài</w:t>
      </w:r>
      <w:r>
        <w:rPr>
          <w:rFonts w:eastAsia="Calibri"/>
        </w:rPr>
        <w:t xml:space="preserve"> </w:t>
      </w:r>
      <w:r>
        <w:rPr>
          <w:rFonts w:eastAsia="Calibri"/>
        </w:rPr>
        <w:t>khoản</w:t>
      </w:r>
      <w:r>
        <w:rPr>
          <w:rFonts w:eastAsia="Calibri"/>
        </w:rPr>
        <w:t xml:space="preserve"> </w:t>
      </w:r>
      <w:r>
        <w:rPr>
          <w:rFonts w:eastAsia="Calibri"/>
        </w:rPr>
        <w:t>có</w:t>
      </w:r>
      <w:r>
        <w:rPr>
          <w:rFonts w:eastAsia="Calibri"/>
        </w:rPr>
        <w:t xml:space="preserve"> </w:t>
      </w:r>
      <w:r>
        <w:rPr>
          <w:rFonts w:eastAsia="Calibri"/>
        </w:rPr>
        <w:t>quyền</w:t>
      </w:r>
      <w:r>
        <w:rPr>
          <w:rFonts w:eastAsia="Calibri"/>
        </w:rPr>
        <w:t xml:space="preserve"> </w:t>
      </w:r>
      <w:r>
        <w:rPr>
          <w:rFonts w:eastAsia="Calibri"/>
        </w:rPr>
        <w:t>ServiceRole</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r>
        <w:rPr>
          <w:rFonts w:eastAsia="Calibri"/>
        </w:rPr>
        <w:t>)</w:t>
      </w:r>
      <w:r w:rsidRPr="009372AD">
        <w:rPr>
          <w:rFonts w:eastAsia="Calibri"/>
        </w:rPr>
        <w:t>.</w:t>
      </w:r>
    </w:p>
    <w:p w:rsidR="009D1437" w:rsidRPr="00DA6FA0" w:rsidP="009D1437" w14:paraId="32047652" w14:textId="77777777">
      <w:pPr>
        <w:pStyle w:val="ListParagraph"/>
        <w:numPr>
          <w:ilvl w:val="0"/>
          <w:numId w:val="2"/>
        </w:numPr>
        <w:spacing w:after="0" w:line="360" w:lineRule="auto"/>
        <w:ind w:left="1080"/>
        <w:jc w:val="both"/>
        <w:rPr>
          <w:rFonts w:eastAsia="Calibri"/>
          <w:b/>
          <w:u w:val="single"/>
        </w:rPr>
      </w:pPr>
      <w:r>
        <w:rPr>
          <w:b/>
          <w:color w:val="000000"/>
        </w:rPr>
        <w:t>fkey</w:t>
      </w:r>
      <w:r w:rsidRPr="000D3AC0">
        <w:rPr>
          <w:color w:val="000000"/>
        </w:rPr>
        <w:t xml:space="preserve">: </w:t>
      </w:r>
      <w:r>
        <w:rPr>
          <w:color w:val="000000"/>
        </w:rPr>
        <w:t>fkey</w:t>
      </w:r>
      <w:r>
        <w:rPr>
          <w:color w:val="000000"/>
        </w:rPr>
        <w:t xml:space="preserve"> </w:t>
      </w:r>
      <w:r>
        <w:rPr>
          <w:color w:val="000000"/>
        </w:rPr>
        <w:t>của</w:t>
      </w:r>
      <w:r>
        <w:rPr>
          <w:color w:val="000000"/>
        </w:rPr>
        <w:t xml:space="preserve"> </w:t>
      </w:r>
      <w:r>
        <w:rPr>
          <w:color w:val="000000"/>
        </w:rPr>
        <w:t>hóa</w:t>
      </w:r>
      <w:r>
        <w:rPr>
          <w:color w:val="000000"/>
        </w:rPr>
        <w:t xml:space="preserve"> </w:t>
      </w:r>
      <w:r>
        <w:rPr>
          <w:color w:val="000000"/>
        </w:rPr>
        <w:t>đơn</w:t>
      </w:r>
    </w:p>
    <w:p w:rsidR="009D1437" w:rsidRPr="005A1839" w:rsidP="009D1437" w14:paraId="703BE35B" w14:textId="77777777">
      <w:pPr>
        <w:pStyle w:val="ListParagraph"/>
        <w:numPr>
          <w:ilvl w:val="0"/>
          <w:numId w:val="2"/>
        </w:numPr>
        <w:spacing w:after="0" w:line="360" w:lineRule="auto"/>
        <w:ind w:left="1080"/>
        <w:jc w:val="both"/>
        <w:rPr>
          <w:rFonts w:eastAsia="Calibri"/>
          <w:b/>
          <w:u w:val="single"/>
        </w:rPr>
      </w:pPr>
      <w:r w:rsidRPr="005A1839">
        <w:rPr>
          <w:b/>
          <w:color w:val="000000"/>
          <w:highlight w:val="white"/>
        </w:rPr>
        <w:t>pattern</w:t>
      </w:r>
      <w:r w:rsidRPr="005A1839">
        <w:rPr>
          <w:color w:val="000000"/>
        </w:rPr>
        <w:t xml:space="preserve">: </w:t>
      </w:r>
      <w:r w:rsidRPr="005A1839">
        <w:rPr>
          <w:color w:val="000000"/>
        </w:rPr>
        <w:t>mẫu</w:t>
      </w:r>
      <w:r w:rsidRPr="005A1839">
        <w:rPr>
          <w:color w:val="000000"/>
        </w:rPr>
        <w:t xml:space="preserve"> </w:t>
      </w:r>
      <w:r w:rsidRPr="005A1839">
        <w:rPr>
          <w:color w:val="000000"/>
        </w:rPr>
        <w:t>số</w:t>
      </w:r>
      <w:r>
        <w:rPr>
          <w:color w:val="000000"/>
        </w:rPr>
        <w:t xml:space="preserve"> </w:t>
      </w:r>
      <w:r>
        <w:rPr>
          <w:color w:val="000000"/>
        </w:rPr>
        <w:t>hóa</w:t>
      </w:r>
      <w:r>
        <w:rPr>
          <w:color w:val="000000"/>
        </w:rPr>
        <w:t xml:space="preserve"> </w:t>
      </w:r>
      <w:r>
        <w:rPr>
          <w:color w:val="000000"/>
        </w:rPr>
        <w:t>đơn</w:t>
      </w:r>
    </w:p>
    <w:p w:rsidR="009D1437" w:rsidP="009D1437" w14:paraId="448E0368" w14:textId="77777777">
      <w:pPr>
        <w:pStyle w:val="N"/>
      </w:pPr>
    </w:p>
    <w:p w:rsidR="009D1437" w:rsidP="009D1437" w14:paraId="1725959C" w14:textId="7777777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430"/>
        <w:gridCol w:w="4950"/>
        <w:gridCol w:w="1885"/>
      </w:tblGrid>
      <w:tr w14:paraId="5829714E"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17E93992" w14:textId="77777777">
            <w:pPr>
              <w:pStyle w:val="ListParagraph"/>
            </w:pPr>
            <w:r>
              <w:t>Kết</w:t>
            </w:r>
            <w:r>
              <w:t xml:space="preserve"> </w:t>
            </w:r>
            <w:r>
              <w:t>quả</w:t>
            </w:r>
          </w:p>
        </w:tc>
        <w:tc>
          <w:tcPr>
            <w:tcW w:w="495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69525CD8" w14:textId="77777777">
            <w:pPr>
              <w:pStyle w:val="ListParagraph"/>
            </w:pPr>
            <w:r w:rsidRPr="00660ABB">
              <w:t>Mô</w:t>
            </w:r>
            <w:r w:rsidRPr="00660ABB">
              <w:t xml:space="preserve"> </w:t>
            </w:r>
            <w:r w:rsidRPr="00660ABB">
              <w:t>tả</w:t>
            </w:r>
          </w:p>
        </w:tc>
        <w:tc>
          <w:tcPr>
            <w:tcW w:w="1885"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17C0BD43" w14:textId="77777777">
            <w:pPr>
              <w:pStyle w:val="ListParagraph"/>
            </w:pPr>
            <w:r>
              <w:t>Ghi</w:t>
            </w:r>
            <w:r>
              <w:t xml:space="preserve"> </w:t>
            </w:r>
            <w:r>
              <w:t>chú</w:t>
            </w:r>
          </w:p>
        </w:tc>
      </w:tr>
      <w:tr w14:paraId="3D151DFD" w14:textId="77777777" w:rsidTr="00616EC4">
        <w:tblPrEx>
          <w:tblW w:w="0" w:type="auto"/>
          <w:tblInd w:w="85" w:type="dxa"/>
          <w:tblLayout w:type="fixed"/>
          <w:tblLook w:val="04A0"/>
        </w:tblPrEx>
        <w:tc>
          <w:tcPr>
            <w:tcW w:w="2430" w:type="dxa"/>
            <w:tcBorders>
              <w:top w:val="single" w:sz="4" w:space="0" w:color="2E74B5"/>
              <w:left w:val="single" w:sz="4" w:space="0" w:color="2E74B5"/>
              <w:right w:val="single" w:sz="4" w:space="0" w:color="2E74B5"/>
            </w:tcBorders>
            <w:shd w:val="clear" w:color="auto" w:fill="auto"/>
          </w:tcPr>
          <w:p w:rsidR="009D1437" w:rsidRPr="009372AD" w:rsidP="00616EC4" w14:paraId="48EC9F7E" w14:textId="77777777">
            <w:pPr>
              <w:autoSpaceDE w:val="0"/>
              <w:autoSpaceDN w:val="0"/>
              <w:adjustRightInd w:val="0"/>
              <w:jc w:val="both"/>
              <w:rPr>
                <w:sz w:val="19"/>
                <w:szCs w:val="19"/>
              </w:rPr>
            </w:pPr>
            <w:r w:rsidRPr="009372AD">
              <w:t>ERR:1</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8AF7CAA" w14:textId="77777777">
            <w:pPr>
              <w:pStyle w:val="ListParagraph"/>
              <w:ind w:left="0"/>
              <w:jc w:val="both"/>
            </w:pPr>
            <w:r w:rsidRPr="009372AD">
              <w:t xml:space="preserve">Tài </w:t>
            </w:r>
            <w:r w:rsidRPr="009372AD">
              <w:t>khoản</w:t>
            </w:r>
            <w:r w:rsidRPr="009372AD">
              <w:t xml:space="preserve"> </w:t>
            </w:r>
            <w:r w:rsidRPr="009372AD">
              <w:t>đăng</w:t>
            </w:r>
            <w:r w:rsidRPr="009372AD">
              <w:t xml:space="preserve"> </w:t>
            </w:r>
            <w:r w:rsidRPr="009372AD">
              <w:t>nhập</w:t>
            </w:r>
            <w:r w:rsidRPr="009372AD">
              <w:t xml:space="preserve"> </w:t>
            </w:r>
            <w:r w:rsidRPr="009372AD">
              <w:t>sai</w:t>
            </w:r>
            <w:r w:rsidRPr="009372AD">
              <w:t xml:space="preserve"> </w:t>
            </w:r>
            <w:r w:rsidRPr="009372AD">
              <w:t>hoặc</w:t>
            </w:r>
            <w:r w:rsidRPr="009372AD">
              <w:t xml:space="preserve"> </w:t>
            </w:r>
            <w:r w:rsidRPr="009372AD">
              <w:t>không</w:t>
            </w:r>
            <w:r w:rsidRPr="009372AD">
              <w:t xml:space="preserve"> </w:t>
            </w:r>
            <w:r w:rsidRPr="009372AD">
              <w:t>có</w:t>
            </w:r>
            <w:r w:rsidRPr="009372AD">
              <w:t xml:space="preserve"> </w:t>
            </w:r>
            <w:r w:rsidRPr="009372AD">
              <w:t>quyề</w:t>
            </w:r>
            <w:r>
              <w:t>n</w:t>
            </w:r>
            <w:r>
              <w:t xml:space="preserve"> </w:t>
            </w:r>
            <w:r>
              <w:t>thêm</w:t>
            </w:r>
            <w:r>
              <w:t xml:space="preserve"> </w:t>
            </w:r>
            <w:r>
              <w:t>mới</w:t>
            </w:r>
            <w:r>
              <w:t xml:space="preserve"> </w:t>
            </w:r>
            <w:r>
              <w:t>hóa</w:t>
            </w:r>
            <w:r>
              <w:t xml:space="preserve"> </w:t>
            </w:r>
            <w:r>
              <w:t>đơn</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3F4E6212" w14:textId="77777777">
            <w:pPr>
              <w:pStyle w:val="ListParagraph"/>
              <w:ind w:left="0"/>
              <w:jc w:val="both"/>
            </w:pPr>
          </w:p>
        </w:tc>
      </w:tr>
      <w:tr w14:paraId="2F4E516F"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E2C3764" w14:textId="77777777">
            <w:pPr>
              <w:jc w:val="both"/>
            </w:pPr>
            <w:r>
              <w:t>ERR:7</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155F848" w14:textId="77777777">
            <w:pPr>
              <w:jc w:val="both"/>
            </w:pPr>
            <w:r w:rsidRPr="009372AD">
              <w:t xml:space="preserve">User name </w:t>
            </w:r>
            <w:r w:rsidRPr="009372AD">
              <w:t>không</w:t>
            </w:r>
            <w:r w:rsidRPr="009372AD">
              <w:t xml:space="preserve"> </w:t>
            </w:r>
            <w:r w:rsidRPr="009372AD">
              <w:t>phù</w:t>
            </w:r>
            <w:r w:rsidRPr="009372AD">
              <w:t xml:space="preserve"> </w:t>
            </w:r>
            <w:r w:rsidRPr="009372AD">
              <w:t>hợp</w:t>
            </w:r>
            <w:r w:rsidRPr="009372AD">
              <w:t xml:space="preserve">, </w:t>
            </w:r>
            <w:r w:rsidRPr="009372AD">
              <w:t>không</w:t>
            </w:r>
            <w:r w:rsidRPr="009372AD">
              <w:t xml:space="preserve"> </w:t>
            </w:r>
            <w:r w:rsidRPr="009372AD">
              <w:t>tìm</w:t>
            </w:r>
            <w:r w:rsidRPr="009372AD">
              <w:t xml:space="preserve"> </w:t>
            </w:r>
            <w:r w:rsidRPr="009372AD">
              <w:t>thấy</w:t>
            </w:r>
            <w:r w:rsidRPr="009372AD">
              <w:t xml:space="preserve"> company </w:t>
            </w:r>
            <w:r w:rsidRPr="009372AD">
              <w:t>tương</w:t>
            </w:r>
            <w:r w:rsidRPr="009372AD">
              <w:t xml:space="preserve"> </w:t>
            </w:r>
            <w:r w:rsidRPr="009372AD">
              <w:t>ứng</w:t>
            </w:r>
            <w:r w:rsidRPr="009372AD">
              <w:t xml:space="preserve"> </w:t>
            </w:r>
            <w:r w:rsidRPr="009372AD">
              <w:t>cho</w:t>
            </w:r>
            <w:r w:rsidRPr="009372AD">
              <w:t xml:space="preserve"> user.</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4A22ACDC" w14:textId="77777777">
            <w:pPr>
              <w:jc w:val="both"/>
            </w:pPr>
          </w:p>
        </w:tc>
      </w:tr>
      <w:tr w14:paraId="673478FA"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A96DD2C" w14:textId="77777777">
            <w:pPr>
              <w:jc w:val="both"/>
            </w:pPr>
            <w:r>
              <w:t>ERR:78</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8AFD69F" w14:textId="77777777">
            <w:pPr>
              <w:jc w:val="both"/>
            </w:pPr>
            <w:r>
              <w:t>Khách</w:t>
            </w:r>
            <w:r>
              <w:t xml:space="preserve"> </w:t>
            </w:r>
            <w:r>
              <w:t>hàng</w:t>
            </w:r>
            <w:r>
              <w:t xml:space="preserve"> </w:t>
            </w:r>
            <w:r>
              <w:t>không</w:t>
            </w:r>
            <w:r>
              <w:t xml:space="preserve"> </w:t>
            </w:r>
            <w:r>
              <w:t>sử</w:t>
            </w:r>
            <w:r>
              <w:t xml:space="preserve"> </w:t>
            </w:r>
            <w:r>
              <w:t>dụng</w:t>
            </w:r>
            <w:r>
              <w:t xml:space="preserve"> </w:t>
            </w:r>
            <w:r>
              <w:t>hóa</w:t>
            </w:r>
            <w:r>
              <w:t xml:space="preserve"> </w:t>
            </w:r>
            <w:r>
              <w:t>đơn</w:t>
            </w:r>
            <w:r>
              <w:t xml:space="preserve"> </w:t>
            </w:r>
            <w:r>
              <w:t>cấp</w:t>
            </w:r>
            <w:r>
              <w:t xml:space="preserve"> </w:t>
            </w:r>
            <w:r>
              <w:t>mã</w:t>
            </w:r>
            <w:r>
              <w:t xml:space="preserve"> </w:t>
            </w:r>
            <w:r>
              <w:t>từ</w:t>
            </w:r>
            <w:r>
              <w:t xml:space="preserve"> </w:t>
            </w:r>
            <w:r>
              <w:t>cơ</w:t>
            </w:r>
            <w:r>
              <w:t xml:space="preserve"> </w:t>
            </w:r>
            <w:r>
              <w:t>quan</w:t>
            </w:r>
            <w:r>
              <w:t xml:space="preserve"> </w:t>
            </w:r>
            <w:r>
              <w:t>thuế</w:t>
            </w:r>
            <w:r>
              <w:t xml:space="preserve"> </w:t>
            </w:r>
            <w:r>
              <w:t>hoặc</w:t>
            </w:r>
            <w:r>
              <w:t xml:space="preserve"> </w:t>
            </w:r>
            <w:r>
              <w:t>không</w:t>
            </w:r>
            <w:r>
              <w:t xml:space="preserve"> </w:t>
            </w:r>
            <w:r>
              <w:t>cấu</w:t>
            </w:r>
            <w:r>
              <w:t xml:space="preserve"> </w:t>
            </w:r>
            <w:r>
              <w:t>hình</w:t>
            </w:r>
            <w:r>
              <w:t xml:space="preserve"> </w:t>
            </w:r>
            <w:r>
              <w:t>sử</w:t>
            </w:r>
            <w:r>
              <w:t xml:space="preserve"> </w:t>
            </w:r>
            <w:r>
              <w:t>dụng</w:t>
            </w:r>
            <w:r>
              <w:t xml:space="preserve"> </w:t>
            </w:r>
            <w:r>
              <w:t>theo</w:t>
            </w:r>
            <w:r>
              <w:t xml:space="preserve"> TT78</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4CC97258" w14:textId="77777777">
            <w:pPr>
              <w:pStyle w:val="ListParagraph"/>
              <w:ind w:left="0"/>
              <w:jc w:val="both"/>
            </w:pPr>
          </w:p>
        </w:tc>
      </w:tr>
      <w:tr w14:paraId="0F793028"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311F4F2" w14:textId="77777777">
            <w:pPr>
              <w:autoSpaceDE w:val="0"/>
              <w:autoSpaceDN w:val="0"/>
              <w:adjustRightInd w:val="0"/>
              <w:jc w:val="both"/>
            </w:pPr>
            <w:r>
              <w:t>ERR:21</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2EED7DB" w14:textId="77777777">
            <w:pPr>
              <w:pStyle w:val="ListParagraph"/>
              <w:ind w:left="0"/>
              <w:jc w:val="both"/>
            </w:pPr>
            <w:r>
              <w:t>Không</w:t>
            </w:r>
            <w:r>
              <w:t xml:space="preserve"> </w:t>
            </w:r>
            <w:r>
              <w:t>lấy</w:t>
            </w:r>
            <w:r>
              <w:t xml:space="preserve"> </w:t>
            </w:r>
            <w:r>
              <w:t>được</w:t>
            </w:r>
            <w:r>
              <w:t xml:space="preserve"> </w:t>
            </w:r>
            <w:r>
              <w:t>mẫu</w:t>
            </w:r>
            <w:r>
              <w:t xml:space="preserve"> </w:t>
            </w:r>
            <w:r>
              <w:t>mặc</w:t>
            </w:r>
            <w:r>
              <w:t xml:space="preserve"> </w:t>
            </w:r>
            <w:r>
              <w:t>định</w:t>
            </w:r>
            <w:r>
              <w:t xml:space="preserve"> </w:t>
            </w:r>
            <w:r>
              <w:t>của</w:t>
            </w:r>
            <w:r>
              <w:t xml:space="preserve"> </w:t>
            </w:r>
            <w:r>
              <w:t>công</w:t>
            </w:r>
            <w:r>
              <w:t xml:space="preserve"> ty</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5FDBD4A2" w14:textId="77777777">
            <w:pPr>
              <w:pStyle w:val="ListParagraph"/>
              <w:ind w:left="0"/>
              <w:jc w:val="both"/>
            </w:pPr>
          </w:p>
        </w:tc>
      </w:tr>
      <w:tr w14:paraId="7CBF31A8"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7393830" w14:textId="77777777">
            <w:pPr>
              <w:jc w:val="both"/>
            </w:pPr>
            <w:r>
              <w:t>ERR:22</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292D521F" w14:textId="77777777">
            <w:pPr>
              <w:pStyle w:val="ListParagraph"/>
              <w:ind w:left="0"/>
              <w:jc w:val="both"/>
            </w:pPr>
            <w:r>
              <w:t>Không</w:t>
            </w:r>
            <w:r>
              <w:t xml:space="preserve"> </w:t>
            </w:r>
            <w:r>
              <w:t>lấy</w:t>
            </w:r>
            <w:r>
              <w:t xml:space="preserve"> </w:t>
            </w:r>
            <w:r>
              <w:t>được</w:t>
            </w:r>
            <w:r>
              <w:t xml:space="preserve"> invoice service </w:t>
            </w:r>
            <w:r>
              <w:t>theo</w:t>
            </w:r>
            <w:r>
              <w:t xml:space="preserve"> </w:t>
            </w:r>
            <w:r>
              <w:t>mẫu</w:t>
            </w:r>
            <w:r>
              <w:t xml:space="preserve"> </w:t>
            </w:r>
            <w:r>
              <w:t>số</w:t>
            </w:r>
            <w:r>
              <w:t xml:space="preserve"> </w:t>
            </w:r>
            <w:r>
              <w:t>truyền</w:t>
            </w:r>
            <w:r>
              <w:t xml:space="preserve"> </w:t>
            </w:r>
            <w:r>
              <w:t>vào</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4AB42A15" w14:textId="77777777">
            <w:pPr>
              <w:pStyle w:val="ListParagraph"/>
              <w:ind w:left="0"/>
              <w:jc w:val="both"/>
            </w:pPr>
          </w:p>
        </w:tc>
      </w:tr>
      <w:tr w14:paraId="0E84F0B4"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4DE0E58E" w14:textId="77777777">
            <w:pPr>
              <w:jc w:val="both"/>
            </w:pPr>
            <w:r>
              <w:t>ERR:23</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47D3453D" w14:textId="77777777">
            <w:pPr>
              <w:pStyle w:val="ListParagraph"/>
              <w:ind w:left="0"/>
              <w:jc w:val="both"/>
            </w:pPr>
            <w:r>
              <w:t>Fkey</w:t>
            </w:r>
            <w:r>
              <w:t xml:space="preserve"> </w:t>
            </w:r>
            <w:r>
              <w:t>truyền</w:t>
            </w:r>
            <w:r>
              <w:t xml:space="preserve"> </w:t>
            </w:r>
            <w:r>
              <w:t>vào</w:t>
            </w:r>
            <w:r>
              <w:t xml:space="preserve"> </w:t>
            </w:r>
            <w:r>
              <w:t>không</w:t>
            </w:r>
            <w:r>
              <w:t xml:space="preserve"> </w:t>
            </w:r>
            <w:r>
              <w:t>đúng</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0F140809" w14:textId="77777777">
            <w:pPr>
              <w:pStyle w:val="ListParagraph"/>
              <w:ind w:left="0"/>
              <w:jc w:val="both"/>
            </w:pPr>
          </w:p>
        </w:tc>
      </w:tr>
      <w:tr w14:paraId="72CB89DA"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1D12DC0B" w14:textId="77777777">
            <w:pPr>
              <w:autoSpaceDE w:val="0"/>
              <w:autoSpaceDN w:val="0"/>
              <w:adjustRightInd w:val="0"/>
              <w:jc w:val="both"/>
            </w:pPr>
            <w:r>
              <w:t>ERR:24</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79063BD" w14:textId="77777777">
            <w:pPr>
              <w:pStyle w:val="ListParagraph"/>
              <w:ind w:left="0"/>
              <w:jc w:val="both"/>
            </w:pPr>
            <w:r>
              <w:t>Không</w:t>
            </w:r>
            <w:r>
              <w:t xml:space="preserve"> </w:t>
            </w:r>
            <w:r>
              <w:t>lấy</w:t>
            </w:r>
            <w:r>
              <w:t xml:space="preserve"> </w:t>
            </w:r>
            <w:r>
              <w:t>được</w:t>
            </w:r>
            <w:r>
              <w:t xml:space="preserve"> </w:t>
            </w:r>
            <w:r>
              <w:t>InvoiceData</w:t>
            </w:r>
            <w:r>
              <w:t xml:space="preserve"> </w:t>
            </w:r>
            <w:r>
              <w:t>theo</w:t>
            </w:r>
            <w:r>
              <w:t xml:space="preserve"> </w:t>
            </w:r>
            <w:r>
              <w:t>hóa</w:t>
            </w:r>
            <w:r>
              <w:t xml:space="preserve"> </w:t>
            </w:r>
            <w:r>
              <w:t>đơn</w:t>
            </w:r>
            <w:r>
              <w:t xml:space="preserve">, </w:t>
            </w:r>
            <w:r>
              <w:t>hóa</w:t>
            </w:r>
            <w:r>
              <w:t xml:space="preserve"> </w:t>
            </w:r>
            <w:r>
              <w:t>đơn</w:t>
            </w:r>
            <w:r>
              <w:t xml:space="preserve"> </w:t>
            </w:r>
            <w:r>
              <w:t>có</w:t>
            </w:r>
            <w:r>
              <w:t xml:space="preserve"> </w:t>
            </w:r>
            <w:r>
              <w:t>thể</w:t>
            </w:r>
            <w:r>
              <w:t xml:space="preserve"> </w:t>
            </w:r>
            <w:r>
              <w:t>chưa</w:t>
            </w:r>
            <w:r>
              <w:t xml:space="preserve"> </w:t>
            </w:r>
            <w:r>
              <w:t>được</w:t>
            </w:r>
            <w:r>
              <w:t xml:space="preserve"> </w:t>
            </w:r>
            <w:r>
              <w:t>cấp</w:t>
            </w:r>
            <w:r>
              <w:t xml:space="preserve"> </w:t>
            </w:r>
            <w:r>
              <w:t>mã</w:t>
            </w:r>
            <w:r>
              <w:t>.</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794F5061" w14:textId="77777777">
            <w:pPr>
              <w:pStyle w:val="ListParagraph"/>
              <w:ind w:left="0"/>
              <w:jc w:val="both"/>
            </w:pPr>
          </w:p>
        </w:tc>
      </w:tr>
      <w:tr w14:paraId="5B2CC9A6"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57470B4" w14:textId="77777777">
            <w:pPr>
              <w:autoSpaceDE w:val="0"/>
              <w:autoSpaceDN w:val="0"/>
              <w:adjustRightInd w:val="0"/>
              <w:jc w:val="both"/>
            </w:pPr>
            <w:r w:rsidRPr="009372AD">
              <w:t>ERR:</w:t>
            </w:r>
            <w:r>
              <w:t>25</w:t>
            </w:r>
          </w:p>
          <w:p w:rsidR="009D1437" w:rsidRPr="009372AD" w:rsidP="00616EC4" w14:paraId="5F144A48" w14:textId="77777777">
            <w:pPr>
              <w:autoSpaceDE w:val="0"/>
              <w:autoSpaceDN w:val="0"/>
              <w:adjustRightInd w:val="0"/>
              <w:jc w:val="both"/>
            </w:pP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2872A265" w14:textId="77777777">
            <w:pPr>
              <w:pStyle w:val="ListParagraph"/>
              <w:ind w:left="0"/>
              <w:jc w:val="both"/>
            </w:pPr>
            <w:r>
              <w:t xml:space="preserve">Trường </w:t>
            </w:r>
            <w:r>
              <w:t>InvoiceData</w:t>
            </w:r>
            <w:r>
              <w:t xml:space="preserve"> </w:t>
            </w:r>
            <w:r>
              <w:t>chưa</w:t>
            </w:r>
            <w:r>
              <w:t xml:space="preserve"> </w:t>
            </w:r>
            <w:r>
              <w:t>được</w:t>
            </w:r>
            <w:r>
              <w:t xml:space="preserve"> </w:t>
            </w:r>
            <w:r>
              <w:t>lưu</w:t>
            </w:r>
            <w:r>
              <w:t xml:space="preserve"> ở </w:t>
            </w:r>
            <w:r>
              <w:t>hóa</w:t>
            </w:r>
            <w:r>
              <w:t xml:space="preserve"> </w:t>
            </w:r>
            <w:r>
              <w:t>đơn</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50CCC84B" w14:textId="77777777">
            <w:pPr>
              <w:pStyle w:val="ListParagraph"/>
              <w:ind w:left="0"/>
              <w:jc w:val="both"/>
            </w:pPr>
          </w:p>
        </w:tc>
      </w:tr>
      <w:tr w14:paraId="3514C8B0"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040CE6D" w14:textId="77777777">
            <w:pPr>
              <w:autoSpaceDE w:val="0"/>
              <w:autoSpaceDN w:val="0"/>
              <w:adjustRightInd w:val="0"/>
              <w:jc w:val="both"/>
            </w:pPr>
            <w:r>
              <w:t>ERR:5</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13C25BB" w14:textId="77777777">
            <w:pPr>
              <w:pStyle w:val="ListParagraph"/>
              <w:ind w:left="0"/>
              <w:jc w:val="both"/>
            </w:pPr>
            <w:r>
              <w:t>Lỗi</w:t>
            </w:r>
            <w:r>
              <w:t xml:space="preserve"> </w:t>
            </w:r>
            <w:r>
              <w:t>không</w:t>
            </w:r>
            <w:r>
              <w:t xml:space="preserve"> </w:t>
            </w:r>
            <w:r>
              <w:t>xác</w:t>
            </w:r>
            <w:r>
              <w:t xml:space="preserve"> </w:t>
            </w:r>
            <w:r>
              <w:t>định</w:t>
            </w:r>
            <w:r>
              <w:t xml:space="preserve">, </w:t>
            </w:r>
            <w:r>
              <w:t>không</w:t>
            </w:r>
            <w:r>
              <w:t xml:space="preserve"> </w:t>
            </w:r>
            <w:r>
              <w:t>lấy</w:t>
            </w:r>
            <w:r>
              <w:t xml:space="preserve"> </w:t>
            </w:r>
            <w:r>
              <w:t>được</w:t>
            </w:r>
            <w:r>
              <w:t xml:space="preserve"> </w:t>
            </w:r>
            <w:r>
              <w:t>dữ</w:t>
            </w:r>
            <w:r>
              <w:t xml:space="preserve"> </w:t>
            </w:r>
            <w:r>
              <w:t>liệu</w:t>
            </w:r>
            <w:r>
              <w:t xml:space="preserve"> </w:t>
            </w:r>
            <w:r>
              <w:t>hóa</w:t>
            </w:r>
            <w:r>
              <w:t xml:space="preserve"> </w:t>
            </w:r>
            <w:r>
              <w:t>đơn</w:t>
            </w:r>
            <w:r>
              <w:t xml:space="preserve"> </w:t>
            </w:r>
            <w:r>
              <w:t>cấp</w:t>
            </w:r>
            <w:r>
              <w:t xml:space="preserve"> </w:t>
            </w:r>
            <w:r>
              <w:t>mã</w:t>
            </w:r>
            <w:r>
              <w:t xml:space="preserve"> </w:t>
            </w:r>
            <w:r>
              <w:t>theo</w:t>
            </w:r>
            <w:r>
              <w:t xml:space="preserve"> </w:t>
            </w:r>
            <w:r>
              <w:t>dữ</w:t>
            </w:r>
            <w:r>
              <w:t xml:space="preserve"> </w:t>
            </w:r>
            <w:r>
              <w:t>liệu</w:t>
            </w:r>
            <w:r>
              <w:t xml:space="preserve"> </w:t>
            </w:r>
            <w:r>
              <w:t>truyền</w:t>
            </w:r>
            <w:r>
              <w:t xml:space="preserve"> </w:t>
            </w:r>
            <w:r>
              <w:t>vào</w:t>
            </w:r>
          </w:p>
        </w:tc>
        <w:tc>
          <w:tcPr>
            <w:tcW w:w="1885" w:type="dxa"/>
            <w:tcBorders>
              <w:top w:val="single" w:sz="4" w:space="0" w:color="2E74B5"/>
              <w:left w:val="single" w:sz="4" w:space="0" w:color="2E74B5"/>
              <w:bottom w:val="single" w:sz="4" w:space="0" w:color="2E74B5"/>
              <w:right w:val="single" w:sz="4" w:space="0" w:color="2E74B5"/>
            </w:tcBorders>
          </w:tcPr>
          <w:p w:rsidR="009D1437" w:rsidRPr="00731CD1" w:rsidP="00616EC4" w14:paraId="6B80539E" w14:textId="77777777">
            <w:pPr>
              <w:jc w:val="both"/>
            </w:pPr>
          </w:p>
        </w:tc>
      </w:tr>
      <w:tr w14:paraId="0A3FD280" w14:textId="77777777" w:rsidTr="00616EC4">
        <w:tblPrEx>
          <w:tblW w:w="0" w:type="auto"/>
          <w:tblInd w:w="85" w:type="dxa"/>
          <w:tblLayout w:type="fixed"/>
          <w:tblLook w:val="04A0"/>
        </w:tblPrEx>
        <w:trPr>
          <w:trHeight w:val="368"/>
        </w:trPr>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963DE2D" w14:textId="77777777">
            <w:pPr>
              <w:autoSpaceDE w:val="0"/>
              <w:autoSpaceDN w:val="0"/>
              <w:adjustRightInd w:val="0"/>
              <w:jc w:val="both"/>
            </w:pPr>
            <w:r>
              <w:t>DataBase64</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5444BD" w:rsidP="00616EC4" w14:paraId="074F672D" w14:textId="77777777">
            <w:pPr>
              <w:jc w:val="both"/>
            </w:pPr>
            <w:r w:rsidRPr="005444BD">
              <w:t>Dữ</w:t>
            </w:r>
            <w:r w:rsidRPr="005444BD">
              <w:t xml:space="preserve"> </w:t>
            </w:r>
            <w:r w:rsidRPr="005444BD">
              <w:t>liệ</w:t>
            </w:r>
            <w:r>
              <w:t>u</w:t>
            </w:r>
            <w:r>
              <w:t xml:space="preserve"> xml </w:t>
            </w:r>
            <w:r>
              <w:t>hóa</w:t>
            </w:r>
            <w:r>
              <w:t xml:space="preserve"> </w:t>
            </w:r>
            <w:r>
              <w:t>đơn</w:t>
            </w:r>
            <w:r>
              <w:t xml:space="preserve"> </w:t>
            </w:r>
            <w:r>
              <w:t>có</w:t>
            </w:r>
            <w:r>
              <w:t xml:space="preserve"> </w:t>
            </w:r>
            <w:r>
              <w:t>mã</w:t>
            </w:r>
            <w:r>
              <w:t xml:space="preserve"> CQT </w:t>
            </w:r>
            <w:r>
              <w:t>dạng</w:t>
            </w:r>
            <w:r>
              <w:t xml:space="preserve"> Base64</w:t>
            </w:r>
          </w:p>
        </w:tc>
        <w:tc>
          <w:tcPr>
            <w:tcW w:w="1885" w:type="dxa"/>
            <w:tcBorders>
              <w:top w:val="single" w:sz="4" w:space="0" w:color="2E74B5"/>
              <w:left w:val="single" w:sz="4" w:space="0" w:color="2E74B5"/>
              <w:bottom w:val="single" w:sz="4" w:space="0" w:color="2E74B5"/>
              <w:right w:val="single" w:sz="4" w:space="0" w:color="2E74B5"/>
            </w:tcBorders>
          </w:tcPr>
          <w:p w:rsidR="009D1437" w:rsidRPr="00731CD1" w:rsidP="00616EC4" w14:paraId="0C35E285" w14:textId="77777777">
            <w:pPr>
              <w:jc w:val="both"/>
            </w:pPr>
          </w:p>
        </w:tc>
      </w:tr>
    </w:tbl>
    <w:p w:rsidR="009D1437" w:rsidP="00C35F19" w14:paraId="4D7B253B" w14:textId="77777777">
      <w:pPr>
        <w:pStyle w:val="Heading3"/>
      </w:pPr>
      <w:bookmarkStart w:id="7" w:name="_Toc106724508"/>
      <w:r>
        <w:t>Lấy</w:t>
      </w:r>
      <w:r>
        <w:t xml:space="preserve"> </w:t>
      </w:r>
      <w:r>
        <w:t>trạng</w:t>
      </w:r>
      <w:r>
        <w:t xml:space="preserve"> </w:t>
      </w:r>
      <w:r>
        <w:t>thái</w:t>
      </w:r>
      <w:r>
        <w:t xml:space="preserve"> </w:t>
      </w:r>
      <w:r>
        <w:t>và</w:t>
      </w:r>
      <w:r>
        <w:t xml:space="preserve"> </w:t>
      </w:r>
      <w:r>
        <w:t>XMLData</w:t>
      </w:r>
      <w:r>
        <w:t xml:space="preserve"> </w:t>
      </w:r>
      <w:r>
        <w:t>hóa</w:t>
      </w:r>
      <w:r>
        <w:t xml:space="preserve"> </w:t>
      </w:r>
      <w:r>
        <w:t>đơn</w:t>
      </w:r>
      <w:r>
        <w:t xml:space="preserve"> </w:t>
      </w:r>
      <w:r>
        <w:t>có</w:t>
      </w:r>
      <w:r>
        <w:t xml:space="preserve"> </w:t>
      </w:r>
      <w:r>
        <w:t>mã</w:t>
      </w:r>
      <w:r>
        <w:t xml:space="preserve">, </w:t>
      </w:r>
      <w:r>
        <w:t>trạng</w:t>
      </w:r>
      <w:r>
        <w:t xml:space="preserve"> </w:t>
      </w:r>
      <w:r>
        <w:t>thái</w:t>
      </w:r>
      <w:r>
        <w:t xml:space="preserve"> </w:t>
      </w:r>
      <w:r>
        <w:t>của</w:t>
      </w:r>
      <w:r>
        <w:t xml:space="preserve"> </w:t>
      </w:r>
      <w:r>
        <w:t>hóa</w:t>
      </w:r>
      <w:r>
        <w:t xml:space="preserve"> </w:t>
      </w:r>
      <w:r>
        <w:t>đơn</w:t>
      </w:r>
      <w:r>
        <w:t xml:space="preserve"> </w:t>
      </w:r>
      <w:r>
        <w:t>không</w:t>
      </w:r>
      <w:r>
        <w:t xml:space="preserve"> </w:t>
      </w:r>
      <w:r>
        <w:t>mã</w:t>
      </w:r>
      <w:r>
        <w:t xml:space="preserve"> </w:t>
      </w:r>
      <w:r>
        <w:t>gửi</w:t>
      </w:r>
      <w:r>
        <w:t xml:space="preserve"> CQT </w:t>
      </w:r>
      <w:r>
        <w:t>trả</w:t>
      </w:r>
      <w:r>
        <w:t xml:space="preserve"> </w:t>
      </w:r>
      <w:r>
        <w:t>về</w:t>
      </w:r>
      <w:r>
        <w:t xml:space="preserve"> </w:t>
      </w:r>
      <w:r>
        <w:t>theo</w:t>
      </w:r>
      <w:r>
        <w:t xml:space="preserve"> </w:t>
      </w:r>
      <w:r>
        <w:t>danh</w:t>
      </w:r>
      <w:r>
        <w:t xml:space="preserve"> </w:t>
      </w:r>
      <w:r>
        <w:t>sách</w:t>
      </w:r>
      <w:r>
        <w:t xml:space="preserve"> </w:t>
      </w:r>
      <w:r>
        <w:t>invToken</w:t>
      </w:r>
      <w:bookmarkEnd w:id="7"/>
    </w:p>
    <w:p w:rsidR="009D1437" w:rsidRPr="00593BE8" w:rsidP="009D1437" w14:paraId="08503323" w14:textId="77777777">
      <w:pPr>
        <w:pStyle w:val="N"/>
      </w:pPr>
      <w:r w:rsidRPr="00593BE8">
        <w:t>URL</w:t>
      </w:r>
    </w:p>
    <w:p w:rsidR="009D1437" w:rsidP="009D1437" w14:paraId="07C66C02" w14:textId="77777777">
      <w:pPr>
        <w:pStyle w:val="N"/>
        <w:rPr>
          <w:rFonts w:eastAsia="Calibri"/>
        </w:rPr>
      </w:pPr>
      <w:r>
        <w:tab/>
      </w:r>
      <w:r w:rsidRPr="00007702">
        <w:t xml:space="preserve"> </w:t>
      </w:r>
      <w:r>
        <w:t>s</w:t>
      </w:r>
      <w:r w:rsidRPr="00EB3AC8">
        <w:t xml:space="preserve">tring </w:t>
      </w:r>
      <w:r w:rsidRPr="006C45EB">
        <w:rPr>
          <w:b/>
          <w:sz w:val="22"/>
        </w:rPr>
        <w:t>GetMCCQThueByInvTokens</w:t>
      </w:r>
      <w:r>
        <w:t>(</w:t>
      </w:r>
      <w:r>
        <w:rPr>
          <w:color w:val="0000FF"/>
        </w:rPr>
        <w:t>string</w:t>
      </w:r>
      <w:r>
        <w:t xml:space="preserve"> Account, </w:t>
      </w:r>
      <w:r>
        <w:rPr>
          <w:color w:val="0000FF"/>
        </w:rPr>
        <w:t>string</w:t>
      </w:r>
      <w:r>
        <w:t xml:space="preserve"> ACpass, </w:t>
      </w:r>
      <w:r>
        <w:rPr>
          <w:color w:val="0000FF"/>
        </w:rPr>
        <w:t>string</w:t>
      </w:r>
      <w:r>
        <w:t xml:space="preserve"> username, </w:t>
      </w:r>
      <w:r>
        <w:rPr>
          <w:color w:val="0000FF"/>
        </w:rPr>
        <w:t>string</w:t>
      </w:r>
      <w:r>
        <w:t xml:space="preserve"> password, </w:t>
      </w:r>
      <w:r>
        <w:rPr>
          <w:color w:val="0000FF"/>
        </w:rPr>
        <w:t>string</w:t>
      </w:r>
      <w:r>
        <w:t xml:space="preserve"> invTokens)</w:t>
      </w:r>
    </w:p>
    <w:p w:rsidR="009D1437" w:rsidP="009D1437" w14:paraId="622A353B" w14:textId="77777777">
      <w:pPr>
        <w:pStyle w:val="N"/>
        <w:rPr>
          <w:rFonts w:eastAsia="Calibri"/>
        </w:rPr>
      </w:pPr>
    </w:p>
    <w:p w:rsidR="009D1437" w:rsidRPr="00593BE8" w:rsidP="009D1437" w14:paraId="08491498" w14:textId="77777777">
      <w:pPr>
        <w:pStyle w:val="N"/>
      </w:pPr>
      <w:r w:rsidRPr="00593BE8">
        <w:t>DESCRIPTION</w:t>
      </w:r>
    </w:p>
    <w:p w:rsidR="009D1437" w:rsidP="009D1437" w14:paraId="76A7BDDE" w14:textId="77777777">
      <w:pPr>
        <w:pStyle w:val="N"/>
      </w:pPr>
      <w:r>
        <w:tab/>
        <w:t>Đây là web service cho phép lấy trạng thái và nội dung xml hóa đơn có mã CQT trả về theo invToken</w:t>
      </w:r>
    </w:p>
    <w:p w:rsidR="009D1437" w:rsidRPr="00007702" w:rsidP="009D1437" w14:paraId="1C2BE5C3" w14:textId="77777777">
      <w:pPr>
        <w:pStyle w:val="N"/>
      </w:pPr>
      <w:r w:rsidRPr="00663B3E">
        <w:t>HTTP METHOD</w:t>
      </w:r>
    </w:p>
    <w:p w:rsidR="009D1437" w:rsidRPr="00007702" w:rsidP="009D1437" w14:paraId="5B1A23E8" w14:textId="77777777">
      <w:pPr>
        <w:pStyle w:val="N"/>
        <w:rPr>
          <w:b/>
        </w:rPr>
      </w:pPr>
      <w:r>
        <w:tab/>
        <w:t>Get</w:t>
      </w:r>
    </w:p>
    <w:p w:rsidR="009D1437" w:rsidRPr="00610AFD" w:rsidP="009D1437" w14:paraId="14E072B8" w14:textId="77777777">
      <w:pPr>
        <w:pStyle w:val="N"/>
      </w:pPr>
      <w:r w:rsidRPr="00610AFD">
        <w:t>REQUEST BODY</w:t>
      </w:r>
    </w:p>
    <w:p w:rsidR="009D1437" w:rsidRPr="009372AD" w:rsidP="009D1437" w14:paraId="019DC4DB" w14:textId="77777777">
      <w:pPr>
        <w:pStyle w:val="ListParagraph"/>
        <w:numPr>
          <w:ilvl w:val="0"/>
          <w:numId w:val="3"/>
        </w:numPr>
        <w:spacing w:after="0" w:line="360" w:lineRule="auto"/>
        <w:jc w:val="both"/>
        <w:rPr>
          <w:rFonts w:eastAsia="Calibri"/>
          <w:b/>
          <w:u w:val="single"/>
        </w:rPr>
      </w:pPr>
      <w:r>
        <w:rPr>
          <w:rFonts w:eastAsia="Calibri"/>
          <w:b/>
        </w:rPr>
        <w:t>Account/</w:t>
      </w:r>
      <w:r>
        <w:rPr>
          <w:rFonts w:eastAsia="Calibri"/>
          <w:b/>
        </w:rPr>
        <w:t>ACPass</w:t>
      </w:r>
      <w:r w:rsidRPr="009372AD">
        <w:rPr>
          <w:rFonts w:eastAsia="Calibri"/>
          <w:b/>
        </w:rPr>
        <w:t xml:space="preserve">:  </w:t>
      </w:r>
      <w:r w:rsidRPr="009372AD">
        <w:rPr>
          <w:rFonts w:eastAsia="Calibri"/>
        </w:rPr>
        <w:t xml:space="preserve">Tài </w:t>
      </w:r>
      <w:r w:rsidRPr="009372AD">
        <w:rPr>
          <w:rFonts w:eastAsia="Calibri"/>
        </w:rPr>
        <w:t>khoản</w:t>
      </w:r>
      <w:r w:rsidRPr="009372AD">
        <w:rPr>
          <w:rFonts w:eastAsia="Calibri"/>
        </w:rPr>
        <w:t xml:space="preserve"> </w:t>
      </w:r>
      <w:r w:rsidRPr="009372AD">
        <w:rPr>
          <w:rFonts w:eastAsia="Calibri"/>
        </w:rPr>
        <w:t>được</w:t>
      </w:r>
      <w:r w:rsidRPr="009372AD">
        <w:rPr>
          <w:rFonts w:eastAsia="Calibri"/>
        </w:rPr>
        <w:t xml:space="preserve"> </w:t>
      </w:r>
      <w:r w:rsidRPr="009372AD">
        <w:rPr>
          <w:rFonts w:eastAsia="Calibri"/>
        </w:rPr>
        <w:t>cấp</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cho</w:t>
      </w:r>
      <w:r w:rsidRPr="009372AD">
        <w:rPr>
          <w:rFonts w:eastAsia="Calibri"/>
        </w:rPr>
        <w:t xml:space="preserve"> </w:t>
      </w:r>
      <w:r w:rsidRPr="009372AD">
        <w:rPr>
          <w:rFonts w:eastAsia="Calibri"/>
        </w:rPr>
        <w:t>nhân</w:t>
      </w:r>
      <w:r w:rsidRPr="009372AD">
        <w:rPr>
          <w:rFonts w:eastAsia="Calibri"/>
        </w:rPr>
        <w:t xml:space="preserve"> </w:t>
      </w:r>
      <w:r w:rsidRPr="009372AD">
        <w:rPr>
          <w:rFonts w:eastAsia="Calibri"/>
        </w:rPr>
        <w:t>viên</w:t>
      </w:r>
      <w:r w:rsidRPr="009372AD">
        <w:rPr>
          <w:rFonts w:eastAsia="Calibri"/>
        </w:rPr>
        <w:t xml:space="preserve"> </w:t>
      </w:r>
      <w:r w:rsidRPr="009372AD">
        <w:rPr>
          <w:rFonts w:eastAsia="Calibri"/>
        </w:rPr>
        <w:t>gọi</w:t>
      </w:r>
      <w:r w:rsidRPr="009372AD">
        <w:rPr>
          <w:rFonts w:eastAsia="Calibri"/>
        </w:rPr>
        <w:t xml:space="preserve"> </w:t>
      </w:r>
      <w:r w:rsidRPr="009372AD">
        <w:rPr>
          <w:rFonts w:eastAsia="Calibri"/>
        </w:rPr>
        <w:t>lệnh</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hành</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p>
    <w:p w:rsidR="009D1437" w:rsidRPr="000D3AC0" w:rsidP="009D1437" w14:paraId="1C95A807" w14:textId="7777777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w:t>
      </w:r>
      <w:r w:rsidRPr="009372AD">
        <w:rPr>
          <w:rFonts w:eastAsia="Calibri"/>
        </w:rPr>
        <w:t>khoản</w:t>
      </w:r>
      <w:r w:rsidRPr="009372AD">
        <w:rPr>
          <w:rFonts w:eastAsia="Calibri"/>
        </w:rPr>
        <w:t xml:space="preserve"> </w:t>
      </w:r>
      <w:r w:rsidRPr="009372AD">
        <w:rPr>
          <w:rFonts w:eastAsia="Calibri"/>
        </w:rPr>
        <w:t>được</w:t>
      </w:r>
      <w:r w:rsidRPr="009372AD">
        <w:rPr>
          <w:rFonts w:eastAsia="Calibri"/>
        </w:rPr>
        <w:t xml:space="preserve"> </w:t>
      </w:r>
      <w:r w:rsidRPr="009372AD">
        <w:rPr>
          <w:rFonts w:eastAsia="Calibri"/>
        </w:rPr>
        <w:t>cấp</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cho</w:t>
      </w:r>
      <w:r w:rsidRPr="009372AD">
        <w:rPr>
          <w:rFonts w:eastAsia="Calibri"/>
        </w:rPr>
        <w:t xml:space="preserve"> </w:t>
      </w:r>
      <w:r w:rsidRPr="009372AD">
        <w:rPr>
          <w:rFonts w:eastAsia="Calibri"/>
        </w:rPr>
        <w:t>khách</w:t>
      </w:r>
      <w:r w:rsidRPr="009372AD">
        <w:rPr>
          <w:rFonts w:eastAsia="Calibri"/>
        </w:rPr>
        <w:t xml:space="preserve"> </w:t>
      </w:r>
      <w:r w:rsidRPr="009372AD">
        <w:rPr>
          <w:rFonts w:eastAsia="Calibri"/>
        </w:rPr>
        <w:t>hàng</w:t>
      </w:r>
      <w:r w:rsidRPr="009372AD">
        <w:rPr>
          <w:rFonts w:eastAsia="Calibri"/>
        </w:rPr>
        <w:t xml:space="preserve"> </w:t>
      </w:r>
      <w:r w:rsidRPr="009372AD">
        <w:rPr>
          <w:rFonts w:eastAsia="Calibri"/>
        </w:rPr>
        <w:t>để</w:t>
      </w:r>
      <w:r w:rsidRPr="009372AD">
        <w:rPr>
          <w:rFonts w:eastAsia="Calibri"/>
        </w:rPr>
        <w:t xml:space="preserve"> </w:t>
      </w:r>
      <w:r w:rsidRPr="009372AD">
        <w:rPr>
          <w:rFonts w:eastAsia="Calibri"/>
        </w:rPr>
        <w:t>gọi</w:t>
      </w:r>
      <w:r w:rsidRPr="009372AD">
        <w:rPr>
          <w:rFonts w:eastAsia="Calibri"/>
        </w:rPr>
        <w:t xml:space="preserve"> </w:t>
      </w:r>
      <w:r>
        <w:rPr>
          <w:rFonts w:eastAsia="Calibri"/>
        </w:rPr>
        <w:t>đến</w:t>
      </w:r>
      <w:r>
        <w:rPr>
          <w:rFonts w:eastAsia="Calibri"/>
        </w:rPr>
        <w:t xml:space="preserve"> webservice (</w:t>
      </w:r>
      <w:r>
        <w:rPr>
          <w:rFonts w:eastAsia="Calibri"/>
        </w:rPr>
        <w:t>tài</w:t>
      </w:r>
      <w:r>
        <w:rPr>
          <w:rFonts w:eastAsia="Calibri"/>
        </w:rPr>
        <w:t xml:space="preserve"> </w:t>
      </w:r>
      <w:r>
        <w:rPr>
          <w:rFonts w:eastAsia="Calibri"/>
        </w:rPr>
        <w:t>khoản</w:t>
      </w:r>
      <w:r>
        <w:rPr>
          <w:rFonts w:eastAsia="Calibri"/>
        </w:rPr>
        <w:t xml:space="preserve"> </w:t>
      </w:r>
      <w:r>
        <w:rPr>
          <w:rFonts w:eastAsia="Calibri"/>
        </w:rPr>
        <w:t>có</w:t>
      </w:r>
      <w:r>
        <w:rPr>
          <w:rFonts w:eastAsia="Calibri"/>
        </w:rPr>
        <w:t xml:space="preserve"> </w:t>
      </w:r>
      <w:r>
        <w:rPr>
          <w:rFonts w:eastAsia="Calibri"/>
        </w:rPr>
        <w:t>quyền</w:t>
      </w:r>
      <w:r>
        <w:rPr>
          <w:rFonts w:eastAsia="Calibri"/>
        </w:rPr>
        <w:t xml:space="preserve"> </w:t>
      </w:r>
      <w:r>
        <w:rPr>
          <w:rFonts w:eastAsia="Calibri"/>
        </w:rPr>
        <w:t>ServiceRole</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r>
        <w:rPr>
          <w:rFonts w:eastAsia="Calibri"/>
        </w:rPr>
        <w:t>)</w:t>
      </w:r>
      <w:r w:rsidRPr="009372AD">
        <w:rPr>
          <w:rFonts w:eastAsia="Calibri"/>
        </w:rPr>
        <w:t>.</w:t>
      </w:r>
    </w:p>
    <w:p w:rsidR="009D1437" w:rsidP="009D1437" w14:paraId="345BDD4D" w14:textId="77777777">
      <w:pPr>
        <w:pStyle w:val="ListParagraph"/>
        <w:numPr>
          <w:ilvl w:val="0"/>
          <w:numId w:val="2"/>
        </w:numPr>
        <w:spacing w:after="0" w:line="360" w:lineRule="auto"/>
        <w:ind w:left="1080"/>
        <w:jc w:val="both"/>
      </w:pPr>
      <w:r w:rsidRPr="004F524D">
        <w:rPr>
          <w:rFonts w:eastAsia="Calibri"/>
          <w:b/>
        </w:rPr>
        <w:t>invTokens</w:t>
      </w:r>
      <w:r w:rsidRPr="000D3AC0">
        <w:rPr>
          <w:color w:val="000000"/>
        </w:rPr>
        <w:t xml:space="preserve">: </w:t>
      </w:r>
      <w:r>
        <w:rPr>
          <w:color w:val="000000"/>
        </w:rPr>
        <w:t>danh</w:t>
      </w:r>
      <w:r>
        <w:rPr>
          <w:color w:val="000000"/>
        </w:rPr>
        <w:t xml:space="preserve"> </w:t>
      </w:r>
      <w:r>
        <w:rPr>
          <w:color w:val="000000"/>
        </w:rPr>
        <w:t>sách</w:t>
      </w:r>
      <w:r>
        <w:rPr>
          <w:color w:val="000000"/>
        </w:rPr>
        <w:t xml:space="preserve"> </w:t>
      </w:r>
      <w:r>
        <w:t>c</w:t>
      </w:r>
      <w:r w:rsidRPr="005C559E">
        <w:t>huỗi</w:t>
      </w:r>
      <w:r w:rsidRPr="005C559E">
        <w:t xml:space="preserve"> token </w:t>
      </w:r>
      <w:r w:rsidRPr="005C559E">
        <w:t>xác</w:t>
      </w:r>
      <w:r w:rsidRPr="005C559E">
        <w:t xml:space="preserve"> </w:t>
      </w:r>
      <w:r w:rsidRPr="005C559E">
        <w:t>định</w:t>
      </w:r>
      <w:r w:rsidRPr="005C559E">
        <w:t xml:space="preserve"> </w:t>
      </w:r>
      <w:r w:rsidRPr="005C559E">
        <w:t>hóa</w:t>
      </w:r>
      <w:r w:rsidRPr="005C559E">
        <w:t xml:space="preserve"> </w:t>
      </w:r>
      <w:r w:rsidRPr="005C559E">
        <w:t>đơn</w:t>
      </w:r>
      <w:r w:rsidRPr="005C559E">
        <w:t xml:space="preserve"> </w:t>
      </w:r>
      <w:r w:rsidRPr="005C559E">
        <w:t>cần</w:t>
      </w:r>
      <w:r w:rsidRPr="005C559E">
        <w:t xml:space="preserve"> </w:t>
      </w:r>
      <w:r w:rsidRPr="005C559E">
        <w:t>lấy</w:t>
      </w:r>
    </w:p>
    <w:p w:rsidR="009D1437" w:rsidP="009D1437" w14:paraId="4345A043" w14:textId="7777777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430"/>
        <w:gridCol w:w="4950"/>
        <w:gridCol w:w="1885"/>
      </w:tblGrid>
      <w:tr w14:paraId="77A45F39"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6121FEE5" w14:textId="77777777">
            <w:pPr>
              <w:pStyle w:val="ListParagraph"/>
            </w:pPr>
            <w:r>
              <w:t>Kết</w:t>
            </w:r>
            <w:r>
              <w:t xml:space="preserve"> </w:t>
            </w:r>
            <w:r>
              <w:t>quả</w:t>
            </w:r>
          </w:p>
        </w:tc>
        <w:tc>
          <w:tcPr>
            <w:tcW w:w="495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703C8389" w14:textId="77777777">
            <w:pPr>
              <w:pStyle w:val="ListParagraph"/>
            </w:pPr>
            <w:r w:rsidRPr="00660ABB">
              <w:t>Mô</w:t>
            </w:r>
            <w:r w:rsidRPr="00660ABB">
              <w:t xml:space="preserve"> </w:t>
            </w:r>
            <w:r w:rsidRPr="00660ABB">
              <w:t>tả</w:t>
            </w:r>
          </w:p>
        </w:tc>
        <w:tc>
          <w:tcPr>
            <w:tcW w:w="1885"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5C8F11A2" w14:textId="77777777">
            <w:pPr>
              <w:pStyle w:val="ListParagraph"/>
            </w:pPr>
            <w:r>
              <w:t>Ghi</w:t>
            </w:r>
            <w:r>
              <w:t xml:space="preserve"> </w:t>
            </w:r>
            <w:r>
              <w:t>chú</w:t>
            </w:r>
          </w:p>
        </w:tc>
      </w:tr>
      <w:tr w14:paraId="1E61AF6B" w14:textId="77777777" w:rsidTr="00616EC4">
        <w:tblPrEx>
          <w:tblW w:w="0" w:type="auto"/>
          <w:tblInd w:w="85" w:type="dxa"/>
          <w:tblLayout w:type="fixed"/>
          <w:tblLook w:val="04A0"/>
        </w:tblPrEx>
        <w:tc>
          <w:tcPr>
            <w:tcW w:w="2430" w:type="dxa"/>
            <w:tcBorders>
              <w:top w:val="single" w:sz="4" w:space="0" w:color="2E74B5"/>
              <w:left w:val="single" w:sz="4" w:space="0" w:color="2E74B5"/>
              <w:right w:val="single" w:sz="4" w:space="0" w:color="2E74B5"/>
            </w:tcBorders>
            <w:shd w:val="clear" w:color="auto" w:fill="auto"/>
          </w:tcPr>
          <w:p w:rsidR="009D1437" w:rsidRPr="009372AD" w:rsidP="00616EC4" w14:paraId="77E5F2B5" w14:textId="77777777">
            <w:pPr>
              <w:autoSpaceDE w:val="0"/>
              <w:autoSpaceDN w:val="0"/>
              <w:adjustRightInd w:val="0"/>
              <w:jc w:val="both"/>
              <w:rPr>
                <w:sz w:val="19"/>
                <w:szCs w:val="19"/>
              </w:rPr>
            </w:pPr>
            <w:r w:rsidRPr="009372AD">
              <w:t>ERR:1</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B9D0443" w14:textId="77777777">
            <w:pPr>
              <w:pStyle w:val="ListParagraph"/>
              <w:ind w:left="0"/>
              <w:jc w:val="both"/>
            </w:pPr>
            <w:r w:rsidRPr="009372AD">
              <w:t xml:space="preserve">Tài </w:t>
            </w:r>
            <w:r w:rsidRPr="009372AD">
              <w:t>khoản</w:t>
            </w:r>
            <w:r w:rsidRPr="009372AD">
              <w:t xml:space="preserve"> </w:t>
            </w:r>
            <w:r w:rsidRPr="009372AD">
              <w:t>đăng</w:t>
            </w:r>
            <w:r w:rsidRPr="009372AD">
              <w:t xml:space="preserve"> </w:t>
            </w:r>
            <w:r w:rsidRPr="009372AD">
              <w:t>nhập</w:t>
            </w:r>
            <w:r w:rsidRPr="009372AD">
              <w:t xml:space="preserve"> </w:t>
            </w:r>
            <w:r w:rsidRPr="009372AD">
              <w:t>sai</w:t>
            </w:r>
            <w:r w:rsidRPr="009372AD">
              <w:t xml:space="preserve"> </w:t>
            </w:r>
            <w:r w:rsidRPr="009372AD">
              <w:t>hoặc</w:t>
            </w:r>
            <w:r w:rsidRPr="009372AD">
              <w:t xml:space="preserve"> </w:t>
            </w:r>
            <w:r w:rsidRPr="009372AD">
              <w:t>không</w:t>
            </w:r>
            <w:r w:rsidRPr="009372AD">
              <w:t xml:space="preserve"> </w:t>
            </w:r>
            <w:r w:rsidRPr="009372AD">
              <w:t>có</w:t>
            </w:r>
            <w:r w:rsidRPr="009372AD">
              <w:t xml:space="preserve"> </w:t>
            </w:r>
            <w:r w:rsidRPr="009372AD">
              <w:t>quyề</w:t>
            </w:r>
            <w:r>
              <w:t>n</w:t>
            </w:r>
            <w:r>
              <w:t xml:space="preserve"> </w:t>
            </w:r>
            <w:r>
              <w:t>thêm</w:t>
            </w:r>
            <w:r>
              <w:t xml:space="preserve"> </w:t>
            </w:r>
            <w:r>
              <w:t>mới</w:t>
            </w:r>
            <w:r>
              <w:t xml:space="preserve"> </w:t>
            </w:r>
            <w:r>
              <w:t>hóa</w:t>
            </w:r>
            <w:r>
              <w:t xml:space="preserve"> </w:t>
            </w:r>
            <w:r>
              <w:t>đơn</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61B95794" w14:textId="77777777">
            <w:pPr>
              <w:pStyle w:val="ListParagraph"/>
              <w:ind w:left="0"/>
              <w:jc w:val="both"/>
            </w:pPr>
          </w:p>
        </w:tc>
      </w:tr>
      <w:tr w14:paraId="4CC64857"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24936FDE" w14:textId="77777777">
            <w:pPr>
              <w:jc w:val="both"/>
            </w:pPr>
            <w:r>
              <w:t>ERR:2</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73762E0" w14:textId="77777777">
            <w:pPr>
              <w:jc w:val="both"/>
            </w:pPr>
            <w:r>
              <w:t>Không</w:t>
            </w:r>
            <w:r>
              <w:t xml:space="preserve"> </w:t>
            </w:r>
            <w:r>
              <w:t>tìm</w:t>
            </w:r>
            <w:r>
              <w:t xml:space="preserve"> </w:t>
            </w:r>
            <w:r>
              <w:t>thấy</w:t>
            </w:r>
            <w:r>
              <w:t xml:space="preserve"> </w:t>
            </w:r>
            <w:r>
              <w:t>hóa</w:t>
            </w:r>
            <w:r>
              <w:t xml:space="preserve"> </w:t>
            </w:r>
            <w:r>
              <w:t>đơn</w:t>
            </w:r>
            <w:r>
              <w:t xml:space="preserve"> </w:t>
            </w:r>
            <w:r>
              <w:t>tương</w:t>
            </w:r>
            <w:r>
              <w:t xml:space="preserve"> </w:t>
            </w:r>
            <w:r>
              <w:t>ứng</w:t>
            </w:r>
            <w:r w:rsidRPr="009372AD">
              <w:t>.</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32D9134D" w14:textId="77777777">
            <w:pPr>
              <w:jc w:val="both"/>
            </w:pPr>
          </w:p>
        </w:tc>
      </w:tr>
      <w:tr w14:paraId="7D954F54"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DD20380" w14:textId="77777777">
            <w:pPr>
              <w:jc w:val="both"/>
            </w:pPr>
            <w:r>
              <w:t>ERR:10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2CDD33CC" w14:textId="77777777">
            <w:pPr>
              <w:jc w:val="both"/>
            </w:pPr>
            <w:r>
              <w:t>Vượt</w:t>
            </w:r>
            <w:r>
              <w:t xml:space="preserve"> </w:t>
            </w:r>
            <w:r>
              <w:t>quá</w:t>
            </w:r>
            <w:r>
              <w:t xml:space="preserve"> </w:t>
            </w:r>
            <w:r>
              <w:t>số</w:t>
            </w:r>
            <w:r>
              <w:t xml:space="preserve"> </w:t>
            </w:r>
            <w:r>
              <w:t>lượng</w:t>
            </w:r>
            <w:r>
              <w:t xml:space="preserve"> 100 </w:t>
            </w:r>
            <w:r>
              <w:t>hóa</w:t>
            </w:r>
            <w:r>
              <w:t xml:space="preserve"> </w:t>
            </w:r>
            <w:r>
              <w:t>đơn</w:t>
            </w:r>
            <w:r>
              <w:t xml:space="preserve"> </w:t>
            </w:r>
            <w:r>
              <w:t>cần</w:t>
            </w:r>
            <w:r>
              <w:t xml:space="preserve"> </w:t>
            </w:r>
            <w:r>
              <w:t>lấy</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3D18DAF9" w14:textId="77777777">
            <w:pPr>
              <w:pStyle w:val="ListParagraph"/>
              <w:ind w:left="0"/>
              <w:jc w:val="both"/>
            </w:pPr>
          </w:p>
        </w:tc>
      </w:tr>
      <w:tr w14:paraId="027C1BCE"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41157A7" w14:textId="77777777">
            <w:pPr>
              <w:autoSpaceDE w:val="0"/>
              <w:autoSpaceDN w:val="0"/>
              <w:adjustRightInd w:val="0"/>
              <w:jc w:val="both"/>
            </w:pPr>
            <w:r>
              <w:t>ERR:20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85C918A" w14:textId="77777777">
            <w:pPr>
              <w:pStyle w:val="ListParagraph"/>
              <w:ind w:left="0"/>
              <w:jc w:val="both"/>
            </w:pPr>
            <w:r>
              <w:t>Không</w:t>
            </w:r>
            <w:r>
              <w:t xml:space="preserve"> </w:t>
            </w:r>
            <w:r>
              <w:t>lấy</w:t>
            </w:r>
            <w:r>
              <w:t xml:space="preserve"> </w:t>
            </w:r>
            <w:r>
              <w:t>được</w:t>
            </w:r>
            <w:r>
              <w:t xml:space="preserve"> </w:t>
            </w:r>
            <w:r>
              <w:t>thông</w:t>
            </w:r>
            <w:r>
              <w:t xml:space="preserve"> tin </w:t>
            </w:r>
            <w:r>
              <w:t>người</w:t>
            </w:r>
            <w:r>
              <w:t xml:space="preserve"> </w:t>
            </w:r>
            <w:r>
              <w:t>dùng</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624815E0" w14:textId="77777777">
            <w:pPr>
              <w:pStyle w:val="ListParagraph"/>
              <w:ind w:left="0"/>
              <w:jc w:val="both"/>
            </w:pPr>
          </w:p>
        </w:tc>
      </w:tr>
      <w:tr w14:paraId="4105DDA6"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E4350C0" w14:textId="77777777">
            <w:pPr>
              <w:autoSpaceDE w:val="0"/>
              <w:autoSpaceDN w:val="0"/>
              <w:adjustRightInd w:val="0"/>
              <w:jc w:val="both"/>
            </w:pPr>
            <w:r>
              <w:t>ERR:5</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277DC852" w14:textId="77777777">
            <w:pPr>
              <w:pStyle w:val="ListParagraph"/>
              <w:ind w:left="0"/>
              <w:jc w:val="both"/>
            </w:pPr>
            <w:r>
              <w:t>Lỗi</w:t>
            </w:r>
            <w:r>
              <w:t xml:space="preserve"> </w:t>
            </w:r>
            <w:r>
              <w:t>không</w:t>
            </w:r>
            <w:r>
              <w:t xml:space="preserve"> </w:t>
            </w:r>
            <w:r>
              <w:t>xác</w:t>
            </w:r>
            <w:r>
              <w:t xml:space="preserve"> </w:t>
            </w:r>
            <w:r>
              <w:t>định</w:t>
            </w:r>
            <w:r>
              <w:t xml:space="preserve">, </w:t>
            </w:r>
            <w:r>
              <w:t>không</w:t>
            </w:r>
            <w:r>
              <w:t xml:space="preserve"> </w:t>
            </w:r>
            <w:r>
              <w:t>lấy</w:t>
            </w:r>
            <w:r>
              <w:t xml:space="preserve"> </w:t>
            </w:r>
            <w:r>
              <w:t>được</w:t>
            </w:r>
            <w:r>
              <w:t xml:space="preserve"> </w:t>
            </w:r>
            <w:r>
              <w:t>dữ</w:t>
            </w:r>
            <w:r>
              <w:t xml:space="preserve"> </w:t>
            </w:r>
            <w:r>
              <w:t>liệu</w:t>
            </w:r>
            <w:r>
              <w:t xml:space="preserve"> </w:t>
            </w:r>
            <w:r>
              <w:t>hóa</w:t>
            </w:r>
            <w:r>
              <w:t xml:space="preserve"> </w:t>
            </w:r>
            <w:r>
              <w:t>đơn</w:t>
            </w:r>
            <w:r>
              <w:t xml:space="preserve"> </w:t>
            </w:r>
            <w:r>
              <w:t>cấp</w:t>
            </w:r>
            <w:r>
              <w:t xml:space="preserve"> </w:t>
            </w:r>
            <w:r>
              <w:t>mã</w:t>
            </w:r>
            <w:r>
              <w:t xml:space="preserve"> </w:t>
            </w:r>
            <w:r>
              <w:t>theo</w:t>
            </w:r>
            <w:r>
              <w:t xml:space="preserve"> </w:t>
            </w:r>
            <w:r>
              <w:t>dữ</w:t>
            </w:r>
            <w:r>
              <w:t xml:space="preserve"> </w:t>
            </w:r>
            <w:r>
              <w:t>liệu</w:t>
            </w:r>
            <w:r>
              <w:t xml:space="preserve"> </w:t>
            </w:r>
            <w:r>
              <w:t>truyền</w:t>
            </w:r>
            <w:r>
              <w:t xml:space="preserve"> </w:t>
            </w:r>
            <w:r>
              <w:t>vào</w:t>
            </w:r>
          </w:p>
        </w:tc>
        <w:tc>
          <w:tcPr>
            <w:tcW w:w="1885" w:type="dxa"/>
            <w:tcBorders>
              <w:top w:val="single" w:sz="4" w:space="0" w:color="2E74B5"/>
              <w:left w:val="single" w:sz="4" w:space="0" w:color="2E74B5"/>
              <w:bottom w:val="single" w:sz="4" w:space="0" w:color="2E74B5"/>
              <w:right w:val="single" w:sz="4" w:space="0" w:color="2E74B5"/>
            </w:tcBorders>
          </w:tcPr>
          <w:p w:rsidR="009D1437" w:rsidRPr="00731CD1" w:rsidP="00616EC4" w14:paraId="1F7AB1DB" w14:textId="77777777">
            <w:pPr>
              <w:jc w:val="both"/>
            </w:pPr>
          </w:p>
        </w:tc>
      </w:tr>
      <w:tr w14:paraId="4465F6C6" w14:textId="77777777" w:rsidTr="00616EC4">
        <w:tblPrEx>
          <w:tblW w:w="0" w:type="auto"/>
          <w:tblInd w:w="85" w:type="dxa"/>
          <w:tblLayout w:type="fixed"/>
          <w:tblLook w:val="04A0"/>
        </w:tblPrEx>
        <w:trPr>
          <w:trHeight w:val="368"/>
        </w:trPr>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191500E6" w14:textId="77777777">
            <w:pPr>
              <w:autoSpaceDE w:val="0"/>
              <w:autoSpaceDN w:val="0"/>
              <w:adjustRightInd w:val="0"/>
              <w:jc w:val="both"/>
            </w:pPr>
            <w:r>
              <w:t>DataBase64</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55D037FE" w14:textId="77777777">
            <w:pPr>
              <w:jc w:val="both"/>
            </w:pPr>
            <w:r w:rsidRPr="005444BD">
              <w:t>Dữ</w:t>
            </w:r>
            <w:r w:rsidRPr="005444BD">
              <w:t xml:space="preserve"> </w:t>
            </w:r>
            <w:r w:rsidRPr="005444BD">
              <w:t>liệ</w:t>
            </w:r>
            <w:r>
              <w:t>u</w:t>
            </w:r>
            <w:r>
              <w:t xml:space="preserve"> </w:t>
            </w:r>
            <w:r>
              <w:t>thông</w:t>
            </w:r>
            <w:r>
              <w:t xml:space="preserve"> tin </w:t>
            </w:r>
            <w:r>
              <w:t>hóa</w:t>
            </w:r>
            <w:r>
              <w:t xml:space="preserve"> </w:t>
            </w:r>
            <w:r>
              <w:t>đơn</w:t>
            </w:r>
            <w:r>
              <w:t xml:space="preserve"> ở </w:t>
            </w:r>
            <w:r>
              <w:t>dạng</w:t>
            </w:r>
            <w:r>
              <w:t xml:space="preserve"> XML </w:t>
            </w:r>
            <w:r>
              <w:t>đã</w:t>
            </w:r>
            <w:r>
              <w:t xml:space="preserve"> base64 bao </w:t>
            </w:r>
            <w:r>
              <w:t>gồm</w:t>
            </w:r>
            <w:r>
              <w:t xml:space="preserve">: </w:t>
            </w:r>
            <w:r>
              <w:t>mẫu</w:t>
            </w:r>
            <w:r>
              <w:t xml:space="preserve"> </w:t>
            </w:r>
            <w:r>
              <w:t>số</w:t>
            </w:r>
            <w:r>
              <w:t xml:space="preserve">, </w:t>
            </w:r>
            <w:r>
              <w:t>ký</w:t>
            </w:r>
            <w:r>
              <w:t xml:space="preserve"> </w:t>
            </w:r>
            <w:r>
              <w:t>hiệu</w:t>
            </w:r>
            <w:r>
              <w:t xml:space="preserve">, </w:t>
            </w:r>
            <w:r>
              <w:t>số</w:t>
            </w:r>
            <w:r>
              <w:t xml:space="preserve">, </w:t>
            </w:r>
            <w:r>
              <w:t>trạng</w:t>
            </w:r>
            <w:r>
              <w:t xml:space="preserve"> </w:t>
            </w:r>
            <w:r>
              <w:t>thái</w:t>
            </w:r>
            <w:r>
              <w:t xml:space="preserve"> </w:t>
            </w:r>
            <w:r>
              <w:t>cấp</w:t>
            </w:r>
            <w:r>
              <w:t xml:space="preserve"> </w:t>
            </w:r>
            <w:r>
              <w:t>mã</w:t>
            </w:r>
            <w:r>
              <w:t xml:space="preserve">, xml </w:t>
            </w:r>
            <w:r>
              <w:t>hóa</w:t>
            </w:r>
            <w:r>
              <w:t xml:space="preserve"> </w:t>
            </w:r>
            <w:r>
              <w:t>đơn</w:t>
            </w:r>
            <w:r>
              <w:t xml:space="preserve"> </w:t>
            </w:r>
          </w:p>
          <w:p w:rsidR="009D1437" w:rsidP="00616EC4" w14:paraId="3000ED35" w14:textId="77777777">
            <w:pPr>
              <w:jc w:val="both"/>
            </w:pPr>
          </w:p>
          <w:p w:rsidR="009D1437" w:rsidRPr="001B79C4" w:rsidP="00616EC4" w14:paraId="2E98CD3E" w14:textId="77777777">
            <w:pPr>
              <w:jc w:val="both"/>
            </w:pPr>
            <w:r w:rsidRPr="001B79C4">
              <w:t>&lt;</w:t>
            </w:r>
            <w:r w:rsidRPr="001B79C4">
              <w:t>DSHDon</w:t>
            </w:r>
            <w:r w:rsidRPr="001B79C4">
              <w:t>&gt;</w:t>
            </w:r>
          </w:p>
          <w:p w:rsidR="009D1437" w:rsidRPr="001B79C4" w:rsidP="00616EC4" w14:paraId="370685D6" w14:textId="77777777">
            <w:pPr>
              <w:jc w:val="both"/>
            </w:pPr>
            <w:r w:rsidRPr="001B79C4">
              <w:tab/>
              <w:t>&lt;</w:t>
            </w:r>
            <w:r w:rsidRPr="001B79C4">
              <w:t>HDon</w:t>
            </w:r>
            <w:r w:rsidRPr="001B79C4">
              <w:t>&gt;</w:t>
            </w:r>
          </w:p>
          <w:p w:rsidR="009D1437" w:rsidRPr="001B79C4" w:rsidP="00616EC4" w14:paraId="10493312" w14:textId="77777777">
            <w:pPr>
              <w:jc w:val="both"/>
            </w:pPr>
            <w:r w:rsidRPr="001B79C4">
              <w:tab/>
            </w:r>
            <w:r w:rsidRPr="001B79C4">
              <w:tab/>
              <w:t>&lt;</w:t>
            </w:r>
            <w:r w:rsidRPr="001B79C4">
              <w:t>KHMSHDon</w:t>
            </w:r>
            <w:r w:rsidRPr="001B79C4">
              <w:t>&gt;</w:t>
            </w:r>
            <w:r>
              <w:t>Mẫu</w:t>
            </w:r>
            <w:r>
              <w:t xml:space="preserve"> </w:t>
            </w:r>
            <w:r>
              <w:t>số</w:t>
            </w:r>
            <w:r>
              <w:t xml:space="preserve"> </w:t>
            </w:r>
            <w:r>
              <w:t>hóa</w:t>
            </w:r>
            <w:r>
              <w:t xml:space="preserve">                    </w:t>
            </w:r>
            <w:r>
              <w:t>đơn</w:t>
            </w:r>
            <w:r w:rsidRPr="001B79C4">
              <w:t>&lt;/</w:t>
            </w:r>
            <w:r w:rsidRPr="001B79C4">
              <w:t>KHMSHDon</w:t>
            </w:r>
            <w:r w:rsidRPr="001B79C4">
              <w:t>&gt;</w:t>
            </w:r>
          </w:p>
          <w:p w:rsidR="009D1437" w:rsidRPr="001B79C4" w:rsidP="00616EC4" w14:paraId="6338E239" w14:textId="77777777">
            <w:pPr>
              <w:jc w:val="both"/>
            </w:pPr>
            <w:r w:rsidRPr="001B79C4">
              <w:tab/>
            </w:r>
            <w:r w:rsidRPr="001B79C4">
              <w:tab/>
              <w:t>&lt;</w:t>
            </w:r>
            <w:r w:rsidRPr="001B79C4">
              <w:t>KHHDon</w:t>
            </w:r>
            <w:r w:rsidRPr="001B79C4">
              <w:t>&gt;</w:t>
            </w:r>
            <w:r>
              <w:t>Ký</w:t>
            </w:r>
            <w:r>
              <w:t xml:space="preserve"> </w:t>
            </w:r>
            <w:r>
              <w:t>hiệu</w:t>
            </w:r>
            <w:r>
              <w:t xml:space="preserve"> </w:t>
            </w:r>
            <w:r>
              <w:t>hóa</w:t>
            </w:r>
            <w:r>
              <w:t xml:space="preserve"> </w:t>
            </w:r>
            <w:r>
              <w:t>đơn</w:t>
            </w:r>
            <w:r w:rsidRPr="001B79C4">
              <w:t>&lt;/</w:t>
            </w:r>
            <w:r w:rsidRPr="001B79C4">
              <w:t>KHHDon</w:t>
            </w:r>
            <w:r w:rsidRPr="001B79C4">
              <w:t>&gt;</w:t>
            </w:r>
          </w:p>
          <w:p w:rsidR="009D1437" w:rsidRPr="001B79C4" w:rsidP="00616EC4" w14:paraId="184B96C0" w14:textId="77777777">
            <w:pPr>
              <w:jc w:val="both"/>
            </w:pPr>
            <w:r w:rsidRPr="001B79C4">
              <w:tab/>
            </w:r>
            <w:r w:rsidRPr="001B79C4">
              <w:tab/>
              <w:t>&lt;</w:t>
            </w:r>
            <w:r w:rsidRPr="001B79C4">
              <w:t>SHDon</w:t>
            </w:r>
            <w:r w:rsidRPr="001B79C4">
              <w:t>&gt;</w:t>
            </w:r>
            <w:r>
              <w:t>Số</w:t>
            </w:r>
            <w:r>
              <w:t xml:space="preserve"> </w:t>
            </w:r>
            <w:r>
              <w:t>hóa</w:t>
            </w:r>
            <w:r>
              <w:t xml:space="preserve"> </w:t>
            </w:r>
            <w:r>
              <w:t>đơn</w:t>
            </w:r>
            <w:r w:rsidRPr="001B79C4">
              <w:t>&lt;/</w:t>
            </w:r>
            <w:r w:rsidRPr="001B79C4">
              <w:t>SHDon</w:t>
            </w:r>
            <w:r w:rsidRPr="001B79C4">
              <w:t>&gt;</w:t>
            </w:r>
          </w:p>
          <w:p w:rsidR="009D1437" w:rsidRPr="001B79C4" w:rsidP="00616EC4" w14:paraId="26E308C3" w14:textId="77777777">
            <w:pPr>
              <w:jc w:val="both"/>
            </w:pPr>
            <w:r w:rsidRPr="001B79C4">
              <w:tab/>
            </w:r>
            <w:r w:rsidRPr="001B79C4">
              <w:tab/>
              <w:t>&lt;</w:t>
            </w:r>
            <w:r w:rsidRPr="001B79C4">
              <w:t>MCCQThue</w:t>
            </w:r>
            <w:r w:rsidRPr="001B79C4">
              <w:t>&gt;</w:t>
            </w:r>
            <w:r>
              <w:t>Mã</w:t>
            </w:r>
            <w:r>
              <w:t xml:space="preserve"> </w:t>
            </w:r>
            <w:r>
              <w:t>cơ</w:t>
            </w:r>
            <w:r>
              <w:t xml:space="preserve"> </w:t>
            </w:r>
            <w:r>
              <w:t>quan</w:t>
            </w:r>
            <w:r>
              <w:t xml:space="preserve"> </w:t>
            </w:r>
            <w:r>
              <w:t>thuế</w:t>
            </w:r>
            <w:r>
              <w:t xml:space="preserve"> </w:t>
            </w:r>
            <w:r>
              <w:t>cấp</w:t>
            </w:r>
            <w:r>
              <w:t xml:space="preserve"> (Trường </w:t>
            </w:r>
            <w:r>
              <w:t>hợp</w:t>
            </w:r>
            <w:r>
              <w:t xml:space="preserve"> </w:t>
            </w:r>
            <w:r>
              <w:t>hóa</w:t>
            </w:r>
            <w:r>
              <w:t xml:space="preserve"> </w:t>
            </w:r>
            <w:r>
              <w:t>đơn</w:t>
            </w:r>
            <w:r>
              <w:t xml:space="preserve"> </w:t>
            </w:r>
            <w:r>
              <w:t>có</w:t>
            </w:r>
            <w:r>
              <w:t xml:space="preserve"> </w:t>
            </w:r>
            <w:r>
              <w:t>mã</w:t>
            </w:r>
            <w:r>
              <w:t>)</w:t>
            </w:r>
            <w:r w:rsidRPr="001B79C4">
              <w:t>&lt;/</w:t>
            </w:r>
            <w:r w:rsidRPr="001B79C4">
              <w:t>MCCQThue</w:t>
            </w:r>
            <w:r w:rsidRPr="001B79C4">
              <w:t>&gt;</w:t>
            </w:r>
          </w:p>
          <w:p w:rsidR="009D1437" w:rsidP="00616EC4" w14:paraId="6ED3DF7A" w14:textId="77777777">
            <w:pPr>
              <w:jc w:val="both"/>
            </w:pPr>
            <w:r w:rsidRPr="001B79C4">
              <w:tab/>
            </w:r>
            <w:r w:rsidRPr="001B79C4">
              <w:tab/>
              <w:t>&lt;</w:t>
            </w:r>
            <w:r w:rsidRPr="001B79C4">
              <w:t>TThai</w:t>
            </w:r>
            <w:r w:rsidRPr="001B79C4">
              <w:t>&gt;</w:t>
            </w:r>
            <w:r>
              <w:t xml:space="preserve">0: </w:t>
            </w:r>
            <w:r>
              <w:t>Chưa</w:t>
            </w:r>
            <w:r>
              <w:t xml:space="preserve"> </w:t>
            </w:r>
            <w:r>
              <w:t>gửi</w:t>
            </w:r>
            <w:r>
              <w:t xml:space="preserve"> </w:t>
            </w:r>
            <w:r>
              <w:t>cơ</w:t>
            </w:r>
            <w:r>
              <w:t xml:space="preserve"> </w:t>
            </w:r>
            <w:r>
              <w:t>quan</w:t>
            </w:r>
            <w:r>
              <w:t xml:space="preserve"> thuế</w:t>
            </w:r>
          </w:p>
          <w:p w:rsidR="009D1437" w:rsidP="00616EC4" w14:paraId="513145D4" w14:textId="77777777">
            <w:pPr>
              <w:jc w:val="both"/>
            </w:pPr>
            <w:r>
              <w:t xml:space="preserve">                                       1: </w:t>
            </w:r>
            <w:r>
              <w:t>Đã</w:t>
            </w:r>
            <w:r>
              <w:t xml:space="preserve"> </w:t>
            </w:r>
            <w:r>
              <w:t>gửi</w:t>
            </w:r>
            <w:r>
              <w:t xml:space="preserve"> </w:t>
            </w:r>
            <w:r>
              <w:t>cơ</w:t>
            </w:r>
            <w:r>
              <w:t xml:space="preserve"> </w:t>
            </w:r>
            <w:r>
              <w:t>quan</w:t>
            </w:r>
            <w:r>
              <w:t xml:space="preserve"> </w:t>
            </w:r>
            <w:r>
              <w:t>thuế</w:t>
            </w:r>
          </w:p>
          <w:p w:rsidR="009D1437" w:rsidP="00616EC4" w14:paraId="6A50AF41" w14:textId="77777777">
            <w:pPr>
              <w:jc w:val="both"/>
            </w:pPr>
            <w:r>
              <w:t xml:space="preserve">                                       2: </w:t>
            </w:r>
            <w:r>
              <w:t>Đã</w:t>
            </w:r>
            <w:r>
              <w:t xml:space="preserve"> </w:t>
            </w:r>
            <w:r>
              <w:t>được</w:t>
            </w:r>
            <w:r>
              <w:t xml:space="preserve"> CQT </w:t>
            </w:r>
            <w:r>
              <w:t>chấp</w:t>
            </w:r>
            <w:r>
              <w:t xml:space="preserve"> </w:t>
            </w:r>
            <w:r>
              <w:t>nhận</w:t>
            </w:r>
          </w:p>
          <w:p w:rsidR="009D1437" w:rsidP="00616EC4" w14:paraId="34603744" w14:textId="77777777">
            <w:pPr>
              <w:jc w:val="both"/>
            </w:pPr>
            <w:r>
              <w:t xml:space="preserve">                                       3: </w:t>
            </w:r>
            <w:r>
              <w:t>Đã</w:t>
            </w:r>
            <w:r>
              <w:t xml:space="preserve"> </w:t>
            </w:r>
            <w:r>
              <w:t>bị</w:t>
            </w:r>
            <w:r>
              <w:t xml:space="preserve"> CQT </w:t>
            </w:r>
            <w:r>
              <w:t>từ</w:t>
            </w:r>
            <w:r>
              <w:t xml:space="preserve"> </w:t>
            </w:r>
            <w:r>
              <w:t>chối</w:t>
            </w:r>
          </w:p>
          <w:p w:rsidR="009D1437" w:rsidRPr="001B79C4" w:rsidP="00616EC4" w14:paraId="6A34FFB2" w14:textId="77777777">
            <w:pPr>
              <w:jc w:val="both"/>
            </w:pPr>
            <w:r>
              <w:t xml:space="preserve">                         </w:t>
            </w:r>
            <w:r w:rsidRPr="001B79C4">
              <w:t>&lt;/</w:t>
            </w:r>
            <w:r w:rsidRPr="001B79C4">
              <w:t>TThai</w:t>
            </w:r>
            <w:r w:rsidRPr="001B79C4">
              <w:t>&gt;</w:t>
            </w:r>
          </w:p>
          <w:p w:rsidR="009D1437" w:rsidRPr="001B79C4" w:rsidP="00616EC4" w14:paraId="0E424142" w14:textId="77777777">
            <w:pPr>
              <w:jc w:val="both"/>
            </w:pPr>
            <w:r w:rsidRPr="001B79C4">
              <w:tab/>
            </w:r>
            <w:r w:rsidRPr="001B79C4">
              <w:tab/>
              <w:t>&lt;</w:t>
            </w:r>
            <w:r w:rsidRPr="001B79C4">
              <w:t>MTLoi</w:t>
            </w:r>
            <w:r w:rsidRPr="001B79C4">
              <w:t>&gt;</w:t>
            </w:r>
            <w:r>
              <w:t>thông</w:t>
            </w:r>
            <w:r>
              <w:t xml:space="preserve"> </w:t>
            </w:r>
            <w:r>
              <w:t>báo</w:t>
            </w:r>
            <w:r>
              <w:t xml:space="preserve"> </w:t>
            </w:r>
            <w:r>
              <w:t>lỗi</w:t>
            </w:r>
            <w:r>
              <w:t xml:space="preserve"> CQT </w:t>
            </w:r>
            <w:r>
              <w:t>trả</w:t>
            </w:r>
            <w:r>
              <w:t xml:space="preserve"> </w:t>
            </w:r>
            <w:r>
              <w:t>về</w:t>
            </w:r>
            <w:r w:rsidRPr="001B79C4">
              <w:t>&lt;/</w:t>
            </w:r>
            <w:r w:rsidRPr="001B79C4">
              <w:t>MTLoi</w:t>
            </w:r>
            <w:r w:rsidRPr="001B79C4">
              <w:t>&gt;</w:t>
            </w:r>
          </w:p>
          <w:p w:rsidR="009D1437" w:rsidRPr="001B79C4" w:rsidP="00616EC4" w14:paraId="1ECE428B" w14:textId="77777777">
            <w:pPr>
              <w:jc w:val="both"/>
            </w:pPr>
            <w:r w:rsidRPr="001B79C4">
              <w:tab/>
            </w:r>
            <w:r w:rsidRPr="001B79C4">
              <w:tab/>
              <w:t>&lt;</w:t>
            </w:r>
            <w:r w:rsidRPr="001B79C4">
              <w:t>Fkey</w:t>
            </w:r>
            <w:r w:rsidRPr="001B79C4">
              <w:t>&gt;</w:t>
            </w:r>
            <w:r>
              <w:t>Fkey</w:t>
            </w:r>
            <w:r>
              <w:t xml:space="preserve"> </w:t>
            </w:r>
            <w:r>
              <w:t>hóa</w:t>
            </w:r>
            <w:r>
              <w:t xml:space="preserve"> </w:t>
            </w:r>
            <w:r>
              <w:t>đơn</w:t>
            </w:r>
            <w:r w:rsidRPr="001B79C4">
              <w:t>&lt;/</w:t>
            </w:r>
            <w:r w:rsidRPr="001B79C4">
              <w:t>Fkey</w:t>
            </w:r>
            <w:r w:rsidRPr="001B79C4">
              <w:t>&gt;</w:t>
            </w:r>
          </w:p>
          <w:p w:rsidR="009D1437" w:rsidRPr="001B79C4" w:rsidP="00616EC4" w14:paraId="69DB7F7F" w14:textId="77777777">
            <w:pPr>
              <w:jc w:val="both"/>
            </w:pPr>
            <w:r w:rsidRPr="001B79C4">
              <w:tab/>
              <w:t>&lt;/</w:t>
            </w:r>
            <w:r w:rsidRPr="001B79C4">
              <w:t>HDon</w:t>
            </w:r>
            <w:r w:rsidRPr="001B79C4">
              <w:t>&gt;</w:t>
            </w:r>
          </w:p>
          <w:p w:rsidR="009D1437" w:rsidRPr="005444BD" w:rsidP="00616EC4" w14:paraId="24B72366" w14:textId="77777777">
            <w:pPr>
              <w:jc w:val="both"/>
            </w:pPr>
            <w:r w:rsidRPr="001B79C4">
              <w:t>&lt;/</w:t>
            </w:r>
            <w:r w:rsidRPr="001B79C4">
              <w:t>DSHDon</w:t>
            </w:r>
            <w:r w:rsidRPr="001B79C4">
              <w:t>&gt;</w:t>
            </w:r>
          </w:p>
        </w:tc>
        <w:tc>
          <w:tcPr>
            <w:tcW w:w="1885" w:type="dxa"/>
            <w:tcBorders>
              <w:top w:val="single" w:sz="4" w:space="0" w:color="2E74B5"/>
              <w:left w:val="single" w:sz="4" w:space="0" w:color="2E74B5"/>
              <w:bottom w:val="single" w:sz="4" w:space="0" w:color="2E74B5"/>
              <w:right w:val="single" w:sz="4" w:space="0" w:color="2E74B5"/>
            </w:tcBorders>
          </w:tcPr>
          <w:p w:rsidR="009D1437" w:rsidRPr="00731CD1" w:rsidP="00616EC4" w14:paraId="20D5C7FD" w14:textId="77777777">
            <w:pPr>
              <w:jc w:val="both"/>
            </w:pPr>
          </w:p>
        </w:tc>
      </w:tr>
    </w:tbl>
    <w:p w:rsidR="009D1437" w:rsidP="00C35F19" w14:paraId="16B8D6CF" w14:textId="77777777">
      <w:pPr>
        <w:pStyle w:val="Heading3"/>
      </w:pPr>
      <w:bookmarkStart w:id="8" w:name="_Toc106724509"/>
      <w:r>
        <w:t>Lấy</w:t>
      </w:r>
      <w:r>
        <w:t xml:space="preserve"> </w:t>
      </w:r>
      <w:r>
        <w:t>trạng</w:t>
      </w:r>
      <w:r>
        <w:t xml:space="preserve"> </w:t>
      </w:r>
      <w:r>
        <w:t>thái</w:t>
      </w:r>
      <w:r>
        <w:t xml:space="preserve"> </w:t>
      </w:r>
      <w:r>
        <w:t>và</w:t>
      </w:r>
      <w:r>
        <w:t xml:space="preserve"> </w:t>
      </w:r>
      <w:r>
        <w:t>XMLData</w:t>
      </w:r>
      <w:r>
        <w:t xml:space="preserve"> </w:t>
      </w:r>
      <w:r>
        <w:t>hóa</w:t>
      </w:r>
      <w:r>
        <w:t xml:space="preserve"> </w:t>
      </w:r>
      <w:r>
        <w:t>đơn</w:t>
      </w:r>
      <w:r>
        <w:t xml:space="preserve"> </w:t>
      </w:r>
      <w:r>
        <w:t>có</w:t>
      </w:r>
      <w:r>
        <w:t xml:space="preserve"> </w:t>
      </w:r>
      <w:r>
        <w:t>mã</w:t>
      </w:r>
      <w:r>
        <w:t xml:space="preserve">, </w:t>
      </w:r>
      <w:r>
        <w:t>trạng</w:t>
      </w:r>
      <w:r>
        <w:t xml:space="preserve"> </w:t>
      </w:r>
      <w:r>
        <w:t>thái</w:t>
      </w:r>
      <w:r>
        <w:t xml:space="preserve"> </w:t>
      </w:r>
      <w:r>
        <w:t>của</w:t>
      </w:r>
      <w:r>
        <w:t xml:space="preserve"> </w:t>
      </w:r>
      <w:r>
        <w:t>hóa</w:t>
      </w:r>
      <w:r>
        <w:t xml:space="preserve"> </w:t>
      </w:r>
      <w:r>
        <w:t>đơn</w:t>
      </w:r>
      <w:r>
        <w:t xml:space="preserve"> </w:t>
      </w:r>
      <w:r>
        <w:t>không</w:t>
      </w:r>
      <w:r>
        <w:t xml:space="preserve"> </w:t>
      </w:r>
      <w:r>
        <w:t>mã</w:t>
      </w:r>
      <w:r>
        <w:t xml:space="preserve"> </w:t>
      </w:r>
      <w:r>
        <w:t>gửi</w:t>
      </w:r>
      <w:r>
        <w:t xml:space="preserve"> CQT </w:t>
      </w:r>
      <w:r>
        <w:t>trả</w:t>
      </w:r>
      <w:r>
        <w:t xml:space="preserve"> </w:t>
      </w:r>
      <w:r>
        <w:t>về</w:t>
      </w:r>
      <w:r>
        <w:t xml:space="preserve"> </w:t>
      </w:r>
      <w:r>
        <w:t>theo</w:t>
      </w:r>
      <w:r>
        <w:t xml:space="preserve"> danh </w:t>
      </w:r>
      <w:r>
        <w:t>sách</w:t>
      </w:r>
      <w:r>
        <w:t xml:space="preserve"> </w:t>
      </w:r>
      <w:r>
        <w:t>Fkey</w:t>
      </w:r>
      <w:bookmarkEnd w:id="8"/>
    </w:p>
    <w:p w:rsidR="009D1437" w:rsidRPr="00593BE8" w:rsidP="009D1437" w14:paraId="4C15849C" w14:textId="77777777">
      <w:pPr>
        <w:pStyle w:val="N"/>
      </w:pPr>
      <w:r w:rsidRPr="00593BE8">
        <w:t>URL</w:t>
      </w:r>
      <w:r>
        <w:t xml:space="preserve">  </w:t>
      </w:r>
    </w:p>
    <w:p w:rsidR="009D1437" w:rsidP="009D1437" w14:paraId="708D4476" w14:textId="77777777">
      <w:pPr>
        <w:pStyle w:val="N"/>
        <w:rPr>
          <w:rFonts w:eastAsia="Calibri"/>
        </w:rPr>
      </w:pPr>
      <w:r>
        <w:tab/>
      </w:r>
      <w:r w:rsidRPr="00007702">
        <w:t xml:space="preserve"> </w:t>
      </w:r>
      <w:r>
        <w:t>s</w:t>
      </w:r>
      <w:r w:rsidRPr="00EB3AC8">
        <w:t xml:space="preserve">tring </w:t>
      </w:r>
      <w:r w:rsidRPr="009577FE">
        <w:rPr>
          <w:b/>
          <w:sz w:val="22"/>
        </w:rPr>
        <w:t>GetMCCQThueByFkeys</w:t>
      </w:r>
      <w:r w:rsidRPr="009577FE">
        <w:t xml:space="preserve"> </w:t>
      </w:r>
      <w:r>
        <w:t>(</w:t>
      </w:r>
      <w:r>
        <w:rPr>
          <w:color w:val="0000FF"/>
        </w:rPr>
        <w:t>string</w:t>
      </w:r>
      <w:r>
        <w:t xml:space="preserve"> Account, </w:t>
      </w:r>
      <w:r>
        <w:rPr>
          <w:color w:val="0000FF"/>
        </w:rPr>
        <w:t>string</w:t>
      </w:r>
      <w:r>
        <w:t xml:space="preserve"> ACpass, </w:t>
      </w:r>
      <w:r>
        <w:rPr>
          <w:color w:val="0000FF"/>
        </w:rPr>
        <w:t>string</w:t>
      </w:r>
      <w:r>
        <w:t xml:space="preserve"> username, </w:t>
      </w:r>
      <w:r>
        <w:rPr>
          <w:color w:val="0000FF"/>
        </w:rPr>
        <w:t>string</w:t>
      </w:r>
      <w:r>
        <w:t xml:space="preserve"> password, </w:t>
      </w:r>
      <w:r>
        <w:rPr>
          <w:color w:val="0000FF"/>
        </w:rPr>
        <w:t>string</w:t>
      </w:r>
      <w:r>
        <w:t xml:space="preserve"> pattern, </w:t>
      </w:r>
      <w:r>
        <w:rPr>
          <w:color w:val="0000FF"/>
        </w:rPr>
        <w:t>string</w:t>
      </w:r>
      <w:r>
        <w:t xml:space="preserve"> fkeys)</w:t>
      </w:r>
    </w:p>
    <w:p w:rsidR="009D1437" w:rsidP="009D1437" w14:paraId="7688635E" w14:textId="77777777">
      <w:pPr>
        <w:pStyle w:val="N"/>
        <w:rPr>
          <w:rFonts w:eastAsia="Calibri"/>
        </w:rPr>
      </w:pPr>
    </w:p>
    <w:p w:rsidR="009D1437" w:rsidRPr="00593BE8" w:rsidP="009D1437" w14:paraId="6958FAC4" w14:textId="77777777">
      <w:pPr>
        <w:pStyle w:val="N"/>
      </w:pPr>
      <w:r w:rsidRPr="00593BE8">
        <w:t>DESCRIPTION</w:t>
      </w:r>
    </w:p>
    <w:p w:rsidR="009D1437" w:rsidP="009D1437" w14:paraId="15992785" w14:textId="77777777">
      <w:pPr>
        <w:pStyle w:val="N"/>
      </w:pPr>
      <w:r>
        <w:tab/>
        <w:t>Đây là web service cho phép lấy trạng thái và nội dung xml hóa đơn có mã CQT trả về theo invToken</w:t>
      </w:r>
    </w:p>
    <w:p w:rsidR="009D1437" w:rsidRPr="00007702" w:rsidP="009D1437" w14:paraId="2F8DC587" w14:textId="77777777">
      <w:pPr>
        <w:pStyle w:val="N"/>
      </w:pPr>
      <w:r w:rsidRPr="00663B3E">
        <w:t>HTTP METHOD</w:t>
      </w:r>
    </w:p>
    <w:p w:rsidR="009D1437" w:rsidRPr="00007702" w:rsidP="009D1437" w14:paraId="6CDF85F6" w14:textId="77777777">
      <w:pPr>
        <w:pStyle w:val="N"/>
        <w:rPr>
          <w:b/>
        </w:rPr>
      </w:pPr>
      <w:r>
        <w:tab/>
        <w:t>Get</w:t>
      </w:r>
    </w:p>
    <w:p w:rsidR="009D1437" w:rsidRPr="00610AFD" w:rsidP="009D1437" w14:paraId="562317DD" w14:textId="77777777">
      <w:pPr>
        <w:pStyle w:val="N"/>
      </w:pPr>
      <w:r w:rsidRPr="00610AFD">
        <w:t>REQUEST BODY</w:t>
      </w:r>
    </w:p>
    <w:p w:rsidR="009D1437" w:rsidRPr="009372AD" w:rsidP="009D1437" w14:paraId="1B576FE6" w14:textId="77777777">
      <w:pPr>
        <w:pStyle w:val="ListParagraph"/>
        <w:numPr>
          <w:ilvl w:val="0"/>
          <w:numId w:val="3"/>
        </w:numPr>
        <w:spacing w:after="0" w:line="360" w:lineRule="auto"/>
        <w:jc w:val="both"/>
        <w:rPr>
          <w:rFonts w:eastAsia="Calibri"/>
          <w:b/>
          <w:u w:val="single"/>
        </w:rPr>
      </w:pPr>
      <w:r>
        <w:rPr>
          <w:rFonts w:eastAsia="Calibri"/>
          <w:b/>
        </w:rPr>
        <w:t>Account/</w:t>
      </w:r>
      <w:r>
        <w:rPr>
          <w:rFonts w:eastAsia="Calibri"/>
          <w:b/>
        </w:rPr>
        <w:t>ACPass</w:t>
      </w:r>
      <w:r w:rsidRPr="009372AD">
        <w:rPr>
          <w:rFonts w:eastAsia="Calibri"/>
          <w:b/>
        </w:rPr>
        <w:t xml:space="preserve">:  </w:t>
      </w:r>
      <w:r w:rsidRPr="009372AD">
        <w:rPr>
          <w:rFonts w:eastAsia="Calibri"/>
        </w:rPr>
        <w:t xml:space="preserve">Tài </w:t>
      </w:r>
      <w:r w:rsidRPr="009372AD">
        <w:rPr>
          <w:rFonts w:eastAsia="Calibri"/>
        </w:rPr>
        <w:t>khoản</w:t>
      </w:r>
      <w:r w:rsidRPr="009372AD">
        <w:rPr>
          <w:rFonts w:eastAsia="Calibri"/>
        </w:rPr>
        <w:t xml:space="preserve"> </w:t>
      </w:r>
      <w:r w:rsidRPr="009372AD">
        <w:rPr>
          <w:rFonts w:eastAsia="Calibri"/>
        </w:rPr>
        <w:t>được</w:t>
      </w:r>
      <w:r w:rsidRPr="009372AD">
        <w:rPr>
          <w:rFonts w:eastAsia="Calibri"/>
        </w:rPr>
        <w:t xml:space="preserve"> </w:t>
      </w:r>
      <w:r w:rsidRPr="009372AD">
        <w:rPr>
          <w:rFonts w:eastAsia="Calibri"/>
        </w:rPr>
        <w:t>cấp</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cho</w:t>
      </w:r>
      <w:r w:rsidRPr="009372AD">
        <w:rPr>
          <w:rFonts w:eastAsia="Calibri"/>
        </w:rPr>
        <w:t xml:space="preserve"> </w:t>
      </w:r>
      <w:r w:rsidRPr="009372AD">
        <w:rPr>
          <w:rFonts w:eastAsia="Calibri"/>
        </w:rPr>
        <w:t>nhân</w:t>
      </w:r>
      <w:r w:rsidRPr="009372AD">
        <w:rPr>
          <w:rFonts w:eastAsia="Calibri"/>
        </w:rPr>
        <w:t xml:space="preserve"> </w:t>
      </w:r>
      <w:r w:rsidRPr="009372AD">
        <w:rPr>
          <w:rFonts w:eastAsia="Calibri"/>
        </w:rPr>
        <w:t>viên</w:t>
      </w:r>
      <w:r w:rsidRPr="009372AD">
        <w:rPr>
          <w:rFonts w:eastAsia="Calibri"/>
        </w:rPr>
        <w:t xml:space="preserve"> </w:t>
      </w:r>
      <w:r w:rsidRPr="009372AD">
        <w:rPr>
          <w:rFonts w:eastAsia="Calibri"/>
        </w:rPr>
        <w:t>gọi</w:t>
      </w:r>
      <w:r w:rsidRPr="009372AD">
        <w:rPr>
          <w:rFonts w:eastAsia="Calibri"/>
        </w:rPr>
        <w:t xml:space="preserve"> </w:t>
      </w:r>
      <w:r w:rsidRPr="009372AD">
        <w:rPr>
          <w:rFonts w:eastAsia="Calibri"/>
        </w:rPr>
        <w:t>lệnh</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hành</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p>
    <w:p w:rsidR="009D1437" w:rsidRPr="009B13AC" w:rsidP="009D1437" w14:paraId="046C92A4" w14:textId="7777777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w:t>
      </w:r>
      <w:r w:rsidRPr="009372AD">
        <w:rPr>
          <w:rFonts w:eastAsia="Calibri"/>
        </w:rPr>
        <w:t>khoản</w:t>
      </w:r>
      <w:r w:rsidRPr="009372AD">
        <w:rPr>
          <w:rFonts w:eastAsia="Calibri"/>
        </w:rPr>
        <w:t xml:space="preserve"> </w:t>
      </w:r>
      <w:r w:rsidRPr="009372AD">
        <w:rPr>
          <w:rFonts w:eastAsia="Calibri"/>
        </w:rPr>
        <w:t>được</w:t>
      </w:r>
      <w:r w:rsidRPr="009372AD">
        <w:rPr>
          <w:rFonts w:eastAsia="Calibri"/>
        </w:rPr>
        <w:t xml:space="preserve"> </w:t>
      </w:r>
      <w:r w:rsidRPr="009372AD">
        <w:rPr>
          <w:rFonts w:eastAsia="Calibri"/>
        </w:rPr>
        <w:t>cấp</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cho</w:t>
      </w:r>
      <w:r w:rsidRPr="009372AD">
        <w:rPr>
          <w:rFonts w:eastAsia="Calibri"/>
        </w:rPr>
        <w:t xml:space="preserve"> </w:t>
      </w:r>
      <w:r w:rsidRPr="009372AD">
        <w:rPr>
          <w:rFonts w:eastAsia="Calibri"/>
        </w:rPr>
        <w:t>khách</w:t>
      </w:r>
      <w:r w:rsidRPr="009372AD">
        <w:rPr>
          <w:rFonts w:eastAsia="Calibri"/>
        </w:rPr>
        <w:t xml:space="preserve"> </w:t>
      </w:r>
      <w:r w:rsidRPr="009372AD">
        <w:rPr>
          <w:rFonts w:eastAsia="Calibri"/>
        </w:rPr>
        <w:t>hàng</w:t>
      </w:r>
      <w:r w:rsidRPr="009372AD">
        <w:rPr>
          <w:rFonts w:eastAsia="Calibri"/>
        </w:rPr>
        <w:t xml:space="preserve"> </w:t>
      </w:r>
      <w:r w:rsidRPr="009372AD">
        <w:rPr>
          <w:rFonts w:eastAsia="Calibri"/>
        </w:rPr>
        <w:t>để</w:t>
      </w:r>
      <w:r w:rsidRPr="009372AD">
        <w:rPr>
          <w:rFonts w:eastAsia="Calibri"/>
        </w:rPr>
        <w:t xml:space="preserve"> </w:t>
      </w:r>
      <w:r w:rsidRPr="009372AD">
        <w:rPr>
          <w:rFonts w:eastAsia="Calibri"/>
        </w:rPr>
        <w:t>gọi</w:t>
      </w:r>
      <w:r w:rsidRPr="009372AD">
        <w:rPr>
          <w:rFonts w:eastAsia="Calibri"/>
        </w:rPr>
        <w:t xml:space="preserve"> </w:t>
      </w:r>
      <w:r>
        <w:rPr>
          <w:rFonts w:eastAsia="Calibri"/>
        </w:rPr>
        <w:t>đến</w:t>
      </w:r>
      <w:r>
        <w:rPr>
          <w:rFonts w:eastAsia="Calibri"/>
        </w:rPr>
        <w:t xml:space="preserve"> webservice (</w:t>
      </w:r>
      <w:r>
        <w:rPr>
          <w:rFonts w:eastAsia="Calibri"/>
        </w:rPr>
        <w:t>tài</w:t>
      </w:r>
      <w:r>
        <w:rPr>
          <w:rFonts w:eastAsia="Calibri"/>
        </w:rPr>
        <w:t xml:space="preserve"> </w:t>
      </w:r>
      <w:r>
        <w:rPr>
          <w:rFonts w:eastAsia="Calibri"/>
        </w:rPr>
        <w:t>khoản</w:t>
      </w:r>
      <w:r>
        <w:rPr>
          <w:rFonts w:eastAsia="Calibri"/>
        </w:rPr>
        <w:t xml:space="preserve"> </w:t>
      </w:r>
      <w:r>
        <w:rPr>
          <w:rFonts w:eastAsia="Calibri"/>
        </w:rPr>
        <w:t>có</w:t>
      </w:r>
      <w:r>
        <w:rPr>
          <w:rFonts w:eastAsia="Calibri"/>
        </w:rPr>
        <w:t xml:space="preserve"> </w:t>
      </w:r>
      <w:r>
        <w:rPr>
          <w:rFonts w:eastAsia="Calibri"/>
        </w:rPr>
        <w:t>quyền</w:t>
      </w:r>
      <w:r>
        <w:rPr>
          <w:rFonts w:eastAsia="Calibri"/>
        </w:rPr>
        <w:t xml:space="preserve"> </w:t>
      </w:r>
      <w:r>
        <w:rPr>
          <w:rFonts w:eastAsia="Calibri"/>
        </w:rPr>
        <w:t>ServiceRole</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r>
        <w:rPr>
          <w:rFonts w:eastAsia="Calibri"/>
        </w:rPr>
        <w:t>)</w:t>
      </w:r>
      <w:r w:rsidRPr="009372AD">
        <w:rPr>
          <w:rFonts w:eastAsia="Calibri"/>
        </w:rPr>
        <w:t>.</w:t>
      </w:r>
    </w:p>
    <w:p w:rsidR="009D1437" w:rsidRPr="000D3AC0" w:rsidP="009D1437" w14:paraId="54424703" w14:textId="77777777">
      <w:pPr>
        <w:pStyle w:val="ListParagraph"/>
        <w:numPr>
          <w:ilvl w:val="0"/>
          <w:numId w:val="2"/>
        </w:numPr>
        <w:spacing w:after="0" w:line="360" w:lineRule="auto"/>
        <w:ind w:left="1080"/>
        <w:jc w:val="both"/>
        <w:rPr>
          <w:rFonts w:eastAsia="Calibri"/>
          <w:b/>
          <w:u w:val="single"/>
        </w:rPr>
      </w:pPr>
      <w:r w:rsidRPr="009B13AC">
        <w:rPr>
          <w:rFonts w:eastAsia="Calibri"/>
          <w:b/>
        </w:rPr>
        <w:t>Pattern</w:t>
      </w:r>
      <w:r>
        <w:rPr>
          <w:rFonts w:ascii="Consolas" w:hAnsi="Consolas" w:cs="Consolas"/>
          <w:color w:val="000000"/>
          <w:sz w:val="19"/>
          <w:szCs w:val="19"/>
        </w:rPr>
        <w:t xml:space="preserve">: </w:t>
      </w:r>
      <w:r w:rsidRPr="009B13AC">
        <w:t>mẫu</w:t>
      </w:r>
      <w:r w:rsidRPr="009B13AC">
        <w:t xml:space="preserve"> </w:t>
      </w:r>
      <w:r w:rsidRPr="009B13AC">
        <w:t>số</w:t>
      </w:r>
      <w:r w:rsidRPr="009B13AC">
        <w:t xml:space="preserve"> </w:t>
      </w:r>
      <w:r w:rsidRPr="009B13AC">
        <w:t>hóa</w:t>
      </w:r>
      <w:r w:rsidRPr="009B13AC">
        <w:t xml:space="preserve"> </w:t>
      </w:r>
      <w:r w:rsidRPr="009B13AC">
        <w:t>đơn</w:t>
      </w:r>
    </w:p>
    <w:p w:rsidR="009D1437" w:rsidP="009D1437" w14:paraId="0DAB2917" w14:textId="77777777">
      <w:pPr>
        <w:pStyle w:val="ListParagraph"/>
        <w:numPr>
          <w:ilvl w:val="0"/>
          <w:numId w:val="2"/>
        </w:numPr>
        <w:spacing w:after="0" w:line="360" w:lineRule="auto"/>
        <w:ind w:left="1080"/>
        <w:jc w:val="both"/>
      </w:pPr>
      <w:r w:rsidRPr="00D0619B">
        <w:rPr>
          <w:rFonts w:eastAsia="Calibri"/>
          <w:b/>
        </w:rPr>
        <w:t>fkeys</w:t>
      </w:r>
      <w:r w:rsidRPr="000D3AC0">
        <w:rPr>
          <w:color w:val="000000"/>
        </w:rPr>
        <w:t xml:space="preserve">: </w:t>
      </w:r>
      <w:r>
        <w:rPr>
          <w:color w:val="000000"/>
        </w:rPr>
        <w:t>danh</w:t>
      </w:r>
      <w:r>
        <w:rPr>
          <w:color w:val="000000"/>
        </w:rPr>
        <w:t xml:space="preserve"> </w:t>
      </w:r>
      <w:r>
        <w:rPr>
          <w:color w:val="000000"/>
        </w:rPr>
        <w:t>sách</w:t>
      </w:r>
      <w:r>
        <w:rPr>
          <w:color w:val="000000"/>
        </w:rPr>
        <w:t xml:space="preserve"> </w:t>
      </w:r>
      <w:r>
        <w:t>c</w:t>
      </w:r>
      <w:r w:rsidRPr="005C559E">
        <w:t>huỗi</w:t>
      </w:r>
      <w:r w:rsidRPr="005C559E">
        <w:t xml:space="preserve"> </w:t>
      </w:r>
      <w:r>
        <w:t>fkey</w:t>
      </w:r>
      <w:r w:rsidRPr="005C559E">
        <w:t xml:space="preserve"> </w:t>
      </w:r>
      <w:r w:rsidRPr="005C559E">
        <w:t>xác</w:t>
      </w:r>
      <w:r w:rsidRPr="005C559E">
        <w:t xml:space="preserve"> </w:t>
      </w:r>
      <w:r w:rsidRPr="005C559E">
        <w:t>định</w:t>
      </w:r>
      <w:r w:rsidRPr="005C559E">
        <w:t xml:space="preserve"> </w:t>
      </w:r>
      <w:r w:rsidRPr="005C559E">
        <w:t>hóa</w:t>
      </w:r>
      <w:r w:rsidRPr="005C559E">
        <w:t xml:space="preserve"> </w:t>
      </w:r>
      <w:r w:rsidRPr="005C559E">
        <w:t>đơn</w:t>
      </w:r>
      <w:r w:rsidRPr="005C559E">
        <w:t xml:space="preserve"> </w:t>
      </w:r>
      <w:r w:rsidRPr="005C559E">
        <w:t>cần</w:t>
      </w:r>
      <w:r w:rsidRPr="005C559E">
        <w:t xml:space="preserve"> </w:t>
      </w:r>
      <w:r w:rsidRPr="005C559E">
        <w:t>lấy</w:t>
      </w:r>
    </w:p>
    <w:p w:rsidR="009D1437" w:rsidP="009D1437" w14:paraId="7A541984" w14:textId="7777777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430"/>
        <w:gridCol w:w="4950"/>
        <w:gridCol w:w="1885"/>
      </w:tblGrid>
      <w:tr w14:paraId="7C1E91B2"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0763C5B5" w14:textId="77777777">
            <w:pPr>
              <w:pStyle w:val="ListParagraph"/>
            </w:pPr>
            <w:r>
              <w:t>Kết</w:t>
            </w:r>
            <w:r>
              <w:t xml:space="preserve"> </w:t>
            </w:r>
            <w:r>
              <w:t>quả</w:t>
            </w:r>
          </w:p>
        </w:tc>
        <w:tc>
          <w:tcPr>
            <w:tcW w:w="495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19A461D6" w14:textId="77777777">
            <w:pPr>
              <w:pStyle w:val="ListParagraph"/>
            </w:pPr>
            <w:r w:rsidRPr="00660ABB">
              <w:t>Mô</w:t>
            </w:r>
            <w:r w:rsidRPr="00660ABB">
              <w:t xml:space="preserve"> </w:t>
            </w:r>
            <w:r w:rsidRPr="00660ABB">
              <w:t>tả</w:t>
            </w:r>
          </w:p>
        </w:tc>
        <w:tc>
          <w:tcPr>
            <w:tcW w:w="1885"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524A013E" w14:textId="77777777">
            <w:pPr>
              <w:pStyle w:val="ListParagraph"/>
            </w:pPr>
            <w:r>
              <w:t>Ghi</w:t>
            </w:r>
            <w:r>
              <w:t xml:space="preserve"> </w:t>
            </w:r>
            <w:r>
              <w:t>chú</w:t>
            </w:r>
          </w:p>
        </w:tc>
      </w:tr>
      <w:tr w14:paraId="725FBD10" w14:textId="77777777" w:rsidTr="00616EC4">
        <w:tblPrEx>
          <w:tblW w:w="0" w:type="auto"/>
          <w:tblInd w:w="85" w:type="dxa"/>
          <w:tblLayout w:type="fixed"/>
          <w:tblLook w:val="04A0"/>
        </w:tblPrEx>
        <w:tc>
          <w:tcPr>
            <w:tcW w:w="2430" w:type="dxa"/>
            <w:tcBorders>
              <w:top w:val="single" w:sz="4" w:space="0" w:color="2E74B5"/>
              <w:left w:val="single" w:sz="4" w:space="0" w:color="2E74B5"/>
              <w:right w:val="single" w:sz="4" w:space="0" w:color="2E74B5"/>
            </w:tcBorders>
            <w:shd w:val="clear" w:color="auto" w:fill="auto"/>
          </w:tcPr>
          <w:p w:rsidR="009D1437" w:rsidRPr="009372AD" w:rsidP="00616EC4" w14:paraId="3BC84244" w14:textId="77777777">
            <w:pPr>
              <w:autoSpaceDE w:val="0"/>
              <w:autoSpaceDN w:val="0"/>
              <w:adjustRightInd w:val="0"/>
              <w:jc w:val="both"/>
              <w:rPr>
                <w:sz w:val="19"/>
                <w:szCs w:val="19"/>
              </w:rPr>
            </w:pPr>
            <w:r w:rsidRPr="009372AD">
              <w:t>ERR:1</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CA2F410" w14:textId="77777777">
            <w:pPr>
              <w:pStyle w:val="ListParagraph"/>
              <w:ind w:left="0"/>
              <w:jc w:val="both"/>
            </w:pPr>
            <w:r w:rsidRPr="009372AD">
              <w:t xml:space="preserve">Tài </w:t>
            </w:r>
            <w:r w:rsidRPr="009372AD">
              <w:t>khoản</w:t>
            </w:r>
            <w:r w:rsidRPr="009372AD">
              <w:t xml:space="preserve"> </w:t>
            </w:r>
            <w:r w:rsidRPr="009372AD">
              <w:t>đăng</w:t>
            </w:r>
            <w:r w:rsidRPr="009372AD">
              <w:t xml:space="preserve"> </w:t>
            </w:r>
            <w:r w:rsidRPr="009372AD">
              <w:t>nhập</w:t>
            </w:r>
            <w:r w:rsidRPr="009372AD">
              <w:t xml:space="preserve"> </w:t>
            </w:r>
            <w:r w:rsidRPr="009372AD">
              <w:t>sai</w:t>
            </w:r>
            <w:r w:rsidRPr="009372AD">
              <w:t xml:space="preserve"> </w:t>
            </w:r>
            <w:r w:rsidRPr="009372AD">
              <w:t>hoặc</w:t>
            </w:r>
            <w:r w:rsidRPr="009372AD">
              <w:t xml:space="preserve"> </w:t>
            </w:r>
            <w:r w:rsidRPr="009372AD">
              <w:t>không</w:t>
            </w:r>
            <w:r w:rsidRPr="009372AD">
              <w:t xml:space="preserve"> </w:t>
            </w:r>
            <w:r w:rsidRPr="009372AD">
              <w:t>có</w:t>
            </w:r>
            <w:r w:rsidRPr="009372AD">
              <w:t xml:space="preserve"> </w:t>
            </w:r>
            <w:r w:rsidRPr="009372AD">
              <w:t>quyề</w:t>
            </w:r>
            <w:r>
              <w:t>n</w:t>
            </w:r>
            <w:r>
              <w:t xml:space="preserve"> </w:t>
            </w:r>
            <w:r>
              <w:t>thêm</w:t>
            </w:r>
            <w:r>
              <w:t xml:space="preserve"> </w:t>
            </w:r>
            <w:r>
              <w:t>mới</w:t>
            </w:r>
            <w:r>
              <w:t xml:space="preserve"> </w:t>
            </w:r>
            <w:r>
              <w:t>hóa</w:t>
            </w:r>
            <w:r>
              <w:t xml:space="preserve"> </w:t>
            </w:r>
            <w:r>
              <w:t>đơn</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6279B69E" w14:textId="77777777">
            <w:pPr>
              <w:pStyle w:val="ListParagraph"/>
              <w:ind w:left="0"/>
              <w:jc w:val="both"/>
            </w:pPr>
          </w:p>
        </w:tc>
      </w:tr>
      <w:tr w14:paraId="35D147D7"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5DE4FDB4" w14:textId="77777777">
            <w:pPr>
              <w:jc w:val="both"/>
            </w:pPr>
            <w:r>
              <w:t>ERR:2</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4E5DC00" w14:textId="77777777">
            <w:pPr>
              <w:jc w:val="both"/>
            </w:pPr>
            <w:r>
              <w:t>Không</w:t>
            </w:r>
            <w:r>
              <w:t xml:space="preserve"> </w:t>
            </w:r>
            <w:r>
              <w:t>tìm</w:t>
            </w:r>
            <w:r>
              <w:t xml:space="preserve"> </w:t>
            </w:r>
            <w:r>
              <w:t>thấy</w:t>
            </w:r>
            <w:r>
              <w:t xml:space="preserve"> </w:t>
            </w:r>
            <w:r>
              <w:t>hóa</w:t>
            </w:r>
            <w:r>
              <w:t xml:space="preserve"> </w:t>
            </w:r>
            <w:r>
              <w:t>đơn</w:t>
            </w:r>
            <w:r>
              <w:t xml:space="preserve"> </w:t>
            </w:r>
            <w:r>
              <w:t>tương</w:t>
            </w:r>
            <w:r>
              <w:t xml:space="preserve"> </w:t>
            </w:r>
            <w:r>
              <w:t>ứng</w:t>
            </w:r>
            <w:r w:rsidRPr="009372AD">
              <w:t>.</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7135BE45" w14:textId="77777777">
            <w:pPr>
              <w:jc w:val="both"/>
            </w:pPr>
          </w:p>
        </w:tc>
      </w:tr>
      <w:tr w14:paraId="2B83EBB4"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8BDD6CD" w14:textId="77777777">
            <w:pPr>
              <w:jc w:val="both"/>
            </w:pPr>
            <w:r>
              <w:t>ERR:10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5E64C30" w14:textId="77777777">
            <w:pPr>
              <w:jc w:val="both"/>
            </w:pPr>
            <w:r>
              <w:t>Vượt</w:t>
            </w:r>
            <w:r>
              <w:t xml:space="preserve"> </w:t>
            </w:r>
            <w:r>
              <w:t>quá</w:t>
            </w:r>
            <w:r>
              <w:t xml:space="preserve"> </w:t>
            </w:r>
            <w:r>
              <w:t>số</w:t>
            </w:r>
            <w:r>
              <w:t xml:space="preserve"> </w:t>
            </w:r>
            <w:r>
              <w:t>lượng</w:t>
            </w:r>
            <w:r>
              <w:t xml:space="preserve"> 100 </w:t>
            </w:r>
            <w:r>
              <w:t>hóa</w:t>
            </w:r>
            <w:r>
              <w:t xml:space="preserve"> </w:t>
            </w:r>
            <w:r>
              <w:t>đơn</w:t>
            </w:r>
            <w:r>
              <w:t xml:space="preserve"> </w:t>
            </w:r>
            <w:r>
              <w:t>cần</w:t>
            </w:r>
            <w:r>
              <w:t xml:space="preserve"> </w:t>
            </w:r>
            <w:r>
              <w:t>lấy</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4F05C5D9" w14:textId="77777777">
            <w:pPr>
              <w:pStyle w:val="ListParagraph"/>
              <w:ind w:left="0"/>
              <w:jc w:val="both"/>
            </w:pPr>
          </w:p>
        </w:tc>
      </w:tr>
      <w:tr w14:paraId="48AC9790"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EF61202" w14:textId="77777777">
            <w:pPr>
              <w:autoSpaceDE w:val="0"/>
              <w:autoSpaceDN w:val="0"/>
              <w:adjustRightInd w:val="0"/>
              <w:jc w:val="both"/>
            </w:pPr>
            <w:r>
              <w:t>ERR:20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11DCAB7" w14:textId="77777777">
            <w:pPr>
              <w:pStyle w:val="ListParagraph"/>
              <w:ind w:left="0"/>
              <w:jc w:val="both"/>
            </w:pPr>
            <w:r>
              <w:t>Không</w:t>
            </w:r>
            <w:r>
              <w:t xml:space="preserve"> </w:t>
            </w:r>
            <w:r>
              <w:t>lấy</w:t>
            </w:r>
            <w:r>
              <w:t xml:space="preserve"> </w:t>
            </w:r>
            <w:r>
              <w:t>được</w:t>
            </w:r>
            <w:r>
              <w:t xml:space="preserve"> </w:t>
            </w:r>
            <w:r>
              <w:t>thông</w:t>
            </w:r>
            <w:r>
              <w:t xml:space="preserve"> tin </w:t>
            </w:r>
            <w:r>
              <w:t>người</w:t>
            </w:r>
            <w:r>
              <w:t xml:space="preserve"> </w:t>
            </w:r>
            <w:r>
              <w:t>dùng</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2EF6AF37" w14:textId="77777777">
            <w:pPr>
              <w:pStyle w:val="ListParagraph"/>
              <w:ind w:left="0"/>
              <w:jc w:val="both"/>
            </w:pPr>
          </w:p>
        </w:tc>
      </w:tr>
      <w:tr w14:paraId="39CE0C50"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203F4D33" w14:textId="77777777">
            <w:pPr>
              <w:autoSpaceDE w:val="0"/>
              <w:autoSpaceDN w:val="0"/>
              <w:adjustRightInd w:val="0"/>
              <w:jc w:val="both"/>
            </w:pPr>
            <w:r>
              <w:t>ERR:5</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78167DB" w14:textId="77777777">
            <w:pPr>
              <w:pStyle w:val="ListParagraph"/>
              <w:ind w:left="0"/>
              <w:jc w:val="both"/>
            </w:pPr>
            <w:r>
              <w:t>Lỗi</w:t>
            </w:r>
            <w:r>
              <w:t xml:space="preserve"> </w:t>
            </w:r>
            <w:r>
              <w:t>không</w:t>
            </w:r>
            <w:r>
              <w:t xml:space="preserve"> </w:t>
            </w:r>
            <w:r>
              <w:t>xác</w:t>
            </w:r>
            <w:r>
              <w:t xml:space="preserve"> </w:t>
            </w:r>
            <w:r>
              <w:t>định</w:t>
            </w:r>
            <w:r>
              <w:t xml:space="preserve">, </w:t>
            </w:r>
            <w:r>
              <w:t>không</w:t>
            </w:r>
            <w:r>
              <w:t xml:space="preserve"> </w:t>
            </w:r>
            <w:r>
              <w:t>lấy</w:t>
            </w:r>
            <w:r>
              <w:t xml:space="preserve"> </w:t>
            </w:r>
            <w:r>
              <w:t>được</w:t>
            </w:r>
            <w:r>
              <w:t xml:space="preserve"> </w:t>
            </w:r>
            <w:r>
              <w:t>dữ</w:t>
            </w:r>
            <w:r>
              <w:t xml:space="preserve"> </w:t>
            </w:r>
            <w:r>
              <w:t>liệu</w:t>
            </w:r>
            <w:r>
              <w:t xml:space="preserve"> </w:t>
            </w:r>
            <w:r>
              <w:t>hóa</w:t>
            </w:r>
            <w:r>
              <w:t xml:space="preserve"> </w:t>
            </w:r>
            <w:r>
              <w:t>đơn</w:t>
            </w:r>
            <w:r>
              <w:t xml:space="preserve"> </w:t>
            </w:r>
            <w:r>
              <w:t>cấp</w:t>
            </w:r>
            <w:r>
              <w:t xml:space="preserve"> </w:t>
            </w:r>
            <w:r>
              <w:t>mã</w:t>
            </w:r>
            <w:r>
              <w:t xml:space="preserve"> </w:t>
            </w:r>
            <w:r>
              <w:t>theo</w:t>
            </w:r>
            <w:r>
              <w:t xml:space="preserve"> </w:t>
            </w:r>
            <w:r>
              <w:t>dữ</w:t>
            </w:r>
            <w:r>
              <w:t xml:space="preserve"> </w:t>
            </w:r>
            <w:r>
              <w:t>liệu</w:t>
            </w:r>
            <w:r>
              <w:t xml:space="preserve"> </w:t>
            </w:r>
            <w:r>
              <w:t>truyền</w:t>
            </w:r>
            <w:r>
              <w:t xml:space="preserve"> </w:t>
            </w:r>
            <w:r>
              <w:t>vào</w:t>
            </w:r>
          </w:p>
        </w:tc>
        <w:tc>
          <w:tcPr>
            <w:tcW w:w="1885" w:type="dxa"/>
            <w:tcBorders>
              <w:top w:val="single" w:sz="4" w:space="0" w:color="2E74B5"/>
              <w:left w:val="single" w:sz="4" w:space="0" w:color="2E74B5"/>
              <w:bottom w:val="single" w:sz="4" w:space="0" w:color="2E74B5"/>
              <w:right w:val="single" w:sz="4" w:space="0" w:color="2E74B5"/>
            </w:tcBorders>
          </w:tcPr>
          <w:p w:rsidR="009D1437" w:rsidRPr="00731CD1" w:rsidP="00616EC4" w14:paraId="7A7A1D96" w14:textId="77777777">
            <w:pPr>
              <w:jc w:val="both"/>
            </w:pPr>
          </w:p>
        </w:tc>
      </w:tr>
      <w:tr w14:paraId="21130EB7" w14:textId="77777777" w:rsidTr="00616EC4">
        <w:tblPrEx>
          <w:tblW w:w="0" w:type="auto"/>
          <w:tblInd w:w="85" w:type="dxa"/>
          <w:tblLayout w:type="fixed"/>
          <w:tblLook w:val="04A0"/>
        </w:tblPrEx>
        <w:trPr>
          <w:trHeight w:val="368"/>
        </w:trPr>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0BB269D" w14:textId="77777777">
            <w:pPr>
              <w:autoSpaceDE w:val="0"/>
              <w:autoSpaceDN w:val="0"/>
              <w:adjustRightInd w:val="0"/>
              <w:jc w:val="both"/>
            </w:pPr>
            <w:r>
              <w:t>DataBase64</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16C52ECD" w14:textId="77777777">
            <w:pPr>
              <w:jc w:val="both"/>
            </w:pPr>
            <w:r w:rsidRPr="005444BD">
              <w:t>Dữ</w:t>
            </w:r>
            <w:r w:rsidRPr="005444BD">
              <w:t xml:space="preserve"> </w:t>
            </w:r>
            <w:r w:rsidRPr="005444BD">
              <w:t>liệ</w:t>
            </w:r>
            <w:r>
              <w:t>u</w:t>
            </w:r>
            <w:r>
              <w:t xml:space="preserve"> </w:t>
            </w:r>
            <w:r>
              <w:t>thông</w:t>
            </w:r>
            <w:r>
              <w:t xml:space="preserve"> tin </w:t>
            </w:r>
            <w:r>
              <w:t>hóa</w:t>
            </w:r>
            <w:r>
              <w:t xml:space="preserve"> </w:t>
            </w:r>
            <w:r>
              <w:t>đơn</w:t>
            </w:r>
            <w:r>
              <w:t xml:space="preserve"> ở </w:t>
            </w:r>
            <w:r>
              <w:t>dạng</w:t>
            </w:r>
            <w:r>
              <w:t xml:space="preserve"> XML </w:t>
            </w:r>
            <w:r>
              <w:t>đã</w:t>
            </w:r>
            <w:r>
              <w:t xml:space="preserve"> base64 bao </w:t>
            </w:r>
            <w:r>
              <w:t>gồm</w:t>
            </w:r>
            <w:r>
              <w:t xml:space="preserve">: </w:t>
            </w:r>
            <w:r>
              <w:t>mẫu</w:t>
            </w:r>
            <w:r>
              <w:t xml:space="preserve"> </w:t>
            </w:r>
            <w:r>
              <w:t>số</w:t>
            </w:r>
            <w:r>
              <w:t xml:space="preserve">, </w:t>
            </w:r>
            <w:r>
              <w:t>ký</w:t>
            </w:r>
            <w:r>
              <w:t xml:space="preserve"> </w:t>
            </w:r>
            <w:r>
              <w:t>hiệu</w:t>
            </w:r>
            <w:r>
              <w:t xml:space="preserve">, </w:t>
            </w:r>
            <w:r>
              <w:t>số</w:t>
            </w:r>
            <w:r>
              <w:t xml:space="preserve">, </w:t>
            </w:r>
            <w:r>
              <w:t>trạng</w:t>
            </w:r>
            <w:r>
              <w:t xml:space="preserve"> </w:t>
            </w:r>
            <w:r>
              <w:t>thái</w:t>
            </w:r>
            <w:r>
              <w:t xml:space="preserve"> </w:t>
            </w:r>
            <w:r>
              <w:t>cấp</w:t>
            </w:r>
            <w:r>
              <w:t xml:space="preserve"> </w:t>
            </w:r>
            <w:r>
              <w:t>mã</w:t>
            </w:r>
            <w:r>
              <w:t xml:space="preserve">, xml </w:t>
            </w:r>
            <w:r>
              <w:t>hóa</w:t>
            </w:r>
            <w:r>
              <w:t xml:space="preserve"> </w:t>
            </w:r>
            <w:r>
              <w:t>đơn</w:t>
            </w:r>
            <w:r>
              <w:t xml:space="preserve"> </w:t>
            </w:r>
          </w:p>
          <w:p w:rsidR="009D1437" w:rsidP="00616EC4" w14:paraId="25A1392E" w14:textId="77777777">
            <w:pPr>
              <w:jc w:val="both"/>
            </w:pPr>
          </w:p>
          <w:p w:rsidR="009D1437" w:rsidRPr="001B79C4" w:rsidP="00616EC4" w14:paraId="351B50DC" w14:textId="77777777">
            <w:pPr>
              <w:jc w:val="both"/>
            </w:pPr>
            <w:r w:rsidRPr="001B79C4">
              <w:t>&lt;</w:t>
            </w:r>
            <w:r w:rsidRPr="001B79C4">
              <w:t>DSHDon</w:t>
            </w:r>
            <w:r w:rsidRPr="001B79C4">
              <w:t>&gt;</w:t>
            </w:r>
          </w:p>
          <w:p w:rsidR="009D1437" w:rsidRPr="001B79C4" w:rsidP="00616EC4" w14:paraId="73F9D5C5" w14:textId="77777777">
            <w:pPr>
              <w:jc w:val="both"/>
            </w:pPr>
            <w:r w:rsidRPr="001B79C4">
              <w:tab/>
              <w:t>&lt;</w:t>
            </w:r>
            <w:r w:rsidRPr="001B79C4">
              <w:t>HDon</w:t>
            </w:r>
            <w:r w:rsidRPr="001B79C4">
              <w:t>&gt;</w:t>
            </w:r>
          </w:p>
          <w:p w:rsidR="009D1437" w:rsidRPr="001B79C4" w:rsidP="00616EC4" w14:paraId="528ADC34" w14:textId="77777777">
            <w:pPr>
              <w:jc w:val="both"/>
            </w:pPr>
            <w:r w:rsidRPr="001B79C4">
              <w:tab/>
            </w:r>
            <w:r w:rsidRPr="001B79C4">
              <w:tab/>
              <w:t>&lt;</w:t>
            </w:r>
            <w:r w:rsidRPr="001B79C4">
              <w:t>KHMSHDon</w:t>
            </w:r>
            <w:r w:rsidRPr="001B79C4">
              <w:t>&gt;</w:t>
            </w:r>
            <w:r>
              <w:t>Mẫu</w:t>
            </w:r>
            <w:r>
              <w:t xml:space="preserve"> </w:t>
            </w:r>
            <w:r>
              <w:t>số</w:t>
            </w:r>
            <w:r>
              <w:t xml:space="preserve"> </w:t>
            </w:r>
            <w:r>
              <w:t>hóa</w:t>
            </w:r>
            <w:r>
              <w:t xml:space="preserve">                    </w:t>
            </w:r>
            <w:r>
              <w:t>đơn</w:t>
            </w:r>
            <w:r w:rsidRPr="001B79C4">
              <w:t>&lt;/</w:t>
            </w:r>
            <w:r w:rsidRPr="001B79C4">
              <w:t>KHMSHDon</w:t>
            </w:r>
            <w:r w:rsidRPr="001B79C4">
              <w:t>&gt;</w:t>
            </w:r>
          </w:p>
          <w:p w:rsidR="009D1437" w:rsidRPr="001B79C4" w:rsidP="00616EC4" w14:paraId="342E97A0" w14:textId="77777777">
            <w:pPr>
              <w:jc w:val="both"/>
            </w:pPr>
            <w:r w:rsidRPr="001B79C4">
              <w:tab/>
            </w:r>
            <w:r w:rsidRPr="001B79C4">
              <w:tab/>
              <w:t>&lt;</w:t>
            </w:r>
            <w:r w:rsidRPr="001B79C4">
              <w:t>KHHDon</w:t>
            </w:r>
            <w:r w:rsidRPr="001B79C4">
              <w:t>&gt;</w:t>
            </w:r>
            <w:r>
              <w:t>Ký</w:t>
            </w:r>
            <w:r>
              <w:t xml:space="preserve"> </w:t>
            </w:r>
            <w:r>
              <w:t>hiệu</w:t>
            </w:r>
            <w:r>
              <w:t xml:space="preserve"> </w:t>
            </w:r>
            <w:r>
              <w:t>hóa</w:t>
            </w:r>
            <w:r>
              <w:t xml:space="preserve"> </w:t>
            </w:r>
            <w:r>
              <w:t>đơn</w:t>
            </w:r>
            <w:r w:rsidRPr="001B79C4">
              <w:t>&lt;/</w:t>
            </w:r>
            <w:r w:rsidRPr="001B79C4">
              <w:t>KHHDon</w:t>
            </w:r>
            <w:r w:rsidRPr="001B79C4">
              <w:t>&gt;</w:t>
            </w:r>
          </w:p>
          <w:p w:rsidR="009D1437" w:rsidRPr="001B79C4" w:rsidP="00616EC4" w14:paraId="7A7B9BB4" w14:textId="77777777">
            <w:pPr>
              <w:jc w:val="both"/>
            </w:pPr>
            <w:r w:rsidRPr="001B79C4">
              <w:tab/>
            </w:r>
            <w:r w:rsidRPr="001B79C4">
              <w:tab/>
              <w:t>&lt;</w:t>
            </w:r>
            <w:r w:rsidRPr="001B79C4">
              <w:t>SHDon</w:t>
            </w:r>
            <w:r w:rsidRPr="001B79C4">
              <w:t>&gt;</w:t>
            </w:r>
            <w:r>
              <w:t>Số</w:t>
            </w:r>
            <w:r>
              <w:t xml:space="preserve"> </w:t>
            </w:r>
            <w:r>
              <w:t>hóa</w:t>
            </w:r>
            <w:r>
              <w:t xml:space="preserve"> </w:t>
            </w:r>
            <w:r>
              <w:t>đơn</w:t>
            </w:r>
            <w:r w:rsidRPr="001B79C4">
              <w:t>&lt;/</w:t>
            </w:r>
            <w:r w:rsidRPr="001B79C4">
              <w:t>SHDon</w:t>
            </w:r>
            <w:r w:rsidRPr="001B79C4">
              <w:t>&gt;</w:t>
            </w:r>
          </w:p>
          <w:p w:rsidR="009D1437" w:rsidRPr="001B79C4" w:rsidP="00616EC4" w14:paraId="73114CA3" w14:textId="77777777">
            <w:pPr>
              <w:jc w:val="both"/>
            </w:pPr>
            <w:r w:rsidRPr="001B79C4">
              <w:tab/>
            </w:r>
            <w:r w:rsidRPr="001B79C4">
              <w:tab/>
              <w:t>&lt;</w:t>
            </w:r>
            <w:r w:rsidRPr="001B79C4">
              <w:t>MCCQThue</w:t>
            </w:r>
            <w:r w:rsidRPr="001B79C4">
              <w:t>&gt;</w:t>
            </w:r>
            <w:r>
              <w:t>Mã</w:t>
            </w:r>
            <w:r>
              <w:t xml:space="preserve"> </w:t>
            </w:r>
            <w:r>
              <w:t>cơ</w:t>
            </w:r>
            <w:r>
              <w:t xml:space="preserve"> </w:t>
            </w:r>
            <w:r>
              <w:t>quan</w:t>
            </w:r>
            <w:r>
              <w:t xml:space="preserve"> </w:t>
            </w:r>
            <w:r>
              <w:t>thuế</w:t>
            </w:r>
            <w:r>
              <w:t xml:space="preserve"> </w:t>
            </w:r>
            <w:r>
              <w:t>cấp</w:t>
            </w:r>
            <w:r>
              <w:t xml:space="preserve"> (Trường </w:t>
            </w:r>
            <w:r>
              <w:t>hợp</w:t>
            </w:r>
            <w:r>
              <w:t xml:space="preserve"> </w:t>
            </w:r>
            <w:r>
              <w:t>hóa</w:t>
            </w:r>
            <w:r>
              <w:t xml:space="preserve"> </w:t>
            </w:r>
            <w:r>
              <w:t>đơn</w:t>
            </w:r>
            <w:r>
              <w:t xml:space="preserve"> </w:t>
            </w:r>
            <w:r>
              <w:t>có</w:t>
            </w:r>
            <w:r>
              <w:t xml:space="preserve"> </w:t>
            </w:r>
            <w:r>
              <w:t>mã</w:t>
            </w:r>
            <w:r>
              <w:t>)</w:t>
            </w:r>
            <w:r w:rsidRPr="001B79C4">
              <w:t>&lt;/</w:t>
            </w:r>
            <w:r w:rsidRPr="001B79C4">
              <w:t>MCCQThue</w:t>
            </w:r>
            <w:r w:rsidRPr="001B79C4">
              <w:t>&gt;</w:t>
            </w:r>
          </w:p>
          <w:p w:rsidR="009D1437" w:rsidP="00616EC4" w14:paraId="79B5F9FB" w14:textId="77777777">
            <w:pPr>
              <w:jc w:val="both"/>
            </w:pPr>
            <w:r w:rsidRPr="001B79C4">
              <w:tab/>
            </w:r>
            <w:r w:rsidRPr="001B79C4">
              <w:tab/>
              <w:t>&lt;</w:t>
            </w:r>
            <w:r w:rsidRPr="001B79C4">
              <w:t>TThai</w:t>
            </w:r>
            <w:r w:rsidRPr="001B79C4">
              <w:t>&gt;</w:t>
            </w:r>
            <w:r>
              <w:t xml:space="preserve">0: </w:t>
            </w:r>
            <w:r>
              <w:t>Chưa</w:t>
            </w:r>
            <w:r>
              <w:t xml:space="preserve"> </w:t>
            </w:r>
            <w:r>
              <w:t>gửi</w:t>
            </w:r>
            <w:r>
              <w:t xml:space="preserve"> </w:t>
            </w:r>
            <w:r>
              <w:t>cơ</w:t>
            </w:r>
            <w:r>
              <w:t xml:space="preserve"> </w:t>
            </w:r>
            <w:r>
              <w:t>quan</w:t>
            </w:r>
            <w:r>
              <w:t xml:space="preserve"> thuế</w:t>
            </w:r>
          </w:p>
          <w:p w:rsidR="009D1437" w:rsidP="00616EC4" w14:paraId="5543FA42" w14:textId="77777777">
            <w:pPr>
              <w:jc w:val="both"/>
            </w:pPr>
            <w:r>
              <w:t xml:space="preserve">                                       1: </w:t>
            </w:r>
            <w:r>
              <w:t>Đã</w:t>
            </w:r>
            <w:r>
              <w:t xml:space="preserve"> </w:t>
            </w:r>
            <w:r>
              <w:t>gửi</w:t>
            </w:r>
            <w:r>
              <w:t xml:space="preserve"> </w:t>
            </w:r>
            <w:r>
              <w:t>cơ</w:t>
            </w:r>
            <w:r>
              <w:t xml:space="preserve"> </w:t>
            </w:r>
            <w:r>
              <w:t>quan</w:t>
            </w:r>
            <w:r>
              <w:t xml:space="preserve"> </w:t>
            </w:r>
            <w:r>
              <w:t>thuế</w:t>
            </w:r>
          </w:p>
          <w:p w:rsidR="009D1437" w:rsidP="00616EC4" w14:paraId="2BE49B5B" w14:textId="77777777">
            <w:pPr>
              <w:jc w:val="both"/>
            </w:pPr>
            <w:r>
              <w:t xml:space="preserve">                                       2: </w:t>
            </w:r>
            <w:r>
              <w:t>Đã</w:t>
            </w:r>
            <w:r>
              <w:t xml:space="preserve"> </w:t>
            </w:r>
            <w:r>
              <w:t>được</w:t>
            </w:r>
            <w:r>
              <w:t xml:space="preserve"> CQT </w:t>
            </w:r>
            <w:r>
              <w:t>chấp</w:t>
            </w:r>
            <w:r>
              <w:t xml:space="preserve"> </w:t>
            </w:r>
            <w:r>
              <w:t>nhận</w:t>
            </w:r>
          </w:p>
          <w:p w:rsidR="009D1437" w:rsidP="00616EC4" w14:paraId="7C28C2AE" w14:textId="77777777">
            <w:pPr>
              <w:jc w:val="both"/>
            </w:pPr>
            <w:r>
              <w:t xml:space="preserve">                                       3: </w:t>
            </w:r>
            <w:r>
              <w:t>Đã</w:t>
            </w:r>
            <w:r>
              <w:t xml:space="preserve"> </w:t>
            </w:r>
            <w:r>
              <w:t>bị</w:t>
            </w:r>
            <w:r>
              <w:t xml:space="preserve"> CQT </w:t>
            </w:r>
            <w:r>
              <w:t>từ</w:t>
            </w:r>
            <w:r>
              <w:t xml:space="preserve"> </w:t>
            </w:r>
            <w:r>
              <w:t>chối</w:t>
            </w:r>
          </w:p>
          <w:p w:rsidR="009D1437" w:rsidRPr="001B79C4" w:rsidP="00616EC4" w14:paraId="42C17822" w14:textId="77777777">
            <w:pPr>
              <w:jc w:val="both"/>
            </w:pPr>
            <w:r>
              <w:t xml:space="preserve">                         </w:t>
            </w:r>
            <w:r w:rsidRPr="001B79C4">
              <w:t>&lt;/</w:t>
            </w:r>
            <w:r w:rsidRPr="001B79C4">
              <w:t>TThai</w:t>
            </w:r>
            <w:r w:rsidRPr="001B79C4">
              <w:t>&gt;</w:t>
            </w:r>
          </w:p>
          <w:p w:rsidR="009D1437" w:rsidRPr="001B79C4" w:rsidP="00616EC4" w14:paraId="132A91FC" w14:textId="77777777">
            <w:pPr>
              <w:jc w:val="both"/>
            </w:pPr>
            <w:r w:rsidRPr="001B79C4">
              <w:tab/>
            </w:r>
            <w:r w:rsidRPr="001B79C4">
              <w:tab/>
              <w:t>&lt;</w:t>
            </w:r>
            <w:r w:rsidRPr="001B79C4">
              <w:t>MTLoi</w:t>
            </w:r>
            <w:r w:rsidRPr="001B79C4">
              <w:t>&gt;</w:t>
            </w:r>
            <w:r>
              <w:t>thông</w:t>
            </w:r>
            <w:r>
              <w:t xml:space="preserve"> </w:t>
            </w:r>
            <w:r>
              <w:t>báo</w:t>
            </w:r>
            <w:r>
              <w:t xml:space="preserve"> </w:t>
            </w:r>
            <w:r>
              <w:t>lỗi</w:t>
            </w:r>
            <w:r>
              <w:t xml:space="preserve"> CQT </w:t>
            </w:r>
            <w:r>
              <w:t>trả</w:t>
            </w:r>
            <w:r>
              <w:t xml:space="preserve"> </w:t>
            </w:r>
            <w:r>
              <w:t>về</w:t>
            </w:r>
            <w:r w:rsidRPr="001B79C4">
              <w:t>&lt;/</w:t>
            </w:r>
            <w:r w:rsidRPr="001B79C4">
              <w:t>MTLoi</w:t>
            </w:r>
            <w:r w:rsidRPr="001B79C4">
              <w:t>&gt;</w:t>
            </w:r>
          </w:p>
          <w:p w:rsidR="009D1437" w:rsidRPr="001B79C4" w:rsidP="00616EC4" w14:paraId="632F3E05" w14:textId="77777777">
            <w:pPr>
              <w:jc w:val="both"/>
            </w:pPr>
            <w:r w:rsidRPr="001B79C4">
              <w:tab/>
            </w:r>
            <w:r w:rsidRPr="001B79C4">
              <w:tab/>
              <w:t>&lt;</w:t>
            </w:r>
            <w:r w:rsidRPr="001B79C4">
              <w:t>Fkey</w:t>
            </w:r>
            <w:r w:rsidRPr="001B79C4">
              <w:t>&gt;</w:t>
            </w:r>
            <w:r>
              <w:t>Fkey</w:t>
            </w:r>
            <w:r>
              <w:t xml:space="preserve"> </w:t>
            </w:r>
            <w:r>
              <w:t>hóa</w:t>
            </w:r>
            <w:r>
              <w:t xml:space="preserve"> </w:t>
            </w:r>
            <w:r>
              <w:t>đơn</w:t>
            </w:r>
            <w:r w:rsidRPr="001B79C4">
              <w:t>&lt;/</w:t>
            </w:r>
            <w:r w:rsidRPr="001B79C4">
              <w:t>Fkey</w:t>
            </w:r>
            <w:r w:rsidRPr="001B79C4">
              <w:t>&gt;</w:t>
            </w:r>
          </w:p>
          <w:p w:rsidR="009D1437" w:rsidRPr="001B79C4" w:rsidP="00616EC4" w14:paraId="266B3EFA" w14:textId="77777777">
            <w:pPr>
              <w:jc w:val="both"/>
            </w:pPr>
            <w:r w:rsidRPr="001B79C4">
              <w:tab/>
              <w:t>&lt;/</w:t>
            </w:r>
            <w:r w:rsidRPr="001B79C4">
              <w:t>HDon</w:t>
            </w:r>
            <w:r w:rsidRPr="001B79C4">
              <w:t>&gt;</w:t>
            </w:r>
          </w:p>
          <w:p w:rsidR="009D1437" w:rsidRPr="005444BD" w:rsidP="00616EC4" w14:paraId="7B5BCBA4" w14:textId="77777777">
            <w:pPr>
              <w:jc w:val="both"/>
            </w:pPr>
            <w:r w:rsidRPr="001B79C4">
              <w:t>&lt;/</w:t>
            </w:r>
            <w:r w:rsidRPr="001B79C4">
              <w:t>DSHDon</w:t>
            </w:r>
            <w:r w:rsidRPr="001B79C4">
              <w:t>&gt;</w:t>
            </w:r>
          </w:p>
        </w:tc>
        <w:tc>
          <w:tcPr>
            <w:tcW w:w="1885" w:type="dxa"/>
            <w:tcBorders>
              <w:top w:val="single" w:sz="4" w:space="0" w:color="2E74B5"/>
              <w:left w:val="single" w:sz="4" w:space="0" w:color="2E74B5"/>
              <w:bottom w:val="single" w:sz="4" w:space="0" w:color="2E74B5"/>
              <w:right w:val="single" w:sz="4" w:space="0" w:color="2E74B5"/>
            </w:tcBorders>
          </w:tcPr>
          <w:p w:rsidR="009D1437" w:rsidRPr="00731CD1" w:rsidP="00616EC4" w14:paraId="0BA05615" w14:textId="77777777">
            <w:pPr>
              <w:jc w:val="both"/>
            </w:pPr>
          </w:p>
        </w:tc>
      </w:tr>
    </w:tbl>
    <w:p w:rsidR="009D1437" w:rsidP="00C35F19" w14:paraId="732846F6" w14:textId="77777777">
      <w:pPr>
        <w:pStyle w:val="Heading3"/>
      </w:pPr>
      <w:bookmarkStart w:id="9" w:name="_Toc106724510"/>
      <w:r>
        <w:t>Lấy</w:t>
      </w:r>
      <w:r>
        <w:t xml:space="preserve"> </w:t>
      </w:r>
      <w:r>
        <w:t>trạng</w:t>
      </w:r>
      <w:r>
        <w:t xml:space="preserve"> </w:t>
      </w:r>
      <w:r>
        <w:t>thái</w:t>
      </w:r>
      <w:r>
        <w:t xml:space="preserve"> </w:t>
      </w:r>
      <w:r>
        <w:t>hóa</w:t>
      </w:r>
      <w:r>
        <w:t xml:space="preserve"> </w:t>
      </w:r>
      <w:r>
        <w:t>đơn</w:t>
      </w:r>
      <w:r>
        <w:t xml:space="preserve"> </w:t>
      </w:r>
      <w:r>
        <w:t>có</w:t>
      </w:r>
      <w:r>
        <w:t xml:space="preserve"> </w:t>
      </w:r>
      <w:r>
        <w:t>mã</w:t>
      </w:r>
      <w:r>
        <w:t xml:space="preserve">, </w:t>
      </w:r>
      <w:r>
        <w:t>hóa</w:t>
      </w:r>
      <w:r>
        <w:t xml:space="preserve"> </w:t>
      </w:r>
      <w:r>
        <w:t>đơn</w:t>
      </w:r>
      <w:r>
        <w:t xml:space="preserve"> </w:t>
      </w:r>
      <w:r>
        <w:t>không</w:t>
      </w:r>
      <w:r>
        <w:t xml:space="preserve"> </w:t>
      </w:r>
      <w:r>
        <w:t>mã</w:t>
      </w:r>
      <w:r>
        <w:t xml:space="preserve"> </w:t>
      </w:r>
      <w:r>
        <w:t>gửi</w:t>
      </w:r>
      <w:r>
        <w:t xml:space="preserve"> CQT </w:t>
      </w:r>
      <w:r>
        <w:t>trả</w:t>
      </w:r>
      <w:r>
        <w:t xml:space="preserve"> </w:t>
      </w:r>
      <w:r>
        <w:t>về</w:t>
      </w:r>
      <w:r>
        <w:t xml:space="preserve"> </w:t>
      </w:r>
      <w:r>
        <w:t>theo</w:t>
      </w:r>
      <w:r>
        <w:t xml:space="preserve"> </w:t>
      </w:r>
      <w:r>
        <w:t>danh</w:t>
      </w:r>
      <w:r>
        <w:t xml:space="preserve"> </w:t>
      </w:r>
      <w:r>
        <w:t>sách</w:t>
      </w:r>
      <w:r>
        <w:t xml:space="preserve"> </w:t>
      </w:r>
      <w:r>
        <w:t>invToken</w:t>
      </w:r>
      <w:bookmarkEnd w:id="9"/>
    </w:p>
    <w:p w:rsidR="009D1437" w:rsidRPr="00593BE8" w:rsidP="009D1437" w14:paraId="6B374C51" w14:textId="77777777">
      <w:pPr>
        <w:pStyle w:val="N"/>
      </w:pPr>
      <w:r w:rsidRPr="00593BE8">
        <w:t>URL</w:t>
      </w:r>
    </w:p>
    <w:p w:rsidR="009D1437" w:rsidP="009D1437" w14:paraId="4377B07E" w14:textId="77777777">
      <w:pPr>
        <w:pStyle w:val="N"/>
        <w:rPr>
          <w:rFonts w:eastAsia="Calibri"/>
        </w:rPr>
      </w:pPr>
      <w:r>
        <w:tab/>
      </w:r>
      <w:r w:rsidRPr="00007702">
        <w:t xml:space="preserve"> </w:t>
      </w:r>
      <w:r>
        <w:t>s</w:t>
      </w:r>
      <w:r w:rsidRPr="00EB3AC8">
        <w:t xml:space="preserve">tring </w:t>
      </w:r>
      <w:r>
        <w:t>GetMCCQThueByInvTokensNoXMLSign(</w:t>
      </w:r>
      <w:r>
        <w:rPr>
          <w:color w:val="0000FF"/>
        </w:rPr>
        <w:t>string</w:t>
      </w:r>
      <w:r>
        <w:t xml:space="preserve"> Account, </w:t>
      </w:r>
      <w:r>
        <w:rPr>
          <w:color w:val="0000FF"/>
        </w:rPr>
        <w:t>string</w:t>
      </w:r>
      <w:r>
        <w:t xml:space="preserve"> ACpass, </w:t>
      </w:r>
      <w:r>
        <w:rPr>
          <w:color w:val="0000FF"/>
        </w:rPr>
        <w:t>string</w:t>
      </w:r>
      <w:r>
        <w:t xml:space="preserve"> username, </w:t>
      </w:r>
      <w:r>
        <w:rPr>
          <w:color w:val="0000FF"/>
        </w:rPr>
        <w:t>string</w:t>
      </w:r>
      <w:r>
        <w:t xml:space="preserve"> password, </w:t>
      </w:r>
      <w:r>
        <w:rPr>
          <w:color w:val="0000FF"/>
        </w:rPr>
        <w:t>string</w:t>
      </w:r>
      <w:r>
        <w:t xml:space="preserve"> invTokens)</w:t>
      </w:r>
    </w:p>
    <w:p w:rsidR="009D1437" w:rsidP="009D1437" w14:paraId="61BAAF5B" w14:textId="77777777">
      <w:pPr>
        <w:pStyle w:val="N"/>
        <w:rPr>
          <w:rFonts w:eastAsia="Calibri"/>
        </w:rPr>
      </w:pPr>
    </w:p>
    <w:p w:rsidR="009D1437" w:rsidRPr="00593BE8" w:rsidP="009D1437" w14:paraId="51E6313D" w14:textId="77777777">
      <w:pPr>
        <w:pStyle w:val="N"/>
      </w:pPr>
      <w:r w:rsidRPr="00593BE8">
        <w:t>DESCRIPTION</w:t>
      </w:r>
    </w:p>
    <w:p w:rsidR="009D1437" w:rsidP="009D1437" w14:paraId="06FBE2AE" w14:textId="77777777">
      <w:pPr>
        <w:pStyle w:val="N"/>
      </w:pPr>
      <w:r>
        <w:tab/>
        <w:t>Đây là web service cho phép lấy trạng thái và nội dung xml hóa đơn có mã CQT trả về theo invToken</w:t>
      </w:r>
    </w:p>
    <w:p w:rsidR="009D1437" w:rsidRPr="00007702" w:rsidP="009D1437" w14:paraId="0833E7CF" w14:textId="77777777">
      <w:pPr>
        <w:pStyle w:val="N"/>
      </w:pPr>
      <w:r w:rsidRPr="00663B3E">
        <w:t>HTTP METHOD</w:t>
      </w:r>
    </w:p>
    <w:p w:rsidR="009D1437" w:rsidRPr="00007702" w:rsidP="009D1437" w14:paraId="4A50A553" w14:textId="77777777">
      <w:pPr>
        <w:pStyle w:val="N"/>
        <w:rPr>
          <w:b/>
        </w:rPr>
      </w:pPr>
      <w:r>
        <w:tab/>
        <w:t>Get</w:t>
      </w:r>
    </w:p>
    <w:p w:rsidR="009D1437" w:rsidRPr="00610AFD" w:rsidP="009D1437" w14:paraId="12E332AD" w14:textId="77777777">
      <w:pPr>
        <w:pStyle w:val="N"/>
      </w:pPr>
      <w:r w:rsidRPr="00610AFD">
        <w:t>REQUEST BODY</w:t>
      </w:r>
    </w:p>
    <w:p w:rsidR="009D1437" w:rsidRPr="009372AD" w:rsidP="009D1437" w14:paraId="311BE24D" w14:textId="77777777">
      <w:pPr>
        <w:pStyle w:val="ListParagraph"/>
        <w:numPr>
          <w:ilvl w:val="0"/>
          <w:numId w:val="3"/>
        </w:numPr>
        <w:spacing w:after="0" w:line="360" w:lineRule="auto"/>
        <w:jc w:val="both"/>
        <w:rPr>
          <w:rFonts w:eastAsia="Calibri"/>
          <w:b/>
          <w:u w:val="single"/>
        </w:rPr>
      </w:pPr>
      <w:r>
        <w:rPr>
          <w:rFonts w:eastAsia="Calibri"/>
          <w:b/>
        </w:rPr>
        <w:t>Account/</w:t>
      </w:r>
      <w:r>
        <w:rPr>
          <w:rFonts w:eastAsia="Calibri"/>
          <w:b/>
        </w:rPr>
        <w:t>ACPass</w:t>
      </w:r>
      <w:r w:rsidRPr="009372AD">
        <w:rPr>
          <w:rFonts w:eastAsia="Calibri"/>
          <w:b/>
        </w:rPr>
        <w:t xml:space="preserve">:  </w:t>
      </w:r>
      <w:r w:rsidRPr="009372AD">
        <w:rPr>
          <w:rFonts w:eastAsia="Calibri"/>
        </w:rPr>
        <w:t xml:space="preserve">Tài </w:t>
      </w:r>
      <w:r w:rsidRPr="009372AD">
        <w:rPr>
          <w:rFonts w:eastAsia="Calibri"/>
        </w:rPr>
        <w:t>khoản</w:t>
      </w:r>
      <w:r w:rsidRPr="009372AD">
        <w:rPr>
          <w:rFonts w:eastAsia="Calibri"/>
        </w:rPr>
        <w:t xml:space="preserve"> </w:t>
      </w:r>
      <w:r w:rsidRPr="009372AD">
        <w:rPr>
          <w:rFonts w:eastAsia="Calibri"/>
        </w:rPr>
        <w:t>được</w:t>
      </w:r>
      <w:r w:rsidRPr="009372AD">
        <w:rPr>
          <w:rFonts w:eastAsia="Calibri"/>
        </w:rPr>
        <w:t xml:space="preserve"> </w:t>
      </w:r>
      <w:r w:rsidRPr="009372AD">
        <w:rPr>
          <w:rFonts w:eastAsia="Calibri"/>
        </w:rPr>
        <w:t>cấp</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cho</w:t>
      </w:r>
      <w:r w:rsidRPr="009372AD">
        <w:rPr>
          <w:rFonts w:eastAsia="Calibri"/>
        </w:rPr>
        <w:t xml:space="preserve"> </w:t>
      </w:r>
      <w:r w:rsidRPr="009372AD">
        <w:rPr>
          <w:rFonts w:eastAsia="Calibri"/>
        </w:rPr>
        <w:t>nhân</w:t>
      </w:r>
      <w:r w:rsidRPr="009372AD">
        <w:rPr>
          <w:rFonts w:eastAsia="Calibri"/>
        </w:rPr>
        <w:t xml:space="preserve"> </w:t>
      </w:r>
      <w:r w:rsidRPr="009372AD">
        <w:rPr>
          <w:rFonts w:eastAsia="Calibri"/>
        </w:rPr>
        <w:t>viên</w:t>
      </w:r>
      <w:r w:rsidRPr="009372AD">
        <w:rPr>
          <w:rFonts w:eastAsia="Calibri"/>
        </w:rPr>
        <w:t xml:space="preserve"> </w:t>
      </w:r>
      <w:r w:rsidRPr="009372AD">
        <w:rPr>
          <w:rFonts w:eastAsia="Calibri"/>
        </w:rPr>
        <w:t>gọi</w:t>
      </w:r>
      <w:r w:rsidRPr="009372AD">
        <w:rPr>
          <w:rFonts w:eastAsia="Calibri"/>
        </w:rPr>
        <w:t xml:space="preserve"> </w:t>
      </w:r>
      <w:r w:rsidRPr="009372AD">
        <w:rPr>
          <w:rFonts w:eastAsia="Calibri"/>
        </w:rPr>
        <w:t>lệnh</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hành</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p>
    <w:p w:rsidR="009D1437" w:rsidRPr="000D3AC0" w:rsidP="009D1437" w14:paraId="15C57A71" w14:textId="7777777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w:t>
      </w:r>
      <w:r w:rsidRPr="009372AD">
        <w:rPr>
          <w:rFonts w:eastAsia="Calibri"/>
        </w:rPr>
        <w:t>khoản</w:t>
      </w:r>
      <w:r w:rsidRPr="009372AD">
        <w:rPr>
          <w:rFonts w:eastAsia="Calibri"/>
        </w:rPr>
        <w:t xml:space="preserve"> </w:t>
      </w:r>
      <w:r w:rsidRPr="009372AD">
        <w:rPr>
          <w:rFonts w:eastAsia="Calibri"/>
        </w:rPr>
        <w:t>được</w:t>
      </w:r>
      <w:r w:rsidRPr="009372AD">
        <w:rPr>
          <w:rFonts w:eastAsia="Calibri"/>
        </w:rPr>
        <w:t xml:space="preserve"> </w:t>
      </w:r>
      <w:r w:rsidRPr="009372AD">
        <w:rPr>
          <w:rFonts w:eastAsia="Calibri"/>
        </w:rPr>
        <w:t>cấp</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cho</w:t>
      </w:r>
      <w:r w:rsidRPr="009372AD">
        <w:rPr>
          <w:rFonts w:eastAsia="Calibri"/>
        </w:rPr>
        <w:t xml:space="preserve"> </w:t>
      </w:r>
      <w:r w:rsidRPr="009372AD">
        <w:rPr>
          <w:rFonts w:eastAsia="Calibri"/>
        </w:rPr>
        <w:t>khách</w:t>
      </w:r>
      <w:r w:rsidRPr="009372AD">
        <w:rPr>
          <w:rFonts w:eastAsia="Calibri"/>
        </w:rPr>
        <w:t xml:space="preserve"> </w:t>
      </w:r>
      <w:r w:rsidRPr="009372AD">
        <w:rPr>
          <w:rFonts w:eastAsia="Calibri"/>
        </w:rPr>
        <w:t>hàng</w:t>
      </w:r>
      <w:r w:rsidRPr="009372AD">
        <w:rPr>
          <w:rFonts w:eastAsia="Calibri"/>
        </w:rPr>
        <w:t xml:space="preserve"> </w:t>
      </w:r>
      <w:r w:rsidRPr="009372AD">
        <w:rPr>
          <w:rFonts w:eastAsia="Calibri"/>
        </w:rPr>
        <w:t>để</w:t>
      </w:r>
      <w:r w:rsidRPr="009372AD">
        <w:rPr>
          <w:rFonts w:eastAsia="Calibri"/>
        </w:rPr>
        <w:t xml:space="preserve"> </w:t>
      </w:r>
      <w:r w:rsidRPr="009372AD">
        <w:rPr>
          <w:rFonts w:eastAsia="Calibri"/>
        </w:rPr>
        <w:t>gọi</w:t>
      </w:r>
      <w:r w:rsidRPr="009372AD">
        <w:rPr>
          <w:rFonts w:eastAsia="Calibri"/>
        </w:rPr>
        <w:t xml:space="preserve"> </w:t>
      </w:r>
      <w:r>
        <w:rPr>
          <w:rFonts w:eastAsia="Calibri"/>
        </w:rPr>
        <w:t>đến</w:t>
      </w:r>
      <w:r>
        <w:rPr>
          <w:rFonts w:eastAsia="Calibri"/>
        </w:rPr>
        <w:t xml:space="preserve"> webservice (</w:t>
      </w:r>
      <w:r>
        <w:rPr>
          <w:rFonts w:eastAsia="Calibri"/>
        </w:rPr>
        <w:t>tài</w:t>
      </w:r>
      <w:r>
        <w:rPr>
          <w:rFonts w:eastAsia="Calibri"/>
        </w:rPr>
        <w:t xml:space="preserve"> </w:t>
      </w:r>
      <w:r>
        <w:rPr>
          <w:rFonts w:eastAsia="Calibri"/>
        </w:rPr>
        <w:t>khoản</w:t>
      </w:r>
      <w:r>
        <w:rPr>
          <w:rFonts w:eastAsia="Calibri"/>
        </w:rPr>
        <w:t xml:space="preserve"> </w:t>
      </w:r>
      <w:r>
        <w:rPr>
          <w:rFonts w:eastAsia="Calibri"/>
        </w:rPr>
        <w:t>có</w:t>
      </w:r>
      <w:r>
        <w:rPr>
          <w:rFonts w:eastAsia="Calibri"/>
        </w:rPr>
        <w:t xml:space="preserve"> </w:t>
      </w:r>
      <w:r>
        <w:rPr>
          <w:rFonts w:eastAsia="Calibri"/>
        </w:rPr>
        <w:t>quyền</w:t>
      </w:r>
      <w:r>
        <w:rPr>
          <w:rFonts w:eastAsia="Calibri"/>
        </w:rPr>
        <w:t xml:space="preserve"> </w:t>
      </w:r>
      <w:r>
        <w:rPr>
          <w:rFonts w:eastAsia="Calibri"/>
        </w:rPr>
        <w:t>ServiceRole</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r>
        <w:rPr>
          <w:rFonts w:eastAsia="Calibri"/>
        </w:rPr>
        <w:t>)</w:t>
      </w:r>
      <w:r w:rsidRPr="009372AD">
        <w:rPr>
          <w:rFonts w:eastAsia="Calibri"/>
        </w:rPr>
        <w:t>.</w:t>
      </w:r>
    </w:p>
    <w:p w:rsidR="009D1437" w:rsidP="009D1437" w14:paraId="53F70C0E" w14:textId="77777777">
      <w:pPr>
        <w:pStyle w:val="ListParagraph"/>
        <w:numPr>
          <w:ilvl w:val="0"/>
          <w:numId w:val="2"/>
        </w:numPr>
        <w:spacing w:after="0" w:line="360" w:lineRule="auto"/>
        <w:ind w:left="1080"/>
        <w:jc w:val="both"/>
      </w:pPr>
      <w:r w:rsidRPr="004F524D">
        <w:rPr>
          <w:rFonts w:eastAsia="Calibri"/>
          <w:b/>
        </w:rPr>
        <w:t>invTokens</w:t>
      </w:r>
      <w:r w:rsidRPr="000D3AC0">
        <w:rPr>
          <w:color w:val="000000"/>
        </w:rPr>
        <w:t xml:space="preserve">: </w:t>
      </w:r>
      <w:r>
        <w:rPr>
          <w:color w:val="000000"/>
        </w:rPr>
        <w:t>danh</w:t>
      </w:r>
      <w:r>
        <w:rPr>
          <w:color w:val="000000"/>
        </w:rPr>
        <w:t xml:space="preserve"> </w:t>
      </w:r>
      <w:r>
        <w:rPr>
          <w:color w:val="000000"/>
        </w:rPr>
        <w:t>sách</w:t>
      </w:r>
      <w:r>
        <w:rPr>
          <w:color w:val="000000"/>
        </w:rPr>
        <w:t xml:space="preserve"> </w:t>
      </w:r>
      <w:r>
        <w:t>c</w:t>
      </w:r>
      <w:r w:rsidRPr="005C559E">
        <w:t>huỗi</w:t>
      </w:r>
      <w:r w:rsidRPr="005C559E">
        <w:t xml:space="preserve"> token </w:t>
      </w:r>
      <w:r w:rsidRPr="005C559E">
        <w:t>xác</w:t>
      </w:r>
      <w:r w:rsidRPr="005C559E">
        <w:t xml:space="preserve"> </w:t>
      </w:r>
      <w:r w:rsidRPr="005C559E">
        <w:t>định</w:t>
      </w:r>
      <w:r w:rsidRPr="005C559E">
        <w:t xml:space="preserve"> </w:t>
      </w:r>
      <w:r w:rsidRPr="005C559E">
        <w:t>hóa</w:t>
      </w:r>
      <w:r w:rsidRPr="005C559E">
        <w:t xml:space="preserve"> </w:t>
      </w:r>
      <w:r w:rsidRPr="005C559E">
        <w:t>đơn</w:t>
      </w:r>
      <w:r w:rsidRPr="005C559E">
        <w:t xml:space="preserve"> </w:t>
      </w:r>
      <w:r w:rsidRPr="005C559E">
        <w:t>cần</w:t>
      </w:r>
      <w:r w:rsidRPr="005C559E">
        <w:t xml:space="preserve"> </w:t>
      </w:r>
      <w:r w:rsidRPr="005C559E">
        <w:t>lấy</w:t>
      </w:r>
    </w:p>
    <w:p w:rsidR="009D1437" w:rsidP="009D1437" w14:paraId="4796481B" w14:textId="7777777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430"/>
        <w:gridCol w:w="4950"/>
        <w:gridCol w:w="1885"/>
      </w:tblGrid>
      <w:tr w14:paraId="3CC54A59"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6B591789" w14:textId="77777777">
            <w:pPr>
              <w:pStyle w:val="ListParagraph"/>
            </w:pPr>
            <w:r>
              <w:t>Kết</w:t>
            </w:r>
            <w:r>
              <w:t xml:space="preserve"> </w:t>
            </w:r>
            <w:r>
              <w:t>quả</w:t>
            </w:r>
          </w:p>
        </w:tc>
        <w:tc>
          <w:tcPr>
            <w:tcW w:w="495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53E8D9E8" w14:textId="77777777">
            <w:pPr>
              <w:pStyle w:val="ListParagraph"/>
            </w:pPr>
            <w:r w:rsidRPr="00660ABB">
              <w:t>Mô</w:t>
            </w:r>
            <w:r w:rsidRPr="00660ABB">
              <w:t xml:space="preserve"> </w:t>
            </w:r>
            <w:r w:rsidRPr="00660ABB">
              <w:t>tả</w:t>
            </w:r>
          </w:p>
        </w:tc>
        <w:tc>
          <w:tcPr>
            <w:tcW w:w="1885"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26FC6BEE" w14:textId="77777777">
            <w:pPr>
              <w:pStyle w:val="ListParagraph"/>
            </w:pPr>
            <w:r>
              <w:t>Ghi</w:t>
            </w:r>
            <w:r>
              <w:t xml:space="preserve"> </w:t>
            </w:r>
            <w:r>
              <w:t>chú</w:t>
            </w:r>
          </w:p>
        </w:tc>
      </w:tr>
      <w:tr w14:paraId="515635C2" w14:textId="77777777" w:rsidTr="00616EC4">
        <w:tblPrEx>
          <w:tblW w:w="0" w:type="auto"/>
          <w:tblInd w:w="85" w:type="dxa"/>
          <w:tblLayout w:type="fixed"/>
          <w:tblLook w:val="04A0"/>
        </w:tblPrEx>
        <w:tc>
          <w:tcPr>
            <w:tcW w:w="2430" w:type="dxa"/>
            <w:tcBorders>
              <w:top w:val="single" w:sz="4" w:space="0" w:color="2E74B5"/>
              <w:left w:val="single" w:sz="4" w:space="0" w:color="2E74B5"/>
              <w:right w:val="single" w:sz="4" w:space="0" w:color="2E74B5"/>
            </w:tcBorders>
            <w:shd w:val="clear" w:color="auto" w:fill="auto"/>
          </w:tcPr>
          <w:p w:rsidR="009D1437" w:rsidRPr="009372AD" w:rsidP="00616EC4" w14:paraId="77C21DB5" w14:textId="77777777">
            <w:pPr>
              <w:autoSpaceDE w:val="0"/>
              <w:autoSpaceDN w:val="0"/>
              <w:adjustRightInd w:val="0"/>
              <w:jc w:val="both"/>
              <w:rPr>
                <w:sz w:val="19"/>
                <w:szCs w:val="19"/>
              </w:rPr>
            </w:pPr>
            <w:r w:rsidRPr="009372AD">
              <w:t>ERR:1</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CFA9FBD" w14:textId="77777777">
            <w:pPr>
              <w:pStyle w:val="ListParagraph"/>
              <w:ind w:left="0"/>
              <w:jc w:val="both"/>
            </w:pPr>
            <w:r w:rsidRPr="009372AD">
              <w:t xml:space="preserve">Tài </w:t>
            </w:r>
            <w:r w:rsidRPr="009372AD">
              <w:t>khoản</w:t>
            </w:r>
            <w:r w:rsidRPr="009372AD">
              <w:t xml:space="preserve"> </w:t>
            </w:r>
            <w:r w:rsidRPr="009372AD">
              <w:t>đăng</w:t>
            </w:r>
            <w:r w:rsidRPr="009372AD">
              <w:t xml:space="preserve"> </w:t>
            </w:r>
            <w:r w:rsidRPr="009372AD">
              <w:t>nhập</w:t>
            </w:r>
            <w:r w:rsidRPr="009372AD">
              <w:t xml:space="preserve"> </w:t>
            </w:r>
            <w:r w:rsidRPr="009372AD">
              <w:t>sai</w:t>
            </w:r>
            <w:r w:rsidRPr="009372AD">
              <w:t xml:space="preserve"> </w:t>
            </w:r>
            <w:r w:rsidRPr="009372AD">
              <w:t>hoặc</w:t>
            </w:r>
            <w:r w:rsidRPr="009372AD">
              <w:t xml:space="preserve"> </w:t>
            </w:r>
            <w:r w:rsidRPr="009372AD">
              <w:t>không</w:t>
            </w:r>
            <w:r w:rsidRPr="009372AD">
              <w:t xml:space="preserve"> </w:t>
            </w:r>
            <w:r w:rsidRPr="009372AD">
              <w:t>có</w:t>
            </w:r>
            <w:r w:rsidRPr="009372AD">
              <w:t xml:space="preserve"> </w:t>
            </w:r>
            <w:r w:rsidRPr="009372AD">
              <w:t>quyề</w:t>
            </w:r>
            <w:r>
              <w:t>n</w:t>
            </w:r>
            <w:r>
              <w:t xml:space="preserve"> </w:t>
            </w:r>
            <w:r>
              <w:t>thêm</w:t>
            </w:r>
            <w:r>
              <w:t xml:space="preserve"> </w:t>
            </w:r>
            <w:r>
              <w:t>mới</w:t>
            </w:r>
            <w:r>
              <w:t xml:space="preserve"> </w:t>
            </w:r>
            <w:r>
              <w:t>hóa</w:t>
            </w:r>
            <w:r>
              <w:t xml:space="preserve"> </w:t>
            </w:r>
            <w:r>
              <w:t>đơn</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65CF0095" w14:textId="77777777">
            <w:pPr>
              <w:pStyle w:val="ListParagraph"/>
              <w:ind w:left="0"/>
              <w:jc w:val="both"/>
            </w:pPr>
          </w:p>
        </w:tc>
      </w:tr>
      <w:tr w14:paraId="6088FC69"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3594750" w14:textId="77777777">
            <w:pPr>
              <w:jc w:val="both"/>
            </w:pPr>
            <w:r>
              <w:t>ERR:2</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311C139" w14:textId="77777777">
            <w:pPr>
              <w:jc w:val="both"/>
            </w:pPr>
            <w:r>
              <w:t>Không</w:t>
            </w:r>
            <w:r>
              <w:t xml:space="preserve"> </w:t>
            </w:r>
            <w:r>
              <w:t>tìm</w:t>
            </w:r>
            <w:r>
              <w:t xml:space="preserve"> </w:t>
            </w:r>
            <w:r>
              <w:t>thấy</w:t>
            </w:r>
            <w:r>
              <w:t xml:space="preserve"> </w:t>
            </w:r>
            <w:r>
              <w:t>hóa</w:t>
            </w:r>
            <w:r>
              <w:t xml:space="preserve"> </w:t>
            </w:r>
            <w:r>
              <w:t>đơn</w:t>
            </w:r>
            <w:r>
              <w:t xml:space="preserve"> </w:t>
            </w:r>
            <w:r>
              <w:t>tương</w:t>
            </w:r>
            <w:r>
              <w:t xml:space="preserve"> </w:t>
            </w:r>
            <w:r>
              <w:t>ứng</w:t>
            </w:r>
            <w:r w:rsidRPr="009372AD">
              <w:t>.</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1B2E769C" w14:textId="77777777">
            <w:pPr>
              <w:jc w:val="both"/>
            </w:pPr>
          </w:p>
        </w:tc>
      </w:tr>
      <w:tr w14:paraId="7D62A246"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2483BC3" w14:textId="77777777">
            <w:pPr>
              <w:jc w:val="both"/>
            </w:pPr>
            <w:r>
              <w:t>ERR:10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282965BB" w14:textId="77777777">
            <w:pPr>
              <w:jc w:val="both"/>
            </w:pPr>
            <w:r>
              <w:t>Vượt</w:t>
            </w:r>
            <w:r>
              <w:t xml:space="preserve"> </w:t>
            </w:r>
            <w:r>
              <w:t>quá</w:t>
            </w:r>
            <w:r>
              <w:t xml:space="preserve"> </w:t>
            </w:r>
            <w:r>
              <w:t>số</w:t>
            </w:r>
            <w:r>
              <w:t xml:space="preserve"> </w:t>
            </w:r>
            <w:r>
              <w:t>lượng</w:t>
            </w:r>
            <w:r>
              <w:t xml:space="preserve"> 100 </w:t>
            </w:r>
            <w:r>
              <w:t>hóa</w:t>
            </w:r>
            <w:r>
              <w:t xml:space="preserve"> </w:t>
            </w:r>
            <w:r>
              <w:t>đơn</w:t>
            </w:r>
            <w:r>
              <w:t xml:space="preserve"> </w:t>
            </w:r>
            <w:r>
              <w:t>cần</w:t>
            </w:r>
            <w:r>
              <w:t xml:space="preserve"> </w:t>
            </w:r>
            <w:r>
              <w:t>lấy</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5730921F" w14:textId="77777777">
            <w:pPr>
              <w:pStyle w:val="ListParagraph"/>
              <w:ind w:left="0"/>
              <w:jc w:val="both"/>
            </w:pPr>
          </w:p>
        </w:tc>
      </w:tr>
      <w:tr w14:paraId="52D732B0"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BF850AA" w14:textId="77777777">
            <w:pPr>
              <w:autoSpaceDE w:val="0"/>
              <w:autoSpaceDN w:val="0"/>
              <w:adjustRightInd w:val="0"/>
              <w:jc w:val="both"/>
            </w:pPr>
            <w:r>
              <w:t>ERR:20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103B5FB4" w14:textId="77777777">
            <w:pPr>
              <w:pStyle w:val="ListParagraph"/>
              <w:ind w:left="0"/>
              <w:jc w:val="both"/>
            </w:pPr>
            <w:r>
              <w:t>Không</w:t>
            </w:r>
            <w:r>
              <w:t xml:space="preserve"> </w:t>
            </w:r>
            <w:r>
              <w:t>lấy</w:t>
            </w:r>
            <w:r>
              <w:t xml:space="preserve"> </w:t>
            </w:r>
            <w:r>
              <w:t>được</w:t>
            </w:r>
            <w:r>
              <w:t xml:space="preserve"> </w:t>
            </w:r>
            <w:r>
              <w:t>thông</w:t>
            </w:r>
            <w:r>
              <w:t xml:space="preserve"> tin </w:t>
            </w:r>
            <w:r>
              <w:t>người</w:t>
            </w:r>
            <w:r>
              <w:t xml:space="preserve"> </w:t>
            </w:r>
            <w:r>
              <w:t>dùng</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50D33CFA" w14:textId="77777777">
            <w:pPr>
              <w:pStyle w:val="ListParagraph"/>
              <w:ind w:left="0"/>
              <w:jc w:val="both"/>
            </w:pPr>
          </w:p>
        </w:tc>
      </w:tr>
      <w:tr w14:paraId="2CD20A28"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24C06B0C" w14:textId="77777777">
            <w:pPr>
              <w:autoSpaceDE w:val="0"/>
              <w:autoSpaceDN w:val="0"/>
              <w:adjustRightInd w:val="0"/>
              <w:jc w:val="both"/>
            </w:pPr>
            <w:r>
              <w:t>ERR:5</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4D76E6D" w14:textId="77777777">
            <w:pPr>
              <w:pStyle w:val="ListParagraph"/>
              <w:ind w:left="0"/>
              <w:jc w:val="both"/>
            </w:pPr>
            <w:r>
              <w:t>Lỗi</w:t>
            </w:r>
            <w:r>
              <w:t xml:space="preserve"> </w:t>
            </w:r>
            <w:r>
              <w:t>không</w:t>
            </w:r>
            <w:r>
              <w:t xml:space="preserve"> </w:t>
            </w:r>
            <w:r>
              <w:t>xác</w:t>
            </w:r>
            <w:r>
              <w:t xml:space="preserve"> </w:t>
            </w:r>
            <w:r>
              <w:t>định</w:t>
            </w:r>
            <w:r>
              <w:t xml:space="preserve">, </w:t>
            </w:r>
            <w:r>
              <w:t>không</w:t>
            </w:r>
            <w:r>
              <w:t xml:space="preserve"> </w:t>
            </w:r>
            <w:r>
              <w:t>lấy</w:t>
            </w:r>
            <w:r>
              <w:t xml:space="preserve"> </w:t>
            </w:r>
            <w:r>
              <w:t>được</w:t>
            </w:r>
            <w:r>
              <w:t xml:space="preserve"> </w:t>
            </w:r>
            <w:r>
              <w:t>dữ</w:t>
            </w:r>
            <w:r>
              <w:t xml:space="preserve"> </w:t>
            </w:r>
            <w:r>
              <w:t>liệu</w:t>
            </w:r>
            <w:r>
              <w:t xml:space="preserve"> </w:t>
            </w:r>
            <w:r>
              <w:t>hóa</w:t>
            </w:r>
            <w:r>
              <w:t xml:space="preserve"> </w:t>
            </w:r>
            <w:r>
              <w:t>đơn</w:t>
            </w:r>
            <w:r>
              <w:t xml:space="preserve"> </w:t>
            </w:r>
            <w:r>
              <w:t>cấp</w:t>
            </w:r>
            <w:r>
              <w:t xml:space="preserve"> </w:t>
            </w:r>
            <w:r>
              <w:t>mã</w:t>
            </w:r>
            <w:r>
              <w:t xml:space="preserve"> </w:t>
            </w:r>
            <w:r>
              <w:t>theo</w:t>
            </w:r>
            <w:r>
              <w:t xml:space="preserve"> </w:t>
            </w:r>
            <w:r>
              <w:t>dữ</w:t>
            </w:r>
            <w:r>
              <w:t xml:space="preserve"> </w:t>
            </w:r>
            <w:r>
              <w:t>liệu</w:t>
            </w:r>
            <w:r>
              <w:t xml:space="preserve"> </w:t>
            </w:r>
            <w:r>
              <w:t>truyền</w:t>
            </w:r>
            <w:r>
              <w:t xml:space="preserve"> </w:t>
            </w:r>
            <w:r>
              <w:t>vào</w:t>
            </w:r>
          </w:p>
        </w:tc>
        <w:tc>
          <w:tcPr>
            <w:tcW w:w="1885" w:type="dxa"/>
            <w:tcBorders>
              <w:top w:val="single" w:sz="4" w:space="0" w:color="2E74B5"/>
              <w:left w:val="single" w:sz="4" w:space="0" w:color="2E74B5"/>
              <w:bottom w:val="single" w:sz="4" w:space="0" w:color="2E74B5"/>
              <w:right w:val="single" w:sz="4" w:space="0" w:color="2E74B5"/>
            </w:tcBorders>
          </w:tcPr>
          <w:p w:rsidR="009D1437" w:rsidRPr="00731CD1" w:rsidP="00616EC4" w14:paraId="57B3EE83" w14:textId="77777777">
            <w:pPr>
              <w:jc w:val="both"/>
            </w:pPr>
          </w:p>
        </w:tc>
      </w:tr>
      <w:tr w14:paraId="7DF7BF71" w14:textId="77777777" w:rsidTr="00616EC4">
        <w:tblPrEx>
          <w:tblW w:w="0" w:type="auto"/>
          <w:tblInd w:w="85" w:type="dxa"/>
          <w:tblLayout w:type="fixed"/>
          <w:tblLook w:val="04A0"/>
        </w:tblPrEx>
        <w:trPr>
          <w:trHeight w:val="368"/>
        </w:trPr>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10DC6FF5" w14:textId="77777777">
            <w:pPr>
              <w:autoSpaceDE w:val="0"/>
              <w:autoSpaceDN w:val="0"/>
              <w:adjustRightInd w:val="0"/>
              <w:jc w:val="both"/>
            </w:pPr>
            <w:r>
              <w:t>DataBase64</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73BFD228" w14:textId="77777777">
            <w:pPr>
              <w:jc w:val="both"/>
            </w:pPr>
            <w:r w:rsidRPr="005444BD">
              <w:t>Dữ</w:t>
            </w:r>
            <w:r w:rsidRPr="005444BD">
              <w:t xml:space="preserve"> </w:t>
            </w:r>
            <w:r w:rsidRPr="005444BD">
              <w:t>liệ</w:t>
            </w:r>
            <w:r>
              <w:t>u</w:t>
            </w:r>
            <w:r>
              <w:t xml:space="preserve"> </w:t>
            </w:r>
            <w:r>
              <w:t>thông</w:t>
            </w:r>
            <w:r>
              <w:t xml:space="preserve"> tin </w:t>
            </w:r>
            <w:r>
              <w:t>hóa</w:t>
            </w:r>
            <w:r>
              <w:t xml:space="preserve"> </w:t>
            </w:r>
            <w:r>
              <w:t>đơn</w:t>
            </w:r>
            <w:r>
              <w:t xml:space="preserve"> ở </w:t>
            </w:r>
            <w:r>
              <w:t>dạng</w:t>
            </w:r>
            <w:r>
              <w:t xml:space="preserve"> XML </w:t>
            </w:r>
            <w:r>
              <w:t>đã</w:t>
            </w:r>
            <w:r>
              <w:t xml:space="preserve"> base64 bao </w:t>
            </w:r>
            <w:r>
              <w:t>gồm</w:t>
            </w:r>
            <w:r>
              <w:t xml:space="preserve">: </w:t>
            </w:r>
            <w:r>
              <w:t>mẫu</w:t>
            </w:r>
            <w:r>
              <w:t xml:space="preserve"> </w:t>
            </w:r>
            <w:r>
              <w:t>số</w:t>
            </w:r>
            <w:r>
              <w:t xml:space="preserve">, </w:t>
            </w:r>
            <w:r>
              <w:t>ký</w:t>
            </w:r>
            <w:r>
              <w:t xml:space="preserve"> </w:t>
            </w:r>
            <w:r>
              <w:t>hiệu</w:t>
            </w:r>
            <w:r>
              <w:t xml:space="preserve">, </w:t>
            </w:r>
            <w:r>
              <w:t>số</w:t>
            </w:r>
            <w:r>
              <w:t xml:space="preserve">, </w:t>
            </w:r>
            <w:r>
              <w:t>trạng</w:t>
            </w:r>
            <w:r>
              <w:t xml:space="preserve"> </w:t>
            </w:r>
            <w:r>
              <w:t>thái</w:t>
            </w:r>
            <w:r>
              <w:t xml:space="preserve"> </w:t>
            </w:r>
            <w:r>
              <w:t>cấp</w:t>
            </w:r>
            <w:r>
              <w:t xml:space="preserve"> </w:t>
            </w:r>
            <w:r>
              <w:t>mã</w:t>
            </w:r>
            <w:r>
              <w:t xml:space="preserve">, xml </w:t>
            </w:r>
            <w:r>
              <w:t>hóa</w:t>
            </w:r>
            <w:r>
              <w:t xml:space="preserve"> </w:t>
            </w:r>
            <w:r>
              <w:t>đơn</w:t>
            </w:r>
            <w:r>
              <w:t xml:space="preserve"> </w:t>
            </w:r>
          </w:p>
          <w:p w:rsidR="009D1437" w:rsidP="00616EC4" w14:paraId="20EE45AA" w14:textId="77777777">
            <w:pPr>
              <w:jc w:val="both"/>
            </w:pPr>
          </w:p>
          <w:p w:rsidR="009D1437" w:rsidRPr="001B79C4" w:rsidP="00616EC4" w14:paraId="6FF34B6B" w14:textId="77777777">
            <w:pPr>
              <w:jc w:val="both"/>
            </w:pPr>
            <w:r w:rsidRPr="001B79C4">
              <w:t>&lt;</w:t>
            </w:r>
            <w:r w:rsidRPr="001B79C4">
              <w:t>DSHDon</w:t>
            </w:r>
            <w:r w:rsidRPr="001B79C4">
              <w:t>&gt;</w:t>
            </w:r>
          </w:p>
          <w:p w:rsidR="009D1437" w:rsidRPr="001B79C4" w:rsidP="00616EC4" w14:paraId="63A13EB5" w14:textId="77777777">
            <w:pPr>
              <w:jc w:val="both"/>
            </w:pPr>
            <w:r w:rsidRPr="001B79C4">
              <w:tab/>
              <w:t>&lt;</w:t>
            </w:r>
            <w:r w:rsidRPr="001B79C4">
              <w:t>HDon</w:t>
            </w:r>
            <w:r w:rsidRPr="001B79C4">
              <w:t>&gt;</w:t>
            </w:r>
          </w:p>
          <w:p w:rsidR="009D1437" w:rsidRPr="001B79C4" w:rsidP="00616EC4" w14:paraId="3BEF82E4" w14:textId="77777777">
            <w:pPr>
              <w:jc w:val="both"/>
            </w:pPr>
            <w:r w:rsidRPr="001B79C4">
              <w:tab/>
            </w:r>
            <w:r w:rsidRPr="001B79C4">
              <w:tab/>
              <w:t>&lt;</w:t>
            </w:r>
            <w:r w:rsidRPr="001B79C4">
              <w:t>KHMSHDon</w:t>
            </w:r>
            <w:r w:rsidRPr="001B79C4">
              <w:t>&gt;</w:t>
            </w:r>
            <w:r>
              <w:t>Mẫu</w:t>
            </w:r>
            <w:r>
              <w:t xml:space="preserve"> </w:t>
            </w:r>
            <w:r>
              <w:t>số</w:t>
            </w:r>
            <w:r>
              <w:t xml:space="preserve"> </w:t>
            </w:r>
            <w:r>
              <w:t>hóa</w:t>
            </w:r>
            <w:r>
              <w:t xml:space="preserve">                    </w:t>
            </w:r>
            <w:r>
              <w:t>đơn</w:t>
            </w:r>
            <w:r w:rsidRPr="001B79C4">
              <w:t>&lt;/</w:t>
            </w:r>
            <w:r w:rsidRPr="001B79C4">
              <w:t>KHMSHDon</w:t>
            </w:r>
            <w:r w:rsidRPr="001B79C4">
              <w:t>&gt;</w:t>
            </w:r>
          </w:p>
          <w:p w:rsidR="009D1437" w:rsidRPr="001B79C4" w:rsidP="00616EC4" w14:paraId="6E7D3633" w14:textId="77777777">
            <w:pPr>
              <w:jc w:val="both"/>
            </w:pPr>
            <w:r w:rsidRPr="001B79C4">
              <w:tab/>
            </w:r>
            <w:r w:rsidRPr="001B79C4">
              <w:tab/>
              <w:t>&lt;</w:t>
            </w:r>
            <w:r w:rsidRPr="001B79C4">
              <w:t>KHHDon</w:t>
            </w:r>
            <w:r w:rsidRPr="001B79C4">
              <w:t>&gt;</w:t>
            </w:r>
            <w:r>
              <w:t>Ký</w:t>
            </w:r>
            <w:r>
              <w:t xml:space="preserve"> </w:t>
            </w:r>
            <w:r>
              <w:t>hiệu</w:t>
            </w:r>
            <w:r>
              <w:t xml:space="preserve"> </w:t>
            </w:r>
            <w:r>
              <w:t>hóa</w:t>
            </w:r>
            <w:r>
              <w:t xml:space="preserve"> </w:t>
            </w:r>
            <w:r>
              <w:t>đơn</w:t>
            </w:r>
            <w:r w:rsidRPr="001B79C4">
              <w:t>&lt;/</w:t>
            </w:r>
            <w:r w:rsidRPr="001B79C4">
              <w:t>KHHDon</w:t>
            </w:r>
            <w:r w:rsidRPr="001B79C4">
              <w:t>&gt;</w:t>
            </w:r>
          </w:p>
          <w:p w:rsidR="009D1437" w:rsidRPr="001B79C4" w:rsidP="00616EC4" w14:paraId="54952668" w14:textId="77777777">
            <w:pPr>
              <w:jc w:val="both"/>
            </w:pPr>
            <w:r w:rsidRPr="001B79C4">
              <w:tab/>
            </w:r>
            <w:r w:rsidRPr="001B79C4">
              <w:tab/>
              <w:t>&lt;</w:t>
            </w:r>
            <w:r w:rsidRPr="001B79C4">
              <w:t>SHDon</w:t>
            </w:r>
            <w:r w:rsidRPr="001B79C4">
              <w:t>&gt;</w:t>
            </w:r>
            <w:r>
              <w:t>Số</w:t>
            </w:r>
            <w:r>
              <w:t xml:space="preserve"> </w:t>
            </w:r>
            <w:r>
              <w:t>hóa</w:t>
            </w:r>
            <w:r>
              <w:t xml:space="preserve"> </w:t>
            </w:r>
            <w:r>
              <w:t>đơn</w:t>
            </w:r>
            <w:r w:rsidRPr="001B79C4">
              <w:t>&lt;/</w:t>
            </w:r>
            <w:r w:rsidRPr="001B79C4">
              <w:t>SHDon</w:t>
            </w:r>
            <w:r w:rsidRPr="001B79C4">
              <w:t>&gt;</w:t>
            </w:r>
          </w:p>
          <w:p w:rsidR="009D1437" w:rsidRPr="001B79C4" w:rsidP="00616EC4" w14:paraId="78EF4290" w14:textId="77777777">
            <w:pPr>
              <w:jc w:val="both"/>
            </w:pPr>
            <w:r w:rsidRPr="001B79C4">
              <w:tab/>
            </w:r>
            <w:r w:rsidRPr="001B79C4">
              <w:tab/>
              <w:t>&lt;</w:t>
            </w:r>
            <w:r w:rsidRPr="001B79C4">
              <w:t>MCCQThue</w:t>
            </w:r>
            <w:r w:rsidRPr="001B79C4">
              <w:t>&gt;</w:t>
            </w:r>
            <w:r>
              <w:t>Mã</w:t>
            </w:r>
            <w:r>
              <w:t xml:space="preserve"> </w:t>
            </w:r>
            <w:r>
              <w:t>cơ</w:t>
            </w:r>
            <w:r>
              <w:t xml:space="preserve"> </w:t>
            </w:r>
            <w:r>
              <w:t>quan</w:t>
            </w:r>
            <w:r>
              <w:t xml:space="preserve"> </w:t>
            </w:r>
            <w:r>
              <w:t>thuế</w:t>
            </w:r>
            <w:r>
              <w:t xml:space="preserve"> </w:t>
            </w:r>
            <w:r>
              <w:t>cấp</w:t>
            </w:r>
            <w:r>
              <w:t xml:space="preserve"> (Trường </w:t>
            </w:r>
            <w:r>
              <w:t>hợp</w:t>
            </w:r>
            <w:r>
              <w:t xml:space="preserve"> </w:t>
            </w:r>
            <w:r>
              <w:t>hóa</w:t>
            </w:r>
            <w:r>
              <w:t xml:space="preserve"> </w:t>
            </w:r>
            <w:r>
              <w:t>đơn</w:t>
            </w:r>
            <w:r>
              <w:t xml:space="preserve"> </w:t>
            </w:r>
            <w:r>
              <w:t>có</w:t>
            </w:r>
            <w:r>
              <w:t xml:space="preserve"> </w:t>
            </w:r>
            <w:r>
              <w:t>mã</w:t>
            </w:r>
            <w:r>
              <w:t>)</w:t>
            </w:r>
            <w:r w:rsidRPr="001B79C4">
              <w:t>&lt;/</w:t>
            </w:r>
            <w:r w:rsidRPr="001B79C4">
              <w:t>MCCQThue</w:t>
            </w:r>
            <w:r w:rsidRPr="001B79C4">
              <w:t>&gt;</w:t>
            </w:r>
          </w:p>
          <w:p w:rsidR="009D1437" w:rsidP="00616EC4" w14:paraId="0DD985E7" w14:textId="77777777">
            <w:pPr>
              <w:jc w:val="both"/>
            </w:pPr>
            <w:r w:rsidRPr="001B79C4">
              <w:tab/>
            </w:r>
            <w:r w:rsidRPr="001B79C4">
              <w:tab/>
              <w:t>&lt;</w:t>
            </w:r>
            <w:r w:rsidRPr="001B79C4">
              <w:t>TThai</w:t>
            </w:r>
            <w:r w:rsidRPr="001B79C4">
              <w:t>&gt;</w:t>
            </w:r>
            <w:r>
              <w:t xml:space="preserve">0: </w:t>
            </w:r>
            <w:r>
              <w:t>Chưa</w:t>
            </w:r>
            <w:r>
              <w:t xml:space="preserve"> </w:t>
            </w:r>
            <w:r>
              <w:t>gửi</w:t>
            </w:r>
            <w:r>
              <w:t xml:space="preserve"> </w:t>
            </w:r>
            <w:r>
              <w:t>cơ</w:t>
            </w:r>
            <w:r>
              <w:t xml:space="preserve"> </w:t>
            </w:r>
            <w:r>
              <w:t>quan</w:t>
            </w:r>
            <w:r>
              <w:t xml:space="preserve"> thuế</w:t>
            </w:r>
          </w:p>
          <w:p w:rsidR="009D1437" w:rsidP="00616EC4" w14:paraId="6CF29E7F" w14:textId="77777777">
            <w:pPr>
              <w:jc w:val="both"/>
            </w:pPr>
            <w:r>
              <w:t xml:space="preserve">                                       1: </w:t>
            </w:r>
            <w:r>
              <w:t>Đã</w:t>
            </w:r>
            <w:r>
              <w:t xml:space="preserve"> </w:t>
            </w:r>
            <w:r>
              <w:t>gửi</w:t>
            </w:r>
            <w:r>
              <w:t xml:space="preserve"> </w:t>
            </w:r>
            <w:r>
              <w:t>cơ</w:t>
            </w:r>
            <w:r>
              <w:t xml:space="preserve"> </w:t>
            </w:r>
            <w:r>
              <w:t>quan</w:t>
            </w:r>
            <w:r>
              <w:t xml:space="preserve"> </w:t>
            </w:r>
            <w:r>
              <w:t>thuế</w:t>
            </w:r>
          </w:p>
          <w:p w:rsidR="009D1437" w:rsidP="00616EC4" w14:paraId="32B75517" w14:textId="77777777">
            <w:pPr>
              <w:jc w:val="both"/>
            </w:pPr>
            <w:r>
              <w:t xml:space="preserve">                                       2: </w:t>
            </w:r>
            <w:r>
              <w:t>Đã</w:t>
            </w:r>
            <w:r>
              <w:t xml:space="preserve"> </w:t>
            </w:r>
            <w:r>
              <w:t>được</w:t>
            </w:r>
            <w:r>
              <w:t xml:space="preserve"> CQT </w:t>
            </w:r>
            <w:r>
              <w:t>chấp</w:t>
            </w:r>
            <w:r>
              <w:t xml:space="preserve"> </w:t>
            </w:r>
            <w:r>
              <w:t>nhận</w:t>
            </w:r>
          </w:p>
          <w:p w:rsidR="009D1437" w:rsidP="00616EC4" w14:paraId="3E481D03" w14:textId="77777777">
            <w:pPr>
              <w:jc w:val="both"/>
            </w:pPr>
            <w:r>
              <w:t xml:space="preserve">                                       3: </w:t>
            </w:r>
            <w:r>
              <w:t>Đã</w:t>
            </w:r>
            <w:r>
              <w:t xml:space="preserve"> </w:t>
            </w:r>
            <w:r>
              <w:t>bị</w:t>
            </w:r>
            <w:r>
              <w:t xml:space="preserve"> CQT </w:t>
            </w:r>
            <w:r>
              <w:t>từ</w:t>
            </w:r>
            <w:r>
              <w:t xml:space="preserve"> </w:t>
            </w:r>
            <w:r>
              <w:t>chối</w:t>
            </w:r>
          </w:p>
          <w:p w:rsidR="009D1437" w:rsidRPr="001B79C4" w:rsidP="00616EC4" w14:paraId="6F8DC4C5" w14:textId="77777777">
            <w:pPr>
              <w:jc w:val="both"/>
            </w:pPr>
            <w:r>
              <w:t xml:space="preserve">                         </w:t>
            </w:r>
            <w:r w:rsidRPr="001B79C4">
              <w:t>&lt;/</w:t>
            </w:r>
            <w:r w:rsidRPr="001B79C4">
              <w:t>TThai</w:t>
            </w:r>
            <w:r w:rsidRPr="001B79C4">
              <w:t>&gt;</w:t>
            </w:r>
          </w:p>
          <w:p w:rsidR="009D1437" w:rsidRPr="001B79C4" w:rsidP="00616EC4" w14:paraId="2CC29AC0" w14:textId="77777777">
            <w:pPr>
              <w:jc w:val="both"/>
            </w:pPr>
            <w:r w:rsidRPr="001B79C4">
              <w:tab/>
            </w:r>
            <w:r w:rsidRPr="001B79C4">
              <w:tab/>
              <w:t>&lt;</w:t>
            </w:r>
            <w:r w:rsidRPr="001B79C4">
              <w:t>MTLoi</w:t>
            </w:r>
            <w:r w:rsidRPr="001B79C4">
              <w:t>&gt;</w:t>
            </w:r>
            <w:r>
              <w:t>thông</w:t>
            </w:r>
            <w:r>
              <w:t xml:space="preserve"> </w:t>
            </w:r>
            <w:r>
              <w:t>báo</w:t>
            </w:r>
            <w:r>
              <w:t xml:space="preserve"> </w:t>
            </w:r>
            <w:r>
              <w:t>lỗi</w:t>
            </w:r>
            <w:r>
              <w:t xml:space="preserve"> CQT </w:t>
            </w:r>
            <w:r>
              <w:t>trả</w:t>
            </w:r>
            <w:r>
              <w:t xml:space="preserve"> </w:t>
            </w:r>
            <w:r>
              <w:t>về</w:t>
            </w:r>
            <w:r w:rsidRPr="001B79C4">
              <w:t>&lt;/</w:t>
            </w:r>
            <w:r w:rsidRPr="001B79C4">
              <w:t>MTLoi</w:t>
            </w:r>
            <w:r w:rsidRPr="001B79C4">
              <w:t>&gt;</w:t>
            </w:r>
          </w:p>
          <w:p w:rsidR="009D1437" w:rsidRPr="001B79C4" w:rsidP="00616EC4" w14:paraId="40B781DB" w14:textId="77777777">
            <w:pPr>
              <w:jc w:val="both"/>
            </w:pPr>
            <w:r w:rsidRPr="001B79C4">
              <w:tab/>
            </w:r>
            <w:r w:rsidRPr="001B79C4">
              <w:tab/>
              <w:t>&lt;</w:t>
            </w:r>
            <w:r w:rsidRPr="001B79C4">
              <w:t>Fkey</w:t>
            </w:r>
            <w:r w:rsidRPr="001B79C4">
              <w:t>&gt;</w:t>
            </w:r>
            <w:r>
              <w:t>Fkey</w:t>
            </w:r>
            <w:r>
              <w:t xml:space="preserve"> </w:t>
            </w:r>
            <w:r>
              <w:t>hóa</w:t>
            </w:r>
            <w:r>
              <w:t xml:space="preserve"> </w:t>
            </w:r>
            <w:r>
              <w:t>đơn</w:t>
            </w:r>
            <w:r w:rsidRPr="001B79C4">
              <w:t>&lt;/</w:t>
            </w:r>
            <w:r w:rsidRPr="001B79C4">
              <w:t>Fkey</w:t>
            </w:r>
            <w:r w:rsidRPr="001B79C4">
              <w:t>&gt;</w:t>
            </w:r>
          </w:p>
          <w:p w:rsidR="009D1437" w:rsidRPr="001B79C4" w:rsidP="00616EC4" w14:paraId="5AFD7AAF" w14:textId="77777777">
            <w:pPr>
              <w:jc w:val="both"/>
            </w:pPr>
            <w:r w:rsidRPr="001B79C4">
              <w:tab/>
              <w:t>&lt;/</w:t>
            </w:r>
            <w:r w:rsidRPr="001B79C4">
              <w:t>HDon</w:t>
            </w:r>
            <w:r w:rsidRPr="001B79C4">
              <w:t>&gt;</w:t>
            </w:r>
          </w:p>
          <w:p w:rsidR="009D1437" w:rsidP="00616EC4" w14:paraId="49587A65" w14:textId="77777777">
            <w:pPr>
              <w:jc w:val="both"/>
            </w:pPr>
            <w:r w:rsidRPr="001B79C4">
              <w:t>&lt;/</w:t>
            </w:r>
            <w:r w:rsidRPr="001B79C4">
              <w:t>DSHDon</w:t>
            </w:r>
            <w:r w:rsidRPr="001B79C4">
              <w:t>&gt;</w:t>
            </w:r>
          </w:p>
          <w:p w:rsidR="009D1437" w:rsidRPr="005444BD" w:rsidP="00616EC4" w14:paraId="625C40F7" w14:textId="77777777">
            <w:pPr>
              <w:jc w:val="both"/>
            </w:pPr>
          </w:p>
        </w:tc>
        <w:tc>
          <w:tcPr>
            <w:tcW w:w="1885" w:type="dxa"/>
            <w:tcBorders>
              <w:top w:val="single" w:sz="4" w:space="0" w:color="2E74B5"/>
              <w:left w:val="single" w:sz="4" w:space="0" w:color="2E74B5"/>
              <w:bottom w:val="single" w:sz="4" w:space="0" w:color="2E74B5"/>
              <w:right w:val="single" w:sz="4" w:space="0" w:color="2E74B5"/>
            </w:tcBorders>
          </w:tcPr>
          <w:p w:rsidR="009D1437" w:rsidRPr="00731CD1" w:rsidP="00616EC4" w14:paraId="0835407D" w14:textId="77777777">
            <w:pPr>
              <w:jc w:val="both"/>
            </w:pPr>
          </w:p>
        </w:tc>
      </w:tr>
    </w:tbl>
    <w:p w:rsidR="009D1437" w:rsidP="00C35F19" w14:paraId="24784F8F" w14:textId="77777777">
      <w:pPr>
        <w:pStyle w:val="Heading3"/>
      </w:pPr>
      <w:bookmarkStart w:id="10" w:name="_Toc106724511"/>
      <w:r>
        <w:t>Lấy</w:t>
      </w:r>
      <w:r>
        <w:t xml:space="preserve"> </w:t>
      </w:r>
      <w:r>
        <w:t>trạng</w:t>
      </w:r>
      <w:r>
        <w:t xml:space="preserve"> </w:t>
      </w:r>
      <w:r>
        <w:t>thái</w:t>
      </w:r>
      <w:r>
        <w:t xml:space="preserve"> </w:t>
      </w:r>
      <w:r>
        <w:t>hóa</w:t>
      </w:r>
      <w:r>
        <w:t xml:space="preserve"> </w:t>
      </w:r>
      <w:r>
        <w:t>đơn</w:t>
      </w:r>
      <w:r>
        <w:t xml:space="preserve"> </w:t>
      </w:r>
      <w:r>
        <w:t>có</w:t>
      </w:r>
      <w:r>
        <w:t xml:space="preserve"> </w:t>
      </w:r>
      <w:r>
        <w:t>mã</w:t>
      </w:r>
      <w:r>
        <w:t xml:space="preserve">, </w:t>
      </w:r>
      <w:r>
        <w:t>hóa</w:t>
      </w:r>
      <w:r>
        <w:t xml:space="preserve"> </w:t>
      </w:r>
      <w:r>
        <w:t>đơn</w:t>
      </w:r>
      <w:r>
        <w:t xml:space="preserve"> </w:t>
      </w:r>
      <w:r>
        <w:t>không</w:t>
      </w:r>
      <w:r>
        <w:t xml:space="preserve"> </w:t>
      </w:r>
      <w:r>
        <w:t>mã</w:t>
      </w:r>
      <w:r>
        <w:t xml:space="preserve"> </w:t>
      </w:r>
      <w:r>
        <w:t>gửi</w:t>
      </w:r>
      <w:r>
        <w:t xml:space="preserve"> CQT </w:t>
      </w:r>
      <w:r>
        <w:t>trả</w:t>
      </w:r>
      <w:r>
        <w:t xml:space="preserve"> </w:t>
      </w:r>
      <w:r>
        <w:t>về</w:t>
      </w:r>
      <w:r>
        <w:t xml:space="preserve"> </w:t>
      </w:r>
      <w:r>
        <w:t>theo</w:t>
      </w:r>
      <w:r>
        <w:t xml:space="preserve"> </w:t>
      </w:r>
      <w:r>
        <w:t>danh</w:t>
      </w:r>
      <w:r>
        <w:t xml:space="preserve"> </w:t>
      </w:r>
      <w:r>
        <w:t>sách</w:t>
      </w:r>
      <w:r>
        <w:t xml:space="preserve"> </w:t>
      </w:r>
      <w:r>
        <w:t>Fkey</w:t>
      </w:r>
      <w:bookmarkEnd w:id="10"/>
    </w:p>
    <w:p w:rsidR="009D1437" w:rsidRPr="00593BE8" w:rsidP="009D1437" w14:paraId="3690DE04" w14:textId="77777777">
      <w:pPr>
        <w:pStyle w:val="N"/>
      </w:pPr>
      <w:r w:rsidRPr="00593BE8">
        <w:t>URL</w:t>
      </w:r>
    </w:p>
    <w:p w:rsidR="009D1437" w:rsidP="009D1437" w14:paraId="6EA21AB7" w14:textId="77777777">
      <w:pPr>
        <w:pStyle w:val="N"/>
        <w:rPr>
          <w:rFonts w:eastAsia="Calibri"/>
        </w:rPr>
      </w:pPr>
      <w:r>
        <w:tab/>
      </w:r>
      <w:r w:rsidRPr="00007702">
        <w:t xml:space="preserve"> </w:t>
      </w:r>
      <w:r>
        <w:t>s</w:t>
      </w:r>
      <w:r w:rsidRPr="00EB3AC8">
        <w:t xml:space="preserve">tring </w:t>
      </w:r>
      <w:r>
        <w:t>GetMCCQThueByFkeysNoXMLSign(</w:t>
      </w:r>
      <w:r>
        <w:rPr>
          <w:color w:val="0000FF"/>
        </w:rPr>
        <w:t>string</w:t>
      </w:r>
      <w:r>
        <w:t xml:space="preserve"> Account, </w:t>
      </w:r>
      <w:r>
        <w:rPr>
          <w:color w:val="0000FF"/>
        </w:rPr>
        <w:t>string</w:t>
      </w:r>
      <w:r>
        <w:t xml:space="preserve"> ACpass, </w:t>
      </w:r>
      <w:r>
        <w:rPr>
          <w:color w:val="0000FF"/>
        </w:rPr>
        <w:t>string</w:t>
      </w:r>
      <w:r>
        <w:t xml:space="preserve"> username, </w:t>
      </w:r>
      <w:r>
        <w:rPr>
          <w:color w:val="0000FF"/>
        </w:rPr>
        <w:t>string</w:t>
      </w:r>
      <w:r>
        <w:t xml:space="preserve"> password, </w:t>
      </w:r>
      <w:r>
        <w:rPr>
          <w:color w:val="0000FF"/>
        </w:rPr>
        <w:t>string</w:t>
      </w:r>
      <w:r>
        <w:t xml:space="preserve"> pattern, </w:t>
      </w:r>
      <w:r>
        <w:rPr>
          <w:color w:val="0000FF"/>
        </w:rPr>
        <w:t>string</w:t>
      </w:r>
      <w:r>
        <w:t xml:space="preserve"> fkeys)</w:t>
      </w:r>
    </w:p>
    <w:p w:rsidR="009D1437" w:rsidP="009D1437" w14:paraId="5BE7C176" w14:textId="77777777">
      <w:pPr>
        <w:pStyle w:val="N"/>
        <w:rPr>
          <w:rFonts w:eastAsia="Calibri"/>
        </w:rPr>
      </w:pPr>
    </w:p>
    <w:p w:rsidR="009D1437" w:rsidRPr="00593BE8" w:rsidP="009D1437" w14:paraId="64F5A3C2" w14:textId="77777777">
      <w:pPr>
        <w:pStyle w:val="N"/>
      </w:pPr>
      <w:r w:rsidRPr="00593BE8">
        <w:t>DESCRIPTION</w:t>
      </w:r>
    </w:p>
    <w:p w:rsidR="009D1437" w:rsidP="009D1437" w14:paraId="3E9825CA" w14:textId="77777777">
      <w:pPr>
        <w:pStyle w:val="N"/>
      </w:pPr>
      <w:r>
        <w:tab/>
        <w:t>Đây là web service cho phép lấy trạng thái và nội dung xml hóa đơn có mã CQT trả về theo invToken</w:t>
      </w:r>
    </w:p>
    <w:p w:rsidR="009D1437" w:rsidRPr="00007702" w:rsidP="009D1437" w14:paraId="6DEE87D4" w14:textId="77777777">
      <w:pPr>
        <w:pStyle w:val="N"/>
      </w:pPr>
      <w:r w:rsidRPr="00663B3E">
        <w:t>HTTP METHOD</w:t>
      </w:r>
    </w:p>
    <w:p w:rsidR="009D1437" w:rsidRPr="00007702" w:rsidP="009D1437" w14:paraId="72DDBADC" w14:textId="77777777">
      <w:pPr>
        <w:pStyle w:val="N"/>
        <w:rPr>
          <w:b/>
        </w:rPr>
      </w:pPr>
      <w:r>
        <w:tab/>
        <w:t>Get</w:t>
      </w:r>
    </w:p>
    <w:p w:rsidR="009D1437" w:rsidRPr="00610AFD" w:rsidP="009D1437" w14:paraId="3F568B06" w14:textId="77777777">
      <w:pPr>
        <w:pStyle w:val="N"/>
      </w:pPr>
      <w:r w:rsidRPr="00610AFD">
        <w:t>REQUEST BODY</w:t>
      </w:r>
    </w:p>
    <w:p w:rsidR="009D1437" w:rsidRPr="009372AD" w:rsidP="009D1437" w14:paraId="76203DD1" w14:textId="77777777">
      <w:pPr>
        <w:pStyle w:val="ListParagraph"/>
        <w:numPr>
          <w:ilvl w:val="0"/>
          <w:numId w:val="3"/>
        </w:numPr>
        <w:spacing w:after="0" w:line="360" w:lineRule="auto"/>
        <w:jc w:val="both"/>
        <w:rPr>
          <w:rFonts w:eastAsia="Calibri"/>
          <w:b/>
          <w:u w:val="single"/>
        </w:rPr>
      </w:pPr>
      <w:r>
        <w:rPr>
          <w:rFonts w:eastAsia="Calibri"/>
          <w:b/>
        </w:rPr>
        <w:t>Account/</w:t>
      </w:r>
      <w:r>
        <w:rPr>
          <w:rFonts w:eastAsia="Calibri"/>
          <w:b/>
        </w:rPr>
        <w:t>ACPass</w:t>
      </w:r>
      <w:r w:rsidRPr="009372AD">
        <w:rPr>
          <w:rFonts w:eastAsia="Calibri"/>
          <w:b/>
        </w:rPr>
        <w:t xml:space="preserve">:  </w:t>
      </w:r>
      <w:r w:rsidRPr="009372AD">
        <w:rPr>
          <w:rFonts w:eastAsia="Calibri"/>
        </w:rPr>
        <w:t xml:space="preserve">Tài </w:t>
      </w:r>
      <w:r w:rsidRPr="009372AD">
        <w:rPr>
          <w:rFonts w:eastAsia="Calibri"/>
        </w:rPr>
        <w:t>khoản</w:t>
      </w:r>
      <w:r w:rsidRPr="009372AD">
        <w:rPr>
          <w:rFonts w:eastAsia="Calibri"/>
        </w:rPr>
        <w:t xml:space="preserve"> </w:t>
      </w:r>
      <w:r w:rsidRPr="009372AD">
        <w:rPr>
          <w:rFonts w:eastAsia="Calibri"/>
        </w:rPr>
        <w:t>được</w:t>
      </w:r>
      <w:r w:rsidRPr="009372AD">
        <w:rPr>
          <w:rFonts w:eastAsia="Calibri"/>
        </w:rPr>
        <w:t xml:space="preserve"> </w:t>
      </w:r>
      <w:r w:rsidRPr="009372AD">
        <w:rPr>
          <w:rFonts w:eastAsia="Calibri"/>
        </w:rPr>
        <w:t>cấp</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cho</w:t>
      </w:r>
      <w:r w:rsidRPr="009372AD">
        <w:rPr>
          <w:rFonts w:eastAsia="Calibri"/>
        </w:rPr>
        <w:t xml:space="preserve"> </w:t>
      </w:r>
      <w:r w:rsidRPr="009372AD">
        <w:rPr>
          <w:rFonts w:eastAsia="Calibri"/>
        </w:rPr>
        <w:t>nhân</w:t>
      </w:r>
      <w:r w:rsidRPr="009372AD">
        <w:rPr>
          <w:rFonts w:eastAsia="Calibri"/>
        </w:rPr>
        <w:t xml:space="preserve"> </w:t>
      </w:r>
      <w:r w:rsidRPr="009372AD">
        <w:rPr>
          <w:rFonts w:eastAsia="Calibri"/>
        </w:rPr>
        <w:t>viên</w:t>
      </w:r>
      <w:r w:rsidRPr="009372AD">
        <w:rPr>
          <w:rFonts w:eastAsia="Calibri"/>
        </w:rPr>
        <w:t xml:space="preserve"> </w:t>
      </w:r>
      <w:r w:rsidRPr="009372AD">
        <w:rPr>
          <w:rFonts w:eastAsia="Calibri"/>
        </w:rPr>
        <w:t>gọi</w:t>
      </w:r>
      <w:r w:rsidRPr="009372AD">
        <w:rPr>
          <w:rFonts w:eastAsia="Calibri"/>
        </w:rPr>
        <w:t xml:space="preserve"> </w:t>
      </w:r>
      <w:r w:rsidRPr="009372AD">
        <w:rPr>
          <w:rFonts w:eastAsia="Calibri"/>
        </w:rPr>
        <w:t>lệnh</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hành</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p>
    <w:p w:rsidR="009D1437" w:rsidRPr="009B13AC" w:rsidP="009D1437" w14:paraId="4DF0768F" w14:textId="7777777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w:t>
      </w:r>
      <w:r w:rsidRPr="009372AD">
        <w:rPr>
          <w:rFonts w:eastAsia="Calibri"/>
        </w:rPr>
        <w:t>khoản</w:t>
      </w:r>
      <w:r w:rsidRPr="009372AD">
        <w:rPr>
          <w:rFonts w:eastAsia="Calibri"/>
        </w:rPr>
        <w:t xml:space="preserve"> </w:t>
      </w:r>
      <w:r w:rsidRPr="009372AD">
        <w:rPr>
          <w:rFonts w:eastAsia="Calibri"/>
        </w:rPr>
        <w:t>được</w:t>
      </w:r>
      <w:r w:rsidRPr="009372AD">
        <w:rPr>
          <w:rFonts w:eastAsia="Calibri"/>
        </w:rPr>
        <w:t xml:space="preserve"> </w:t>
      </w:r>
      <w:r w:rsidRPr="009372AD">
        <w:rPr>
          <w:rFonts w:eastAsia="Calibri"/>
        </w:rPr>
        <w:t>cấp</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cho</w:t>
      </w:r>
      <w:r w:rsidRPr="009372AD">
        <w:rPr>
          <w:rFonts w:eastAsia="Calibri"/>
        </w:rPr>
        <w:t xml:space="preserve"> </w:t>
      </w:r>
      <w:r w:rsidRPr="009372AD">
        <w:rPr>
          <w:rFonts w:eastAsia="Calibri"/>
        </w:rPr>
        <w:t>khách</w:t>
      </w:r>
      <w:r w:rsidRPr="009372AD">
        <w:rPr>
          <w:rFonts w:eastAsia="Calibri"/>
        </w:rPr>
        <w:t xml:space="preserve"> </w:t>
      </w:r>
      <w:r w:rsidRPr="009372AD">
        <w:rPr>
          <w:rFonts w:eastAsia="Calibri"/>
        </w:rPr>
        <w:t>hàng</w:t>
      </w:r>
      <w:r w:rsidRPr="009372AD">
        <w:rPr>
          <w:rFonts w:eastAsia="Calibri"/>
        </w:rPr>
        <w:t xml:space="preserve"> </w:t>
      </w:r>
      <w:r w:rsidRPr="009372AD">
        <w:rPr>
          <w:rFonts w:eastAsia="Calibri"/>
        </w:rPr>
        <w:t>để</w:t>
      </w:r>
      <w:r w:rsidRPr="009372AD">
        <w:rPr>
          <w:rFonts w:eastAsia="Calibri"/>
        </w:rPr>
        <w:t xml:space="preserve"> </w:t>
      </w:r>
      <w:r w:rsidRPr="009372AD">
        <w:rPr>
          <w:rFonts w:eastAsia="Calibri"/>
        </w:rPr>
        <w:t>gọi</w:t>
      </w:r>
      <w:r w:rsidRPr="009372AD">
        <w:rPr>
          <w:rFonts w:eastAsia="Calibri"/>
        </w:rPr>
        <w:t xml:space="preserve"> </w:t>
      </w:r>
      <w:r>
        <w:rPr>
          <w:rFonts w:eastAsia="Calibri"/>
        </w:rPr>
        <w:t>đến</w:t>
      </w:r>
      <w:r>
        <w:rPr>
          <w:rFonts w:eastAsia="Calibri"/>
        </w:rPr>
        <w:t xml:space="preserve"> webservice (</w:t>
      </w:r>
      <w:r>
        <w:rPr>
          <w:rFonts w:eastAsia="Calibri"/>
        </w:rPr>
        <w:t>tài</w:t>
      </w:r>
      <w:r>
        <w:rPr>
          <w:rFonts w:eastAsia="Calibri"/>
        </w:rPr>
        <w:t xml:space="preserve"> </w:t>
      </w:r>
      <w:r>
        <w:rPr>
          <w:rFonts w:eastAsia="Calibri"/>
        </w:rPr>
        <w:t>khoản</w:t>
      </w:r>
      <w:r>
        <w:rPr>
          <w:rFonts w:eastAsia="Calibri"/>
        </w:rPr>
        <w:t xml:space="preserve"> </w:t>
      </w:r>
      <w:r>
        <w:rPr>
          <w:rFonts w:eastAsia="Calibri"/>
        </w:rPr>
        <w:t>có</w:t>
      </w:r>
      <w:r>
        <w:rPr>
          <w:rFonts w:eastAsia="Calibri"/>
        </w:rPr>
        <w:t xml:space="preserve"> </w:t>
      </w:r>
      <w:r>
        <w:rPr>
          <w:rFonts w:eastAsia="Calibri"/>
        </w:rPr>
        <w:t>quyền</w:t>
      </w:r>
      <w:r>
        <w:rPr>
          <w:rFonts w:eastAsia="Calibri"/>
        </w:rPr>
        <w:t xml:space="preserve"> </w:t>
      </w:r>
      <w:r>
        <w:rPr>
          <w:rFonts w:eastAsia="Calibri"/>
        </w:rPr>
        <w:t>ServiceRole</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r>
        <w:rPr>
          <w:rFonts w:eastAsia="Calibri"/>
        </w:rPr>
        <w:t>)</w:t>
      </w:r>
      <w:r w:rsidRPr="009372AD">
        <w:rPr>
          <w:rFonts w:eastAsia="Calibri"/>
        </w:rPr>
        <w:t>.</w:t>
      </w:r>
    </w:p>
    <w:p w:rsidR="009D1437" w:rsidRPr="000D3AC0" w:rsidP="009D1437" w14:paraId="1D011AB4" w14:textId="77777777">
      <w:pPr>
        <w:pStyle w:val="ListParagraph"/>
        <w:numPr>
          <w:ilvl w:val="0"/>
          <w:numId w:val="2"/>
        </w:numPr>
        <w:spacing w:after="0" w:line="360" w:lineRule="auto"/>
        <w:ind w:left="1080"/>
        <w:jc w:val="both"/>
        <w:rPr>
          <w:rFonts w:eastAsia="Calibri"/>
          <w:b/>
          <w:u w:val="single"/>
        </w:rPr>
      </w:pPr>
      <w:r w:rsidRPr="009B13AC">
        <w:rPr>
          <w:rFonts w:eastAsia="Calibri"/>
          <w:b/>
        </w:rPr>
        <w:t>Pattern</w:t>
      </w:r>
      <w:r>
        <w:rPr>
          <w:rFonts w:ascii="Consolas" w:hAnsi="Consolas" w:cs="Consolas"/>
          <w:color w:val="000000"/>
          <w:sz w:val="19"/>
          <w:szCs w:val="19"/>
        </w:rPr>
        <w:t xml:space="preserve">: </w:t>
      </w:r>
      <w:r w:rsidRPr="009B13AC">
        <w:t>mẫu</w:t>
      </w:r>
      <w:r w:rsidRPr="009B13AC">
        <w:t xml:space="preserve"> </w:t>
      </w:r>
      <w:r w:rsidRPr="009B13AC">
        <w:t>số</w:t>
      </w:r>
      <w:r w:rsidRPr="009B13AC">
        <w:t xml:space="preserve"> </w:t>
      </w:r>
      <w:r w:rsidRPr="009B13AC">
        <w:t>hóa</w:t>
      </w:r>
      <w:r w:rsidRPr="009B13AC">
        <w:t xml:space="preserve"> </w:t>
      </w:r>
      <w:r w:rsidRPr="009B13AC">
        <w:t>đơn</w:t>
      </w:r>
    </w:p>
    <w:p w:rsidR="009D1437" w:rsidP="009D1437" w14:paraId="4E6A1B32" w14:textId="77777777">
      <w:pPr>
        <w:pStyle w:val="ListParagraph"/>
        <w:numPr>
          <w:ilvl w:val="0"/>
          <w:numId w:val="2"/>
        </w:numPr>
        <w:spacing w:after="0" w:line="360" w:lineRule="auto"/>
        <w:ind w:left="1080"/>
        <w:jc w:val="both"/>
      </w:pPr>
      <w:r w:rsidRPr="00D0619B">
        <w:rPr>
          <w:rFonts w:eastAsia="Calibri"/>
          <w:b/>
        </w:rPr>
        <w:t>fkeys</w:t>
      </w:r>
      <w:r w:rsidRPr="000D3AC0">
        <w:rPr>
          <w:color w:val="000000"/>
        </w:rPr>
        <w:t xml:space="preserve">: </w:t>
      </w:r>
      <w:r>
        <w:rPr>
          <w:color w:val="000000"/>
        </w:rPr>
        <w:t>danh</w:t>
      </w:r>
      <w:r>
        <w:rPr>
          <w:color w:val="000000"/>
        </w:rPr>
        <w:t xml:space="preserve"> </w:t>
      </w:r>
      <w:r>
        <w:rPr>
          <w:color w:val="000000"/>
        </w:rPr>
        <w:t>sách</w:t>
      </w:r>
      <w:r>
        <w:rPr>
          <w:color w:val="000000"/>
        </w:rPr>
        <w:t xml:space="preserve"> </w:t>
      </w:r>
      <w:r>
        <w:t>c</w:t>
      </w:r>
      <w:r w:rsidRPr="005C559E">
        <w:t>huỗi</w:t>
      </w:r>
      <w:r w:rsidRPr="005C559E">
        <w:t xml:space="preserve"> </w:t>
      </w:r>
      <w:r>
        <w:t>fkey</w:t>
      </w:r>
      <w:r w:rsidRPr="005C559E">
        <w:t xml:space="preserve"> </w:t>
      </w:r>
      <w:r w:rsidRPr="005C559E">
        <w:t>xác</w:t>
      </w:r>
      <w:r w:rsidRPr="005C559E">
        <w:t xml:space="preserve"> </w:t>
      </w:r>
      <w:r w:rsidRPr="005C559E">
        <w:t>định</w:t>
      </w:r>
      <w:r w:rsidRPr="005C559E">
        <w:t xml:space="preserve"> </w:t>
      </w:r>
      <w:r w:rsidRPr="005C559E">
        <w:t>hóa</w:t>
      </w:r>
      <w:r w:rsidRPr="005C559E">
        <w:t xml:space="preserve"> </w:t>
      </w:r>
      <w:r w:rsidRPr="005C559E">
        <w:t>đơn</w:t>
      </w:r>
      <w:r w:rsidRPr="005C559E">
        <w:t xml:space="preserve"> </w:t>
      </w:r>
      <w:r w:rsidRPr="005C559E">
        <w:t>cần</w:t>
      </w:r>
      <w:r w:rsidRPr="005C559E">
        <w:t xml:space="preserve"> </w:t>
      </w:r>
      <w:r w:rsidRPr="005C559E">
        <w:t>lấy</w:t>
      </w:r>
    </w:p>
    <w:p w:rsidR="009D1437" w:rsidP="009D1437" w14:paraId="57A222A8" w14:textId="7777777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430"/>
        <w:gridCol w:w="4950"/>
        <w:gridCol w:w="1885"/>
      </w:tblGrid>
      <w:tr w14:paraId="6196D930"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02186A8A" w14:textId="77777777">
            <w:pPr>
              <w:pStyle w:val="ListParagraph"/>
            </w:pPr>
            <w:r>
              <w:t>Kết</w:t>
            </w:r>
            <w:r>
              <w:t xml:space="preserve"> </w:t>
            </w:r>
            <w:r>
              <w:t>quả</w:t>
            </w:r>
          </w:p>
        </w:tc>
        <w:tc>
          <w:tcPr>
            <w:tcW w:w="495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7DBBEBFF" w14:textId="77777777">
            <w:pPr>
              <w:pStyle w:val="ListParagraph"/>
            </w:pPr>
            <w:r w:rsidRPr="00660ABB">
              <w:t>Mô</w:t>
            </w:r>
            <w:r w:rsidRPr="00660ABB">
              <w:t xml:space="preserve"> </w:t>
            </w:r>
            <w:r w:rsidRPr="00660ABB">
              <w:t>tả</w:t>
            </w:r>
          </w:p>
        </w:tc>
        <w:tc>
          <w:tcPr>
            <w:tcW w:w="1885"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2D599ADD" w14:textId="77777777">
            <w:pPr>
              <w:pStyle w:val="ListParagraph"/>
            </w:pPr>
            <w:r>
              <w:t>Ghi</w:t>
            </w:r>
            <w:r>
              <w:t xml:space="preserve"> </w:t>
            </w:r>
            <w:r>
              <w:t>chú</w:t>
            </w:r>
          </w:p>
        </w:tc>
      </w:tr>
      <w:tr w14:paraId="7EC1114C" w14:textId="77777777" w:rsidTr="00616EC4">
        <w:tblPrEx>
          <w:tblW w:w="0" w:type="auto"/>
          <w:tblInd w:w="85" w:type="dxa"/>
          <w:tblLayout w:type="fixed"/>
          <w:tblLook w:val="04A0"/>
        </w:tblPrEx>
        <w:tc>
          <w:tcPr>
            <w:tcW w:w="2430" w:type="dxa"/>
            <w:tcBorders>
              <w:top w:val="single" w:sz="4" w:space="0" w:color="2E74B5"/>
              <w:left w:val="single" w:sz="4" w:space="0" w:color="2E74B5"/>
              <w:right w:val="single" w:sz="4" w:space="0" w:color="2E74B5"/>
            </w:tcBorders>
            <w:shd w:val="clear" w:color="auto" w:fill="auto"/>
          </w:tcPr>
          <w:p w:rsidR="009D1437" w:rsidRPr="009372AD" w:rsidP="00616EC4" w14:paraId="7316FC86" w14:textId="77777777">
            <w:pPr>
              <w:autoSpaceDE w:val="0"/>
              <w:autoSpaceDN w:val="0"/>
              <w:adjustRightInd w:val="0"/>
              <w:jc w:val="both"/>
              <w:rPr>
                <w:sz w:val="19"/>
                <w:szCs w:val="19"/>
              </w:rPr>
            </w:pPr>
            <w:r w:rsidRPr="009372AD">
              <w:t>ERR:1</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53E284B5" w14:textId="77777777">
            <w:pPr>
              <w:pStyle w:val="ListParagraph"/>
              <w:ind w:left="0"/>
              <w:jc w:val="both"/>
            </w:pPr>
            <w:r w:rsidRPr="009372AD">
              <w:t xml:space="preserve">Tài </w:t>
            </w:r>
            <w:r w:rsidRPr="009372AD">
              <w:t>khoản</w:t>
            </w:r>
            <w:r w:rsidRPr="009372AD">
              <w:t xml:space="preserve"> </w:t>
            </w:r>
            <w:r w:rsidRPr="009372AD">
              <w:t>đăng</w:t>
            </w:r>
            <w:r w:rsidRPr="009372AD">
              <w:t xml:space="preserve"> </w:t>
            </w:r>
            <w:r w:rsidRPr="009372AD">
              <w:t>nhập</w:t>
            </w:r>
            <w:r w:rsidRPr="009372AD">
              <w:t xml:space="preserve"> </w:t>
            </w:r>
            <w:r w:rsidRPr="009372AD">
              <w:t>sai</w:t>
            </w:r>
            <w:r w:rsidRPr="009372AD">
              <w:t xml:space="preserve"> </w:t>
            </w:r>
            <w:r w:rsidRPr="009372AD">
              <w:t>hoặc</w:t>
            </w:r>
            <w:r w:rsidRPr="009372AD">
              <w:t xml:space="preserve"> </w:t>
            </w:r>
            <w:r w:rsidRPr="009372AD">
              <w:t>không</w:t>
            </w:r>
            <w:r w:rsidRPr="009372AD">
              <w:t xml:space="preserve"> </w:t>
            </w:r>
            <w:r w:rsidRPr="009372AD">
              <w:t>có</w:t>
            </w:r>
            <w:r w:rsidRPr="009372AD">
              <w:t xml:space="preserve"> </w:t>
            </w:r>
            <w:r w:rsidRPr="009372AD">
              <w:t>quyề</w:t>
            </w:r>
            <w:r>
              <w:t>n</w:t>
            </w:r>
            <w:r>
              <w:t xml:space="preserve"> </w:t>
            </w:r>
            <w:r>
              <w:t>thêm</w:t>
            </w:r>
            <w:r>
              <w:t xml:space="preserve"> </w:t>
            </w:r>
            <w:r>
              <w:t>mới</w:t>
            </w:r>
            <w:r>
              <w:t xml:space="preserve"> </w:t>
            </w:r>
            <w:r>
              <w:t>hóa</w:t>
            </w:r>
            <w:r>
              <w:t xml:space="preserve"> </w:t>
            </w:r>
            <w:r>
              <w:t>đơn</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340A007A" w14:textId="77777777">
            <w:pPr>
              <w:pStyle w:val="ListParagraph"/>
              <w:ind w:left="0"/>
              <w:jc w:val="both"/>
            </w:pPr>
          </w:p>
        </w:tc>
      </w:tr>
      <w:tr w14:paraId="1D48D10A"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FC18DAA" w14:textId="77777777">
            <w:pPr>
              <w:jc w:val="both"/>
            </w:pPr>
            <w:r>
              <w:t>ERR:2</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F6492BE" w14:textId="77777777">
            <w:pPr>
              <w:jc w:val="both"/>
            </w:pPr>
            <w:r>
              <w:t>Không</w:t>
            </w:r>
            <w:r>
              <w:t xml:space="preserve"> </w:t>
            </w:r>
            <w:r>
              <w:t>tìm</w:t>
            </w:r>
            <w:r>
              <w:t xml:space="preserve"> </w:t>
            </w:r>
            <w:r>
              <w:t>thấy</w:t>
            </w:r>
            <w:r>
              <w:t xml:space="preserve"> </w:t>
            </w:r>
            <w:r>
              <w:t>hóa</w:t>
            </w:r>
            <w:r>
              <w:t xml:space="preserve"> </w:t>
            </w:r>
            <w:r>
              <w:t>đơn</w:t>
            </w:r>
            <w:r>
              <w:t xml:space="preserve"> </w:t>
            </w:r>
            <w:r>
              <w:t>tương</w:t>
            </w:r>
            <w:r>
              <w:t xml:space="preserve"> </w:t>
            </w:r>
            <w:r>
              <w:t>ứng</w:t>
            </w:r>
            <w:r w:rsidRPr="009372AD">
              <w:t>.</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605E50A6" w14:textId="77777777">
            <w:pPr>
              <w:jc w:val="both"/>
            </w:pPr>
          </w:p>
        </w:tc>
      </w:tr>
      <w:tr w14:paraId="03039FDB"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D883338" w14:textId="77777777">
            <w:pPr>
              <w:jc w:val="both"/>
            </w:pPr>
            <w:r>
              <w:t>ERR:10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D21A2DE" w14:textId="77777777">
            <w:pPr>
              <w:jc w:val="both"/>
            </w:pPr>
            <w:r>
              <w:t>Vượt</w:t>
            </w:r>
            <w:r>
              <w:t xml:space="preserve"> </w:t>
            </w:r>
            <w:r>
              <w:t>quá</w:t>
            </w:r>
            <w:r>
              <w:t xml:space="preserve"> </w:t>
            </w:r>
            <w:r>
              <w:t>số</w:t>
            </w:r>
            <w:r>
              <w:t xml:space="preserve"> </w:t>
            </w:r>
            <w:r>
              <w:t>lượng</w:t>
            </w:r>
            <w:r>
              <w:t xml:space="preserve"> 100 </w:t>
            </w:r>
            <w:r>
              <w:t>hóa</w:t>
            </w:r>
            <w:r>
              <w:t xml:space="preserve"> </w:t>
            </w:r>
            <w:r>
              <w:t>đơn</w:t>
            </w:r>
            <w:r>
              <w:t xml:space="preserve"> </w:t>
            </w:r>
            <w:r>
              <w:t>cần</w:t>
            </w:r>
            <w:r>
              <w:t xml:space="preserve"> </w:t>
            </w:r>
            <w:r>
              <w:t>lấy</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4E71E8FA" w14:textId="77777777">
            <w:pPr>
              <w:pStyle w:val="ListParagraph"/>
              <w:ind w:left="0"/>
              <w:jc w:val="both"/>
            </w:pPr>
          </w:p>
        </w:tc>
      </w:tr>
      <w:tr w14:paraId="4A132B64"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D1850A7" w14:textId="77777777">
            <w:pPr>
              <w:autoSpaceDE w:val="0"/>
              <w:autoSpaceDN w:val="0"/>
              <w:adjustRightInd w:val="0"/>
              <w:jc w:val="both"/>
            </w:pPr>
            <w:r>
              <w:t>ERR:20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8DAE412" w14:textId="77777777">
            <w:pPr>
              <w:pStyle w:val="ListParagraph"/>
              <w:ind w:left="0"/>
              <w:jc w:val="both"/>
            </w:pPr>
            <w:r>
              <w:t>Không</w:t>
            </w:r>
            <w:r>
              <w:t xml:space="preserve"> </w:t>
            </w:r>
            <w:r>
              <w:t>lấy</w:t>
            </w:r>
            <w:r>
              <w:t xml:space="preserve"> </w:t>
            </w:r>
            <w:r>
              <w:t>được</w:t>
            </w:r>
            <w:r>
              <w:t xml:space="preserve"> </w:t>
            </w:r>
            <w:r>
              <w:t>thông</w:t>
            </w:r>
            <w:r>
              <w:t xml:space="preserve"> tin </w:t>
            </w:r>
            <w:r>
              <w:t>người</w:t>
            </w:r>
            <w:r>
              <w:t xml:space="preserve"> </w:t>
            </w:r>
            <w:r>
              <w:t>dùng</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306C695F" w14:textId="77777777">
            <w:pPr>
              <w:pStyle w:val="ListParagraph"/>
              <w:ind w:left="0"/>
              <w:jc w:val="both"/>
            </w:pPr>
          </w:p>
        </w:tc>
      </w:tr>
      <w:tr w14:paraId="5B55C7A7"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5C7478EA" w14:textId="77777777">
            <w:pPr>
              <w:autoSpaceDE w:val="0"/>
              <w:autoSpaceDN w:val="0"/>
              <w:adjustRightInd w:val="0"/>
              <w:jc w:val="both"/>
            </w:pPr>
            <w:r>
              <w:t>ERR:5</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B4F7DD3" w14:textId="77777777">
            <w:pPr>
              <w:pStyle w:val="ListParagraph"/>
              <w:ind w:left="0"/>
              <w:jc w:val="both"/>
            </w:pPr>
            <w:r>
              <w:t>Lỗi</w:t>
            </w:r>
            <w:r>
              <w:t xml:space="preserve"> </w:t>
            </w:r>
            <w:r>
              <w:t>không</w:t>
            </w:r>
            <w:r>
              <w:t xml:space="preserve"> </w:t>
            </w:r>
            <w:r>
              <w:t>xác</w:t>
            </w:r>
            <w:r>
              <w:t xml:space="preserve"> </w:t>
            </w:r>
            <w:r>
              <w:t>định</w:t>
            </w:r>
            <w:r>
              <w:t xml:space="preserve">, </w:t>
            </w:r>
            <w:r>
              <w:t>không</w:t>
            </w:r>
            <w:r>
              <w:t xml:space="preserve"> </w:t>
            </w:r>
            <w:r>
              <w:t>lấy</w:t>
            </w:r>
            <w:r>
              <w:t xml:space="preserve"> </w:t>
            </w:r>
            <w:r>
              <w:t>được</w:t>
            </w:r>
            <w:r>
              <w:t xml:space="preserve"> </w:t>
            </w:r>
            <w:r>
              <w:t>dữ</w:t>
            </w:r>
            <w:r>
              <w:t xml:space="preserve"> </w:t>
            </w:r>
            <w:r>
              <w:t>liệu</w:t>
            </w:r>
            <w:r>
              <w:t xml:space="preserve"> </w:t>
            </w:r>
            <w:r>
              <w:t>hóa</w:t>
            </w:r>
            <w:r>
              <w:t xml:space="preserve"> </w:t>
            </w:r>
            <w:r>
              <w:t>đơn</w:t>
            </w:r>
            <w:r>
              <w:t xml:space="preserve"> </w:t>
            </w:r>
            <w:r>
              <w:t>cấp</w:t>
            </w:r>
            <w:r>
              <w:t xml:space="preserve"> </w:t>
            </w:r>
            <w:r>
              <w:t>mã</w:t>
            </w:r>
            <w:r>
              <w:t xml:space="preserve"> </w:t>
            </w:r>
            <w:r>
              <w:t>theo</w:t>
            </w:r>
            <w:r>
              <w:t xml:space="preserve"> </w:t>
            </w:r>
            <w:r>
              <w:t>dữ</w:t>
            </w:r>
            <w:r>
              <w:t xml:space="preserve"> </w:t>
            </w:r>
            <w:r>
              <w:t>liệu</w:t>
            </w:r>
            <w:r>
              <w:t xml:space="preserve"> </w:t>
            </w:r>
            <w:r>
              <w:t>truyền</w:t>
            </w:r>
            <w:r>
              <w:t xml:space="preserve"> </w:t>
            </w:r>
            <w:r>
              <w:t>vào</w:t>
            </w:r>
          </w:p>
        </w:tc>
        <w:tc>
          <w:tcPr>
            <w:tcW w:w="1885" w:type="dxa"/>
            <w:tcBorders>
              <w:top w:val="single" w:sz="4" w:space="0" w:color="2E74B5"/>
              <w:left w:val="single" w:sz="4" w:space="0" w:color="2E74B5"/>
              <w:bottom w:val="single" w:sz="4" w:space="0" w:color="2E74B5"/>
              <w:right w:val="single" w:sz="4" w:space="0" w:color="2E74B5"/>
            </w:tcBorders>
          </w:tcPr>
          <w:p w:rsidR="009D1437" w:rsidRPr="00731CD1" w:rsidP="00616EC4" w14:paraId="339AF92B" w14:textId="77777777">
            <w:pPr>
              <w:jc w:val="both"/>
            </w:pPr>
          </w:p>
        </w:tc>
      </w:tr>
      <w:tr w14:paraId="3F08EE52" w14:textId="77777777" w:rsidTr="00616EC4">
        <w:tblPrEx>
          <w:tblW w:w="0" w:type="auto"/>
          <w:tblInd w:w="85" w:type="dxa"/>
          <w:tblLayout w:type="fixed"/>
          <w:tblLook w:val="04A0"/>
        </w:tblPrEx>
        <w:trPr>
          <w:trHeight w:val="368"/>
        </w:trPr>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4D93421" w14:textId="77777777">
            <w:pPr>
              <w:autoSpaceDE w:val="0"/>
              <w:autoSpaceDN w:val="0"/>
              <w:adjustRightInd w:val="0"/>
              <w:jc w:val="both"/>
            </w:pPr>
            <w:r>
              <w:t>DataBase64</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1BB17D07" w14:textId="77777777">
            <w:pPr>
              <w:jc w:val="both"/>
            </w:pPr>
            <w:r w:rsidRPr="005444BD">
              <w:t>Dữ</w:t>
            </w:r>
            <w:r w:rsidRPr="005444BD">
              <w:t xml:space="preserve"> </w:t>
            </w:r>
            <w:r w:rsidRPr="005444BD">
              <w:t>liệ</w:t>
            </w:r>
            <w:r>
              <w:t>u</w:t>
            </w:r>
            <w:r>
              <w:t xml:space="preserve"> </w:t>
            </w:r>
            <w:r>
              <w:t>thông</w:t>
            </w:r>
            <w:r>
              <w:t xml:space="preserve"> tin </w:t>
            </w:r>
            <w:r>
              <w:t>hóa</w:t>
            </w:r>
            <w:r>
              <w:t xml:space="preserve"> </w:t>
            </w:r>
            <w:r>
              <w:t>đơn</w:t>
            </w:r>
            <w:r>
              <w:t xml:space="preserve"> ở </w:t>
            </w:r>
            <w:r>
              <w:t>dạng</w:t>
            </w:r>
            <w:r>
              <w:t xml:space="preserve"> XML </w:t>
            </w:r>
            <w:r>
              <w:t>đã</w:t>
            </w:r>
            <w:r>
              <w:t xml:space="preserve"> base64 bao </w:t>
            </w:r>
            <w:r>
              <w:t>gồm</w:t>
            </w:r>
            <w:r>
              <w:t xml:space="preserve">: </w:t>
            </w:r>
            <w:r>
              <w:t>mẫu</w:t>
            </w:r>
            <w:r>
              <w:t xml:space="preserve"> </w:t>
            </w:r>
            <w:r>
              <w:t>số</w:t>
            </w:r>
            <w:r>
              <w:t xml:space="preserve">, </w:t>
            </w:r>
            <w:r>
              <w:t>ký</w:t>
            </w:r>
            <w:r>
              <w:t xml:space="preserve"> </w:t>
            </w:r>
            <w:r>
              <w:t>hiệu</w:t>
            </w:r>
            <w:r>
              <w:t xml:space="preserve">, </w:t>
            </w:r>
            <w:r>
              <w:t>số</w:t>
            </w:r>
            <w:r>
              <w:t xml:space="preserve">, </w:t>
            </w:r>
            <w:r>
              <w:t>trạng</w:t>
            </w:r>
            <w:r>
              <w:t xml:space="preserve"> </w:t>
            </w:r>
            <w:r>
              <w:t>thái</w:t>
            </w:r>
            <w:r>
              <w:t xml:space="preserve"> </w:t>
            </w:r>
            <w:r>
              <w:t>cấp</w:t>
            </w:r>
            <w:r>
              <w:t xml:space="preserve"> </w:t>
            </w:r>
            <w:r>
              <w:t>mã</w:t>
            </w:r>
            <w:r>
              <w:t xml:space="preserve">, xml </w:t>
            </w:r>
            <w:r>
              <w:t>hóa</w:t>
            </w:r>
            <w:r>
              <w:t xml:space="preserve"> </w:t>
            </w:r>
            <w:r>
              <w:t>đơn</w:t>
            </w:r>
            <w:r>
              <w:t>.</w:t>
            </w:r>
          </w:p>
          <w:p w:rsidR="009D1437" w:rsidP="00616EC4" w14:paraId="03164160" w14:textId="77777777">
            <w:pPr>
              <w:jc w:val="both"/>
            </w:pPr>
          </w:p>
          <w:p w:rsidR="009D1437" w:rsidRPr="001B79C4" w:rsidP="00616EC4" w14:paraId="07D6AC76" w14:textId="77777777">
            <w:pPr>
              <w:jc w:val="both"/>
            </w:pPr>
            <w:r w:rsidRPr="001B79C4">
              <w:t>&lt;</w:t>
            </w:r>
            <w:r w:rsidRPr="001B79C4">
              <w:t>DSHDon</w:t>
            </w:r>
            <w:r w:rsidRPr="001B79C4">
              <w:t>&gt;</w:t>
            </w:r>
          </w:p>
          <w:p w:rsidR="009D1437" w:rsidRPr="001B79C4" w:rsidP="00616EC4" w14:paraId="51A2E144" w14:textId="77777777">
            <w:pPr>
              <w:jc w:val="both"/>
            </w:pPr>
            <w:r w:rsidRPr="001B79C4">
              <w:tab/>
              <w:t>&lt;</w:t>
            </w:r>
            <w:r w:rsidRPr="001B79C4">
              <w:t>HDon</w:t>
            </w:r>
            <w:r w:rsidRPr="001B79C4">
              <w:t>&gt;</w:t>
            </w:r>
          </w:p>
          <w:p w:rsidR="009D1437" w:rsidRPr="001B79C4" w:rsidP="00616EC4" w14:paraId="70A8D996" w14:textId="77777777">
            <w:pPr>
              <w:jc w:val="both"/>
            </w:pPr>
            <w:r w:rsidRPr="001B79C4">
              <w:tab/>
            </w:r>
            <w:r w:rsidRPr="001B79C4">
              <w:tab/>
              <w:t>&lt;</w:t>
            </w:r>
            <w:r w:rsidRPr="001B79C4">
              <w:t>KHMSHDon</w:t>
            </w:r>
            <w:r w:rsidRPr="001B79C4">
              <w:t>&gt;</w:t>
            </w:r>
            <w:r>
              <w:t>Mẫu</w:t>
            </w:r>
            <w:r>
              <w:t xml:space="preserve"> </w:t>
            </w:r>
            <w:r>
              <w:t>số</w:t>
            </w:r>
            <w:r>
              <w:t xml:space="preserve"> </w:t>
            </w:r>
            <w:r>
              <w:t>hóa</w:t>
            </w:r>
            <w:r>
              <w:t xml:space="preserve">                    </w:t>
            </w:r>
            <w:r>
              <w:t>đơn</w:t>
            </w:r>
            <w:r w:rsidRPr="001B79C4">
              <w:t>&lt;/</w:t>
            </w:r>
            <w:r w:rsidRPr="001B79C4">
              <w:t>KHMSHDon</w:t>
            </w:r>
            <w:r w:rsidRPr="001B79C4">
              <w:t>&gt;</w:t>
            </w:r>
          </w:p>
          <w:p w:rsidR="009D1437" w:rsidRPr="001B79C4" w:rsidP="00616EC4" w14:paraId="18B055FE" w14:textId="77777777">
            <w:pPr>
              <w:jc w:val="both"/>
            </w:pPr>
            <w:r w:rsidRPr="001B79C4">
              <w:tab/>
            </w:r>
            <w:r w:rsidRPr="001B79C4">
              <w:tab/>
              <w:t>&lt;</w:t>
            </w:r>
            <w:r w:rsidRPr="001B79C4">
              <w:t>KHHDon</w:t>
            </w:r>
            <w:r w:rsidRPr="001B79C4">
              <w:t>&gt;</w:t>
            </w:r>
            <w:r>
              <w:t>Ký</w:t>
            </w:r>
            <w:r>
              <w:t xml:space="preserve"> </w:t>
            </w:r>
            <w:r>
              <w:t>hiệu</w:t>
            </w:r>
            <w:r>
              <w:t xml:space="preserve"> </w:t>
            </w:r>
            <w:r>
              <w:t>hóa</w:t>
            </w:r>
            <w:r>
              <w:t xml:space="preserve"> </w:t>
            </w:r>
            <w:r>
              <w:t>đơn</w:t>
            </w:r>
            <w:r w:rsidRPr="001B79C4">
              <w:t>&lt;/</w:t>
            </w:r>
            <w:r w:rsidRPr="001B79C4">
              <w:t>KHHDon</w:t>
            </w:r>
            <w:r w:rsidRPr="001B79C4">
              <w:t>&gt;</w:t>
            </w:r>
          </w:p>
          <w:p w:rsidR="009D1437" w:rsidRPr="001B79C4" w:rsidP="00616EC4" w14:paraId="3FDFA68C" w14:textId="77777777">
            <w:pPr>
              <w:jc w:val="both"/>
            </w:pPr>
            <w:r w:rsidRPr="001B79C4">
              <w:tab/>
            </w:r>
            <w:r w:rsidRPr="001B79C4">
              <w:tab/>
              <w:t>&lt;</w:t>
            </w:r>
            <w:r w:rsidRPr="001B79C4">
              <w:t>SHDon</w:t>
            </w:r>
            <w:r w:rsidRPr="001B79C4">
              <w:t>&gt;</w:t>
            </w:r>
            <w:r>
              <w:t>Số</w:t>
            </w:r>
            <w:r>
              <w:t xml:space="preserve"> </w:t>
            </w:r>
            <w:r>
              <w:t>hóa</w:t>
            </w:r>
            <w:r>
              <w:t xml:space="preserve"> </w:t>
            </w:r>
            <w:r>
              <w:t>đơn</w:t>
            </w:r>
            <w:r w:rsidRPr="001B79C4">
              <w:t>&lt;/</w:t>
            </w:r>
            <w:r w:rsidRPr="001B79C4">
              <w:t>SHDon</w:t>
            </w:r>
            <w:r w:rsidRPr="001B79C4">
              <w:t>&gt;</w:t>
            </w:r>
          </w:p>
          <w:p w:rsidR="009D1437" w:rsidRPr="001B79C4" w:rsidP="00616EC4" w14:paraId="02052852" w14:textId="77777777">
            <w:pPr>
              <w:jc w:val="both"/>
            </w:pPr>
            <w:r w:rsidRPr="001B79C4">
              <w:tab/>
            </w:r>
            <w:r w:rsidRPr="001B79C4">
              <w:tab/>
              <w:t>&lt;</w:t>
            </w:r>
            <w:r w:rsidRPr="001B79C4">
              <w:t>MCCQThue</w:t>
            </w:r>
            <w:r w:rsidRPr="001B79C4">
              <w:t>&gt;</w:t>
            </w:r>
            <w:r>
              <w:t>Mã</w:t>
            </w:r>
            <w:r>
              <w:t xml:space="preserve"> </w:t>
            </w:r>
            <w:r>
              <w:t>cơ</w:t>
            </w:r>
            <w:r>
              <w:t xml:space="preserve"> </w:t>
            </w:r>
            <w:r>
              <w:t>quan</w:t>
            </w:r>
            <w:r>
              <w:t xml:space="preserve"> </w:t>
            </w:r>
            <w:r>
              <w:t>thuế</w:t>
            </w:r>
            <w:r>
              <w:t xml:space="preserve"> </w:t>
            </w:r>
            <w:r>
              <w:t>cấp</w:t>
            </w:r>
            <w:r>
              <w:t xml:space="preserve"> (Trường </w:t>
            </w:r>
            <w:r>
              <w:t>hợp</w:t>
            </w:r>
            <w:r>
              <w:t xml:space="preserve"> </w:t>
            </w:r>
            <w:r>
              <w:t>hóa</w:t>
            </w:r>
            <w:r>
              <w:t xml:space="preserve"> </w:t>
            </w:r>
            <w:r>
              <w:t>đơn</w:t>
            </w:r>
            <w:r>
              <w:t xml:space="preserve"> </w:t>
            </w:r>
            <w:r>
              <w:t>có</w:t>
            </w:r>
            <w:r>
              <w:t xml:space="preserve"> </w:t>
            </w:r>
            <w:r>
              <w:t>mã</w:t>
            </w:r>
            <w:r>
              <w:t>)</w:t>
            </w:r>
            <w:r w:rsidRPr="001B79C4">
              <w:t>&lt;/</w:t>
            </w:r>
            <w:r w:rsidRPr="001B79C4">
              <w:t>MCCQThue</w:t>
            </w:r>
            <w:r w:rsidRPr="001B79C4">
              <w:t>&gt;</w:t>
            </w:r>
          </w:p>
          <w:p w:rsidR="009D1437" w:rsidP="00616EC4" w14:paraId="1AE89501" w14:textId="77777777">
            <w:pPr>
              <w:jc w:val="both"/>
            </w:pPr>
            <w:r w:rsidRPr="001B79C4">
              <w:tab/>
            </w:r>
            <w:r w:rsidRPr="001B79C4">
              <w:tab/>
              <w:t>&lt;</w:t>
            </w:r>
            <w:r w:rsidRPr="001B79C4">
              <w:t>TThai</w:t>
            </w:r>
            <w:r w:rsidRPr="001B79C4">
              <w:t>&gt;</w:t>
            </w:r>
            <w:r>
              <w:t xml:space="preserve">0: </w:t>
            </w:r>
            <w:r>
              <w:t>Chưa</w:t>
            </w:r>
            <w:r>
              <w:t xml:space="preserve"> </w:t>
            </w:r>
            <w:r>
              <w:t>gửi</w:t>
            </w:r>
            <w:r>
              <w:t xml:space="preserve"> </w:t>
            </w:r>
            <w:r>
              <w:t>cơ</w:t>
            </w:r>
            <w:r>
              <w:t xml:space="preserve"> </w:t>
            </w:r>
            <w:r>
              <w:t>quan</w:t>
            </w:r>
            <w:r>
              <w:t xml:space="preserve"> thuế</w:t>
            </w:r>
          </w:p>
          <w:p w:rsidR="009D1437" w:rsidP="00616EC4" w14:paraId="67A8F837" w14:textId="77777777">
            <w:pPr>
              <w:jc w:val="both"/>
            </w:pPr>
            <w:r>
              <w:t xml:space="preserve">                                       1: </w:t>
            </w:r>
            <w:r>
              <w:t>Đã</w:t>
            </w:r>
            <w:r>
              <w:t xml:space="preserve"> </w:t>
            </w:r>
            <w:r>
              <w:t>gửi</w:t>
            </w:r>
            <w:r>
              <w:t xml:space="preserve"> </w:t>
            </w:r>
            <w:r>
              <w:t>cơ</w:t>
            </w:r>
            <w:r>
              <w:t xml:space="preserve"> </w:t>
            </w:r>
            <w:r>
              <w:t>quan</w:t>
            </w:r>
            <w:r>
              <w:t xml:space="preserve"> </w:t>
            </w:r>
            <w:r>
              <w:t>thuế</w:t>
            </w:r>
          </w:p>
          <w:p w:rsidR="009D1437" w:rsidP="00616EC4" w14:paraId="5847574E" w14:textId="77777777">
            <w:pPr>
              <w:jc w:val="both"/>
            </w:pPr>
            <w:r>
              <w:t xml:space="preserve">                                       2: </w:t>
            </w:r>
            <w:r>
              <w:t>Đã</w:t>
            </w:r>
            <w:r>
              <w:t xml:space="preserve"> </w:t>
            </w:r>
            <w:r>
              <w:t>được</w:t>
            </w:r>
            <w:r>
              <w:t xml:space="preserve"> CQT </w:t>
            </w:r>
            <w:r>
              <w:t>chấp</w:t>
            </w:r>
            <w:r>
              <w:t xml:space="preserve"> </w:t>
            </w:r>
            <w:r>
              <w:t>nhận</w:t>
            </w:r>
          </w:p>
          <w:p w:rsidR="009D1437" w:rsidP="00616EC4" w14:paraId="43ED38CE" w14:textId="77777777">
            <w:pPr>
              <w:jc w:val="both"/>
            </w:pPr>
            <w:r>
              <w:t xml:space="preserve">                                       3: </w:t>
            </w:r>
            <w:r>
              <w:t>Đã</w:t>
            </w:r>
            <w:r>
              <w:t xml:space="preserve"> </w:t>
            </w:r>
            <w:r>
              <w:t>bị</w:t>
            </w:r>
            <w:r>
              <w:t xml:space="preserve"> CQT </w:t>
            </w:r>
            <w:r>
              <w:t>từ</w:t>
            </w:r>
            <w:r>
              <w:t xml:space="preserve"> </w:t>
            </w:r>
            <w:r>
              <w:t>chối</w:t>
            </w:r>
          </w:p>
          <w:p w:rsidR="009D1437" w:rsidRPr="001B79C4" w:rsidP="00616EC4" w14:paraId="7EA91F22" w14:textId="77777777">
            <w:pPr>
              <w:jc w:val="both"/>
            </w:pPr>
            <w:r>
              <w:t xml:space="preserve">                         </w:t>
            </w:r>
            <w:r w:rsidRPr="001B79C4">
              <w:t>&lt;/</w:t>
            </w:r>
            <w:r w:rsidRPr="001B79C4">
              <w:t>TThai</w:t>
            </w:r>
            <w:r w:rsidRPr="001B79C4">
              <w:t>&gt;</w:t>
            </w:r>
          </w:p>
          <w:p w:rsidR="009D1437" w:rsidRPr="001B79C4" w:rsidP="00616EC4" w14:paraId="391C558F" w14:textId="77777777">
            <w:pPr>
              <w:jc w:val="both"/>
            </w:pPr>
            <w:r w:rsidRPr="001B79C4">
              <w:tab/>
            </w:r>
            <w:r w:rsidRPr="001B79C4">
              <w:tab/>
              <w:t>&lt;</w:t>
            </w:r>
            <w:r w:rsidRPr="001B79C4">
              <w:t>MTLoi</w:t>
            </w:r>
            <w:r w:rsidRPr="001B79C4">
              <w:t>&gt;</w:t>
            </w:r>
            <w:r>
              <w:t>thông</w:t>
            </w:r>
            <w:r>
              <w:t xml:space="preserve"> </w:t>
            </w:r>
            <w:r>
              <w:t>báo</w:t>
            </w:r>
            <w:r>
              <w:t xml:space="preserve"> </w:t>
            </w:r>
            <w:r>
              <w:t>lỗi</w:t>
            </w:r>
            <w:r>
              <w:t xml:space="preserve"> CQT </w:t>
            </w:r>
            <w:r>
              <w:t>trả</w:t>
            </w:r>
            <w:r>
              <w:t xml:space="preserve"> </w:t>
            </w:r>
            <w:r>
              <w:t>về</w:t>
            </w:r>
            <w:r w:rsidRPr="001B79C4">
              <w:t>&lt;/</w:t>
            </w:r>
            <w:r w:rsidRPr="001B79C4">
              <w:t>MTLoi</w:t>
            </w:r>
            <w:r w:rsidRPr="001B79C4">
              <w:t>&gt;</w:t>
            </w:r>
          </w:p>
          <w:p w:rsidR="009D1437" w:rsidRPr="001B79C4" w:rsidP="00616EC4" w14:paraId="0F0B32AF" w14:textId="77777777">
            <w:pPr>
              <w:jc w:val="both"/>
            </w:pPr>
            <w:r w:rsidRPr="001B79C4">
              <w:tab/>
            </w:r>
            <w:r w:rsidRPr="001B79C4">
              <w:tab/>
              <w:t>&lt;</w:t>
            </w:r>
            <w:r w:rsidRPr="001B79C4">
              <w:t>Fkey</w:t>
            </w:r>
            <w:r w:rsidRPr="001B79C4">
              <w:t>&gt;</w:t>
            </w:r>
            <w:r>
              <w:t>Fkey</w:t>
            </w:r>
            <w:r>
              <w:t xml:space="preserve"> </w:t>
            </w:r>
            <w:r>
              <w:t>hóa</w:t>
            </w:r>
            <w:r>
              <w:t xml:space="preserve"> </w:t>
            </w:r>
            <w:r>
              <w:t>đơn</w:t>
            </w:r>
            <w:r w:rsidRPr="001B79C4">
              <w:t>&lt;/</w:t>
            </w:r>
            <w:r w:rsidRPr="001B79C4">
              <w:t>Fkey</w:t>
            </w:r>
            <w:r w:rsidRPr="001B79C4">
              <w:t>&gt;</w:t>
            </w:r>
          </w:p>
          <w:p w:rsidR="009D1437" w:rsidRPr="001B79C4" w:rsidP="00616EC4" w14:paraId="3BA40DFC" w14:textId="77777777">
            <w:pPr>
              <w:jc w:val="both"/>
            </w:pPr>
            <w:r w:rsidRPr="001B79C4">
              <w:tab/>
              <w:t>&lt;/</w:t>
            </w:r>
            <w:r w:rsidRPr="001B79C4">
              <w:t>HDon</w:t>
            </w:r>
            <w:r w:rsidRPr="001B79C4">
              <w:t>&gt;</w:t>
            </w:r>
          </w:p>
          <w:p w:rsidR="009D1437" w:rsidRPr="005444BD" w:rsidP="00616EC4" w14:paraId="1FB94F0C" w14:textId="77777777">
            <w:pPr>
              <w:jc w:val="both"/>
            </w:pPr>
            <w:r w:rsidRPr="001B79C4">
              <w:t>&lt;/</w:t>
            </w:r>
            <w:r w:rsidRPr="001B79C4">
              <w:t>DSHDon</w:t>
            </w:r>
            <w:r w:rsidRPr="001B79C4">
              <w:t>&gt;</w:t>
            </w:r>
            <w:r>
              <w:t xml:space="preserve"> </w:t>
            </w:r>
          </w:p>
        </w:tc>
        <w:tc>
          <w:tcPr>
            <w:tcW w:w="1885" w:type="dxa"/>
            <w:tcBorders>
              <w:top w:val="single" w:sz="4" w:space="0" w:color="2E74B5"/>
              <w:left w:val="single" w:sz="4" w:space="0" w:color="2E74B5"/>
              <w:bottom w:val="single" w:sz="4" w:space="0" w:color="2E74B5"/>
              <w:right w:val="single" w:sz="4" w:space="0" w:color="2E74B5"/>
            </w:tcBorders>
          </w:tcPr>
          <w:p w:rsidR="009D1437" w:rsidRPr="00731CD1" w:rsidP="00616EC4" w14:paraId="231A3250" w14:textId="77777777">
            <w:pPr>
              <w:jc w:val="both"/>
            </w:pPr>
          </w:p>
        </w:tc>
      </w:tr>
    </w:tbl>
    <w:p w:rsidR="009D1437" w:rsidP="00C35F19" w14:paraId="54AB8FA9" w14:textId="77777777">
      <w:pPr>
        <w:pStyle w:val="Heading3"/>
      </w:pPr>
      <w:bookmarkStart w:id="11" w:name="_Toc106724512"/>
      <w:r>
        <w:t>Gửi</w:t>
      </w:r>
      <w:r>
        <w:t xml:space="preserve"> </w:t>
      </w:r>
      <w:r>
        <w:t>thông</w:t>
      </w:r>
      <w:r>
        <w:t xml:space="preserve"> </w:t>
      </w:r>
      <w:r>
        <w:t>điệp</w:t>
      </w:r>
      <w:r>
        <w:t xml:space="preserve"> </w:t>
      </w:r>
      <w:r>
        <w:t>hóa</w:t>
      </w:r>
      <w:r>
        <w:t xml:space="preserve"> </w:t>
      </w:r>
      <w:r>
        <w:t>đơn</w:t>
      </w:r>
      <w:r>
        <w:t xml:space="preserve"> </w:t>
      </w:r>
      <w:r>
        <w:t>điện</w:t>
      </w:r>
      <w:r>
        <w:t xml:space="preserve"> </w:t>
      </w:r>
      <w:r>
        <w:t>tử</w:t>
      </w:r>
      <w:r>
        <w:t xml:space="preserve"> </w:t>
      </w:r>
      <w:r>
        <w:t>có</w:t>
      </w:r>
      <w:r>
        <w:t xml:space="preserve"> </w:t>
      </w:r>
      <w:r>
        <w:t>sai</w:t>
      </w:r>
      <w:r>
        <w:t xml:space="preserve"> </w:t>
      </w:r>
      <w:r>
        <w:t>sót</w:t>
      </w:r>
      <w:r>
        <w:t>.</w:t>
      </w:r>
      <w:bookmarkEnd w:id="11"/>
    </w:p>
    <w:p w:rsidR="009D1437" w:rsidRPr="00593BE8" w:rsidP="009D1437" w14:paraId="54B3385C" w14:textId="77777777">
      <w:pPr>
        <w:pStyle w:val="N"/>
      </w:pPr>
      <w:r w:rsidRPr="00593BE8">
        <w:t>URL</w:t>
      </w:r>
    </w:p>
    <w:p w:rsidR="009D1437" w:rsidP="009D1437" w14:paraId="7A8605D3" w14:textId="77777777">
      <w:pPr>
        <w:pStyle w:val="N"/>
      </w:pPr>
      <w:r>
        <w:tab/>
      </w:r>
      <w:r w:rsidRPr="00007702">
        <w:t xml:space="preserve"> </w:t>
      </w:r>
      <w:r>
        <w:t>s</w:t>
      </w:r>
      <w:r w:rsidRPr="00EB3AC8">
        <w:t xml:space="preserve">tring </w:t>
      </w:r>
      <w:r w:rsidRPr="00C31715">
        <w:rPr>
          <w:b/>
        </w:rPr>
        <w:t>SendInvNoticeErrors</w:t>
      </w:r>
      <w:r w:rsidRPr="00A0628B">
        <w:t>(</w:t>
      </w:r>
      <w:r w:rsidRPr="00951FEF">
        <w:t>string Account, string ACpass, string xml, string username, string password, string pattern = "", int convert = 0</w:t>
      </w:r>
      <w:r w:rsidRPr="00A0628B">
        <w:t>)</w:t>
      </w:r>
    </w:p>
    <w:p w:rsidR="009D1437" w:rsidRPr="00593BE8" w:rsidP="009D1437" w14:paraId="029A58C8" w14:textId="77777777">
      <w:pPr>
        <w:pStyle w:val="N"/>
      </w:pPr>
      <w:r w:rsidRPr="00593BE8">
        <w:t>DESCRIPTION</w:t>
      </w:r>
    </w:p>
    <w:p w:rsidR="009D1437" w:rsidRPr="007C1EEB" w:rsidP="009D1437" w14:paraId="764C9E22" w14:textId="77777777">
      <w:pPr>
        <w:pStyle w:val="N"/>
      </w:pPr>
      <w:r>
        <w:tab/>
        <w:t>Đây là web service cho phép gửi thông điệp hóa đơn điện tử có sai sót bằng hsm hoặc p12.</w:t>
      </w:r>
    </w:p>
    <w:p w:rsidR="009D1437" w:rsidRPr="00007702" w:rsidP="009D1437" w14:paraId="745B885E" w14:textId="77777777">
      <w:pPr>
        <w:pStyle w:val="N"/>
      </w:pPr>
      <w:r w:rsidRPr="00663B3E">
        <w:t>HTTP METHOD</w:t>
      </w:r>
    </w:p>
    <w:p w:rsidR="009D1437" w:rsidRPr="00007702" w:rsidP="009D1437" w14:paraId="768B8564" w14:textId="77777777">
      <w:pPr>
        <w:pStyle w:val="N"/>
        <w:rPr>
          <w:b/>
        </w:rPr>
      </w:pPr>
      <w:r w:rsidRPr="00610AFD">
        <w:tab/>
      </w:r>
      <w:r w:rsidRPr="00610AFD">
        <w:tab/>
        <w:t>POST</w:t>
      </w:r>
    </w:p>
    <w:p w:rsidR="009D1437" w:rsidRPr="00610AFD" w:rsidP="009D1437" w14:paraId="61894849" w14:textId="77777777">
      <w:pPr>
        <w:pStyle w:val="N"/>
      </w:pPr>
      <w:r w:rsidRPr="00610AFD">
        <w:t>REQUEST BODY</w:t>
      </w:r>
    </w:p>
    <w:p w:rsidR="009D1437" w:rsidRPr="009372AD" w:rsidP="009D1437" w14:paraId="6AA6F534" w14:textId="77777777">
      <w:pPr>
        <w:pStyle w:val="ListParagraph"/>
        <w:numPr>
          <w:ilvl w:val="0"/>
          <w:numId w:val="3"/>
        </w:numPr>
        <w:spacing w:after="0" w:line="360" w:lineRule="auto"/>
        <w:jc w:val="both"/>
        <w:rPr>
          <w:rFonts w:eastAsia="Calibri"/>
          <w:b/>
          <w:u w:val="single"/>
        </w:rPr>
      </w:pPr>
      <w:r>
        <w:rPr>
          <w:rFonts w:eastAsia="Calibri"/>
          <w:b/>
        </w:rPr>
        <w:t>Account/</w:t>
      </w:r>
      <w:r>
        <w:rPr>
          <w:rFonts w:eastAsia="Calibri"/>
          <w:b/>
        </w:rPr>
        <w:t>ACPass</w:t>
      </w:r>
      <w:r w:rsidRPr="009372AD">
        <w:rPr>
          <w:rFonts w:eastAsia="Calibri"/>
          <w:b/>
        </w:rPr>
        <w:t xml:space="preserve">:  </w:t>
      </w:r>
      <w:r w:rsidRPr="009372AD">
        <w:rPr>
          <w:rFonts w:eastAsia="Calibri"/>
        </w:rPr>
        <w:t xml:space="preserve">Tài </w:t>
      </w:r>
      <w:r w:rsidRPr="009372AD">
        <w:rPr>
          <w:rFonts w:eastAsia="Calibri"/>
        </w:rPr>
        <w:t>khoản</w:t>
      </w:r>
      <w:r w:rsidRPr="009372AD">
        <w:rPr>
          <w:rFonts w:eastAsia="Calibri"/>
        </w:rPr>
        <w:t xml:space="preserve"> </w:t>
      </w:r>
      <w:r w:rsidRPr="009372AD">
        <w:rPr>
          <w:rFonts w:eastAsia="Calibri"/>
        </w:rPr>
        <w:t>được</w:t>
      </w:r>
      <w:r w:rsidRPr="009372AD">
        <w:rPr>
          <w:rFonts w:eastAsia="Calibri"/>
        </w:rPr>
        <w:t xml:space="preserve"> </w:t>
      </w:r>
      <w:r w:rsidRPr="009372AD">
        <w:rPr>
          <w:rFonts w:eastAsia="Calibri"/>
        </w:rPr>
        <w:t>cấp</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cho</w:t>
      </w:r>
      <w:r w:rsidRPr="009372AD">
        <w:rPr>
          <w:rFonts w:eastAsia="Calibri"/>
        </w:rPr>
        <w:t xml:space="preserve"> </w:t>
      </w:r>
      <w:r w:rsidRPr="009372AD">
        <w:rPr>
          <w:rFonts w:eastAsia="Calibri"/>
        </w:rPr>
        <w:t>nhân</w:t>
      </w:r>
      <w:r w:rsidRPr="009372AD">
        <w:rPr>
          <w:rFonts w:eastAsia="Calibri"/>
        </w:rPr>
        <w:t xml:space="preserve"> </w:t>
      </w:r>
      <w:r w:rsidRPr="009372AD">
        <w:rPr>
          <w:rFonts w:eastAsia="Calibri"/>
        </w:rPr>
        <w:t>viên</w:t>
      </w:r>
      <w:r w:rsidRPr="009372AD">
        <w:rPr>
          <w:rFonts w:eastAsia="Calibri"/>
        </w:rPr>
        <w:t xml:space="preserve"> </w:t>
      </w:r>
      <w:r w:rsidRPr="009372AD">
        <w:rPr>
          <w:rFonts w:eastAsia="Calibri"/>
        </w:rPr>
        <w:t>gọi</w:t>
      </w:r>
      <w:r w:rsidRPr="009372AD">
        <w:rPr>
          <w:rFonts w:eastAsia="Calibri"/>
        </w:rPr>
        <w:t xml:space="preserve"> </w:t>
      </w:r>
      <w:r w:rsidRPr="009372AD">
        <w:rPr>
          <w:rFonts w:eastAsia="Calibri"/>
        </w:rPr>
        <w:t>lệnh</w:t>
      </w:r>
      <w:r w:rsidRPr="009372AD">
        <w:rPr>
          <w:rFonts w:eastAsia="Calibri"/>
        </w:rPr>
        <w:t xml:space="preserve"> </w:t>
      </w:r>
      <w:r>
        <w:rPr>
          <w:rFonts w:eastAsia="Calibri"/>
        </w:rPr>
        <w:t>gửi</w:t>
      </w:r>
      <w:r>
        <w:rPr>
          <w:rFonts w:eastAsia="Calibri"/>
        </w:rPr>
        <w:t xml:space="preserve"> </w:t>
      </w:r>
      <w:r>
        <w:rPr>
          <w:rFonts w:eastAsia="Calibri"/>
        </w:rPr>
        <w:t>thông</w:t>
      </w:r>
      <w:r>
        <w:rPr>
          <w:rFonts w:eastAsia="Calibri"/>
        </w:rPr>
        <w:t xml:space="preserve"> </w:t>
      </w:r>
      <w:r>
        <w:rPr>
          <w:rFonts w:eastAsia="Calibri"/>
        </w:rPr>
        <w:t>điệp</w:t>
      </w:r>
      <w:r>
        <w:rPr>
          <w:rFonts w:eastAsia="Calibri"/>
        </w:rPr>
        <w:t>.</w:t>
      </w:r>
    </w:p>
    <w:p w:rsidR="009D1437" w:rsidRPr="00076E1C" w:rsidP="009D1437" w14:paraId="2219C02E" w14:textId="7777777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w:t>
      </w:r>
      <w:r w:rsidRPr="009372AD">
        <w:rPr>
          <w:rFonts w:eastAsia="Calibri"/>
        </w:rPr>
        <w:t>khoản</w:t>
      </w:r>
      <w:r w:rsidRPr="009372AD">
        <w:rPr>
          <w:rFonts w:eastAsia="Calibri"/>
        </w:rPr>
        <w:t xml:space="preserve"> </w:t>
      </w:r>
      <w:r w:rsidRPr="009372AD">
        <w:rPr>
          <w:rFonts w:eastAsia="Calibri"/>
        </w:rPr>
        <w:t>được</w:t>
      </w:r>
      <w:r w:rsidRPr="009372AD">
        <w:rPr>
          <w:rFonts w:eastAsia="Calibri"/>
        </w:rPr>
        <w:t xml:space="preserve"> </w:t>
      </w:r>
      <w:r w:rsidRPr="009372AD">
        <w:rPr>
          <w:rFonts w:eastAsia="Calibri"/>
        </w:rPr>
        <w:t>cấp</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cho</w:t>
      </w:r>
      <w:r w:rsidRPr="009372AD">
        <w:rPr>
          <w:rFonts w:eastAsia="Calibri"/>
        </w:rPr>
        <w:t xml:space="preserve"> </w:t>
      </w:r>
      <w:r w:rsidRPr="009372AD">
        <w:rPr>
          <w:rFonts w:eastAsia="Calibri"/>
        </w:rPr>
        <w:t>khách</w:t>
      </w:r>
      <w:r w:rsidRPr="009372AD">
        <w:rPr>
          <w:rFonts w:eastAsia="Calibri"/>
        </w:rPr>
        <w:t xml:space="preserve"> </w:t>
      </w:r>
      <w:r w:rsidRPr="009372AD">
        <w:rPr>
          <w:rFonts w:eastAsia="Calibri"/>
        </w:rPr>
        <w:t>hàng</w:t>
      </w:r>
      <w:r w:rsidRPr="009372AD">
        <w:rPr>
          <w:rFonts w:eastAsia="Calibri"/>
        </w:rPr>
        <w:t xml:space="preserve"> </w:t>
      </w:r>
      <w:r w:rsidRPr="009372AD">
        <w:rPr>
          <w:rFonts w:eastAsia="Calibri"/>
        </w:rPr>
        <w:t>để</w:t>
      </w:r>
      <w:r w:rsidRPr="009372AD">
        <w:rPr>
          <w:rFonts w:eastAsia="Calibri"/>
        </w:rPr>
        <w:t xml:space="preserve"> </w:t>
      </w:r>
      <w:r w:rsidRPr="009372AD">
        <w:rPr>
          <w:rFonts w:eastAsia="Calibri"/>
        </w:rPr>
        <w:t>gọi</w:t>
      </w:r>
      <w:r w:rsidRPr="009372AD">
        <w:rPr>
          <w:rFonts w:eastAsia="Calibri"/>
        </w:rPr>
        <w:t xml:space="preserve"> </w:t>
      </w:r>
      <w:r>
        <w:rPr>
          <w:rFonts w:eastAsia="Calibri"/>
        </w:rPr>
        <w:t>đến</w:t>
      </w:r>
      <w:r>
        <w:rPr>
          <w:rFonts w:eastAsia="Calibri"/>
        </w:rPr>
        <w:t xml:space="preserve"> webservice (</w:t>
      </w:r>
      <w:r>
        <w:rPr>
          <w:rFonts w:eastAsia="Calibri"/>
        </w:rPr>
        <w:t>tài</w:t>
      </w:r>
      <w:r>
        <w:rPr>
          <w:rFonts w:eastAsia="Calibri"/>
        </w:rPr>
        <w:t xml:space="preserve"> </w:t>
      </w:r>
      <w:r>
        <w:rPr>
          <w:rFonts w:eastAsia="Calibri"/>
        </w:rPr>
        <w:t>khoản</w:t>
      </w:r>
      <w:r>
        <w:rPr>
          <w:rFonts w:eastAsia="Calibri"/>
        </w:rPr>
        <w:t xml:space="preserve"> </w:t>
      </w:r>
      <w:r>
        <w:rPr>
          <w:rFonts w:eastAsia="Calibri"/>
        </w:rPr>
        <w:t>có</w:t>
      </w:r>
      <w:r>
        <w:rPr>
          <w:rFonts w:eastAsia="Calibri"/>
        </w:rPr>
        <w:t xml:space="preserve"> </w:t>
      </w:r>
      <w:r>
        <w:rPr>
          <w:rFonts w:eastAsia="Calibri"/>
        </w:rPr>
        <w:t>quyền</w:t>
      </w:r>
      <w:r>
        <w:rPr>
          <w:rFonts w:eastAsia="Calibri"/>
        </w:rPr>
        <w:t xml:space="preserve"> </w:t>
      </w:r>
      <w:r>
        <w:rPr>
          <w:rFonts w:eastAsia="Calibri"/>
        </w:rPr>
        <w:t>ServiceRole</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r>
        <w:rPr>
          <w:rFonts w:eastAsia="Calibri"/>
        </w:rPr>
        <w:t>)</w:t>
      </w:r>
      <w:r w:rsidRPr="009372AD">
        <w:rPr>
          <w:rFonts w:eastAsia="Calibri"/>
        </w:rPr>
        <w:t>.</w:t>
      </w:r>
    </w:p>
    <w:p w:rsidR="009D1437" w:rsidRPr="005A1839" w:rsidP="009D1437" w14:paraId="50EE7AF4" w14:textId="77777777">
      <w:pPr>
        <w:pStyle w:val="ListParagraph"/>
        <w:numPr>
          <w:ilvl w:val="0"/>
          <w:numId w:val="2"/>
        </w:numPr>
        <w:spacing w:after="0" w:line="360" w:lineRule="auto"/>
        <w:ind w:left="1080"/>
        <w:jc w:val="both"/>
        <w:rPr>
          <w:rFonts w:eastAsia="Calibri"/>
          <w:b/>
          <w:u w:val="single"/>
        </w:rPr>
      </w:pPr>
      <w:r w:rsidRPr="00B21083">
        <w:rPr>
          <w:b/>
          <w:color w:val="000000"/>
        </w:rPr>
        <w:t>xml</w:t>
      </w:r>
      <w:r w:rsidRPr="00076E1C">
        <w:rPr>
          <w:color w:val="000000"/>
        </w:rPr>
        <w:t xml:space="preserve">: </w:t>
      </w:r>
      <w:r w:rsidRPr="00076E1C">
        <w:rPr>
          <w:color w:val="000000"/>
        </w:rPr>
        <w:t>chuỗi</w:t>
      </w:r>
      <w:r w:rsidRPr="00076E1C">
        <w:rPr>
          <w:color w:val="000000"/>
        </w:rPr>
        <w:t xml:space="preserve"> xml </w:t>
      </w:r>
      <w:r>
        <w:rPr>
          <w:color w:val="000000"/>
        </w:rPr>
        <w:t>thông</w:t>
      </w:r>
      <w:r>
        <w:rPr>
          <w:color w:val="000000"/>
        </w:rPr>
        <w:t xml:space="preserve"> </w:t>
      </w:r>
      <w:r>
        <w:rPr>
          <w:color w:val="000000"/>
        </w:rPr>
        <w:t>điệp</w:t>
      </w:r>
      <w:r>
        <w:rPr>
          <w:color w:val="000000"/>
        </w:rPr>
        <w:t xml:space="preserve"> </w:t>
      </w:r>
      <w:r>
        <w:rPr>
          <w:color w:val="000000"/>
        </w:rPr>
        <w:t>hóa</w:t>
      </w:r>
      <w:r>
        <w:rPr>
          <w:color w:val="000000"/>
        </w:rPr>
        <w:t xml:space="preserve"> </w:t>
      </w:r>
      <w:r>
        <w:rPr>
          <w:color w:val="000000"/>
        </w:rPr>
        <w:t>đơn</w:t>
      </w:r>
      <w:r>
        <w:rPr>
          <w:color w:val="000000"/>
        </w:rPr>
        <w:t xml:space="preserve"> </w:t>
      </w:r>
      <w:r>
        <w:rPr>
          <w:color w:val="000000"/>
        </w:rPr>
        <w:t>điện</w:t>
      </w:r>
      <w:r>
        <w:rPr>
          <w:color w:val="000000"/>
        </w:rPr>
        <w:t xml:space="preserve"> </w:t>
      </w:r>
      <w:r>
        <w:rPr>
          <w:color w:val="000000"/>
        </w:rPr>
        <w:t>tử</w:t>
      </w:r>
      <w:r>
        <w:rPr>
          <w:color w:val="000000"/>
        </w:rPr>
        <w:t xml:space="preserve"> </w:t>
      </w:r>
      <w:r>
        <w:rPr>
          <w:color w:val="000000"/>
        </w:rPr>
        <w:t>có</w:t>
      </w:r>
      <w:r>
        <w:rPr>
          <w:color w:val="000000"/>
        </w:rPr>
        <w:t xml:space="preserve"> </w:t>
      </w:r>
      <w:r>
        <w:rPr>
          <w:color w:val="000000"/>
        </w:rPr>
        <w:t>sai</w:t>
      </w:r>
      <w:r>
        <w:rPr>
          <w:color w:val="000000"/>
        </w:rPr>
        <w:t xml:space="preserve"> </w:t>
      </w:r>
      <w:r>
        <w:rPr>
          <w:color w:val="000000"/>
        </w:rPr>
        <w:t>sót</w:t>
      </w:r>
      <w:r w:rsidRPr="00076E1C">
        <w:rPr>
          <w:color w:val="000000"/>
        </w:rPr>
        <w:t xml:space="preserve"> (</w:t>
      </w:r>
      <w:r w:rsidRPr="00076E1C">
        <w:rPr>
          <w:color w:val="000000"/>
        </w:rPr>
        <w:t>theo</w:t>
      </w:r>
      <w:r w:rsidRPr="00076E1C">
        <w:rPr>
          <w:color w:val="000000"/>
        </w:rPr>
        <w:t xml:space="preserve"> </w:t>
      </w:r>
      <w:r w:rsidRPr="00076E1C">
        <w:rPr>
          <w:color w:val="000000"/>
        </w:rPr>
        <w:t>mẫ</w:t>
      </w:r>
      <w:r>
        <w:rPr>
          <w:color w:val="000000"/>
        </w:rPr>
        <w:t>u</w:t>
      </w:r>
      <w:r>
        <w:rPr>
          <w:color w:val="000000"/>
        </w:rPr>
        <w:t xml:space="preserve"> </w:t>
      </w:r>
      <w:r>
        <w:rPr>
          <w:color w:val="000000"/>
        </w:rPr>
        <w:t>mô</w:t>
      </w:r>
      <w:r>
        <w:rPr>
          <w:color w:val="000000"/>
        </w:rPr>
        <w:t xml:space="preserve"> </w:t>
      </w:r>
      <w:r>
        <w:rPr>
          <w:color w:val="000000"/>
        </w:rPr>
        <w:t>tả</w:t>
      </w:r>
      <w:r>
        <w:rPr>
          <w:color w:val="000000"/>
        </w:rPr>
        <w:t xml:space="preserve"> </w:t>
      </w:r>
      <w:r>
        <w:rPr>
          <w:color w:val="000000"/>
        </w:rPr>
        <w:t>kèm</w:t>
      </w:r>
      <w:r>
        <w:rPr>
          <w:color w:val="000000"/>
        </w:rPr>
        <w:t xml:space="preserve"> </w:t>
      </w:r>
      <w:r>
        <w:rPr>
          <w:color w:val="000000"/>
        </w:rPr>
        <w:t>theo</w:t>
      </w:r>
      <w:r w:rsidRPr="00076E1C">
        <w:rPr>
          <w:color w:val="000000"/>
        </w:rPr>
        <w:t>)</w:t>
      </w:r>
      <w:r>
        <w:rPr>
          <w:rFonts w:eastAsia="Calibri"/>
          <w:b/>
          <w:u w:val="single"/>
        </w:rPr>
        <w:t xml:space="preserve">    </w:t>
      </w:r>
    </w:p>
    <w:p w:rsidR="009D1437" w:rsidRPr="005A1839" w:rsidP="009D1437" w14:paraId="67EFBF1A" w14:textId="77777777">
      <w:pPr>
        <w:pStyle w:val="ListParagraph"/>
        <w:numPr>
          <w:ilvl w:val="0"/>
          <w:numId w:val="2"/>
        </w:numPr>
        <w:spacing w:after="0" w:line="360" w:lineRule="auto"/>
        <w:ind w:left="1080"/>
        <w:jc w:val="both"/>
        <w:rPr>
          <w:rFonts w:eastAsia="Calibri"/>
          <w:b/>
          <w:u w:val="single"/>
        </w:rPr>
      </w:pPr>
      <w:r w:rsidRPr="005A1839">
        <w:rPr>
          <w:b/>
          <w:color w:val="000000"/>
          <w:highlight w:val="white"/>
        </w:rPr>
        <w:t>pattern</w:t>
      </w:r>
      <w:r w:rsidRPr="005A1839">
        <w:rPr>
          <w:color w:val="000000"/>
        </w:rPr>
        <w:t xml:space="preserve">: </w:t>
      </w:r>
      <w:r w:rsidRPr="005A1839">
        <w:rPr>
          <w:color w:val="000000"/>
        </w:rPr>
        <w:t>mẫu</w:t>
      </w:r>
      <w:r w:rsidRPr="005A1839">
        <w:rPr>
          <w:color w:val="000000"/>
        </w:rPr>
        <w:t xml:space="preserve"> </w:t>
      </w:r>
      <w:r w:rsidRPr="005A1839">
        <w:rPr>
          <w:color w:val="000000"/>
        </w:rPr>
        <w:t>số</w:t>
      </w:r>
      <w:r>
        <w:rPr>
          <w:color w:val="000000"/>
        </w:rPr>
        <w:t xml:space="preserve"> </w:t>
      </w:r>
      <w:r>
        <w:rPr>
          <w:color w:val="000000"/>
        </w:rPr>
        <w:t>hóa</w:t>
      </w:r>
      <w:r>
        <w:rPr>
          <w:color w:val="000000"/>
        </w:rPr>
        <w:t xml:space="preserve"> </w:t>
      </w:r>
      <w:r>
        <w:rPr>
          <w:color w:val="000000"/>
        </w:rPr>
        <w:t>đơn</w:t>
      </w:r>
    </w:p>
    <w:p w:rsidR="009D1437" w:rsidRPr="00E009AD" w:rsidP="009D1437" w14:paraId="738327D4" w14:textId="77777777">
      <w:pPr>
        <w:pStyle w:val="ListParagraph"/>
        <w:numPr>
          <w:ilvl w:val="0"/>
          <w:numId w:val="2"/>
        </w:numPr>
        <w:spacing w:after="0" w:line="360" w:lineRule="auto"/>
        <w:ind w:left="1080"/>
        <w:jc w:val="both"/>
        <w:rPr>
          <w:rFonts w:eastAsia="Calibri"/>
          <w:b/>
        </w:rPr>
      </w:pPr>
      <w:r w:rsidRPr="00494FBD">
        <w:rPr>
          <w:b/>
          <w:color w:val="000000"/>
        </w:rPr>
        <w:t>convert</w:t>
      </w:r>
      <w:r w:rsidRPr="00494FBD">
        <w:rPr>
          <w:color w:val="000000"/>
        </w:rPr>
        <w:t xml:space="preserve">: </w:t>
      </w:r>
      <w:r w:rsidRPr="009372AD">
        <w:rPr>
          <w:rFonts w:eastAsia="Calibri"/>
        </w:rPr>
        <w:t>Mặc</w:t>
      </w:r>
      <w:r w:rsidRPr="009372AD">
        <w:rPr>
          <w:rFonts w:eastAsia="Calibri"/>
        </w:rPr>
        <w:t xml:space="preserve"> </w:t>
      </w:r>
      <w:r w:rsidRPr="009372AD">
        <w:rPr>
          <w:rFonts w:eastAsia="Calibri"/>
        </w:rPr>
        <w:t>định</w:t>
      </w:r>
      <w:r w:rsidRPr="009372AD">
        <w:rPr>
          <w:rFonts w:eastAsia="Calibri"/>
        </w:rPr>
        <w:t xml:space="preserve"> </w:t>
      </w:r>
      <w:r w:rsidRPr="009372AD">
        <w:rPr>
          <w:rFonts w:eastAsia="Calibri"/>
        </w:rPr>
        <w:t>là</w:t>
      </w:r>
      <w:r w:rsidRPr="009372AD">
        <w:rPr>
          <w:rFonts w:eastAsia="Calibri"/>
        </w:rPr>
        <w:t xml:space="preserve"> 0, </w:t>
      </w:r>
      <w:r>
        <w:rPr>
          <w:rFonts w:eastAsia="Calibri"/>
        </w:rPr>
        <w:t>(</w:t>
      </w:r>
      <w:r w:rsidRPr="009372AD">
        <w:rPr>
          <w:rFonts w:eastAsia="Calibri"/>
        </w:rPr>
        <w:t xml:space="preserve">0 – </w:t>
      </w:r>
      <w:r w:rsidRPr="009372AD">
        <w:rPr>
          <w:rFonts w:eastAsia="Calibri"/>
        </w:rPr>
        <w:t>Không</w:t>
      </w:r>
      <w:r w:rsidRPr="009372AD">
        <w:rPr>
          <w:rFonts w:eastAsia="Calibri"/>
        </w:rPr>
        <w:t xml:space="preserve"> </w:t>
      </w:r>
      <w:r w:rsidRPr="009372AD">
        <w:rPr>
          <w:rFonts w:eastAsia="Calibri"/>
        </w:rPr>
        <w:t>cần</w:t>
      </w:r>
      <w:r w:rsidRPr="009372AD">
        <w:rPr>
          <w:rFonts w:eastAsia="Calibri"/>
        </w:rPr>
        <w:t xml:space="preserve"> convert </w:t>
      </w:r>
      <w:r w:rsidRPr="009372AD">
        <w:rPr>
          <w:rFonts w:eastAsia="Calibri"/>
        </w:rPr>
        <w:t>từ</w:t>
      </w:r>
      <w:r w:rsidRPr="009372AD">
        <w:rPr>
          <w:rFonts w:eastAsia="Calibri"/>
        </w:rPr>
        <w:t xml:space="preserve"> TCVN3 sang Unicode. 1- </w:t>
      </w:r>
      <w:r w:rsidRPr="009372AD">
        <w:rPr>
          <w:rFonts w:eastAsia="Calibri"/>
        </w:rPr>
        <w:t>Cần</w:t>
      </w:r>
      <w:r w:rsidRPr="009372AD">
        <w:rPr>
          <w:rFonts w:eastAsia="Calibri"/>
        </w:rPr>
        <w:t xml:space="preserve"> convert </w:t>
      </w:r>
      <w:r w:rsidRPr="009372AD">
        <w:rPr>
          <w:rFonts w:eastAsia="Calibri"/>
        </w:rPr>
        <w:t>từ</w:t>
      </w:r>
      <w:r w:rsidRPr="009372AD">
        <w:rPr>
          <w:rFonts w:eastAsia="Calibri"/>
        </w:rPr>
        <w:t xml:space="preserve"> TCVN3 sang Unicode</w:t>
      </w:r>
      <w:r>
        <w:rPr>
          <w:rFonts w:eastAsia="Calibri"/>
        </w:rPr>
        <w:t>)</w:t>
      </w:r>
    </w:p>
    <w:p w:rsidR="009D1437" w:rsidP="009D1437" w14:paraId="099BD2A0" w14:textId="7777777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4899"/>
        <w:gridCol w:w="2116"/>
      </w:tblGrid>
      <w:tr w14:paraId="5F1DA5A9"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39EBF91A" w14:textId="77777777">
            <w:pPr>
              <w:pStyle w:val="ListParagraph"/>
            </w:pPr>
            <w:r>
              <w:t>Kết</w:t>
            </w:r>
            <w:r>
              <w:t xml:space="preserve"> </w:t>
            </w:r>
            <w:r>
              <w:t>quả</w:t>
            </w:r>
          </w:p>
        </w:tc>
        <w:tc>
          <w:tcPr>
            <w:tcW w:w="4899"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2CC01E08" w14:textId="77777777">
            <w:pPr>
              <w:pStyle w:val="ListParagraph"/>
            </w:pPr>
            <w:r w:rsidRPr="00660ABB">
              <w:t>Mô</w:t>
            </w:r>
            <w:r w:rsidRPr="00660ABB">
              <w:t xml:space="preserve"> </w:t>
            </w:r>
            <w:r w:rsidRPr="00660ABB">
              <w:t>tả</w:t>
            </w:r>
          </w:p>
        </w:tc>
        <w:tc>
          <w:tcPr>
            <w:tcW w:w="2116"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614CEC99" w14:textId="77777777">
            <w:pPr>
              <w:pStyle w:val="ListParagraph"/>
            </w:pPr>
            <w:r>
              <w:t>Ghi</w:t>
            </w:r>
            <w:r>
              <w:t xml:space="preserve"> </w:t>
            </w:r>
            <w:r>
              <w:t>chú</w:t>
            </w:r>
          </w:p>
        </w:tc>
      </w:tr>
      <w:tr w14:paraId="3FED8580" w14:textId="77777777" w:rsidTr="00616EC4">
        <w:tblPrEx>
          <w:tblW w:w="0" w:type="auto"/>
          <w:tblInd w:w="85" w:type="dxa"/>
          <w:tblLook w:val="04A0"/>
        </w:tblPrEx>
        <w:tc>
          <w:tcPr>
            <w:tcW w:w="2250" w:type="dxa"/>
            <w:tcBorders>
              <w:top w:val="single" w:sz="4" w:space="0" w:color="2E74B5"/>
              <w:left w:val="single" w:sz="4" w:space="0" w:color="2E74B5"/>
              <w:right w:val="single" w:sz="4" w:space="0" w:color="2E74B5"/>
            </w:tcBorders>
            <w:shd w:val="clear" w:color="auto" w:fill="auto"/>
          </w:tcPr>
          <w:p w:rsidR="009D1437" w:rsidRPr="009372AD" w:rsidP="00616EC4" w14:paraId="0F693CCF" w14:textId="77777777">
            <w:pPr>
              <w:autoSpaceDE w:val="0"/>
              <w:autoSpaceDN w:val="0"/>
              <w:adjustRightInd w:val="0"/>
              <w:rPr>
                <w:rFonts w:eastAsia="Calibri"/>
                <w:sz w:val="19"/>
                <w:szCs w:val="19"/>
              </w:rPr>
            </w:pPr>
            <w:r w:rsidRPr="009372AD">
              <w:rPr>
                <w:rFonts w:eastAsia="Calibri"/>
              </w:rPr>
              <w:t>ERR:1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534E80B4" w14:textId="77777777">
            <w:pPr>
              <w:pStyle w:val="ListParagraph"/>
              <w:spacing w:after="0" w:line="240" w:lineRule="auto"/>
              <w:ind w:left="0"/>
              <w:rPr>
                <w:rFonts w:eastAsia="Calibri"/>
              </w:rPr>
            </w:pPr>
            <w:r w:rsidRPr="009372AD">
              <w:rPr>
                <w:rFonts w:eastAsia="Calibri"/>
              </w:rPr>
              <w:t xml:space="preserve">Tài </w:t>
            </w:r>
            <w:r w:rsidRPr="009372AD">
              <w:rPr>
                <w:rFonts w:eastAsia="Calibri"/>
              </w:rPr>
              <w:t>khoản</w:t>
            </w:r>
            <w:r w:rsidRPr="009372AD">
              <w:rPr>
                <w:rFonts w:eastAsia="Calibri"/>
              </w:rPr>
              <w:t xml:space="preserve"> </w:t>
            </w:r>
            <w:r w:rsidRPr="009372AD">
              <w:rPr>
                <w:rFonts w:eastAsia="Calibri"/>
              </w:rPr>
              <w:t>đăng</w:t>
            </w:r>
            <w:r w:rsidRPr="009372AD">
              <w:rPr>
                <w:rFonts w:eastAsia="Calibri"/>
              </w:rPr>
              <w:t xml:space="preserve"> </w:t>
            </w:r>
            <w:r w:rsidRPr="009372AD">
              <w:rPr>
                <w:rFonts w:eastAsia="Calibri"/>
              </w:rPr>
              <w:t>nhập</w:t>
            </w:r>
            <w:r w:rsidRPr="009372AD">
              <w:rPr>
                <w:rFonts w:eastAsia="Calibri"/>
              </w:rPr>
              <w:t xml:space="preserve"> </w:t>
            </w:r>
            <w:r w:rsidRPr="009372AD">
              <w:rPr>
                <w:rFonts w:eastAsia="Calibri"/>
              </w:rPr>
              <w:t>sai</w:t>
            </w:r>
            <w:r w:rsidRPr="009372AD">
              <w:rPr>
                <w:rFonts w:eastAsia="Calibri"/>
              </w:rPr>
              <w:t xml:space="preserve"> </w:t>
            </w:r>
            <w:r w:rsidRPr="009372AD">
              <w:rPr>
                <w:rFonts w:eastAsia="Calibri"/>
              </w:rPr>
              <w:t>hoặc</w:t>
            </w:r>
            <w:r w:rsidRPr="009372AD">
              <w:rPr>
                <w:rFonts w:eastAsia="Calibri"/>
              </w:rPr>
              <w:t xml:space="preserve"> </w:t>
            </w:r>
            <w:r w:rsidRPr="009372AD">
              <w:rPr>
                <w:rFonts w:eastAsia="Calibri"/>
              </w:rPr>
              <w:t>không</w:t>
            </w:r>
            <w:r w:rsidRPr="009372AD">
              <w:rPr>
                <w:rFonts w:eastAsia="Calibri"/>
              </w:rPr>
              <w:t xml:space="preserve"> </w:t>
            </w:r>
            <w:r w:rsidRPr="009372AD">
              <w:rPr>
                <w:rFonts w:eastAsia="Calibri"/>
              </w:rPr>
              <w:t>có</w:t>
            </w:r>
            <w:r w:rsidRPr="009372AD">
              <w:rPr>
                <w:rFonts w:eastAsia="Calibri"/>
              </w:rPr>
              <w:t xml:space="preserve"> </w:t>
            </w:r>
            <w:r w:rsidRPr="009372AD">
              <w:rPr>
                <w:rFonts w:eastAsia="Calibri"/>
              </w:rPr>
              <w:t>quyề</w:t>
            </w:r>
            <w:r>
              <w:rPr>
                <w:rFonts w:eastAsia="Calibri"/>
              </w:rPr>
              <w:t>n</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05AC5961" w14:textId="77777777">
            <w:pPr>
              <w:pStyle w:val="ListParagraph"/>
              <w:ind w:left="0"/>
              <w:jc w:val="both"/>
            </w:pPr>
          </w:p>
        </w:tc>
      </w:tr>
      <w:tr w14:paraId="68DFC507"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1627603C" w14:textId="77777777">
            <w:pPr>
              <w:autoSpaceDE w:val="0"/>
              <w:autoSpaceDN w:val="0"/>
              <w:adjustRightInd w:val="0"/>
              <w:rPr>
                <w:rFonts w:eastAsia="Calibri"/>
              </w:rPr>
            </w:pPr>
            <w:r w:rsidRPr="00E22984">
              <w:rPr>
                <w:rFonts w:eastAsia="Calibri"/>
              </w:rPr>
              <w:t>ERR:21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FA3A460" w14:textId="77777777">
            <w:pPr>
              <w:rPr>
                <w:rFonts w:eastAsia="Calibri"/>
              </w:rPr>
            </w:pPr>
            <w:r>
              <w:rPr>
                <w:rFonts w:eastAsia="Calibri"/>
              </w:rPr>
              <w:t>Không</w:t>
            </w:r>
            <w:r>
              <w:rPr>
                <w:rFonts w:eastAsia="Calibri"/>
              </w:rPr>
              <w:t xml:space="preserve"> </w:t>
            </w:r>
            <w:r>
              <w:rPr>
                <w:rFonts w:eastAsia="Calibri"/>
              </w:rPr>
              <w:t>tìm</w:t>
            </w:r>
            <w:r>
              <w:rPr>
                <w:rFonts w:eastAsia="Calibri"/>
              </w:rPr>
              <w:t xml:space="preserve"> </w:t>
            </w:r>
            <w:r>
              <w:rPr>
                <w:rFonts w:eastAsia="Calibri"/>
              </w:rPr>
              <w:t>thấy</w:t>
            </w:r>
            <w:r>
              <w:rPr>
                <w:rFonts w:eastAsia="Calibri"/>
              </w:rPr>
              <w:t xml:space="preserve"> </w:t>
            </w:r>
            <w:r>
              <w:rPr>
                <w:rFonts w:eastAsia="Calibri"/>
              </w:rPr>
              <w:t>công</w:t>
            </w:r>
            <w:r>
              <w:rPr>
                <w:rFonts w:eastAsia="Calibri"/>
              </w:rPr>
              <w:t xml:space="preserve"> ty </w:t>
            </w:r>
            <w:r>
              <w:rPr>
                <w:rFonts w:eastAsia="Calibri"/>
              </w:rPr>
              <w:t>hoặc</w:t>
            </w:r>
            <w:r>
              <w:rPr>
                <w:rFonts w:eastAsia="Calibri"/>
              </w:rPr>
              <w:t xml:space="preserve"> </w:t>
            </w:r>
            <w:r>
              <w:rPr>
                <w:rFonts w:eastAsia="Calibri"/>
              </w:rPr>
              <w:t>tài</w:t>
            </w:r>
            <w:r>
              <w:rPr>
                <w:rFonts w:eastAsia="Calibri"/>
              </w:rPr>
              <w:t xml:space="preserve"> </w:t>
            </w:r>
            <w:r>
              <w:rPr>
                <w:rFonts w:eastAsia="Calibri"/>
              </w:rPr>
              <w:t>khoản</w:t>
            </w:r>
            <w:r>
              <w:rPr>
                <w:rFonts w:eastAsia="Calibri"/>
              </w:rPr>
              <w:t xml:space="preserve"> </w:t>
            </w:r>
            <w:r>
              <w:rPr>
                <w:rFonts w:eastAsia="Calibri"/>
              </w:rPr>
              <w:t>không</w:t>
            </w:r>
            <w:r>
              <w:rPr>
                <w:rFonts w:eastAsia="Calibri"/>
              </w:rPr>
              <w:t xml:space="preserve"> </w:t>
            </w:r>
            <w:r>
              <w:rPr>
                <w:rFonts w:eastAsia="Calibri"/>
              </w:rPr>
              <w:t>tồn</w:t>
            </w:r>
            <w:r>
              <w:rPr>
                <w:rFonts w:eastAsia="Calibri"/>
              </w:rPr>
              <w:t xml:space="preserve"> </w:t>
            </w:r>
            <w:r>
              <w:rPr>
                <w:rFonts w:eastAsia="Calibri"/>
              </w:rPr>
              <w:t>tại</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43E5FB20" w14:textId="77777777">
            <w:pPr>
              <w:jc w:val="both"/>
            </w:pPr>
          </w:p>
        </w:tc>
      </w:tr>
      <w:tr w14:paraId="6A8236B5"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B96858B" w14:textId="77777777">
            <w:pPr>
              <w:autoSpaceDE w:val="0"/>
              <w:autoSpaceDN w:val="0"/>
              <w:adjustRightInd w:val="0"/>
              <w:rPr>
                <w:rFonts w:eastAsia="Calibri"/>
              </w:rPr>
            </w:pPr>
            <w:r w:rsidRPr="00E22984">
              <w:rPr>
                <w:rFonts w:eastAsia="Calibri"/>
              </w:rPr>
              <w:t>ERR:22</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88E03D6" w14:textId="77777777">
            <w:pPr>
              <w:rPr>
                <w:rFonts w:eastAsia="Calibri"/>
              </w:rPr>
            </w:pPr>
            <w:r>
              <w:rPr>
                <w:rFonts w:eastAsia="Calibri"/>
              </w:rPr>
              <w:t xml:space="preserve">Công ty </w:t>
            </w:r>
            <w:r>
              <w:rPr>
                <w:rFonts w:eastAsia="Calibri"/>
              </w:rPr>
              <w:t>chưa</w:t>
            </w:r>
            <w:r>
              <w:rPr>
                <w:rFonts w:eastAsia="Calibri"/>
              </w:rPr>
              <w:t xml:space="preserve"> </w:t>
            </w:r>
            <w:r>
              <w:rPr>
                <w:rFonts w:eastAsia="Calibri"/>
              </w:rPr>
              <w:t>đăng</w:t>
            </w:r>
            <w:r>
              <w:rPr>
                <w:rFonts w:eastAsia="Calibri"/>
              </w:rPr>
              <w:t xml:space="preserve"> </w:t>
            </w:r>
            <w:r>
              <w:rPr>
                <w:rFonts w:eastAsia="Calibri"/>
              </w:rPr>
              <w:t>ký</w:t>
            </w:r>
            <w:r>
              <w:rPr>
                <w:rFonts w:eastAsia="Calibri"/>
              </w:rPr>
              <w:t xml:space="preserve"> </w:t>
            </w:r>
            <w:r>
              <w:rPr>
                <w:rFonts w:eastAsia="Calibri"/>
              </w:rPr>
              <w:t>chứng</w:t>
            </w:r>
            <w:r>
              <w:rPr>
                <w:rFonts w:eastAsia="Calibri"/>
              </w:rPr>
              <w:t xml:space="preserve"> </w:t>
            </w:r>
            <w:r>
              <w:rPr>
                <w:rFonts w:eastAsia="Calibri"/>
              </w:rPr>
              <w:t>thư</w:t>
            </w:r>
            <w:r>
              <w:rPr>
                <w:rFonts w:eastAsia="Calibri"/>
              </w:rPr>
              <w:t xml:space="preserve"> </w:t>
            </w:r>
            <w:r>
              <w:rPr>
                <w:rFonts w:eastAsia="Calibri"/>
              </w:rPr>
              <w:t>số</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4B35D03B" w14:textId="77777777">
            <w:pPr>
              <w:pStyle w:val="ListParagraph"/>
              <w:ind w:left="0"/>
              <w:jc w:val="both"/>
            </w:pPr>
          </w:p>
        </w:tc>
      </w:tr>
      <w:tr w14:paraId="321823E5"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20799E57" w14:textId="77777777">
            <w:pPr>
              <w:autoSpaceDE w:val="0"/>
              <w:autoSpaceDN w:val="0"/>
              <w:adjustRightInd w:val="0"/>
              <w:rPr>
                <w:rFonts w:eastAsia="Calibri"/>
              </w:rPr>
            </w:pPr>
            <w:r w:rsidRPr="00E22984">
              <w:rPr>
                <w:rFonts w:eastAsia="Calibri"/>
              </w:rPr>
              <w:t>ERR:28</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4BC2840" w14:textId="77777777">
            <w:pPr>
              <w:rPr>
                <w:rFonts w:eastAsia="Calibri"/>
              </w:rPr>
            </w:pPr>
            <w:r>
              <w:rPr>
                <w:rFonts w:eastAsia="Calibri"/>
              </w:rPr>
              <w:t>Chưa</w:t>
            </w:r>
            <w:r>
              <w:rPr>
                <w:rFonts w:eastAsia="Calibri"/>
              </w:rPr>
              <w:t xml:space="preserve"> </w:t>
            </w:r>
            <w:r>
              <w:rPr>
                <w:rFonts w:eastAsia="Calibri"/>
              </w:rPr>
              <w:t>có</w:t>
            </w:r>
            <w:r>
              <w:rPr>
                <w:rFonts w:eastAsia="Calibri"/>
              </w:rPr>
              <w:t xml:space="preserve"> </w:t>
            </w:r>
            <w:r>
              <w:rPr>
                <w:rFonts w:eastAsia="Calibri"/>
              </w:rPr>
              <w:t>thông</w:t>
            </w:r>
            <w:r>
              <w:rPr>
                <w:rFonts w:eastAsia="Calibri"/>
              </w:rPr>
              <w:t xml:space="preserve"> tin </w:t>
            </w:r>
            <w:r>
              <w:rPr>
                <w:rFonts w:eastAsia="Calibri"/>
              </w:rPr>
              <w:t>chứng</w:t>
            </w:r>
            <w:r>
              <w:rPr>
                <w:rFonts w:eastAsia="Calibri"/>
              </w:rPr>
              <w:t xml:space="preserve"> </w:t>
            </w:r>
            <w:r>
              <w:rPr>
                <w:rFonts w:eastAsia="Calibri"/>
              </w:rPr>
              <w:t>thư</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71610560" w14:textId="77777777">
            <w:pPr>
              <w:pStyle w:val="ListParagraph"/>
              <w:ind w:left="0"/>
              <w:jc w:val="both"/>
            </w:pPr>
          </w:p>
        </w:tc>
      </w:tr>
      <w:tr w14:paraId="1B217787"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325D0F2" w14:textId="77777777">
            <w:pPr>
              <w:autoSpaceDE w:val="0"/>
              <w:autoSpaceDN w:val="0"/>
              <w:adjustRightInd w:val="0"/>
              <w:rPr>
                <w:rFonts w:eastAsia="Calibri"/>
              </w:rPr>
            </w:pPr>
            <w:r w:rsidRPr="00E22984">
              <w:rPr>
                <w:rFonts w:eastAsia="Calibri"/>
              </w:rPr>
              <w:t>ERR:24</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CCDBC11" w14:textId="77777777">
            <w:pPr>
              <w:rPr>
                <w:rFonts w:eastAsia="Calibri"/>
              </w:rPr>
            </w:pPr>
            <w:r>
              <w:rPr>
                <w:rFonts w:eastAsia="Calibri"/>
              </w:rPr>
              <w:t>Chứng</w:t>
            </w:r>
            <w:r>
              <w:rPr>
                <w:rFonts w:eastAsia="Calibri"/>
              </w:rPr>
              <w:t xml:space="preserve"> </w:t>
            </w:r>
            <w:r>
              <w:rPr>
                <w:rFonts w:eastAsia="Calibri"/>
              </w:rPr>
              <w:t>thư</w:t>
            </w:r>
            <w:r>
              <w:rPr>
                <w:rFonts w:eastAsia="Calibri"/>
              </w:rPr>
              <w:t xml:space="preserve"> </w:t>
            </w:r>
            <w:r>
              <w:rPr>
                <w:rFonts w:eastAsia="Calibri"/>
              </w:rPr>
              <w:t>truyền</w:t>
            </w:r>
            <w:r>
              <w:rPr>
                <w:rFonts w:eastAsia="Calibri"/>
              </w:rPr>
              <w:t xml:space="preserve"> </w:t>
            </w:r>
            <w:r>
              <w:rPr>
                <w:rFonts w:eastAsia="Calibri"/>
              </w:rPr>
              <w:t>lên</w:t>
            </w:r>
            <w:r>
              <w:rPr>
                <w:rFonts w:eastAsia="Calibri"/>
              </w:rPr>
              <w:t xml:space="preserve"> </w:t>
            </w:r>
            <w:r>
              <w:rPr>
                <w:rFonts w:eastAsia="Calibri"/>
              </w:rPr>
              <w:t>không</w:t>
            </w:r>
            <w:r>
              <w:rPr>
                <w:rFonts w:eastAsia="Calibri"/>
              </w:rPr>
              <w:t xml:space="preserve"> </w:t>
            </w:r>
            <w:r>
              <w:rPr>
                <w:rFonts w:eastAsia="Calibri"/>
              </w:rPr>
              <w:t>đúng</w:t>
            </w:r>
            <w:r>
              <w:rPr>
                <w:rFonts w:eastAsia="Calibri"/>
              </w:rPr>
              <w:t xml:space="preserve"> </w:t>
            </w:r>
            <w:r>
              <w:rPr>
                <w:rFonts w:eastAsia="Calibri"/>
              </w:rPr>
              <w:t>với</w:t>
            </w:r>
            <w:r>
              <w:rPr>
                <w:rFonts w:eastAsia="Calibri"/>
              </w:rPr>
              <w:t xml:space="preserve"> </w:t>
            </w:r>
            <w:r>
              <w:rPr>
                <w:rFonts w:eastAsia="Calibri"/>
              </w:rPr>
              <w:t>chứng</w:t>
            </w:r>
            <w:r>
              <w:rPr>
                <w:rFonts w:eastAsia="Calibri"/>
              </w:rPr>
              <w:t xml:space="preserve"> </w:t>
            </w:r>
            <w:r>
              <w:rPr>
                <w:rFonts w:eastAsia="Calibri"/>
              </w:rPr>
              <w:t>thư</w:t>
            </w:r>
            <w:r>
              <w:rPr>
                <w:rFonts w:eastAsia="Calibri"/>
              </w:rPr>
              <w:t xml:space="preserve"> </w:t>
            </w:r>
            <w:r>
              <w:rPr>
                <w:rFonts w:eastAsia="Calibri"/>
              </w:rPr>
              <w:t>đăng</w:t>
            </w:r>
            <w:r>
              <w:rPr>
                <w:rFonts w:eastAsia="Calibri"/>
              </w:rPr>
              <w:t xml:space="preserve"> </w:t>
            </w:r>
            <w:r>
              <w:rPr>
                <w:rFonts w:eastAsia="Calibri"/>
              </w:rPr>
              <w:t>ký</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3BB49E16" w14:textId="77777777">
            <w:pPr>
              <w:pStyle w:val="ListParagraph"/>
              <w:ind w:left="0"/>
              <w:jc w:val="both"/>
            </w:pPr>
          </w:p>
        </w:tc>
      </w:tr>
      <w:tr w14:paraId="1EDBED57"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DF33F18" w14:textId="77777777">
            <w:pPr>
              <w:autoSpaceDE w:val="0"/>
              <w:autoSpaceDN w:val="0"/>
              <w:adjustRightInd w:val="0"/>
              <w:rPr>
                <w:rFonts w:eastAsia="Calibri"/>
              </w:rPr>
            </w:pPr>
            <w:r w:rsidRPr="00E22984">
              <w:rPr>
                <w:rFonts w:eastAsia="Calibri"/>
              </w:rPr>
              <w:t>ERR:27</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27C87FBF" w14:textId="77777777">
            <w:pPr>
              <w:pStyle w:val="ListParagraph"/>
              <w:spacing w:after="0" w:line="240" w:lineRule="auto"/>
              <w:ind w:left="0"/>
              <w:rPr>
                <w:rFonts w:eastAsia="Calibri"/>
              </w:rPr>
            </w:pPr>
            <w:r>
              <w:rPr>
                <w:rFonts w:eastAsia="Calibri"/>
              </w:rPr>
              <w:t>Chứng</w:t>
            </w:r>
            <w:r>
              <w:rPr>
                <w:rFonts w:eastAsia="Calibri"/>
              </w:rPr>
              <w:t xml:space="preserve"> </w:t>
            </w:r>
            <w:r>
              <w:rPr>
                <w:rFonts w:eastAsia="Calibri"/>
              </w:rPr>
              <w:t>thư</w:t>
            </w:r>
            <w:r>
              <w:rPr>
                <w:rFonts w:eastAsia="Calibri"/>
              </w:rPr>
              <w:t xml:space="preserve"> </w:t>
            </w:r>
            <w:r>
              <w:rPr>
                <w:rFonts w:eastAsia="Calibri"/>
              </w:rPr>
              <w:t>chưa</w:t>
            </w:r>
            <w:r>
              <w:rPr>
                <w:rFonts w:eastAsia="Calibri"/>
              </w:rPr>
              <w:t xml:space="preserve"> </w:t>
            </w:r>
            <w:r>
              <w:rPr>
                <w:rFonts w:eastAsia="Calibri"/>
              </w:rPr>
              <w:t>đến</w:t>
            </w:r>
            <w:r>
              <w:rPr>
                <w:rFonts w:eastAsia="Calibri"/>
              </w:rPr>
              <w:t xml:space="preserve"> </w:t>
            </w:r>
            <w:r>
              <w:rPr>
                <w:rFonts w:eastAsia="Calibri"/>
              </w:rPr>
              <w:t>thời</w:t>
            </w:r>
            <w:r>
              <w:rPr>
                <w:rFonts w:eastAsia="Calibri"/>
              </w:rPr>
              <w:t xml:space="preserve"> </w:t>
            </w:r>
            <w:r>
              <w:rPr>
                <w:rFonts w:eastAsia="Calibri"/>
              </w:rPr>
              <w:t>điểm</w:t>
            </w:r>
            <w:r>
              <w:rPr>
                <w:rFonts w:eastAsia="Calibri"/>
              </w:rPr>
              <w:t xml:space="preserve"> </w:t>
            </w:r>
            <w:r>
              <w:rPr>
                <w:rFonts w:eastAsia="Calibri"/>
              </w:rPr>
              <w:t>sử</w:t>
            </w:r>
            <w:r>
              <w:rPr>
                <w:rFonts w:eastAsia="Calibri"/>
              </w:rPr>
              <w:t xml:space="preserve"> </w:t>
            </w:r>
            <w:r>
              <w:rPr>
                <w:rFonts w:eastAsia="Calibri"/>
              </w:rPr>
              <w:t>dụng</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51D977F6" w14:textId="77777777">
            <w:pPr>
              <w:pStyle w:val="ListParagraph"/>
              <w:ind w:left="0"/>
              <w:jc w:val="both"/>
            </w:pPr>
          </w:p>
        </w:tc>
      </w:tr>
      <w:tr w14:paraId="7AA1AFFB"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62CD554" w14:textId="77777777">
            <w:pPr>
              <w:autoSpaceDE w:val="0"/>
              <w:autoSpaceDN w:val="0"/>
              <w:adjustRightInd w:val="0"/>
              <w:rPr>
                <w:rFonts w:eastAsia="Calibri"/>
              </w:rPr>
            </w:pPr>
            <w:r w:rsidRPr="00E22984">
              <w:rPr>
                <w:rFonts w:eastAsia="Calibri"/>
              </w:rPr>
              <w:t>ERR:26</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100F698" w14:textId="77777777">
            <w:pPr>
              <w:pStyle w:val="ListParagraph"/>
              <w:spacing w:after="0" w:line="240" w:lineRule="auto"/>
              <w:ind w:left="0"/>
              <w:rPr>
                <w:rFonts w:eastAsia="Calibri"/>
              </w:rPr>
            </w:pPr>
            <w:r>
              <w:rPr>
                <w:rFonts w:eastAsia="Calibri"/>
              </w:rPr>
              <w:t>Chứng</w:t>
            </w:r>
            <w:r>
              <w:rPr>
                <w:rFonts w:eastAsia="Calibri"/>
              </w:rPr>
              <w:t xml:space="preserve"> </w:t>
            </w:r>
            <w:r>
              <w:rPr>
                <w:rFonts w:eastAsia="Calibri"/>
              </w:rPr>
              <w:t>thư</w:t>
            </w:r>
            <w:r>
              <w:rPr>
                <w:rFonts w:eastAsia="Calibri"/>
              </w:rPr>
              <w:t xml:space="preserve"> </w:t>
            </w:r>
            <w:r>
              <w:rPr>
                <w:rFonts w:eastAsia="Calibri"/>
              </w:rPr>
              <w:t>số</w:t>
            </w:r>
            <w:r>
              <w:rPr>
                <w:rFonts w:eastAsia="Calibri"/>
              </w:rPr>
              <w:t xml:space="preserve"> </w:t>
            </w:r>
            <w:r>
              <w:rPr>
                <w:rFonts w:eastAsia="Calibri"/>
              </w:rPr>
              <w:t>hết</w:t>
            </w:r>
            <w:r>
              <w:rPr>
                <w:rFonts w:eastAsia="Calibri"/>
              </w:rPr>
              <w:t xml:space="preserve"> </w:t>
            </w:r>
            <w:r>
              <w:rPr>
                <w:rFonts w:eastAsia="Calibri"/>
              </w:rPr>
              <w:t>hạn</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0D010175" w14:textId="77777777">
            <w:pPr>
              <w:pStyle w:val="ListParagraph"/>
              <w:ind w:left="0"/>
              <w:jc w:val="both"/>
            </w:pPr>
          </w:p>
        </w:tc>
      </w:tr>
      <w:tr w14:paraId="48D7E0CA"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27E91F27" w14:textId="77777777">
            <w:pPr>
              <w:autoSpaceDE w:val="0"/>
              <w:autoSpaceDN w:val="0"/>
              <w:adjustRightInd w:val="0"/>
              <w:rPr>
                <w:rFonts w:eastAsia="Calibri"/>
              </w:rPr>
            </w:pPr>
            <w:r w:rsidRPr="00E22984">
              <w:rPr>
                <w:rFonts w:eastAsia="Calibri"/>
              </w:rPr>
              <w:t>ERR:3</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55CF575" w14:textId="77777777">
            <w:pPr>
              <w:pStyle w:val="ListParagraph"/>
              <w:spacing w:after="0" w:line="240" w:lineRule="auto"/>
              <w:ind w:left="0"/>
              <w:rPr>
                <w:rFonts w:eastAsia="Calibri"/>
              </w:rPr>
            </w:pPr>
            <w:r w:rsidRPr="009372AD">
              <w:rPr>
                <w:rFonts w:eastAsia="Calibri"/>
              </w:rPr>
              <w:t>Dữ</w:t>
            </w:r>
            <w:r w:rsidRPr="009372AD">
              <w:rPr>
                <w:rFonts w:eastAsia="Calibri"/>
              </w:rPr>
              <w:t xml:space="preserve"> </w:t>
            </w:r>
            <w:r w:rsidRPr="009372AD">
              <w:rPr>
                <w:rFonts w:eastAsia="Calibri"/>
              </w:rPr>
              <w:t>liệu</w:t>
            </w:r>
            <w:r w:rsidRPr="009372AD">
              <w:rPr>
                <w:rFonts w:eastAsia="Calibri"/>
              </w:rPr>
              <w:t xml:space="preserve"> xml </w:t>
            </w:r>
            <w:r w:rsidRPr="009372AD">
              <w:rPr>
                <w:rFonts w:eastAsia="Calibri"/>
              </w:rPr>
              <w:t>đầu</w:t>
            </w:r>
            <w:r w:rsidRPr="009372AD">
              <w:rPr>
                <w:rFonts w:eastAsia="Calibri"/>
              </w:rPr>
              <w:t xml:space="preserve"> </w:t>
            </w:r>
            <w:r w:rsidRPr="009372AD">
              <w:rPr>
                <w:rFonts w:eastAsia="Calibri"/>
              </w:rPr>
              <w:t>vào</w:t>
            </w:r>
            <w:r w:rsidRPr="009372AD">
              <w:rPr>
                <w:rFonts w:eastAsia="Calibri"/>
              </w:rPr>
              <w:t xml:space="preserve"> </w:t>
            </w:r>
            <w:r w:rsidRPr="009372AD">
              <w:rPr>
                <w:rFonts w:eastAsia="Calibri"/>
              </w:rPr>
              <w:t>không</w:t>
            </w:r>
            <w:r w:rsidRPr="009372AD">
              <w:rPr>
                <w:rFonts w:eastAsia="Calibri"/>
              </w:rPr>
              <w:t xml:space="preserve"> </w:t>
            </w:r>
            <w:r w:rsidRPr="009372AD">
              <w:rPr>
                <w:rFonts w:eastAsia="Calibri"/>
              </w:rPr>
              <w:t>đúng</w:t>
            </w:r>
            <w:r w:rsidRPr="009372AD">
              <w:rPr>
                <w:rFonts w:eastAsia="Calibri"/>
              </w:rPr>
              <w:t xml:space="preserve"> </w:t>
            </w:r>
            <w:r w:rsidRPr="009372AD">
              <w:rPr>
                <w:rFonts w:eastAsia="Calibri"/>
              </w:rPr>
              <w:t>quy</w:t>
            </w:r>
            <w:r w:rsidRPr="009372AD">
              <w:rPr>
                <w:rFonts w:eastAsia="Calibri"/>
              </w:rPr>
              <w:t xml:space="preserve"> </w:t>
            </w:r>
            <w:r w:rsidRPr="009372AD">
              <w:rPr>
                <w:rFonts w:eastAsia="Calibri"/>
              </w:rPr>
              <w:t>định</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4A415E9F" w14:textId="77777777">
            <w:pPr>
              <w:pStyle w:val="ListParagraph"/>
              <w:ind w:left="0"/>
              <w:jc w:val="both"/>
            </w:pPr>
          </w:p>
        </w:tc>
      </w:tr>
      <w:tr w14:paraId="2D7F165E"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1CD775DC" w14:textId="77777777">
            <w:pPr>
              <w:autoSpaceDE w:val="0"/>
              <w:autoSpaceDN w:val="0"/>
              <w:adjustRightInd w:val="0"/>
              <w:rPr>
                <w:rFonts w:eastAsia="Calibri"/>
              </w:rPr>
            </w:pPr>
            <w:r w:rsidRPr="00E22984">
              <w:rPr>
                <w:rFonts w:eastAsia="Calibri"/>
              </w:rPr>
              <w:t>ERR:10</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10D12F8C" w14:textId="77777777">
            <w:pPr>
              <w:pStyle w:val="ListParagraph"/>
              <w:spacing w:after="0" w:line="240" w:lineRule="auto"/>
              <w:ind w:left="0"/>
              <w:rPr>
                <w:rFonts w:eastAsia="Calibri"/>
              </w:rPr>
            </w:pPr>
            <w:r>
              <w:t xml:space="preserve">Lô </w:t>
            </w:r>
            <w:r>
              <w:t>có</w:t>
            </w:r>
            <w:r>
              <w:t xml:space="preserve"> </w:t>
            </w:r>
            <w:r>
              <w:t>số</w:t>
            </w:r>
            <w:r>
              <w:t xml:space="preserve"> </w:t>
            </w:r>
            <w:r>
              <w:t>hóa</w:t>
            </w:r>
            <w:r>
              <w:t xml:space="preserve"> </w:t>
            </w:r>
            <w:r>
              <w:t>đơn</w:t>
            </w:r>
            <w:r>
              <w:t xml:space="preserve"> </w:t>
            </w:r>
            <w:r>
              <w:t>vượt</w:t>
            </w:r>
            <w:r>
              <w:t xml:space="preserve"> </w:t>
            </w:r>
            <w:r>
              <w:t>quá</w:t>
            </w:r>
            <w:r>
              <w:t xml:space="preserve"> </w:t>
            </w:r>
            <w:r>
              <w:t>số</w:t>
            </w:r>
            <w:r>
              <w:t xml:space="preserve"> </w:t>
            </w:r>
            <w:r>
              <w:t>lượng</w:t>
            </w:r>
            <w:r>
              <w:t xml:space="preserve"> </w:t>
            </w:r>
            <w:r>
              <w:t>tối</w:t>
            </w:r>
            <w:r>
              <w:t xml:space="preserve"> </w:t>
            </w:r>
            <w:r>
              <w:t>đa</w:t>
            </w:r>
            <w:r>
              <w:t xml:space="preserve"> </w:t>
            </w:r>
            <w:r>
              <w:t>cho</w:t>
            </w:r>
            <w:r>
              <w:t xml:space="preserve"> </w:t>
            </w:r>
            <w:r>
              <w:t>phép</w:t>
            </w:r>
          </w:p>
        </w:tc>
        <w:tc>
          <w:tcPr>
            <w:tcW w:w="2116" w:type="dxa"/>
            <w:tcBorders>
              <w:top w:val="single" w:sz="4" w:space="0" w:color="2E74B5"/>
              <w:left w:val="single" w:sz="4" w:space="0" w:color="2E74B5"/>
              <w:bottom w:val="single" w:sz="4" w:space="0" w:color="2E74B5"/>
              <w:right w:val="single" w:sz="4" w:space="0" w:color="2E74B5"/>
            </w:tcBorders>
          </w:tcPr>
          <w:p w:rsidR="009D1437" w:rsidRPr="00731CD1" w:rsidP="00616EC4" w14:paraId="4419D14B" w14:textId="77777777">
            <w:pPr>
              <w:ind w:left="360"/>
              <w:jc w:val="both"/>
            </w:pPr>
          </w:p>
        </w:tc>
      </w:tr>
      <w:tr w14:paraId="4EBBA490" w14:textId="77777777" w:rsidTr="00616EC4">
        <w:tblPrEx>
          <w:tblW w:w="0" w:type="auto"/>
          <w:tblInd w:w="85" w:type="dxa"/>
          <w:tblLook w:val="04A0"/>
        </w:tblPrEx>
        <w:trPr>
          <w:trHeight w:val="413"/>
        </w:trPr>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F89F21B" w14:textId="77777777">
            <w:pPr>
              <w:autoSpaceDE w:val="0"/>
              <w:autoSpaceDN w:val="0"/>
              <w:adjustRightInd w:val="0"/>
              <w:rPr>
                <w:rFonts w:eastAsia="Calibri"/>
              </w:rPr>
            </w:pPr>
            <w:r w:rsidRPr="00E22984">
              <w:rPr>
                <w:rFonts w:eastAsia="Calibri"/>
              </w:rPr>
              <w:t>ERR:5</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6A19ED78" w14:textId="77777777">
            <w:pPr>
              <w:pStyle w:val="ListParagraph"/>
              <w:spacing w:after="0" w:line="240" w:lineRule="auto"/>
              <w:ind w:left="0"/>
              <w:rPr>
                <w:rFonts w:eastAsia="Calibri"/>
              </w:rPr>
            </w:pPr>
            <w:r>
              <w:rPr>
                <w:rFonts w:eastAsia="Calibri"/>
              </w:rPr>
              <w:t>Có</w:t>
            </w:r>
            <w:r>
              <w:rPr>
                <w:rFonts w:eastAsia="Calibri"/>
              </w:rPr>
              <w:t xml:space="preserve"> </w:t>
            </w:r>
            <w:r>
              <w:rPr>
                <w:rFonts w:eastAsia="Calibri"/>
              </w:rPr>
              <w:t>lỗi</w:t>
            </w:r>
            <w:r>
              <w:rPr>
                <w:rFonts w:eastAsia="Calibri"/>
              </w:rPr>
              <w:t xml:space="preserve"> </w:t>
            </w:r>
            <w:r>
              <w:rPr>
                <w:rFonts w:eastAsia="Calibri"/>
              </w:rPr>
              <w:t>xảy</w:t>
            </w:r>
            <w:r>
              <w:rPr>
                <w:rFonts w:eastAsia="Calibri"/>
              </w:rPr>
              <w:t xml:space="preserve"> </w:t>
            </w:r>
            <w:r>
              <w:rPr>
                <w:rFonts w:eastAsia="Calibri"/>
              </w:rPr>
              <w:t>ra</w:t>
            </w:r>
          </w:p>
        </w:tc>
        <w:tc>
          <w:tcPr>
            <w:tcW w:w="2116" w:type="dxa"/>
            <w:tcBorders>
              <w:top w:val="single" w:sz="4" w:space="0" w:color="2E74B5"/>
              <w:left w:val="single" w:sz="4" w:space="0" w:color="2E74B5"/>
              <w:bottom w:val="single" w:sz="4" w:space="0" w:color="2E74B5"/>
              <w:right w:val="single" w:sz="4" w:space="0" w:color="2E74B5"/>
            </w:tcBorders>
          </w:tcPr>
          <w:p w:rsidR="009D1437" w:rsidRPr="00731CD1" w:rsidP="00616EC4" w14:paraId="7FB7F194" w14:textId="77777777">
            <w:pPr>
              <w:jc w:val="both"/>
            </w:pPr>
            <w:r>
              <w:t>Lỗi</w:t>
            </w:r>
            <w:r>
              <w:t xml:space="preserve"> </w:t>
            </w:r>
            <w:r>
              <w:t>không</w:t>
            </w:r>
            <w:r>
              <w:t xml:space="preserve"> </w:t>
            </w:r>
            <w:r>
              <w:t>xác</w:t>
            </w:r>
            <w:r>
              <w:t xml:space="preserve"> </w:t>
            </w:r>
            <w:r>
              <w:t>định</w:t>
            </w:r>
          </w:p>
        </w:tc>
      </w:tr>
      <w:tr w14:paraId="4CF62FD6"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FA51470" w14:textId="77777777">
            <w:pPr>
              <w:autoSpaceDE w:val="0"/>
              <w:autoSpaceDN w:val="0"/>
              <w:adjustRightInd w:val="0"/>
              <w:rPr>
                <w:rFonts w:eastAsia="Calibri"/>
              </w:rPr>
            </w:pPr>
            <w:r>
              <w:rPr>
                <w:szCs w:val="28"/>
              </w:rPr>
              <w:t>OK:mtd</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F75A5F" w:rsidP="00616EC4" w14:paraId="4B0DC449" w14:textId="77777777">
            <w:pPr>
              <w:rPr>
                <w:rFonts w:eastAsia="Calibri"/>
              </w:rPr>
            </w:pPr>
            <w:r>
              <w:rPr>
                <w:rFonts w:eastAsia="Calibri"/>
              </w:rPr>
              <w:t>Gửi</w:t>
            </w:r>
            <w:r>
              <w:rPr>
                <w:rFonts w:eastAsia="Calibri"/>
              </w:rPr>
              <w:t xml:space="preserve"> </w:t>
            </w:r>
            <w:r>
              <w:rPr>
                <w:rFonts w:eastAsia="Calibri"/>
              </w:rPr>
              <w:t>thông</w:t>
            </w:r>
            <w:r>
              <w:rPr>
                <w:rFonts w:eastAsia="Calibri"/>
              </w:rPr>
              <w:t xml:space="preserve"> </w:t>
            </w:r>
            <w:r>
              <w:rPr>
                <w:rFonts w:eastAsia="Calibri"/>
              </w:rPr>
              <w:t>điệp</w:t>
            </w:r>
            <w:r>
              <w:rPr>
                <w:rFonts w:eastAsia="Calibri"/>
              </w:rPr>
              <w:t xml:space="preserve"> </w:t>
            </w:r>
            <w:r>
              <w:rPr>
                <w:rFonts w:eastAsia="Calibri"/>
              </w:rPr>
              <w:t>thành</w:t>
            </w:r>
            <w:r>
              <w:rPr>
                <w:rFonts w:eastAsia="Calibri"/>
              </w:rPr>
              <w:t xml:space="preserve"> </w:t>
            </w:r>
            <w:r>
              <w:rPr>
                <w:rFonts w:eastAsia="Calibri"/>
              </w:rPr>
              <w:t>công</w:t>
            </w:r>
            <w:r>
              <w:rPr>
                <w:rFonts w:eastAsia="Calibri"/>
              </w:rPr>
              <w:t xml:space="preserve">, </w:t>
            </w:r>
            <w:r>
              <w:rPr>
                <w:rFonts w:eastAsia="Calibri"/>
              </w:rPr>
              <w:t>trả</w:t>
            </w:r>
            <w:r>
              <w:rPr>
                <w:rFonts w:eastAsia="Calibri"/>
              </w:rPr>
              <w:t xml:space="preserve"> </w:t>
            </w:r>
            <w:r>
              <w:rPr>
                <w:rFonts w:eastAsia="Calibri"/>
              </w:rPr>
              <w:t>về</w:t>
            </w:r>
            <w:r>
              <w:rPr>
                <w:rFonts w:eastAsia="Calibri"/>
              </w:rPr>
              <w:t xml:space="preserve"> </w:t>
            </w:r>
            <w:r>
              <w:rPr>
                <w:rFonts w:eastAsia="Calibri"/>
              </w:rPr>
              <w:t>mã</w:t>
            </w:r>
            <w:r>
              <w:rPr>
                <w:rFonts w:eastAsia="Calibri"/>
              </w:rPr>
              <w:t xml:space="preserve"> </w:t>
            </w:r>
            <w:r>
              <w:rPr>
                <w:rFonts w:eastAsia="Calibri"/>
              </w:rPr>
              <w:t>thông</w:t>
            </w:r>
            <w:r>
              <w:rPr>
                <w:rFonts w:eastAsia="Calibri"/>
              </w:rPr>
              <w:t xml:space="preserve"> </w:t>
            </w:r>
            <w:r>
              <w:rPr>
                <w:rFonts w:eastAsia="Calibri"/>
              </w:rPr>
              <w:t>điệp</w:t>
            </w:r>
          </w:p>
        </w:tc>
        <w:tc>
          <w:tcPr>
            <w:tcW w:w="2116" w:type="dxa"/>
            <w:tcBorders>
              <w:top w:val="single" w:sz="4" w:space="0" w:color="2E74B5"/>
              <w:left w:val="single" w:sz="4" w:space="0" w:color="2E74B5"/>
              <w:bottom w:val="single" w:sz="4" w:space="0" w:color="2E74B5"/>
              <w:right w:val="single" w:sz="4" w:space="0" w:color="2E74B5"/>
            </w:tcBorders>
          </w:tcPr>
          <w:p w:rsidR="009D1437" w:rsidRPr="00731CD1" w:rsidP="00616EC4" w14:paraId="6A2FF5D1" w14:textId="77777777">
            <w:pPr>
              <w:ind w:left="360"/>
              <w:jc w:val="both"/>
            </w:pPr>
          </w:p>
        </w:tc>
      </w:tr>
    </w:tbl>
    <w:p w:rsidR="009D1437" w:rsidP="009D1437" w14:paraId="1B960793" w14:textId="77777777">
      <w:pPr>
        <w:rPr>
          <w:lang w:eastAsia="x-none"/>
        </w:rPr>
      </w:pPr>
    </w:p>
    <w:p w:rsidR="009D1437" w:rsidP="009D1437" w14:paraId="65AD5C48" w14:textId="77777777">
      <w:pPr>
        <w:rPr>
          <w:lang w:eastAsia="x-none"/>
        </w:rPr>
      </w:pPr>
      <w:r>
        <w:rPr>
          <w:lang w:eastAsia="x-none"/>
        </w:rPr>
        <w:t>Cấu</w:t>
      </w:r>
      <w:r>
        <w:rPr>
          <w:lang w:eastAsia="x-none"/>
        </w:rPr>
        <w:t xml:space="preserve"> </w:t>
      </w:r>
      <w:r>
        <w:rPr>
          <w:lang w:eastAsia="x-none"/>
        </w:rPr>
        <w:t>trúc</w:t>
      </w:r>
      <w:r>
        <w:rPr>
          <w:lang w:eastAsia="x-none"/>
        </w:rPr>
        <w:t xml:space="preserve"> </w:t>
      </w:r>
      <w:r>
        <w:rPr>
          <w:lang w:eastAsia="x-none"/>
        </w:rPr>
        <w:t>chuỗi</w:t>
      </w:r>
      <w:r>
        <w:rPr>
          <w:lang w:eastAsia="x-none"/>
        </w:rPr>
        <w:t xml:space="preserve"> XML </w:t>
      </w:r>
      <w:r>
        <w:rPr>
          <w:lang w:eastAsia="x-none"/>
        </w:rPr>
        <w:t>đầu</w:t>
      </w:r>
      <w:r>
        <w:rPr>
          <w:lang w:eastAsia="x-none"/>
        </w:rPr>
        <w:t xml:space="preserve"> </w:t>
      </w:r>
      <w:r>
        <w:rPr>
          <w:lang w:eastAsia="x-none"/>
        </w:rPr>
        <w:t>vào</w:t>
      </w:r>
      <w:r>
        <w:rPr>
          <w:lang w:eastAsia="x-none"/>
        </w:rPr>
        <w:t xml:space="preserve"> </w:t>
      </w:r>
      <w:r>
        <w:rPr>
          <w:lang w:eastAsia="x-none"/>
        </w:rPr>
        <w:t>của</w:t>
      </w:r>
      <w:r>
        <w:rPr>
          <w:lang w:eastAsia="x-none"/>
        </w:rPr>
        <w:t xml:space="preserve"> </w:t>
      </w:r>
      <w:r>
        <w:rPr>
          <w:lang w:eastAsia="x-none"/>
        </w:rPr>
        <w:t>thông</w:t>
      </w:r>
      <w:r>
        <w:rPr>
          <w:lang w:eastAsia="x-none"/>
        </w:rPr>
        <w:t xml:space="preserve"> </w:t>
      </w:r>
      <w:r>
        <w:rPr>
          <w:lang w:eastAsia="x-none"/>
        </w:rPr>
        <w:t>điệp</w:t>
      </w:r>
      <w:r>
        <w:rPr>
          <w:lang w:eastAsia="x-none"/>
        </w:rPr>
        <w:t>: (</w:t>
      </w:r>
      <w:r>
        <w:rPr>
          <w:lang w:eastAsia="x-none"/>
        </w:rPr>
        <w:t>dấu</w:t>
      </w:r>
      <w:r>
        <w:rPr>
          <w:lang w:eastAsia="x-none"/>
        </w:rPr>
        <w:t xml:space="preserve"> * </w:t>
      </w:r>
      <w:r>
        <w:rPr>
          <w:lang w:eastAsia="x-none"/>
        </w:rPr>
        <w:t>là</w:t>
      </w:r>
      <w:r>
        <w:rPr>
          <w:lang w:eastAsia="x-none"/>
        </w:rPr>
        <w:t xml:space="preserve"> </w:t>
      </w:r>
      <w:r>
        <w:rPr>
          <w:lang w:eastAsia="x-none"/>
        </w:rPr>
        <w:t>bắt</w:t>
      </w:r>
      <w:r>
        <w:rPr>
          <w:lang w:eastAsia="x-none"/>
        </w:rPr>
        <w:t xml:space="preserve"> </w:t>
      </w:r>
      <w:r>
        <w:rPr>
          <w:lang w:eastAsia="x-none"/>
        </w:rPr>
        <w:t>buộc</w:t>
      </w:r>
      <w:r>
        <w:rPr>
          <w:lang w:eastAsia="x-none"/>
        </w:rPr>
        <w:t>)</w:t>
      </w:r>
    </w:p>
    <w:p w:rsidR="009D1437" w:rsidRPr="009162BE" w:rsidP="009D1437" w14:paraId="46BA13BE"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&lt;</w:t>
      </w:r>
      <w:r w:rsidRPr="009162BE">
        <w:rPr>
          <w:rFonts w:ascii="Consolas" w:hAnsi="Consolas"/>
          <w:color w:val="9CDCFE"/>
          <w:sz w:val="21"/>
          <w:szCs w:val="21"/>
        </w:rPr>
        <w:t>DLTBao</w:t>
      </w:r>
      <w:r w:rsidRPr="009162BE">
        <w:rPr>
          <w:rFonts w:ascii="Consolas" w:hAnsi="Consolas"/>
          <w:color w:val="D4D4D4"/>
          <w:sz w:val="21"/>
          <w:szCs w:val="21"/>
        </w:rPr>
        <w:t>&gt;</w:t>
      </w:r>
    </w:p>
    <w:p w:rsidR="009D1437" w:rsidRPr="009162BE" w:rsidP="009D1437" w14:paraId="6B9434D7"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TNNT</w:t>
      </w:r>
      <w:r w:rsidRPr="009162BE">
        <w:rPr>
          <w:rFonts w:ascii="Consolas" w:hAnsi="Consolas"/>
          <w:color w:val="D4D4D4"/>
          <w:sz w:val="21"/>
          <w:szCs w:val="21"/>
        </w:rPr>
        <w:t>&gt;&lt;/</w:t>
      </w:r>
      <w:r w:rsidRPr="009162BE">
        <w:rPr>
          <w:rFonts w:ascii="Consolas" w:hAnsi="Consolas"/>
          <w:color w:val="9CDCFE"/>
          <w:sz w:val="21"/>
          <w:szCs w:val="21"/>
        </w:rPr>
        <w:t>TNNT</w:t>
      </w:r>
      <w:r w:rsidRPr="009162BE">
        <w:rPr>
          <w:rFonts w:ascii="Consolas" w:hAnsi="Consolas"/>
          <w:color w:val="D4D4D4"/>
          <w:sz w:val="21"/>
          <w:szCs w:val="21"/>
        </w:rPr>
        <w:t xml:space="preserve">&gt;* </w:t>
      </w:r>
      <w:r w:rsidRPr="009162BE">
        <w:rPr>
          <w:rFonts w:ascii="Consolas" w:hAnsi="Consolas"/>
          <w:color w:val="6A9955"/>
          <w:sz w:val="21"/>
          <w:szCs w:val="21"/>
        </w:rPr>
        <w:t>//</w:t>
      </w:r>
      <w:r w:rsidRPr="009162BE">
        <w:rPr>
          <w:rFonts w:ascii="Consolas" w:hAnsi="Consolas"/>
          <w:color w:val="6A9955"/>
          <w:sz w:val="21"/>
          <w:szCs w:val="21"/>
        </w:rPr>
        <w:t>Tên</w:t>
      </w:r>
      <w:r w:rsidRPr="009162BE">
        <w:rPr>
          <w:rFonts w:ascii="Consolas" w:hAnsi="Consolas"/>
          <w:color w:val="6A9955"/>
          <w:sz w:val="21"/>
          <w:szCs w:val="21"/>
        </w:rPr>
        <w:t xml:space="preserve"> </w:t>
      </w:r>
      <w:r>
        <w:rPr>
          <w:rFonts w:ascii="Consolas" w:hAnsi="Consolas"/>
          <w:color w:val="6A9955"/>
          <w:sz w:val="21"/>
          <w:szCs w:val="21"/>
        </w:rPr>
        <w:t>người</w:t>
      </w:r>
      <w:r>
        <w:rPr>
          <w:rFonts w:ascii="Consolas" w:hAnsi="Consolas"/>
          <w:color w:val="6A9955"/>
          <w:sz w:val="21"/>
          <w:szCs w:val="21"/>
        </w:rPr>
        <w:t xml:space="preserve"> </w:t>
      </w:r>
      <w:r>
        <w:rPr>
          <w:rFonts w:ascii="Consolas" w:hAnsi="Consolas"/>
          <w:color w:val="6A9955"/>
          <w:sz w:val="21"/>
          <w:szCs w:val="21"/>
        </w:rPr>
        <w:t>nộp</w:t>
      </w:r>
      <w:r>
        <w:rPr>
          <w:rFonts w:ascii="Consolas" w:hAnsi="Consolas"/>
          <w:color w:val="6A9955"/>
          <w:sz w:val="21"/>
          <w:szCs w:val="21"/>
        </w:rPr>
        <w:t xml:space="preserve"> </w:t>
      </w:r>
      <w:r>
        <w:rPr>
          <w:rFonts w:ascii="Consolas" w:hAnsi="Consolas"/>
          <w:color w:val="6A9955"/>
          <w:sz w:val="21"/>
          <w:szCs w:val="21"/>
        </w:rPr>
        <w:t>thuế</w:t>
      </w:r>
    </w:p>
    <w:p w:rsidR="009D1437" w:rsidRPr="009162BE" w:rsidP="009D1437" w14:paraId="2FBC0DA0"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TCQT</w:t>
      </w:r>
      <w:r w:rsidRPr="009162BE">
        <w:rPr>
          <w:rFonts w:ascii="Consolas" w:hAnsi="Consolas"/>
          <w:color w:val="D4D4D4"/>
          <w:sz w:val="21"/>
          <w:szCs w:val="21"/>
        </w:rPr>
        <w:t>&gt;&lt;/</w:t>
      </w:r>
      <w:r w:rsidRPr="009162BE">
        <w:rPr>
          <w:rFonts w:ascii="Consolas" w:hAnsi="Consolas"/>
          <w:color w:val="9CDCFE"/>
          <w:sz w:val="21"/>
          <w:szCs w:val="21"/>
        </w:rPr>
        <w:t>TCQT</w:t>
      </w:r>
      <w:r w:rsidRPr="009162BE">
        <w:rPr>
          <w:rFonts w:ascii="Consolas" w:hAnsi="Consolas"/>
          <w:color w:val="D4D4D4"/>
          <w:sz w:val="21"/>
          <w:szCs w:val="21"/>
        </w:rPr>
        <w:t>&gt;*</w:t>
      </w:r>
      <w:r w:rsidRPr="009162BE">
        <w:rPr>
          <w:rFonts w:ascii="Consolas" w:hAnsi="Consolas"/>
          <w:color w:val="6A9955"/>
          <w:sz w:val="21"/>
          <w:szCs w:val="21"/>
        </w:rPr>
        <w:t>//</w:t>
      </w:r>
      <w:r w:rsidRPr="009162BE">
        <w:rPr>
          <w:rFonts w:ascii="Consolas" w:hAnsi="Consolas"/>
          <w:color w:val="6A9955"/>
          <w:sz w:val="21"/>
          <w:szCs w:val="21"/>
        </w:rPr>
        <w:t>Tên</w:t>
      </w:r>
      <w:r w:rsidRPr="009162BE">
        <w:rPr>
          <w:rFonts w:ascii="Consolas" w:hAnsi="Consolas"/>
          <w:color w:val="6A9955"/>
          <w:sz w:val="21"/>
          <w:szCs w:val="21"/>
        </w:rPr>
        <w:t xml:space="preserve"> </w:t>
      </w:r>
      <w:r w:rsidRPr="009162BE">
        <w:rPr>
          <w:rFonts w:ascii="Consolas" w:hAnsi="Consolas"/>
          <w:color w:val="6A9955"/>
          <w:sz w:val="21"/>
          <w:szCs w:val="21"/>
        </w:rPr>
        <w:t>cơ</w:t>
      </w:r>
      <w:r w:rsidRPr="009162BE">
        <w:rPr>
          <w:rFonts w:ascii="Consolas" w:hAnsi="Consolas"/>
          <w:color w:val="6A9955"/>
          <w:sz w:val="21"/>
          <w:szCs w:val="21"/>
        </w:rPr>
        <w:t xml:space="preserve"> </w:t>
      </w:r>
      <w:r w:rsidRPr="009162BE">
        <w:rPr>
          <w:rFonts w:ascii="Consolas" w:hAnsi="Consolas"/>
          <w:color w:val="6A9955"/>
          <w:sz w:val="21"/>
          <w:szCs w:val="21"/>
        </w:rPr>
        <w:t>quan</w:t>
      </w:r>
      <w:r w:rsidRPr="009162BE">
        <w:rPr>
          <w:rFonts w:ascii="Consolas" w:hAnsi="Consolas"/>
          <w:color w:val="6A9955"/>
          <w:sz w:val="21"/>
          <w:szCs w:val="21"/>
        </w:rPr>
        <w:t xml:space="preserve"> </w:t>
      </w:r>
      <w:r w:rsidRPr="009162BE">
        <w:rPr>
          <w:rFonts w:ascii="Consolas" w:hAnsi="Consolas"/>
          <w:color w:val="6A9955"/>
          <w:sz w:val="21"/>
          <w:szCs w:val="21"/>
        </w:rPr>
        <w:t>thuế</w:t>
      </w:r>
      <w:r w:rsidRPr="009162BE">
        <w:rPr>
          <w:rFonts w:ascii="Consolas" w:hAnsi="Consolas"/>
          <w:color w:val="6A9955"/>
          <w:sz w:val="21"/>
          <w:szCs w:val="21"/>
        </w:rPr>
        <w:t xml:space="preserve"> (</w:t>
      </w:r>
      <w:r w:rsidRPr="009162BE">
        <w:rPr>
          <w:rFonts w:ascii="Consolas" w:hAnsi="Consolas"/>
          <w:color w:val="6A9955"/>
          <w:sz w:val="21"/>
          <w:szCs w:val="21"/>
        </w:rPr>
        <w:t>Tên</w:t>
      </w:r>
      <w:r w:rsidRPr="009162BE">
        <w:rPr>
          <w:rFonts w:ascii="Consolas" w:hAnsi="Consolas"/>
          <w:color w:val="6A9955"/>
          <w:sz w:val="21"/>
          <w:szCs w:val="21"/>
        </w:rPr>
        <w:t xml:space="preserve"> </w:t>
      </w:r>
      <w:r w:rsidRPr="009162BE">
        <w:rPr>
          <w:rFonts w:ascii="Consolas" w:hAnsi="Consolas"/>
          <w:color w:val="6A9955"/>
          <w:sz w:val="21"/>
          <w:szCs w:val="21"/>
        </w:rPr>
        <w:t>cơ</w:t>
      </w:r>
      <w:r w:rsidRPr="009162BE">
        <w:rPr>
          <w:rFonts w:ascii="Consolas" w:hAnsi="Consolas"/>
          <w:color w:val="6A9955"/>
          <w:sz w:val="21"/>
          <w:szCs w:val="21"/>
        </w:rPr>
        <w:t xml:space="preserve"> </w:t>
      </w:r>
      <w:r w:rsidRPr="009162BE">
        <w:rPr>
          <w:rFonts w:ascii="Consolas" w:hAnsi="Consolas"/>
          <w:color w:val="6A9955"/>
          <w:sz w:val="21"/>
          <w:szCs w:val="21"/>
        </w:rPr>
        <w:t>quan</w:t>
      </w:r>
      <w:r w:rsidRPr="009162BE">
        <w:rPr>
          <w:rFonts w:ascii="Consolas" w:hAnsi="Consolas"/>
          <w:color w:val="6A9955"/>
          <w:sz w:val="21"/>
          <w:szCs w:val="21"/>
        </w:rPr>
        <w:t xml:space="preserve"> </w:t>
      </w:r>
      <w:r w:rsidRPr="009162BE">
        <w:rPr>
          <w:rFonts w:ascii="Consolas" w:hAnsi="Consolas"/>
          <w:color w:val="6A9955"/>
          <w:sz w:val="21"/>
          <w:szCs w:val="21"/>
        </w:rPr>
        <w:t>thuế</w:t>
      </w:r>
      <w:r w:rsidRPr="009162BE">
        <w:rPr>
          <w:rFonts w:ascii="Consolas" w:hAnsi="Consolas"/>
          <w:color w:val="6A9955"/>
          <w:sz w:val="21"/>
          <w:szCs w:val="21"/>
        </w:rPr>
        <w:t xml:space="preserve"> </w:t>
      </w:r>
      <w:r w:rsidRPr="009162BE">
        <w:rPr>
          <w:rFonts w:ascii="Consolas" w:hAnsi="Consolas"/>
          <w:color w:val="6A9955"/>
          <w:sz w:val="21"/>
          <w:szCs w:val="21"/>
        </w:rPr>
        <w:t>ra</w:t>
      </w:r>
      <w:r w:rsidRPr="009162BE">
        <w:rPr>
          <w:rFonts w:ascii="Consolas" w:hAnsi="Consolas"/>
          <w:color w:val="6A9955"/>
          <w:sz w:val="21"/>
          <w:szCs w:val="21"/>
        </w:rPr>
        <w:t xml:space="preserve"> </w:t>
      </w:r>
      <w:r w:rsidRPr="009162BE">
        <w:rPr>
          <w:rFonts w:ascii="Consolas" w:hAnsi="Consolas"/>
          <w:color w:val="6A9955"/>
          <w:sz w:val="21"/>
          <w:szCs w:val="21"/>
        </w:rPr>
        <w:t>thông</w:t>
      </w:r>
      <w:r w:rsidRPr="009162BE">
        <w:rPr>
          <w:rFonts w:ascii="Consolas" w:hAnsi="Consolas"/>
          <w:color w:val="6A9955"/>
          <w:sz w:val="21"/>
          <w:szCs w:val="21"/>
        </w:rPr>
        <w:t xml:space="preserve"> </w:t>
      </w:r>
      <w:r w:rsidRPr="009162BE">
        <w:rPr>
          <w:rFonts w:ascii="Consolas" w:hAnsi="Consolas"/>
          <w:color w:val="6A9955"/>
          <w:sz w:val="21"/>
          <w:szCs w:val="21"/>
        </w:rPr>
        <w:t>báo</w:t>
      </w:r>
      <w:r w:rsidRPr="009162BE">
        <w:rPr>
          <w:rFonts w:ascii="Consolas" w:hAnsi="Consolas"/>
          <w:color w:val="6A9955"/>
          <w:sz w:val="21"/>
          <w:szCs w:val="21"/>
        </w:rPr>
        <w:t>)</w:t>
      </w:r>
    </w:p>
    <w:p w:rsidR="009D1437" w:rsidRPr="009162BE" w:rsidP="009D1437" w14:paraId="5C636DCB"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NTBao</w:t>
      </w:r>
      <w:r w:rsidRPr="009162BE">
        <w:rPr>
          <w:rFonts w:ascii="Consolas" w:hAnsi="Consolas"/>
          <w:color w:val="D4D4D4"/>
          <w:sz w:val="21"/>
          <w:szCs w:val="21"/>
        </w:rPr>
        <w:t>&gt;&lt;/</w:t>
      </w:r>
      <w:r w:rsidRPr="009162BE">
        <w:rPr>
          <w:rFonts w:ascii="Consolas" w:hAnsi="Consolas"/>
          <w:color w:val="9CDCFE"/>
          <w:sz w:val="21"/>
          <w:szCs w:val="21"/>
        </w:rPr>
        <w:t>NTBao</w:t>
      </w:r>
      <w:r w:rsidRPr="009162BE">
        <w:rPr>
          <w:rFonts w:ascii="Consolas" w:hAnsi="Consolas"/>
          <w:color w:val="D4D4D4"/>
          <w:sz w:val="21"/>
          <w:szCs w:val="21"/>
        </w:rPr>
        <w:t>&gt;*</w:t>
      </w:r>
      <w:r w:rsidRPr="009162BE">
        <w:rPr>
          <w:rFonts w:ascii="Consolas" w:hAnsi="Consolas"/>
          <w:color w:val="6A9955"/>
          <w:sz w:val="21"/>
          <w:szCs w:val="21"/>
        </w:rPr>
        <w:t>//</w:t>
      </w:r>
      <w:r w:rsidRPr="009162BE">
        <w:rPr>
          <w:rFonts w:ascii="Consolas" w:hAnsi="Consolas"/>
          <w:color w:val="6A9955"/>
          <w:sz w:val="21"/>
          <w:szCs w:val="21"/>
        </w:rPr>
        <w:t>Ngày</w:t>
      </w:r>
      <w:r w:rsidRPr="009162BE">
        <w:rPr>
          <w:rFonts w:ascii="Consolas" w:hAnsi="Consolas"/>
          <w:color w:val="6A9955"/>
          <w:sz w:val="21"/>
          <w:szCs w:val="21"/>
        </w:rPr>
        <w:t xml:space="preserve"> </w:t>
      </w:r>
      <w:r w:rsidRPr="009162BE">
        <w:rPr>
          <w:rFonts w:ascii="Consolas" w:hAnsi="Consolas"/>
          <w:color w:val="6A9955"/>
          <w:sz w:val="21"/>
          <w:szCs w:val="21"/>
        </w:rPr>
        <w:t>thông</w:t>
      </w:r>
      <w:r w:rsidRPr="009162BE">
        <w:rPr>
          <w:rFonts w:ascii="Consolas" w:hAnsi="Consolas"/>
          <w:color w:val="6A9955"/>
          <w:sz w:val="21"/>
          <w:szCs w:val="21"/>
        </w:rPr>
        <w:t xml:space="preserve"> </w:t>
      </w:r>
      <w:r w:rsidRPr="009162BE">
        <w:rPr>
          <w:rFonts w:ascii="Consolas" w:hAnsi="Consolas"/>
          <w:color w:val="6A9955"/>
          <w:sz w:val="21"/>
          <w:szCs w:val="21"/>
        </w:rPr>
        <w:t>báo</w:t>
      </w:r>
    </w:p>
    <w:p w:rsidR="009D1437" w:rsidRPr="009162BE" w:rsidP="009D1437" w14:paraId="6D77E733"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DDanh</w:t>
      </w:r>
      <w:r w:rsidRPr="009162BE">
        <w:rPr>
          <w:rFonts w:ascii="Consolas" w:hAnsi="Consolas"/>
          <w:color w:val="D4D4D4"/>
          <w:sz w:val="21"/>
          <w:szCs w:val="21"/>
        </w:rPr>
        <w:t>&gt;&lt;/</w:t>
      </w:r>
      <w:r w:rsidRPr="009162BE">
        <w:rPr>
          <w:rFonts w:ascii="Consolas" w:hAnsi="Consolas"/>
          <w:color w:val="9CDCFE"/>
          <w:sz w:val="21"/>
          <w:szCs w:val="21"/>
        </w:rPr>
        <w:t>DDanh</w:t>
      </w:r>
      <w:r w:rsidRPr="009162BE">
        <w:rPr>
          <w:rFonts w:ascii="Consolas" w:hAnsi="Consolas"/>
          <w:color w:val="D4D4D4"/>
          <w:sz w:val="21"/>
          <w:szCs w:val="21"/>
        </w:rPr>
        <w:t>&gt;*</w:t>
      </w:r>
      <w:r w:rsidRPr="009162BE">
        <w:rPr>
          <w:rFonts w:ascii="Consolas" w:hAnsi="Consolas"/>
          <w:color w:val="6A9955"/>
          <w:sz w:val="21"/>
          <w:szCs w:val="21"/>
        </w:rPr>
        <w:t>//</w:t>
      </w:r>
      <w:r w:rsidRPr="009162BE">
        <w:rPr>
          <w:rFonts w:ascii="Consolas" w:hAnsi="Consolas"/>
          <w:color w:val="6A9955"/>
          <w:sz w:val="21"/>
          <w:szCs w:val="21"/>
        </w:rPr>
        <w:t>Địa</w:t>
      </w:r>
      <w:r w:rsidRPr="009162BE">
        <w:rPr>
          <w:rFonts w:ascii="Consolas" w:hAnsi="Consolas"/>
          <w:color w:val="6A9955"/>
          <w:sz w:val="21"/>
          <w:szCs w:val="21"/>
        </w:rPr>
        <w:t xml:space="preserve"> </w:t>
      </w:r>
      <w:r w:rsidRPr="009162BE">
        <w:rPr>
          <w:rFonts w:ascii="Consolas" w:hAnsi="Consolas"/>
          <w:color w:val="6A9955"/>
          <w:sz w:val="21"/>
          <w:szCs w:val="21"/>
        </w:rPr>
        <w:t>danh</w:t>
      </w:r>
    </w:p>
    <w:p w:rsidR="009D1437" w:rsidRPr="009162BE" w:rsidP="009D1437" w14:paraId="2BED834B"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Loai</w:t>
      </w:r>
      <w:r w:rsidRPr="009162BE">
        <w:rPr>
          <w:rFonts w:ascii="Consolas" w:hAnsi="Consolas"/>
          <w:color w:val="D4D4D4"/>
          <w:sz w:val="21"/>
          <w:szCs w:val="21"/>
        </w:rPr>
        <w:t>&gt; &lt;/</w:t>
      </w:r>
      <w:r w:rsidRPr="009162BE">
        <w:rPr>
          <w:rFonts w:ascii="Consolas" w:hAnsi="Consolas"/>
          <w:color w:val="9CDCFE"/>
          <w:sz w:val="21"/>
          <w:szCs w:val="21"/>
        </w:rPr>
        <w:t>Loai</w:t>
      </w:r>
      <w:r w:rsidRPr="009162BE">
        <w:rPr>
          <w:rFonts w:ascii="Consolas" w:hAnsi="Consolas"/>
          <w:color w:val="D4D4D4"/>
          <w:sz w:val="21"/>
          <w:szCs w:val="21"/>
        </w:rPr>
        <w:t>&gt;*</w:t>
      </w:r>
      <w:r w:rsidRPr="009162BE">
        <w:rPr>
          <w:rFonts w:ascii="Consolas" w:hAnsi="Consolas"/>
          <w:color w:val="6A9955"/>
          <w:sz w:val="21"/>
          <w:szCs w:val="21"/>
        </w:rPr>
        <w:t>//</w:t>
      </w:r>
      <w:r w:rsidRPr="009162BE">
        <w:rPr>
          <w:rFonts w:ascii="Consolas" w:hAnsi="Consolas"/>
          <w:color w:val="6A9955"/>
          <w:sz w:val="21"/>
          <w:szCs w:val="21"/>
        </w:rPr>
        <w:t>Loại</w:t>
      </w:r>
      <w:r w:rsidRPr="009162BE">
        <w:rPr>
          <w:rFonts w:ascii="Consolas" w:hAnsi="Consolas"/>
          <w:color w:val="6A9955"/>
          <w:sz w:val="21"/>
          <w:szCs w:val="21"/>
        </w:rPr>
        <w:t xml:space="preserve"> (</w:t>
      </w:r>
      <w:r w:rsidRPr="009162BE">
        <w:rPr>
          <w:rFonts w:ascii="Consolas" w:hAnsi="Consolas"/>
          <w:color w:val="6A9955"/>
          <w:sz w:val="21"/>
          <w:szCs w:val="21"/>
        </w:rPr>
        <w:t>Loại</w:t>
      </w:r>
      <w:r w:rsidRPr="009162BE">
        <w:rPr>
          <w:rFonts w:ascii="Consolas" w:hAnsi="Consolas"/>
          <w:color w:val="6A9955"/>
          <w:sz w:val="21"/>
          <w:szCs w:val="21"/>
        </w:rPr>
        <w:t xml:space="preserve"> </w:t>
      </w:r>
      <w:r w:rsidRPr="009162BE">
        <w:rPr>
          <w:rFonts w:ascii="Consolas" w:hAnsi="Consolas"/>
          <w:color w:val="6A9955"/>
          <w:sz w:val="21"/>
          <w:szCs w:val="21"/>
        </w:rPr>
        <w:t>thông</w:t>
      </w:r>
      <w:r w:rsidRPr="009162BE">
        <w:rPr>
          <w:rFonts w:ascii="Consolas" w:hAnsi="Consolas"/>
          <w:color w:val="6A9955"/>
          <w:sz w:val="21"/>
          <w:szCs w:val="21"/>
        </w:rPr>
        <w:t xml:space="preserve"> </w:t>
      </w:r>
      <w:r w:rsidRPr="009162BE">
        <w:rPr>
          <w:rFonts w:ascii="Consolas" w:hAnsi="Consolas"/>
          <w:color w:val="6A9955"/>
          <w:sz w:val="21"/>
          <w:szCs w:val="21"/>
        </w:rPr>
        <w:t>báo</w:t>
      </w:r>
      <w:r w:rsidRPr="009162BE">
        <w:rPr>
          <w:rFonts w:ascii="Consolas" w:hAnsi="Consolas"/>
          <w:color w:val="6A9955"/>
          <w:sz w:val="21"/>
          <w:szCs w:val="21"/>
        </w:rPr>
        <w:t xml:space="preserve">) (1: Thông </w:t>
      </w:r>
      <w:r w:rsidRPr="009162BE">
        <w:rPr>
          <w:rFonts w:ascii="Consolas" w:hAnsi="Consolas"/>
          <w:color w:val="6A9955"/>
          <w:sz w:val="21"/>
          <w:szCs w:val="21"/>
        </w:rPr>
        <w:t>báo</w:t>
      </w:r>
      <w:r w:rsidRPr="009162BE">
        <w:rPr>
          <w:rFonts w:ascii="Consolas" w:hAnsi="Consolas"/>
          <w:color w:val="6A9955"/>
          <w:sz w:val="21"/>
          <w:szCs w:val="21"/>
        </w:rPr>
        <w:t xml:space="preserve"> </w:t>
      </w:r>
      <w:r w:rsidRPr="009162BE">
        <w:rPr>
          <w:rFonts w:ascii="Consolas" w:hAnsi="Consolas"/>
          <w:color w:val="6A9955"/>
          <w:sz w:val="21"/>
          <w:szCs w:val="21"/>
        </w:rPr>
        <w:t>hủy</w:t>
      </w:r>
      <w:r w:rsidRPr="009162BE">
        <w:rPr>
          <w:rFonts w:ascii="Consolas" w:hAnsi="Consolas"/>
          <w:color w:val="6A9955"/>
          <w:sz w:val="21"/>
          <w:szCs w:val="21"/>
        </w:rPr>
        <w:t>/</w:t>
      </w:r>
      <w:r w:rsidRPr="009162BE">
        <w:rPr>
          <w:rFonts w:ascii="Consolas" w:hAnsi="Consolas"/>
          <w:color w:val="6A9955"/>
          <w:sz w:val="21"/>
          <w:szCs w:val="21"/>
        </w:rPr>
        <w:t>giải</w:t>
      </w:r>
      <w:r w:rsidRPr="009162BE">
        <w:rPr>
          <w:rFonts w:ascii="Consolas" w:hAnsi="Consolas"/>
          <w:color w:val="6A9955"/>
          <w:sz w:val="21"/>
          <w:szCs w:val="21"/>
        </w:rPr>
        <w:t xml:space="preserve"> </w:t>
      </w:r>
      <w:r w:rsidRPr="009162BE">
        <w:rPr>
          <w:rFonts w:ascii="Consolas" w:hAnsi="Consolas"/>
          <w:color w:val="6A9955"/>
          <w:sz w:val="21"/>
          <w:szCs w:val="21"/>
        </w:rPr>
        <w:t>trình</w:t>
      </w:r>
      <w:r w:rsidRPr="009162BE">
        <w:rPr>
          <w:rFonts w:ascii="Consolas" w:hAnsi="Consolas"/>
          <w:color w:val="6A9955"/>
          <w:sz w:val="21"/>
          <w:szCs w:val="21"/>
        </w:rPr>
        <w:t xml:space="preserve"> </w:t>
      </w:r>
      <w:r w:rsidRPr="009162BE">
        <w:rPr>
          <w:rFonts w:ascii="Consolas" w:hAnsi="Consolas"/>
          <w:color w:val="6A9955"/>
          <w:sz w:val="21"/>
          <w:szCs w:val="21"/>
        </w:rPr>
        <w:t>của</w:t>
      </w:r>
      <w:r w:rsidRPr="009162BE">
        <w:rPr>
          <w:rFonts w:ascii="Consolas" w:hAnsi="Consolas"/>
          <w:color w:val="6A9955"/>
          <w:sz w:val="21"/>
          <w:szCs w:val="21"/>
        </w:rPr>
        <w:t xml:space="preserve"> NNT, 2: Thông </w:t>
      </w:r>
      <w:r w:rsidRPr="009162BE">
        <w:rPr>
          <w:rFonts w:ascii="Consolas" w:hAnsi="Consolas"/>
          <w:color w:val="6A9955"/>
          <w:sz w:val="21"/>
          <w:szCs w:val="21"/>
        </w:rPr>
        <w:t>báo</w:t>
      </w:r>
      <w:r w:rsidRPr="009162BE">
        <w:rPr>
          <w:rFonts w:ascii="Consolas" w:hAnsi="Consolas"/>
          <w:color w:val="6A9955"/>
          <w:sz w:val="21"/>
          <w:szCs w:val="21"/>
        </w:rPr>
        <w:t xml:space="preserve"> </w:t>
      </w:r>
      <w:r w:rsidRPr="009162BE">
        <w:rPr>
          <w:rFonts w:ascii="Consolas" w:hAnsi="Consolas"/>
          <w:color w:val="6A9955"/>
          <w:sz w:val="21"/>
          <w:szCs w:val="21"/>
        </w:rPr>
        <w:t>hủy</w:t>
      </w:r>
      <w:r w:rsidRPr="009162BE">
        <w:rPr>
          <w:rFonts w:ascii="Consolas" w:hAnsi="Consolas"/>
          <w:color w:val="6A9955"/>
          <w:sz w:val="21"/>
          <w:szCs w:val="21"/>
        </w:rPr>
        <w:t>/</w:t>
      </w:r>
      <w:r w:rsidRPr="009162BE">
        <w:rPr>
          <w:rFonts w:ascii="Consolas" w:hAnsi="Consolas"/>
          <w:color w:val="6A9955"/>
          <w:sz w:val="21"/>
          <w:szCs w:val="21"/>
        </w:rPr>
        <w:t>giải</w:t>
      </w:r>
      <w:r w:rsidRPr="009162BE">
        <w:rPr>
          <w:rFonts w:ascii="Consolas" w:hAnsi="Consolas"/>
          <w:color w:val="6A9955"/>
          <w:sz w:val="21"/>
          <w:szCs w:val="21"/>
        </w:rPr>
        <w:t xml:space="preserve"> </w:t>
      </w:r>
      <w:r w:rsidRPr="009162BE">
        <w:rPr>
          <w:rFonts w:ascii="Consolas" w:hAnsi="Consolas"/>
          <w:color w:val="6A9955"/>
          <w:sz w:val="21"/>
          <w:szCs w:val="21"/>
        </w:rPr>
        <w:t>trình</w:t>
      </w:r>
      <w:r w:rsidRPr="009162BE">
        <w:rPr>
          <w:rFonts w:ascii="Consolas" w:hAnsi="Consolas"/>
          <w:color w:val="6A9955"/>
          <w:sz w:val="21"/>
          <w:szCs w:val="21"/>
        </w:rPr>
        <w:t xml:space="preserve"> </w:t>
      </w:r>
      <w:r w:rsidRPr="009162BE">
        <w:rPr>
          <w:rFonts w:ascii="Consolas" w:hAnsi="Consolas"/>
          <w:color w:val="6A9955"/>
          <w:sz w:val="21"/>
          <w:szCs w:val="21"/>
        </w:rPr>
        <w:t>của</w:t>
      </w:r>
      <w:r w:rsidRPr="009162BE">
        <w:rPr>
          <w:rFonts w:ascii="Consolas" w:hAnsi="Consolas"/>
          <w:color w:val="6A9955"/>
          <w:sz w:val="21"/>
          <w:szCs w:val="21"/>
        </w:rPr>
        <w:t xml:space="preserve"> NNT </w:t>
      </w:r>
      <w:r w:rsidRPr="009162BE">
        <w:rPr>
          <w:rFonts w:ascii="Consolas" w:hAnsi="Consolas"/>
          <w:color w:val="6A9955"/>
          <w:sz w:val="21"/>
          <w:szCs w:val="21"/>
        </w:rPr>
        <w:t>theo</w:t>
      </w:r>
      <w:r w:rsidRPr="009162BE">
        <w:rPr>
          <w:rFonts w:ascii="Consolas" w:hAnsi="Consolas"/>
          <w:color w:val="6A9955"/>
          <w:sz w:val="21"/>
          <w:szCs w:val="21"/>
        </w:rPr>
        <w:t xml:space="preserve"> </w:t>
      </w:r>
      <w:r w:rsidRPr="009162BE">
        <w:rPr>
          <w:rFonts w:ascii="Consolas" w:hAnsi="Consolas"/>
          <w:color w:val="6A9955"/>
          <w:sz w:val="21"/>
          <w:szCs w:val="21"/>
        </w:rPr>
        <w:t>thông</w:t>
      </w:r>
      <w:r w:rsidRPr="009162BE">
        <w:rPr>
          <w:rFonts w:ascii="Consolas" w:hAnsi="Consolas"/>
          <w:color w:val="6A9955"/>
          <w:sz w:val="21"/>
          <w:szCs w:val="21"/>
        </w:rPr>
        <w:t xml:space="preserve"> </w:t>
      </w:r>
      <w:r w:rsidRPr="009162BE">
        <w:rPr>
          <w:rFonts w:ascii="Consolas" w:hAnsi="Consolas"/>
          <w:color w:val="6A9955"/>
          <w:sz w:val="21"/>
          <w:szCs w:val="21"/>
        </w:rPr>
        <w:t>báo</w:t>
      </w:r>
      <w:r w:rsidRPr="009162BE">
        <w:rPr>
          <w:rFonts w:ascii="Consolas" w:hAnsi="Consolas"/>
          <w:color w:val="6A9955"/>
          <w:sz w:val="21"/>
          <w:szCs w:val="21"/>
        </w:rPr>
        <w:t xml:space="preserve"> </w:t>
      </w:r>
      <w:r w:rsidRPr="009162BE">
        <w:rPr>
          <w:rFonts w:ascii="Consolas" w:hAnsi="Consolas"/>
          <w:color w:val="6A9955"/>
          <w:sz w:val="21"/>
          <w:szCs w:val="21"/>
        </w:rPr>
        <w:t>của</w:t>
      </w:r>
      <w:r w:rsidRPr="009162BE">
        <w:rPr>
          <w:rFonts w:ascii="Consolas" w:hAnsi="Consolas"/>
          <w:color w:val="6A9955"/>
          <w:sz w:val="21"/>
          <w:szCs w:val="21"/>
        </w:rPr>
        <w:t xml:space="preserve"> CQT) </w:t>
      </w:r>
    </w:p>
    <w:p w:rsidR="009D1437" w:rsidRPr="009162BE" w:rsidP="009D1437" w14:paraId="51D2A026"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So</w:t>
      </w:r>
      <w:r w:rsidRPr="009162BE">
        <w:rPr>
          <w:rFonts w:ascii="Consolas" w:hAnsi="Consolas"/>
          <w:color w:val="D4D4D4"/>
          <w:sz w:val="21"/>
          <w:szCs w:val="21"/>
        </w:rPr>
        <w:t>&gt;&lt;/</w:t>
      </w:r>
      <w:r w:rsidRPr="009162BE">
        <w:rPr>
          <w:rFonts w:ascii="Consolas" w:hAnsi="Consolas"/>
          <w:color w:val="9CDCFE"/>
          <w:sz w:val="21"/>
          <w:szCs w:val="21"/>
        </w:rPr>
        <w:t>So</w:t>
      </w:r>
      <w:r w:rsidRPr="009162BE">
        <w:rPr>
          <w:rFonts w:ascii="Consolas" w:hAnsi="Consolas"/>
          <w:color w:val="D4D4D4"/>
          <w:sz w:val="21"/>
          <w:szCs w:val="21"/>
        </w:rPr>
        <w:t xml:space="preserve">&gt; </w:t>
      </w:r>
      <w:r w:rsidRPr="009162BE">
        <w:rPr>
          <w:rFonts w:ascii="Consolas" w:hAnsi="Consolas"/>
          <w:color w:val="6A9955"/>
          <w:sz w:val="21"/>
          <w:szCs w:val="21"/>
        </w:rPr>
        <w:t>//</w:t>
      </w:r>
      <w:r w:rsidRPr="009162BE">
        <w:rPr>
          <w:rFonts w:ascii="Consolas" w:hAnsi="Consolas"/>
          <w:color w:val="6A9955"/>
          <w:sz w:val="21"/>
          <w:szCs w:val="21"/>
        </w:rPr>
        <w:t>Số</w:t>
      </w:r>
      <w:r w:rsidRPr="009162BE">
        <w:rPr>
          <w:rFonts w:ascii="Consolas" w:hAnsi="Consolas"/>
          <w:color w:val="6A9955"/>
          <w:sz w:val="21"/>
          <w:szCs w:val="21"/>
        </w:rPr>
        <w:t xml:space="preserve"> </w:t>
      </w:r>
      <w:r w:rsidRPr="009162BE">
        <w:rPr>
          <w:rFonts w:ascii="Consolas" w:hAnsi="Consolas"/>
          <w:color w:val="6A9955"/>
          <w:sz w:val="21"/>
          <w:szCs w:val="21"/>
        </w:rPr>
        <w:t>thông</w:t>
      </w:r>
      <w:r w:rsidRPr="009162BE">
        <w:rPr>
          <w:rFonts w:ascii="Consolas" w:hAnsi="Consolas"/>
          <w:color w:val="6A9955"/>
          <w:sz w:val="21"/>
          <w:szCs w:val="21"/>
        </w:rPr>
        <w:t xml:space="preserve"> </w:t>
      </w:r>
      <w:r w:rsidRPr="009162BE">
        <w:rPr>
          <w:rFonts w:ascii="Consolas" w:hAnsi="Consolas"/>
          <w:color w:val="6A9955"/>
          <w:sz w:val="21"/>
          <w:szCs w:val="21"/>
        </w:rPr>
        <w:t>báo</w:t>
      </w:r>
      <w:r w:rsidRPr="009162BE">
        <w:rPr>
          <w:rFonts w:ascii="Consolas" w:hAnsi="Consolas"/>
          <w:color w:val="6A9955"/>
          <w:sz w:val="21"/>
          <w:szCs w:val="21"/>
        </w:rPr>
        <w:t xml:space="preserve"> </w:t>
      </w:r>
      <w:r w:rsidRPr="009162BE">
        <w:rPr>
          <w:rFonts w:ascii="Consolas" w:hAnsi="Consolas"/>
          <w:color w:val="6A9955"/>
          <w:sz w:val="21"/>
          <w:szCs w:val="21"/>
        </w:rPr>
        <w:t>của</w:t>
      </w:r>
      <w:r w:rsidRPr="009162BE">
        <w:rPr>
          <w:rFonts w:ascii="Consolas" w:hAnsi="Consolas"/>
          <w:color w:val="6A9955"/>
          <w:sz w:val="21"/>
          <w:szCs w:val="21"/>
        </w:rPr>
        <w:t xml:space="preserve"> CQT. </w:t>
      </w:r>
      <w:r w:rsidRPr="009162BE">
        <w:rPr>
          <w:rFonts w:ascii="Consolas" w:hAnsi="Consolas"/>
          <w:color w:val="6A9955"/>
          <w:sz w:val="21"/>
          <w:szCs w:val="21"/>
        </w:rPr>
        <w:t>Bắt</w:t>
      </w:r>
      <w:r w:rsidRPr="009162BE">
        <w:rPr>
          <w:rFonts w:ascii="Consolas" w:hAnsi="Consolas"/>
          <w:color w:val="6A9955"/>
          <w:sz w:val="21"/>
          <w:szCs w:val="21"/>
        </w:rPr>
        <w:t xml:space="preserve"> </w:t>
      </w:r>
      <w:r w:rsidRPr="009162BE">
        <w:rPr>
          <w:rFonts w:ascii="Consolas" w:hAnsi="Consolas"/>
          <w:color w:val="6A9955"/>
          <w:sz w:val="21"/>
          <w:szCs w:val="21"/>
        </w:rPr>
        <w:t>buộc</w:t>
      </w:r>
      <w:r w:rsidRPr="009162BE">
        <w:rPr>
          <w:rFonts w:ascii="Consolas" w:hAnsi="Consolas"/>
          <w:color w:val="6A9955"/>
          <w:sz w:val="21"/>
          <w:szCs w:val="21"/>
        </w:rPr>
        <w:t xml:space="preserve"> (</w:t>
      </w:r>
      <w:r w:rsidRPr="009162BE">
        <w:rPr>
          <w:rFonts w:ascii="Consolas" w:hAnsi="Consolas"/>
          <w:color w:val="6A9955"/>
          <w:sz w:val="21"/>
          <w:szCs w:val="21"/>
        </w:rPr>
        <w:t>Đối</w:t>
      </w:r>
      <w:r w:rsidRPr="009162BE">
        <w:rPr>
          <w:rFonts w:ascii="Consolas" w:hAnsi="Consolas"/>
          <w:color w:val="6A9955"/>
          <w:sz w:val="21"/>
          <w:szCs w:val="21"/>
        </w:rPr>
        <w:t xml:space="preserve"> </w:t>
      </w:r>
      <w:r w:rsidRPr="009162BE">
        <w:rPr>
          <w:rFonts w:ascii="Consolas" w:hAnsi="Consolas"/>
          <w:color w:val="6A9955"/>
          <w:sz w:val="21"/>
          <w:szCs w:val="21"/>
        </w:rPr>
        <w:t>với</w:t>
      </w:r>
      <w:r w:rsidRPr="009162BE">
        <w:rPr>
          <w:rFonts w:ascii="Consolas" w:hAnsi="Consolas"/>
          <w:color w:val="6A9955"/>
          <w:sz w:val="21"/>
          <w:szCs w:val="21"/>
        </w:rPr>
        <w:t xml:space="preserve"> </w:t>
      </w:r>
      <w:r w:rsidRPr="009162BE">
        <w:rPr>
          <w:rFonts w:ascii="Consolas" w:hAnsi="Consolas"/>
          <w:color w:val="6A9955"/>
          <w:sz w:val="21"/>
          <w:szCs w:val="21"/>
        </w:rPr>
        <w:t>Loại</w:t>
      </w:r>
      <w:r w:rsidRPr="009162BE">
        <w:rPr>
          <w:rFonts w:ascii="Consolas" w:hAnsi="Consolas"/>
          <w:color w:val="6A9955"/>
          <w:sz w:val="21"/>
          <w:szCs w:val="21"/>
        </w:rPr>
        <w:t xml:space="preserve">=2: Thông </w:t>
      </w:r>
      <w:r w:rsidRPr="009162BE">
        <w:rPr>
          <w:rFonts w:ascii="Consolas" w:hAnsi="Consolas"/>
          <w:color w:val="6A9955"/>
          <w:sz w:val="21"/>
          <w:szCs w:val="21"/>
        </w:rPr>
        <w:t>báo</w:t>
      </w:r>
      <w:r w:rsidRPr="009162BE">
        <w:rPr>
          <w:rFonts w:ascii="Consolas" w:hAnsi="Consolas"/>
          <w:color w:val="6A9955"/>
          <w:sz w:val="21"/>
          <w:szCs w:val="21"/>
        </w:rPr>
        <w:t xml:space="preserve"> </w:t>
      </w:r>
      <w:r w:rsidRPr="009162BE">
        <w:rPr>
          <w:rFonts w:ascii="Consolas" w:hAnsi="Consolas"/>
          <w:color w:val="6A9955"/>
          <w:sz w:val="21"/>
          <w:szCs w:val="21"/>
        </w:rPr>
        <w:t>hủy</w:t>
      </w:r>
      <w:r w:rsidRPr="009162BE">
        <w:rPr>
          <w:rFonts w:ascii="Consolas" w:hAnsi="Consolas"/>
          <w:color w:val="6A9955"/>
          <w:sz w:val="21"/>
          <w:szCs w:val="21"/>
        </w:rPr>
        <w:t>/</w:t>
      </w:r>
      <w:r w:rsidRPr="009162BE">
        <w:rPr>
          <w:rFonts w:ascii="Consolas" w:hAnsi="Consolas"/>
          <w:color w:val="6A9955"/>
          <w:sz w:val="21"/>
          <w:szCs w:val="21"/>
        </w:rPr>
        <w:t>giải</w:t>
      </w:r>
      <w:r w:rsidRPr="009162BE">
        <w:rPr>
          <w:rFonts w:ascii="Consolas" w:hAnsi="Consolas"/>
          <w:color w:val="6A9955"/>
          <w:sz w:val="21"/>
          <w:szCs w:val="21"/>
        </w:rPr>
        <w:t xml:space="preserve"> </w:t>
      </w:r>
      <w:r w:rsidRPr="009162BE">
        <w:rPr>
          <w:rFonts w:ascii="Consolas" w:hAnsi="Consolas"/>
          <w:color w:val="6A9955"/>
          <w:sz w:val="21"/>
          <w:szCs w:val="21"/>
        </w:rPr>
        <w:t>trình</w:t>
      </w:r>
      <w:r w:rsidRPr="009162BE">
        <w:rPr>
          <w:rFonts w:ascii="Consolas" w:hAnsi="Consolas"/>
          <w:color w:val="6A9955"/>
          <w:sz w:val="21"/>
          <w:szCs w:val="21"/>
        </w:rPr>
        <w:t xml:space="preserve"> </w:t>
      </w:r>
      <w:r w:rsidRPr="009162BE">
        <w:rPr>
          <w:rFonts w:ascii="Consolas" w:hAnsi="Consolas"/>
          <w:color w:val="6A9955"/>
          <w:sz w:val="21"/>
          <w:szCs w:val="21"/>
        </w:rPr>
        <w:t>của</w:t>
      </w:r>
      <w:r w:rsidRPr="009162BE">
        <w:rPr>
          <w:rFonts w:ascii="Consolas" w:hAnsi="Consolas"/>
          <w:color w:val="6A9955"/>
          <w:sz w:val="21"/>
          <w:szCs w:val="21"/>
        </w:rPr>
        <w:t xml:space="preserve"> NNT </w:t>
      </w:r>
      <w:r w:rsidRPr="009162BE">
        <w:rPr>
          <w:rFonts w:ascii="Consolas" w:hAnsi="Consolas"/>
          <w:color w:val="6A9955"/>
          <w:sz w:val="21"/>
          <w:szCs w:val="21"/>
        </w:rPr>
        <w:t>theo</w:t>
      </w:r>
      <w:r w:rsidRPr="009162BE">
        <w:rPr>
          <w:rFonts w:ascii="Consolas" w:hAnsi="Consolas"/>
          <w:color w:val="6A9955"/>
          <w:sz w:val="21"/>
          <w:szCs w:val="21"/>
        </w:rPr>
        <w:t xml:space="preserve"> </w:t>
      </w:r>
      <w:r w:rsidRPr="009162BE">
        <w:rPr>
          <w:rFonts w:ascii="Consolas" w:hAnsi="Consolas"/>
          <w:color w:val="6A9955"/>
          <w:sz w:val="21"/>
          <w:szCs w:val="21"/>
        </w:rPr>
        <w:t>thông</w:t>
      </w:r>
      <w:r w:rsidRPr="009162BE">
        <w:rPr>
          <w:rFonts w:ascii="Consolas" w:hAnsi="Consolas"/>
          <w:color w:val="6A9955"/>
          <w:sz w:val="21"/>
          <w:szCs w:val="21"/>
        </w:rPr>
        <w:t xml:space="preserve"> </w:t>
      </w:r>
      <w:r w:rsidRPr="009162BE">
        <w:rPr>
          <w:rFonts w:ascii="Consolas" w:hAnsi="Consolas"/>
          <w:color w:val="6A9955"/>
          <w:sz w:val="21"/>
          <w:szCs w:val="21"/>
        </w:rPr>
        <w:t>báo</w:t>
      </w:r>
      <w:r w:rsidRPr="009162BE">
        <w:rPr>
          <w:rFonts w:ascii="Consolas" w:hAnsi="Consolas"/>
          <w:color w:val="6A9955"/>
          <w:sz w:val="21"/>
          <w:szCs w:val="21"/>
        </w:rPr>
        <w:t xml:space="preserve"> </w:t>
      </w:r>
      <w:r w:rsidRPr="009162BE">
        <w:rPr>
          <w:rFonts w:ascii="Consolas" w:hAnsi="Consolas"/>
          <w:color w:val="6A9955"/>
          <w:sz w:val="21"/>
          <w:szCs w:val="21"/>
        </w:rPr>
        <w:t>của</w:t>
      </w:r>
      <w:r w:rsidRPr="009162BE">
        <w:rPr>
          <w:rFonts w:ascii="Consolas" w:hAnsi="Consolas"/>
          <w:color w:val="6A9955"/>
          <w:sz w:val="21"/>
          <w:szCs w:val="21"/>
        </w:rPr>
        <w:t xml:space="preserve"> CQT)</w:t>
      </w:r>
    </w:p>
    <w:p w:rsidR="009D1437" w:rsidRPr="009162BE" w:rsidP="009D1437" w14:paraId="1856ABB9"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NTBCCQT</w:t>
      </w:r>
      <w:r w:rsidRPr="009162BE">
        <w:rPr>
          <w:rFonts w:ascii="Consolas" w:hAnsi="Consolas"/>
          <w:color w:val="D4D4D4"/>
          <w:sz w:val="21"/>
          <w:szCs w:val="21"/>
        </w:rPr>
        <w:t>&gt;&lt;/</w:t>
      </w:r>
      <w:r w:rsidRPr="009162BE">
        <w:rPr>
          <w:rFonts w:ascii="Consolas" w:hAnsi="Consolas"/>
          <w:color w:val="9CDCFE"/>
          <w:sz w:val="21"/>
          <w:szCs w:val="21"/>
        </w:rPr>
        <w:t>NTBCCQT</w:t>
      </w:r>
      <w:r w:rsidRPr="009162BE">
        <w:rPr>
          <w:rFonts w:ascii="Consolas" w:hAnsi="Consolas"/>
          <w:color w:val="D4D4D4"/>
          <w:sz w:val="21"/>
          <w:szCs w:val="21"/>
        </w:rPr>
        <w:t>&gt;</w:t>
      </w:r>
      <w:r w:rsidRPr="009162BE">
        <w:rPr>
          <w:rFonts w:ascii="Consolas" w:hAnsi="Consolas"/>
          <w:color w:val="6A9955"/>
          <w:sz w:val="21"/>
          <w:szCs w:val="21"/>
        </w:rPr>
        <w:t>//</w:t>
      </w:r>
      <w:r w:rsidRPr="009162BE">
        <w:rPr>
          <w:rFonts w:ascii="Consolas" w:hAnsi="Consolas"/>
          <w:color w:val="6A9955"/>
          <w:sz w:val="21"/>
          <w:szCs w:val="21"/>
        </w:rPr>
        <w:t>Ngày</w:t>
      </w:r>
      <w:r w:rsidRPr="009162BE">
        <w:rPr>
          <w:rFonts w:ascii="Consolas" w:hAnsi="Consolas"/>
          <w:color w:val="6A9955"/>
          <w:sz w:val="21"/>
          <w:szCs w:val="21"/>
        </w:rPr>
        <w:t xml:space="preserve"> </w:t>
      </w:r>
      <w:r w:rsidRPr="009162BE">
        <w:rPr>
          <w:rFonts w:ascii="Consolas" w:hAnsi="Consolas"/>
          <w:color w:val="6A9955"/>
          <w:sz w:val="21"/>
          <w:szCs w:val="21"/>
        </w:rPr>
        <w:t>thông</w:t>
      </w:r>
      <w:r w:rsidRPr="009162BE">
        <w:rPr>
          <w:rFonts w:ascii="Consolas" w:hAnsi="Consolas"/>
          <w:color w:val="6A9955"/>
          <w:sz w:val="21"/>
          <w:szCs w:val="21"/>
        </w:rPr>
        <w:t xml:space="preserve"> </w:t>
      </w:r>
      <w:r w:rsidRPr="009162BE">
        <w:rPr>
          <w:rFonts w:ascii="Consolas" w:hAnsi="Consolas"/>
          <w:color w:val="6A9955"/>
          <w:sz w:val="21"/>
          <w:szCs w:val="21"/>
        </w:rPr>
        <w:t>báo</w:t>
      </w:r>
      <w:r w:rsidRPr="009162BE">
        <w:rPr>
          <w:rFonts w:ascii="Consolas" w:hAnsi="Consolas"/>
          <w:color w:val="6A9955"/>
          <w:sz w:val="21"/>
          <w:szCs w:val="21"/>
        </w:rPr>
        <w:t xml:space="preserve"> </w:t>
      </w:r>
      <w:r w:rsidRPr="009162BE">
        <w:rPr>
          <w:rFonts w:ascii="Consolas" w:hAnsi="Consolas"/>
          <w:color w:val="6A9955"/>
          <w:sz w:val="21"/>
          <w:szCs w:val="21"/>
        </w:rPr>
        <w:t>của</w:t>
      </w:r>
      <w:r w:rsidRPr="009162BE">
        <w:rPr>
          <w:rFonts w:ascii="Consolas" w:hAnsi="Consolas"/>
          <w:color w:val="6A9955"/>
          <w:sz w:val="21"/>
          <w:szCs w:val="21"/>
        </w:rPr>
        <w:t xml:space="preserve"> CQT. </w:t>
      </w:r>
      <w:r w:rsidRPr="009162BE">
        <w:rPr>
          <w:rFonts w:ascii="Consolas" w:hAnsi="Consolas"/>
          <w:color w:val="6A9955"/>
          <w:sz w:val="21"/>
          <w:szCs w:val="21"/>
        </w:rPr>
        <w:t>Bắt</w:t>
      </w:r>
      <w:r w:rsidRPr="009162BE">
        <w:rPr>
          <w:rFonts w:ascii="Consolas" w:hAnsi="Consolas"/>
          <w:color w:val="6A9955"/>
          <w:sz w:val="21"/>
          <w:szCs w:val="21"/>
        </w:rPr>
        <w:t xml:space="preserve"> </w:t>
      </w:r>
      <w:r w:rsidRPr="009162BE">
        <w:rPr>
          <w:rFonts w:ascii="Consolas" w:hAnsi="Consolas"/>
          <w:color w:val="6A9955"/>
          <w:sz w:val="21"/>
          <w:szCs w:val="21"/>
        </w:rPr>
        <w:t>buộc</w:t>
      </w:r>
      <w:r w:rsidRPr="009162BE">
        <w:rPr>
          <w:rFonts w:ascii="Consolas" w:hAnsi="Consolas"/>
          <w:color w:val="6A9955"/>
          <w:sz w:val="21"/>
          <w:szCs w:val="21"/>
        </w:rPr>
        <w:t xml:space="preserve"> (</w:t>
      </w:r>
      <w:r w:rsidRPr="009162BE">
        <w:rPr>
          <w:rFonts w:ascii="Consolas" w:hAnsi="Consolas"/>
          <w:color w:val="6A9955"/>
          <w:sz w:val="21"/>
          <w:szCs w:val="21"/>
        </w:rPr>
        <w:t>Đối</w:t>
      </w:r>
      <w:r w:rsidRPr="009162BE">
        <w:rPr>
          <w:rFonts w:ascii="Consolas" w:hAnsi="Consolas"/>
          <w:color w:val="6A9955"/>
          <w:sz w:val="21"/>
          <w:szCs w:val="21"/>
        </w:rPr>
        <w:t xml:space="preserve"> </w:t>
      </w:r>
      <w:r w:rsidRPr="009162BE">
        <w:rPr>
          <w:rFonts w:ascii="Consolas" w:hAnsi="Consolas"/>
          <w:color w:val="6A9955"/>
          <w:sz w:val="21"/>
          <w:szCs w:val="21"/>
        </w:rPr>
        <w:t>với</w:t>
      </w:r>
      <w:r w:rsidRPr="009162BE">
        <w:rPr>
          <w:rFonts w:ascii="Consolas" w:hAnsi="Consolas"/>
          <w:color w:val="6A9955"/>
          <w:sz w:val="21"/>
          <w:szCs w:val="21"/>
        </w:rPr>
        <w:t xml:space="preserve"> </w:t>
      </w:r>
      <w:r w:rsidRPr="009162BE">
        <w:rPr>
          <w:rFonts w:ascii="Consolas" w:hAnsi="Consolas"/>
          <w:color w:val="6A9955"/>
          <w:sz w:val="21"/>
          <w:szCs w:val="21"/>
        </w:rPr>
        <w:t>Loại</w:t>
      </w:r>
      <w:r w:rsidRPr="009162BE">
        <w:rPr>
          <w:rFonts w:ascii="Consolas" w:hAnsi="Consolas"/>
          <w:color w:val="6A9955"/>
          <w:sz w:val="21"/>
          <w:szCs w:val="21"/>
        </w:rPr>
        <w:t xml:space="preserve">=2: Thông </w:t>
      </w:r>
      <w:r w:rsidRPr="009162BE">
        <w:rPr>
          <w:rFonts w:ascii="Consolas" w:hAnsi="Consolas"/>
          <w:color w:val="6A9955"/>
          <w:sz w:val="21"/>
          <w:szCs w:val="21"/>
        </w:rPr>
        <w:t>báo</w:t>
      </w:r>
      <w:r w:rsidRPr="009162BE">
        <w:rPr>
          <w:rFonts w:ascii="Consolas" w:hAnsi="Consolas"/>
          <w:color w:val="6A9955"/>
          <w:sz w:val="21"/>
          <w:szCs w:val="21"/>
        </w:rPr>
        <w:t xml:space="preserve"> </w:t>
      </w:r>
      <w:r w:rsidRPr="009162BE">
        <w:rPr>
          <w:rFonts w:ascii="Consolas" w:hAnsi="Consolas"/>
          <w:color w:val="6A9955"/>
          <w:sz w:val="21"/>
          <w:szCs w:val="21"/>
        </w:rPr>
        <w:t>hủy</w:t>
      </w:r>
      <w:r w:rsidRPr="009162BE">
        <w:rPr>
          <w:rFonts w:ascii="Consolas" w:hAnsi="Consolas"/>
          <w:color w:val="6A9955"/>
          <w:sz w:val="21"/>
          <w:szCs w:val="21"/>
        </w:rPr>
        <w:t>/</w:t>
      </w:r>
      <w:r w:rsidRPr="009162BE">
        <w:rPr>
          <w:rFonts w:ascii="Consolas" w:hAnsi="Consolas"/>
          <w:color w:val="6A9955"/>
          <w:sz w:val="21"/>
          <w:szCs w:val="21"/>
        </w:rPr>
        <w:t>giải</w:t>
      </w:r>
      <w:r w:rsidRPr="009162BE">
        <w:rPr>
          <w:rFonts w:ascii="Consolas" w:hAnsi="Consolas"/>
          <w:color w:val="6A9955"/>
          <w:sz w:val="21"/>
          <w:szCs w:val="21"/>
        </w:rPr>
        <w:t xml:space="preserve"> </w:t>
      </w:r>
      <w:r w:rsidRPr="009162BE">
        <w:rPr>
          <w:rFonts w:ascii="Consolas" w:hAnsi="Consolas"/>
          <w:color w:val="6A9955"/>
          <w:sz w:val="21"/>
          <w:szCs w:val="21"/>
        </w:rPr>
        <w:t>trình</w:t>
      </w:r>
      <w:r w:rsidRPr="009162BE">
        <w:rPr>
          <w:rFonts w:ascii="Consolas" w:hAnsi="Consolas"/>
          <w:color w:val="6A9955"/>
          <w:sz w:val="21"/>
          <w:szCs w:val="21"/>
        </w:rPr>
        <w:t xml:space="preserve"> </w:t>
      </w:r>
      <w:r w:rsidRPr="009162BE">
        <w:rPr>
          <w:rFonts w:ascii="Consolas" w:hAnsi="Consolas"/>
          <w:color w:val="6A9955"/>
          <w:sz w:val="21"/>
          <w:szCs w:val="21"/>
        </w:rPr>
        <w:t>của</w:t>
      </w:r>
      <w:r w:rsidRPr="009162BE">
        <w:rPr>
          <w:rFonts w:ascii="Consolas" w:hAnsi="Consolas"/>
          <w:color w:val="6A9955"/>
          <w:sz w:val="21"/>
          <w:szCs w:val="21"/>
        </w:rPr>
        <w:t xml:space="preserve"> NNT </w:t>
      </w:r>
      <w:r w:rsidRPr="009162BE">
        <w:rPr>
          <w:rFonts w:ascii="Consolas" w:hAnsi="Consolas"/>
          <w:color w:val="6A9955"/>
          <w:sz w:val="21"/>
          <w:szCs w:val="21"/>
        </w:rPr>
        <w:t>theo</w:t>
      </w:r>
      <w:r w:rsidRPr="009162BE">
        <w:rPr>
          <w:rFonts w:ascii="Consolas" w:hAnsi="Consolas"/>
          <w:color w:val="6A9955"/>
          <w:sz w:val="21"/>
          <w:szCs w:val="21"/>
        </w:rPr>
        <w:t xml:space="preserve"> </w:t>
      </w:r>
      <w:r w:rsidRPr="009162BE">
        <w:rPr>
          <w:rFonts w:ascii="Consolas" w:hAnsi="Consolas"/>
          <w:color w:val="6A9955"/>
          <w:sz w:val="21"/>
          <w:szCs w:val="21"/>
        </w:rPr>
        <w:t>thông</w:t>
      </w:r>
      <w:r w:rsidRPr="009162BE">
        <w:rPr>
          <w:rFonts w:ascii="Consolas" w:hAnsi="Consolas"/>
          <w:color w:val="6A9955"/>
          <w:sz w:val="21"/>
          <w:szCs w:val="21"/>
        </w:rPr>
        <w:t xml:space="preserve"> </w:t>
      </w:r>
      <w:r w:rsidRPr="009162BE">
        <w:rPr>
          <w:rFonts w:ascii="Consolas" w:hAnsi="Consolas"/>
          <w:color w:val="6A9955"/>
          <w:sz w:val="21"/>
          <w:szCs w:val="21"/>
        </w:rPr>
        <w:t>báo</w:t>
      </w:r>
      <w:r w:rsidRPr="009162BE">
        <w:rPr>
          <w:rFonts w:ascii="Consolas" w:hAnsi="Consolas"/>
          <w:color w:val="6A9955"/>
          <w:sz w:val="21"/>
          <w:szCs w:val="21"/>
        </w:rPr>
        <w:t xml:space="preserve"> </w:t>
      </w:r>
      <w:r w:rsidRPr="009162BE">
        <w:rPr>
          <w:rFonts w:ascii="Consolas" w:hAnsi="Consolas"/>
          <w:color w:val="6A9955"/>
          <w:sz w:val="21"/>
          <w:szCs w:val="21"/>
        </w:rPr>
        <w:t>của</w:t>
      </w:r>
      <w:r w:rsidRPr="009162BE">
        <w:rPr>
          <w:rFonts w:ascii="Consolas" w:hAnsi="Consolas"/>
          <w:color w:val="6A9955"/>
          <w:sz w:val="21"/>
          <w:szCs w:val="21"/>
        </w:rPr>
        <w:t xml:space="preserve"> CQT) </w:t>
      </w:r>
    </w:p>
    <w:p w:rsidR="009D1437" w:rsidRPr="009162BE" w:rsidP="009D1437" w14:paraId="50068A7C"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DSHDon</w:t>
      </w:r>
      <w:r w:rsidRPr="009162BE">
        <w:rPr>
          <w:rFonts w:ascii="Consolas" w:hAnsi="Consolas"/>
          <w:color w:val="D4D4D4"/>
          <w:sz w:val="21"/>
          <w:szCs w:val="21"/>
        </w:rPr>
        <w:t>&gt;</w:t>
      </w:r>
    </w:p>
    <w:p w:rsidR="009D1437" w:rsidRPr="009162BE" w:rsidP="009D1437" w14:paraId="25FB8C51"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HDon</w:t>
      </w:r>
      <w:r w:rsidRPr="009162BE">
        <w:rPr>
          <w:rFonts w:ascii="Consolas" w:hAnsi="Consolas"/>
          <w:color w:val="D4D4D4"/>
          <w:sz w:val="21"/>
          <w:szCs w:val="21"/>
        </w:rPr>
        <w:t>&gt;</w:t>
      </w:r>
    </w:p>
    <w:p w:rsidR="009D1437" w:rsidRPr="009162BE" w:rsidP="009D1437" w14:paraId="3E42CE07"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STT</w:t>
      </w:r>
      <w:r w:rsidRPr="009162BE">
        <w:rPr>
          <w:rFonts w:ascii="Consolas" w:hAnsi="Consolas"/>
          <w:color w:val="D4D4D4"/>
          <w:sz w:val="21"/>
          <w:szCs w:val="21"/>
        </w:rPr>
        <w:t>&gt;&lt;/</w:t>
      </w:r>
      <w:r w:rsidRPr="009162BE">
        <w:rPr>
          <w:rFonts w:ascii="Consolas" w:hAnsi="Consolas"/>
          <w:color w:val="9CDCFE"/>
          <w:sz w:val="21"/>
          <w:szCs w:val="21"/>
        </w:rPr>
        <w:t>STT</w:t>
      </w:r>
      <w:r w:rsidRPr="009162BE">
        <w:rPr>
          <w:rFonts w:ascii="Consolas" w:hAnsi="Consolas"/>
          <w:color w:val="D4D4D4"/>
          <w:sz w:val="21"/>
          <w:szCs w:val="21"/>
        </w:rPr>
        <w:t xml:space="preserve">&gt; </w:t>
      </w:r>
      <w:r w:rsidRPr="009162BE">
        <w:rPr>
          <w:rFonts w:ascii="Consolas" w:hAnsi="Consolas"/>
          <w:color w:val="6A9955"/>
          <w:sz w:val="21"/>
          <w:szCs w:val="21"/>
        </w:rPr>
        <w:t>//</w:t>
      </w:r>
      <w:r w:rsidRPr="009162BE">
        <w:rPr>
          <w:rFonts w:ascii="Consolas" w:hAnsi="Consolas"/>
          <w:color w:val="6A9955"/>
          <w:sz w:val="21"/>
          <w:szCs w:val="21"/>
        </w:rPr>
        <w:t>Số</w:t>
      </w:r>
      <w:r w:rsidRPr="009162BE">
        <w:rPr>
          <w:rFonts w:ascii="Consolas" w:hAnsi="Consolas"/>
          <w:color w:val="6A9955"/>
          <w:sz w:val="21"/>
          <w:szCs w:val="21"/>
        </w:rPr>
        <w:t xml:space="preserve"> thứ tự</w:t>
      </w:r>
    </w:p>
    <w:p w:rsidR="009D1437" w:rsidRPr="009162BE" w:rsidP="009D1437" w14:paraId="23E6AAC7"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MCQTCap</w:t>
      </w:r>
      <w:r w:rsidRPr="009162BE">
        <w:rPr>
          <w:rFonts w:ascii="Consolas" w:hAnsi="Consolas"/>
          <w:color w:val="D4D4D4"/>
          <w:sz w:val="21"/>
          <w:szCs w:val="21"/>
        </w:rPr>
        <w:t>&gt; &lt;/</w:t>
      </w:r>
      <w:r w:rsidRPr="009162BE">
        <w:rPr>
          <w:rFonts w:ascii="Consolas" w:hAnsi="Consolas"/>
          <w:color w:val="9CDCFE"/>
          <w:sz w:val="21"/>
          <w:szCs w:val="21"/>
        </w:rPr>
        <w:t>MCQTCap</w:t>
      </w:r>
      <w:r w:rsidRPr="009162BE">
        <w:rPr>
          <w:rFonts w:ascii="Consolas" w:hAnsi="Consolas"/>
          <w:color w:val="D4D4D4"/>
          <w:sz w:val="21"/>
          <w:szCs w:val="21"/>
        </w:rPr>
        <w:t xml:space="preserve">&gt; </w:t>
      </w:r>
      <w:r w:rsidRPr="009162BE">
        <w:rPr>
          <w:rFonts w:ascii="Consolas" w:hAnsi="Consolas"/>
          <w:color w:val="6A9955"/>
          <w:sz w:val="21"/>
          <w:szCs w:val="21"/>
        </w:rPr>
        <w:t>//</w:t>
      </w:r>
      <w:r w:rsidRPr="009162BE">
        <w:rPr>
          <w:rFonts w:ascii="Consolas" w:hAnsi="Consolas"/>
          <w:color w:val="6A9955"/>
          <w:sz w:val="21"/>
          <w:szCs w:val="21"/>
        </w:rPr>
        <w:t>Mã</w:t>
      </w:r>
      <w:r w:rsidRPr="009162BE">
        <w:rPr>
          <w:rFonts w:ascii="Consolas" w:hAnsi="Consolas"/>
          <w:color w:val="6A9955"/>
          <w:sz w:val="21"/>
          <w:szCs w:val="21"/>
        </w:rPr>
        <w:t xml:space="preserve"> CQT </w:t>
      </w:r>
      <w:r w:rsidRPr="009162BE">
        <w:rPr>
          <w:rFonts w:ascii="Consolas" w:hAnsi="Consolas"/>
          <w:color w:val="6A9955"/>
          <w:sz w:val="21"/>
          <w:szCs w:val="21"/>
        </w:rPr>
        <w:t>cấp</w:t>
      </w:r>
      <w:r w:rsidRPr="009162BE">
        <w:rPr>
          <w:rFonts w:ascii="Consolas" w:hAnsi="Consolas"/>
          <w:color w:val="6A9955"/>
          <w:sz w:val="21"/>
          <w:szCs w:val="21"/>
        </w:rPr>
        <w:t xml:space="preserve">. </w:t>
      </w:r>
      <w:r w:rsidRPr="009162BE">
        <w:rPr>
          <w:rFonts w:ascii="Consolas" w:hAnsi="Consolas"/>
          <w:color w:val="6A9955"/>
          <w:sz w:val="21"/>
          <w:szCs w:val="21"/>
        </w:rPr>
        <w:t>Bắt</w:t>
      </w:r>
      <w:r w:rsidRPr="009162BE">
        <w:rPr>
          <w:rFonts w:ascii="Consolas" w:hAnsi="Consolas"/>
          <w:color w:val="6A9955"/>
          <w:sz w:val="21"/>
          <w:szCs w:val="21"/>
        </w:rPr>
        <w:t xml:space="preserve"> </w:t>
      </w:r>
      <w:r w:rsidRPr="009162BE">
        <w:rPr>
          <w:rFonts w:ascii="Consolas" w:hAnsi="Consolas"/>
          <w:color w:val="6A9955"/>
          <w:sz w:val="21"/>
          <w:szCs w:val="21"/>
        </w:rPr>
        <w:t>buộc</w:t>
      </w:r>
      <w:r w:rsidRPr="009162BE">
        <w:rPr>
          <w:rFonts w:ascii="Consolas" w:hAnsi="Consolas"/>
          <w:color w:val="6A9955"/>
          <w:sz w:val="21"/>
          <w:szCs w:val="21"/>
        </w:rPr>
        <w:t xml:space="preserve"> (</w:t>
      </w:r>
      <w:r w:rsidRPr="009162BE">
        <w:rPr>
          <w:rFonts w:ascii="Consolas" w:hAnsi="Consolas"/>
          <w:color w:val="6A9955"/>
          <w:sz w:val="21"/>
          <w:szCs w:val="21"/>
        </w:rPr>
        <w:t>Trừ</w:t>
      </w:r>
      <w:r w:rsidRPr="009162BE">
        <w:rPr>
          <w:rFonts w:ascii="Consolas" w:hAnsi="Consolas"/>
          <w:color w:val="6A9955"/>
          <w:sz w:val="21"/>
          <w:szCs w:val="21"/>
        </w:rPr>
        <w:t xml:space="preserve"> </w:t>
      </w:r>
      <w:r w:rsidRPr="009162BE">
        <w:rPr>
          <w:rFonts w:ascii="Consolas" w:hAnsi="Consolas"/>
          <w:color w:val="6A9955"/>
          <w:sz w:val="21"/>
          <w:szCs w:val="21"/>
        </w:rPr>
        <w:t>trường</w:t>
      </w:r>
      <w:r w:rsidRPr="009162BE">
        <w:rPr>
          <w:rFonts w:ascii="Consolas" w:hAnsi="Consolas"/>
          <w:color w:val="6A9955"/>
          <w:sz w:val="21"/>
          <w:szCs w:val="21"/>
        </w:rPr>
        <w:t xml:space="preserve"> </w:t>
      </w:r>
      <w:r w:rsidRPr="009162BE">
        <w:rPr>
          <w:rFonts w:ascii="Consolas" w:hAnsi="Consolas"/>
          <w:color w:val="6A9955"/>
          <w:sz w:val="21"/>
          <w:szCs w:val="21"/>
        </w:rPr>
        <w:t>hợp</w:t>
      </w:r>
      <w:r w:rsidRPr="009162BE">
        <w:rPr>
          <w:rFonts w:ascii="Consolas" w:hAnsi="Consolas"/>
          <w:color w:val="6A9955"/>
          <w:sz w:val="21"/>
          <w:szCs w:val="21"/>
        </w:rPr>
        <w:t xml:space="preserve"> </w:t>
      </w:r>
      <w:r w:rsidRPr="009162BE">
        <w:rPr>
          <w:rFonts w:ascii="Consolas" w:hAnsi="Consolas"/>
          <w:color w:val="6A9955"/>
          <w:sz w:val="21"/>
          <w:szCs w:val="21"/>
        </w:rPr>
        <w:t>là</w:t>
      </w:r>
      <w:r w:rsidRPr="009162BE">
        <w:rPr>
          <w:rFonts w:ascii="Consolas" w:hAnsi="Consolas"/>
          <w:color w:val="6A9955"/>
          <w:sz w:val="21"/>
          <w:szCs w:val="21"/>
        </w:rPr>
        <w:t xml:space="preserve"> </w:t>
      </w:r>
      <w:r w:rsidRPr="009162BE">
        <w:rPr>
          <w:rFonts w:ascii="Consolas" w:hAnsi="Consolas"/>
          <w:color w:val="6A9955"/>
          <w:sz w:val="21"/>
          <w:szCs w:val="21"/>
        </w:rPr>
        <w:t>hóa</w:t>
      </w:r>
      <w:r w:rsidRPr="009162BE">
        <w:rPr>
          <w:rFonts w:ascii="Consolas" w:hAnsi="Consolas"/>
          <w:color w:val="6A9955"/>
          <w:sz w:val="21"/>
          <w:szCs w:val="21"/>
        </w:rPr>
        <w:t xml:space="preserve"> </w:t>
      </w:r>
      <w:r w:rsidRPr="009162BE">
        <w:rPr>
          <w:rFonts w:ascii="Consolas" w:hAnsi="Consolas"/>
          <w:color w:val="6A9955"/>
          <w:sz w:val="21"/>
          <w:szCs w:val="21"/>
        </w:rPr>
        <w:t>đơn</w:t>
      </w:r>
      <w:r w:rsidRPr="009162BE">
        <w:rPr>
          <w:rFonts w:ascii="Consolas" w:hAnsi="Consolas"/>
          <w:color w:val="6A9955"/>
          <w:sz w:val="21"/>
          <w:szCs w:val="21"/>
        </w:rPr>
        <w:t xml:space="preserve"> </w:t>
      </w:r>
      <w:r w:rsidRPr="009162BE">
        <w:rPr>
          <w:rFonts w:ascii="Consolas" w:hAnsi="Consolas"/>
          <w:color w:val="6A9955"/>
          <w:sz w:val="21"/>
          <w:szCs w:val="21"/>
        </w:rPr>
        <w:t>không</w:t>
      </w:r>
      <w:r w:rsidRPr="009162BE">
        <w:rPr>
          <w:rFonts w:ascii="Consolas" w:hAnsi="Consolas"/>
          <w:color w:val="6A9955"/>
          <w:sz w:val="21"/>
          <w:szCs w:val="21"/>
        </w:rPr>
        <w:t xml:space="preserve"> </w:t>
      </w:r>
      <w:r w:rsidRPr="009162BE">
        <w:rPr>
          <w:rFonts w:ascii="Consolas" w:hAnsi="Consolas"/>
          <w:color w:val="6A9955"/>
          <w:sz w:val="21"/>
          <w:szCs w:val="21"/>
        </w:rPr>
        <w:t>có</w:t>
      </w:r>
      <w:r w:rsidRPr="009162BE">
        <w:rPr>
          <w:rFonts w:ascii="Consolas" w:hAnsi="Consolas"/>
          <w:color w:val="6A9955"/>
          <w:sz w:val="21"/>
          <w:szCs w:val="21"/>
        </w:rPr>
        <w:t xml:space="preserve"> </w:t>
      </w:r>
      <w:r w:rsidRPr="009162BE">
        <w:rPr>
          <w:rFonts w:ascii="Consolas" w:hAnsi="Consolas"/>
          <w:color w:val="6A9955"/>
          <w:sz w:val="21"/>
          <w:szCs w:val="21"/>
        </w:rPr>
        <w:t>mã</w:t>
      </w:r>
      <w:r w:rsidRPr="009162BE">
        <w:rPr>
          <w:rFonts w:ascii="Consolas" w:hAnsi="Consolas"/>
          <w:color w:val="6A9955"/>
          <w:sz w:val="21"/>
          <w:szCs w:val="21"/>
        </w:rPr>
        <w:t xml:space="preserve"> </w:t>
      </w:r>
      <w:r w:rsidRPr="009162BE">
        <w:rPr>
          <w:rFonts w:ascii="Consolas" w:hAnsi="Consolas"/>
          <w:color w:val="6A9955"/>
          <w:sz w:val="21"/>
          <w:szCs w:val="21"/>
        </w:rPr>
        <w:t>của</w:t>
      </w:r>
      <w:r w:rsidRPr="009162BE">
        <w:rPr>
          <w:rFonts w:ascii="Consolas" w:hAnsi="Consolas"/>
          <w:color w:val="6A9955"/>
          <w:sz w:val="21"/>
          <w:szCs w:val="21"/>
        </w:rPr>
        <w:t xml:space="preserve"> CQT)</w:t>
      </w:r>
    </w:p>
    <w:p w:rsidR="009D1437" w:rsidRPr="009162BE" w:rsidP="009D1437" w14:paraId="63324BAA"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KHMSHDon</w:t>
      </w:r>
      <w:r w:rsidRPr="009162BE">
        <w:rPr>
          <w:rFonts w:ascii="Consolas" w:hAnsi="Consolas"/>
          <w:color w:val="D4D4D4"/>
          <w:sz w:val="21"/>
          <w:szCs w:val="21"/>
        </w:rPr>
        <w:t>&gt;&lt;/</w:t>
      </w:r>
      <w:r w:rsidRPr="009162BE">
        <w:rPr>
          <w:rFonts w:ascii="Consolas" w:hAnsi="Consolas"/>
          <w:color w:val="9CDCFE"/>
          <w:sz w:val="21"/>
          <w:szCs w:val="21"/>
        </w:rPr>
        <w:t>KHMSHDon</w:t>
      </w:r>
      <w:r w:rsidRPr="009162BE">
        <w:rPr>
          <w:rFonts w:ascii="Consolas" w:hAnsi="Consolas"/>
          <w:color w:val="D4D4D4"/>
          <w:sz w:val="21"/>
          <w:szCs w:val="21"/>
        </w:rPr>
        <w:t xml:space="preserve">&gt;* </w:t>
      </w:r>
      <w:r w:rsidRPr="009162BE">
        <w:rPr>
          <w:rFonts w:ascii="Consolas" w:hAnsi="Consolas"/>
          <w:color w:val="6A9955"/>
          <w:sz w:val="21"/>
          <w:szCs w:val="21"/>
        </w:rPr>
        <w:t xml:space="preserve">//Ký </w:t>
      </w:r>
      <w:r w:rsidRPr="009162BE">
        <w:rPr>
          <w:rFonts w:ascii="Consolas" w:hAnsi="Consolas"/>
          <w:color w:val="6A9955"/>
          <w:sz w:val="21"/>
          <w:szCs w:val="21"/>
        </w:rPr>
        <w:t>hiệu</w:t>
      </w:r>
      <w:r w:rsidRPr="009162BE">
        <w:rPr>
          <w:rFonts w:ascii="Consolas" w:hAnsi="Consolas"/>
          <w:color w:val="6A9955"/>
          <w:sz w:val="21"/>
          <w:szCs w:val="21"/>
        </w:rPr>
        <w:t xml:space="preserve"> </w:t>
      </w:r>
      <w:r w:rsidRPr="009162BE">
        <w:rPr>
          <w:rFonts w:ascii="Consolas" w:hAnsi="Consolas"/>
          <w:color w:val="6A9955"/>
          <w:sz w:val="21"/>
          <w:szCs w:val="21"/>
        </w:rPr>
        <w:t>mẫu</w:t>
      </w:r>
      <w:r w:rsidRPr="009162BE">
        <w:rPr>
          <w:rFonts w:ascii="Consolas" w:hAnsi="Consolas"/>
          <w:color w:val="6A9955"/>
          <w:sz w:val="21"/>
          <w:szCs w:val="21"/>
        </w:rPr>
        <w:t xml:space="preserve"> </w:t>
      </w:r>
      <w:r w:rsidRPr="009162BE">
        <w:rPr>
          <w:rFonts w:ascii="Consolas" w:hAnsi="Consolas"/>
          <w:color w:val="6A9955"/>
          <w:sz w:val="21"/>
          <w:szCs w:val="21"/>
        </w:rPr>
        <w:t>số</w:t>
      </w:r>
      <w:r w:rsidRPr="009162BE">
        <w:rPr>
          <w:rFonts w:ascii="Consolas" w:hAnsi="Consolas"/>
          <w:color w:val="6A9955"/>
          <w:sz w:val="21"/>
          <w:szCs w:val="21"/>
        </w:rPr>
        <w:t xml:space="preserve"> hóa đơn</w:t>
      </w:r>
    </w:p>
    <w:p w:rsidR="009D1437" w:rsidRPr="009162BE" w:rsidP="009D1437" w14:paraId="1B8D9B84"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KHHDon</w:t>
      </w:r>
      <w:r w:rsidRPr="009162BE">
        <w:rPr>
          <w:rFonts w:ascii="Consolas" w:hAnsi="Consolas"/>
          <w:color w:val="D4D4D4"/>
          <w:sz w:val="21"/>
          <w:szCs w:val="21"/>
        </w:rPr>
        <w:t>&gt;&lt;/</w:t>
      </w:r>
      <w:r w:rsidRPr="009162BE">
        <w:rPr>
          <w:rFonts w:ascii="Consolas" w:hAnsi="Consolas"/>
          <w:color w:val="9CDCFE"/>
          <w:sz w:val="21"/>
          <w:szCs w:val="21"/>
        </w:rPr>
        <w:t>KHHDon</w:t>
      </w:r>
      <w:r w:rsidRPr="009162BE">
        <w:rPr>
          <w:rFonts w:ascii="Consolas" w:hAnsi="Consolas"/>
          <w:color w:val="D4D4D4"/>
          <w:sz w:val="21"/>
          <w:szCs w:val="21"/>
        </w:rPr>
        <w:t>&gt;*</w:t>
      </w:r>
      <w:r w:rsidRPr="009162BE">
        <w:rPr>
          <w:rFonts w:ascii="Consolas" w:hAnsi="Consolas"/>
          <w:color w:val="6A9955"/>
          <w:sz w:val="21"/>
          <w:szCs w:val="21"/>
        </w:rPr>
        <w:t>//</w:t>
      </w:r>
      <w:r w:rsidRPr="009162BE">
        <w:rPr>
          <w:rFonts w:ascii="Consolas" w:hAnsi="Consolas"/>
          <w:color w:val="6A9955"/>
          <w:sz w:val="21"/>
          <w:szCs w:val="21"/>
        </w:rPr>
        <w:t>Ký</w:t>
      </w:r>
      <w:r w:rsidRPr="009162BE">
        <w:rPr>
          <w:rFonts w:ascii="Consolas" w:hAnsi="Consolas"/>
          <w:color w:val="6A9955"/>
          <w:sz w:val="21"/>
          <w:szCs w:val="21"/>
        </w:rPr>
        <w:t xml:space="preserve"> </w:t>
      </w:r>
      <w:r w:rsidRPr="009162BE">
        <w:rPr>
          <w:rFonts w:ascii="Consolas" w:hAnsi="Consolas"/>
          <w:color w:val="6A9955"/>
          <w:sz w:val="21"/>
          <w:szCs w:val="21"/>
        </w:rPr>
        <w:t>hiệu</w:t>
      </w:r>
      <w:r w:rsidRPr="009162BE">
        <w:rPr>
          <w:rFonts w:ascii="Consolas" w:hAnsi="Consolas"/>
          <w:color w:val="6A9955"/>
          <w:sz w:val="21"/>
          <w:szCs w:val="21"/>
        </w:rPr>
        <w:t xml:space="preserve"> </w:t>
      </w:r>
      <w:r w:rsidRPr="009162BE">
        <w:rPr>
          <w:rFonts w:ascii="Consolas" w:hAnsi="Consolas"/>
          <w:color w:val="6A9955"/>
          <w:sz w:val="21"/>
          <w:szCs w:val="21"/>
        </w:rPr>
        <w:t>hóa</w:t>
      </w:r>
      <w:r w:rsidRPr="009162BE">
        <w:rPr>
          <w:rFonts w:ascii="Consolas" w:hAnsi="Consolas"/>
          <w:color w:val="6A9955"/>
          <w:sz w:val="21"/>
          <w:szCs w:val="21"/>
        </w:rPr>
        <w:t xml:space="preserve"> </w:t>
      </w:r>
      <w:r w:rsidRPr="009162BE">
        <w:rPr>
          <w:rFonts w:ascii="Consolas" w:hAnsi="Consolas"/>
          <w:color w:val="6A9955"/>
          <w:sz w:val="21"/>
          <w:szCs w:val="21"/>
        </w:rPr>
        <w:t>đơn</w:t>
      </w:r>
    </w:p>
    <w:p w:rsidR="009D1437" w:rsidRPr="009162BE" w:rsidP="009D1437" w14:paraId="2293D9DE"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SHDon</w:t>
      </w:r>
      <w:r w:rsidRPr="009162BE">
        <w:rPr>
          <w:rFonts w:ascii="Consolas" w:hAnsi="Consolas"/>
          <w:color w:val="D4D4D4"/>
          <w:sz w:val="21"/>
          <w:szCs w:val="21"/>
        </w:rPr>
        <w:t>&gt;&lt;/</w:t>
      </w:r>
      <w:r w:rsidRPr="009162BE">
        <w:rPr>
          <w:rFonts w:ascii="Consolas" w:hAnsi="Consolas"/>
          <w:color w:val="9CDCFE"/>
          <w:sz w:val="21"/>
          <w:szCs w:val="21"/>
        </w:rPr>
        <w:t>SHDon</w:t>
      </w:r>
      <w:r w:rsidRPr="009162BE">
        <w:rPr>
          <w:rFonts w:ascii="Consolas" w:hAnsi="Consolas"/>
          <w:color w:val="D4D4D4"/>
          <w:sz w:val="21"/>
          <w:szCs w:val="21"/>
        </w:rPr>
        <w:t>&gt;*</w:t>
      </w:r>
      <w:r w:rsidRPr="009162BE">
        <w:rPr>
          <w:rFonts w:ascii="Consolas" w:hAnsi="Consolas"/>
          <w:color w:val="6A9955"/>
          <w:sz w:val="21"/>
          <w:szCs w:val="21"/>
        </w:rPr>
        <w:t>//</w:t>
      </w:r>
      <w:r w:rsidRPr="009162BE">
        <w:rPr>
          <w:rFonts w:ascii="Consolas" w:hAnsi="Consolas"/>
          <w:color w:val="6A9955"/>
          <w:sz w:val="21"/>
          <w:szCs w:val="21"/>
        </w:rPr>
        <w:t>Sô</w:t>
      </w:r>
      <w:r w:rsidRPr="009162BE">
        <w:rPr>
          <w:rFonts w:ascii="Consolas" w:hAnsi="Consolas"/>
          <w:color w:val="6A9955"/>
          <w:sz w:val="21"/>
          <w:szCs w:val="21"/>
        </w:rPr>
        <w:t xml:space="preserve">́ </w:t>
      </w:r>
      <w:r w:rsidRPr="009162BE">
        <w:rPr>
          <w:rFonts w:ascii="Consolas" w:hAnsi="Consolas"/>
          <w:color w:val="6A9955"/>
          <w:sz w:val="21"/>
          <w:szCs w:val="21"/>
        </w:rPr>
        <w:t>hóa</w:t>
      </w:r>
      <w:r w:rsidRPr="009162BE">
        <w:rPr>
          <w:rFonts w:ascii="Consolas" w:hAnsi="Consolas"/>
          <w:color w:val="6A9955"/>
          <w:sz w:val="21"/>
          <w:szCs w:val="21"/>
        </w:rPr>
        <w:t xml:space="preserve"> </w:t>
      </w:r>
      <w:r w:rsidRPr="009162BE">
        <w:rPr>
          <w:rFonts w:ascii="Consolas" w:hAnsi="Consolas"/>
          <w:color w:val="6A9955"/>
          <w:sz w:val="21"/>
          <w:szCs w:val="21"/>
        </w:rPr>
        <w:t>đơn</w:t>
      </w:r>
      <w:r w:rsidRPr="009162BE">
        <w:rPr>
          <w:rFonts w:ascii="Consolas" w:hAnsi="Consolas"/>
          <w:color w:val="6A9955"/>
          <w:sz w:val="21"/>
          <w:szCs w:val="21"/>
        </w:rPr>
        <w:t xml:space="preserve"> (</w:t>
      </w:r>
      <w:r w:rsidRPr="009162BE">
        <w:rPr>
          <w:rFonts w:ascii="Consolas" w:hAnsi="Consolas"/>
          <w:color w:val="6A9955"/>
          <w:sz w:val="21"/>
          <w:szCs w:val="21"/>
        </w:rPr>
        <w:t>Sô</w:t>
      </w:r>
      <w:r w:rsidRPr="009162BE">
        <w:rPr>
          <w:rFonts w:ascii="Consolas" w:hAnsi="Consolas"/>
          <w:color w:val="6A9955"/>
          <w:sz w:val="21"/>
          <w:szCs w:val="21"/>
        </w:rPr>
        <w:t xml:space="preserve">́ </w:t>
      </w:r>
      <w:r w:rsidRPr="009162BE">
        <w:rPr>
          <w:rFonts w:ascii="Consolas" w:hAnsi="Consolas"/>
          <w:color w:val="6A9955"/>
          <w:sz w:val="21"/>
          <w:szCs w:val="21"/>
        </w:rPr>
        <w:t>hóa</w:t>
      </w:r>
      <w:r w:rsidRPr="009162BE">
        <w:rPr>
          <w:rFonts w:ascii="Consolas" w:hAnsi="Consolas"/>
          <w:color w:val="6A9955"/>
          <w:sz w:val="21"/>
          <w:szCs w:val="21"/>
        </w:rPr>
        <w:t xml:space="preserve"> đơn điện </w:t>
      </w:r>
      <w:r w:rsidRPr="009162BE">
        <w:rPr>
          <w:rFonts w:ascii="Consolas" w:hAnsi="Consolas"/>
          <w:color w:val="6A9955"/>
          <w:sz w:val="21"/>
          <w:szCs w:val="21"/>
        </w:rPr>
        <w:t>tử</w:t>
      </w:r>
      <w:r w:rsidRPr="009162BE">
        <w:rPr>
          <w:rFonts w:ascii="Consolas" w:hAnsi="Consolas"/>
          <w:color w:val="6A9955"/>
          <w:sz w:val="21"/>
          <w:szCs w:val="21"/>
        </w:rPr>
        <w:t>)</w:t>
      </w:r>
    </w:p>
    <w:p w:rsidR="009D1437" w:rsidRPr="009162BE" w:rsidP="009D1437" w14:paraId="1D19D4FE"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Ngay</w:t>
      </w:r>
      <w:r w:rsidRPr="009162BE">
        <w:rPr>
          <w:rFonts w:ascii="Consolas" w:hAnsi="Consolas"/>
          <w:color w:val="D4D4D4"/>
          <w:sz w:val="21"/>
          <w:szCs w:val="21"/>
        </w:rPr>
        <w:t>&gt;&lt;/</w:t>
      </w:r>
      <w:r w:rsidRPr="009162BE">
        <w:rPr>
          <w:rFonts w:ascii="Consolas" w:hAnsi="Consolas"/>
          <w:color w:val="9CDCFE"/>
          <w:sz w:val="21"/>
          <w:szCs w:val="21"/>
        </w:rPr>
        <w:t>Ngay</w:t>
      </w:r>
      <w:r w:rsidRPr="009162BE">
        <w:rPr>
          <w:rFonts w:ascii="Consolas" w:hAnsi="Consolas"/>
          <w:color w:val="D4D4D4"/>
          <w:sz w:val="21"/>
          <w:szCs w:val="21"/>
        </w:rPr>
        <w:t>&gt;*</w:t>
      </w:r>
      <w:r w:rsidRPr="009162BE">
        <w:rPr>
          <w:rFonts w:ascii="Consolas" w:hAnsi="Consolas"/>
          <w:color w:val="6A9955"/>
          <w:sz w:val="21"/>
          <w:szCs w:val="21"/>
        </w:rPr>
        <w:t>//</w:t>
      </w:r>
      <w:r w:rsidRPr="009162BE">
        <w:rPr>
          <w:rFonts w:ascii="Consolas" w:hAnsi="Consolas"/>
          <w:color w:val="6A9955"/>
          <w:sz w:val="21"/>
          <w:szCs w:val="21"/>
        </w:rPr>
        <w:t>Ngày</w:t>
      </w:r>
      <w:r w:rsidRPr="009162BE">
        <w:rPr>
          <w:rFonts w:ascii="Consolas" w:hAnsi="Consolas"/>
          <w:color w:val="6A9955"/>
          <w:sz w:val="21"/>
          <w:szCs w:val="21"/>
        </w:rPr>
        <w:t xml:space="preserve"> (</w:t>
      </w:r>
      <w:r w:rsidRPr="009162BE">
        <w:rPr>
          <w:rFonts w:ascii="Consolas" w:hAnsi="Consolas"/>
          <w:color w:val="6A9955"/>
          <w:sz w:val="21"/>
          <w:szCs w:val="21"/>
        </w:rPr>
        <w:t>Ngày</w:t>
      </w:r>
      <w:r w:rsidRPr="009162BE">
        <w:rPr>
          <w:rFonts w:ascii="Consolas" w:hAnsi="Consolas"/>
          <w:color w:val="6A9955"/>
          <w:sz w:val="21"/>
          <w:szCs w:val="21"/>
        </w:rPr>
        <w:t xml:space="preserve"> </w:t>
      </w:r>
      <w:r w:rsidRPr="009162BE">
        <w:rPr>
          <w:rFonts w:ascii="Consolas" w:hAnsi="Consolas"/>
          <w:color w:val="6A9955"/>
          <w:sz w:val="21"/>
          <w:szCs w:val="21"/>
        </w:rPr>
        <w:t>lập</w:t>
      </w:r>
      <w:r w:rsidRPr="009162BE">
        <w:rPr>
          <w:rFonts w:ascii="Consolas" w:hAnsi="Consolas"/>
          <w:color w:val="6A9955"/>
          <w:sz w:val="21"/>
          <w:szCs w:val="21"/>
        </w:rPr>
        <w:t xml:space="preserve"> </w:t>
      </w:r>
      <w:r w:rsidRPr="009162BE">
        <w:rPr>
          <w:rFonts w:ascii="Consolas" w:hAnsi="Consolas"/>
          <w:color w:val="6A9955"/>
          <w:sz w:val="21"/>
          <w:szCs w:val="21"/>
        </w:rPr>
        <w:t>hóa</w:t>
      </w:r>
      <w:r w:rsidRPr="009162BE">
        <w:rPr>
          <w:rFonts w:ascii="Consolas" w:hAnsi="Consolas"/>
          <w:color w:val="6A9955"/>
          <w:sz w:val="21"/>
          <w:szCs w:val="21"/>
        </w:rPr>
        <w:t xml:space="preserve"> </w:t>
      </w:r>
      <w:r w:rsidRPr="009162BE">
        <w:rPr>
          <w:rFonts w:ascii="Consolas" w:hAnsi="Consolas"/>
          <w:color w:val="6A9955"/>
          <w:sz w:val="21"/>
          <w:szCs w:val="21"/>
        </w:rPr>
        <w:t>đơn</w:t>
      </w:r>
      <w:r w:rsidRPr="009162BE">
        <w:rPr>
          <w:rFonts w:ascii="Consolas" w:hAnsi="Consolas"/>
          <w:color w:val="6A9955"/>
          <w:sz w:val="21"/>
          <w:szCs w:val="21"/>
        </w:rPr>
        <w:t xml:space="preserve">) - </w:t>
      </w:r>
      <w:r w:rsidRPr="009162BE">
        <w:rPr>
          <w:rFonts w:ascii="Consolas" w:hAnsi="Consolas"/>
          <w:color w:val="6A9955"/>
          <w:sz w:val="21"/>
          <w:szCs w:val="21"/>
        </w:rPr>
        <w:t>định</w:t>
      </w:r>
      <w:r w:rsidRPr="009162BE">
        <w:rPr>
          <w:rFonts w:ascii="Consolas" w:hAnsi="Consolas"/>
          <w:color w:val="6A9955"/>
          <w:sz w:val="21"/>
          <w:szCs w:val="21"/>
        </w:rPr>
        <w:t xml:space="preserve"> </w:t>
      </w:r>
      <w:r w:rsidRPr="009162BE">
        <w:rPr>
          <w:rFonts w:ascii="Consolas" w:hAnsi="Consolas"/>
          <w:color w:val="6A9955"/>
          <w:sz w:val="21"/>
          <w:szCs w:val="21"/>
        </w:rPr>
        <w:t>dạng</w:t>
      </w:r>
      <w:r w:rsidRPr="009162BE">
        <w:rPr>
          <w:rFonts w:ascii="Consolas" w:hAnsi="Consolas"/>
          <w:color w:val="6A9955"/>
          <w:sz w:val="21"/>
          <w:szCs w:val="21"/>
        </w:rPr>
        <w:t>: YYYY-MM-YY</w:t>
      </w:r>
    </w:p>
    <w:p w:rsidR="009D1437" w:rsidRPr="009162BE" w:rsidP="009D1437" w14:paraId="030CE8B9"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LADHDDT</w:t>
      </w:r>
      <w:r w:rsidRPr="009162BE">
        <w:rPr>
          <w:rFonts w:ascii="Consolas" w:hAnsi="Consolas"/>
          <w:color w:val="D4D4D4"/>
          <w:sz w:val="21"/>
          <w:szCs w:val="21"/>
        </w:rPr>
        <w:t>&gt;&lt;/</w:t>
      </w:r>
      <w:r w:rsidRPr="009162BE">
        <w:rPr>
          <w:rFonts w:ascii="Consolas" w:hAnsi="Consolas"/>
          <w:color w:val="9CDCFE"/>
          <w:sz w:val="21"/>
          <w:szCs w:val="21"/>
        </w:rPr>
        <w:t>LADHDDT</w:t>
      </w:r>
      <w:r w:rsidRPr="009162BE">
        <w:rPr>
          <w:rFonts w:ascii="Consolas" w:hAnsi="Consolas"/>
          <w:color w:val="D4D4D4"/>
          <w:sz w:val="21"/>
          <w:szCs w:val="21"/>
        </w:rPr>
        <w:t>&gt;*</w:t>
      </w:r>
      <w:r w:rsidRPr="009162BE">
        <w:rPr>
          <w:rFonts w:ascii="Consolas" w:hAnsi="Consolas"/>
          <w:color w:val="6A9955"/>
          <w:sz w:val="21"/>
          <w:szCs w:val="21"/>
        </w:rPr>
        <w:t>//</w:t>
      </w:r>
      <w:r w:rsidRPr="009162BE">
        <w:rPr>
          <w:rFonts w:ascii="Consolas" w:hAnsi="Consolas"/>
          <w:color w:val="6A9955"/>
          <w:sz w:val="21"/>
          <w:szCs w:val="21"/>
        </w:rPr>
        <w:t>Loại</w:t>
      </w:r>
      <w:r w:rsidRPr="009162BE">
        <w:rPr>
          <w:rFonts w:ascii="Consolas" w:hAnsi="Consolas"/>
          <w:color w:val="6A9955"/>
          <w:sz w:val="21"/>
          <w:szCs w:val="21"/>
        </w:rPr>
        <w:t xml:space="preserve"> </w:t>
      </w:r>
      <w:r w:rsidRPr="009162BE">
        <w:rPr>
          <w:rFonts w:ascii="Consolas" w:hAnsi="Consolas"/>
          <w:color w:val="6A9955"/>
          <w:sz w:val="21"/>
          <w:szCs w:val="21"/>
        </w:rPr>
        <w:t>áp</w:t>
      </w:r>
      <w:r w:rsidRPr="009162BE">
        <w:rPr>
          <w:rFonts w:ascii="Consolas" w:hAnsi="Consolas"/>
          <w:color w:val="6A9955"/>
          <w:sz w:val="21"/>
          <w:szCs w:val="21"/>
        </w:rPr>
        <w:t xml:space="preserve"> </w:t>
      </w:r>
      <w:r w:rsidRPr="009162BE">
        <w:rPr>
          <w:rFonts w:ascii="Consolas" w:hAnsi="Consolas"/>
          <w:color w:val="6A9955"/>
          <w:sz w:val="21"/>
          <w:szCs w:val="21"/>
        </w:rPr>
        <w:t>dụng</w:t>
      </w:r>
      <w:r w:rsidRPr="009162BE">
        <w:rPr>
          <w:rFonts w:ascii="Consolas" w:hAnsi="Consolas"/>
          <w:color w:val="6A9955"/>
          <w:sz w:val="21"/>
          <w:szCs w:val="21"/>
        </w:rPr>
        <w:t xml:space="preserve"> </w:t>
      </w:r>
      <w:r w:rsidRPr="009162BE">
        <w:rPr>
          <w:rFonts w:ascii="Consolas" w:hAnsi="Consolas"/>
          <w:color w:val="6A9955"/>
          <w:sz w:val="21"/>
          <w:szCs w:val="21"/>
        </w:rPr>
        <w:t>hóa</w:t>
      </w:r>
      <w:r w:rsidRPr="009162BE">
        <w:rPr>
          <w:rFonts w:ascii="Consolas" w:hAnsi="Consolas"/>
          <w:color w:val="6A9955"/>
          <w:sz w:val="21"/>
          <w:szCs w:val="21"/>
        </w:rPr>
        <w:t xml:space="preserve"> </w:t>
      </w:r>
      <w:r w:rsidRPr="009162BE">
        <w:rPr>
          <w:rFonts w:ascii="Consolas" w:hAnsi="Consolas"/>
          <w:color w:val="6A9955"/>
          <w:sz w:val="21"/>
          <w:szCs w:val="21"/>
        </w:rPr>
        <w:t>đơn</w:t>
      </w:r>
      <w:r w:rsidRPr="009162BE">
        <w:rPr>
          <w:rFonts w:ascii="Consolas" w:hAnsi="Consolas"/>
          <w:color w:val="6A9955"/>
          <w:sz w:val="21"/>
          <w:szCs w:val="21"/>
        </w:rPr>
        <w:t xml:space="preserve"> điện tử </w:t>
      </w:r>
    </w:p>
    <w:p w:rsidR="009D1437" w:rsidRPr="009162BE" w:rsidP="009D1437" w14:paraId="2148A985"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w:t>
      </w:r>
      <w:r w:rsidRPr="009162BE">
        <w:rPr>
          <w:rFonts w:ascii="Consolas" w:hAnsi="Consolas"/>
          <w:color w:val="B5CEA8"/>
          <w:sz w:val="21"/>
          <w:szCs w:val="21"/>
        </w:rPr>
        <w:t>1</w:t>
      </w:r>
      <w:r w:rsidRPr="009162BE">
        <w:rPr>
          <w:rFonts w:ascii="Consolas" w:hAnsi="Consolas"/>
          <w:color w:val="D4D4D4"/>
          <w:sz w:val="21"/>
          <w:szCs w:val="21"/>
        </w:rPr>
        <w:t>:</w:t>
      </w:r>
      <w:r w:rsidRPr="009162BE">
        <w:rPr>
          <w:rFonts w:ascii="Consolas" w:hAnsi="Consolas"/>
          <w:color w:val="9CDCFE"/>
          <w:sz w:val="21"/>
          <w:szCs w:val="21"/>
        </w:rPr>
        <w:t>Hóa</w:t>
      </w:r>
      <w:r w:rsidRPr="009162BE">
        <w:rPr>
          <w:rFonts w:ascii="Consolas" w:hAnsi="Consolas"/>
          <w:color w:val="D4D4D4"/>
          <w:sz w:val="21"/>
          <w:szCs w:val="21"/>
        </w:rPr>
        <w:t xml:space="preserve"> </w:t>
      </w:r>
      <w:r w:rsidRPr="009162BE">
        <w:rPr>
          <w:rFonts w:ascii="Consolas" w:hAnsi="Consolas"/>
          <w:color w:val="9CDCFE"/>
          <w:sz w:val="21"/>
          <w:szCs w:val="21"/>
        </w:rPr>
        <w:t>đơn</w:t>
      </w:r>
      <w:r w:rsidRPr="009162BE">
        <w:rPr>
          <w:rFonts w:ascii="Consolas" w:hAnsi="Consolas"/>
          <w:color w:val="D4D4D4"/>
          <w:sz w:val="21"/>
          <w:szCs w:val="21"/>
        </w:rPr>
        <w:t xml:space="preserve"> </w:t>
      </w:r>
      <w:r w:rsidRPr="009162BE">
        <w:rPr>
          <w:rFonts w:ascii="Consolas" w:hAnsi="Consolas"/>
          <w:color w:val="9CDCFE"/>
          <w:sz w:val="21"/>
          <w:szCs w:val="21"/>
        </w:rPr>
        <w:t>điện</w:t>
      </w:r>
      <w:r w:rsidRPr="009162BE">
        <w:rPr>
          <w:rFonts w:ascii="Consolas" w:hAnsi="Consolas"/>
          <w:color w:val="D4D4D4"/>
          <w:sz w:val="21"/>
          <w:szCs w:val="21"/>
        </w:rPr>
        <w:t xml:space="preserve"> </w:t>
      </w:r>
      <w:r w:rsidRPr="009162BE">
        <w:rPr>
          <w:rFonts w:ascii="Consolas" w:hAnsi="Consolas"/>
          <w:color w:val="9CDCFE"/>
          <w:sz w:val="21"/>
          <w:szCs w:val="21"/>
        </w:rPr>
        <w:t>tử</w:t>
      </w:r>
      <w:r w:rsidRPr="009162BE">
        <w:rPr>
          <w:rFonts w:ascii="Consolas" w:hAnsi="Consolas"/>
          <w:color w:val="D4D4D4"/>
          <w:sz w:val="21"/>
          <w:szCs w:val="21"/>
        </w:rPr>
        <w:t xml:space="preserve"> </w:t>
      </w:r>
      <w:r w:rsidRPr="009162BE">
        <w:rPr>
          <w:rFonts w:ascii="Consolas" w:hAnsi="Consolas"/>
          <w:color w:val="9CDCFE"/>
          <w:sz w:val="21"/>
          <w:szCs w:val="21"/>
        </w:rPr>
        <w:t>theo</w:t>
      </w:r>
      <w:r w:rsidRPr="009162BE">
        <w:rPr>
          <w:rFonts w:ascii="Consolas" w:hAnsi="Consolas"/>
          <w:color w:val="D4D4D4"/>
          <w:sz w:val="21"/>
          <w:szCs w:val="21"/>
        </w:rPr>
        <w:t xml:space="preserve"> </w:t>
      </w:r>
      <w:r w:rsidRPr="009162BE">
        <w:rPr>
          <w:rFonts w:ascii="Consolas" w:hAnsi="Consolas"/>
          <w:color w:val="9CDCFE"/>
          <w:sz w:val="21"/>
          <w:szCs w:val="21"/>
        </w:rPr>
        <w:t>Nghị</w:t>
      </w:r>
      <w:r w:rsidRPr="009162BE">
        <w:rPr>
          <w:rFonts w:ascii="Consolas" w:hAnsi="Consolas"/>
          <w:color w:val="D4D4D4"/>
          <w:sz w:val="21"/>
          <w:szCs w:val="21"/>
        </w:rPr>
        <w:t xml:space="preserve"> </w:t>
      </w:r>
      <w:r w:rsidRPr="009162BE">
        <w:rPr>
          <w:rFonts w:ascii="Consolas" w:hAnsi="Consolas"/>
          <w:color w:val="9CDCFE"/>
          <w:sz w:val="21"/>
          <w:szCs w:val="21"/>
        </w:rPr>
        <w:t>định</w:t>
      </w:r>
      <w:r w:rsidRPr="009162BE">
        <w:rPr>
          <w:rFonts w:ascii="Consolas" w:hAnsi="Consolas"/>
          <w:color w:val="D4D4D4"/>
          <w:sz w:val="21"/>
          <w:szCs w:val="21"/>
        </w:rPr>
        <w:t xml:space="preserve"> </w:t>
      </w:r>
      <w:r w:rsidRPr="009162BE">
        <w:rPr>
          <w:rFonts w:ascii="Consolas" w:hAnsi="Consolas"/>
          <w:color w:val="B5CEA8"/>
          <w:sz w:val="21"/>
          <w:szCs w:val="21"/>
        </w:rPr>
        <w:t>123</w:t>
      </w:r>
      <w:r w:rsidRPr="009162BE">
        <w:rPr>
          <w:rFonts w:ascii="Consolas" w:hAnsi="Consolas"/>
          <w:color w:val="D4D4D4"/>
          <w:sz w:val="21"/>
          <w:szCs w:val="21"/>
        </w:rPr>
        <w:t>/</w:t>
      </w:r>
      <w:r w:rsidRPr="009162BE">
        <w:rPr>
          <w:rFonts w:ascii="Consolas" w:hAnsi="Consolas"/>
          <w:color w:val="B5CEA8"/>
          <w:sz w:val="21"/>
          <w:szCs w:val="21"/>
        </w:rPr>
        <w:t>2020</w:t>
      </w:r>
      <w:r w:rsidRPr="009162BE">
        <w:rPr>
          <w:rFonts w:ascii="Consolas" w:hAnsi="Consolas"/>
          <w:color w:val="D4D4D4"/>
          <w:sz w:val="21"/>
          <w:szCs w:val="21"/>
        </w:rPr>
        <w:t>/</w:t>
      </w:r>
      <w:r w:rsidRPr="009162BE">
        <w:rPr>
          <w:rFonts w:ascii="Consolas" w:hAnsi="Consolas"/>
          <w:color w:val="9CDCFE"/>
          <w:sz w:val="21"/>
          <w:szCs w:val="21"/>
        </w:rPr>
        <w:t>NĐ</w:t>
      </w:r>
      <w:r w:rsidRPr="009162BE">
        <w:rPr>
          <w:rFonts w:ascii="Consolas" w:hAnsi="Consolas"/>
          <w:color w:val="D4D4D4"/>
          <w:sz w:val="21"/>
          <w:szCs w:val="21"/>
        </w:rPr>
        <w:t>-</w:t>
      </w:r>
      <w:r w:rsidRPr="009162BE">
        <w:rPr>
          <w:rFonts w:ascii="Consolas" w:hAnsi="Consolas"/>
          <w:color w:val="9CDCFE"/>
          <w:sz w:val="21"/>
          <w:szCs w:val="21"/>
        </w:rPr>
        <w:t>CP</w:t>
      </w:r>
      <w:r w:rsidRPr="009162BE">
        <w:rPr>
          <w:rFonts w:ascii="Consolas" w:hAnsi="Consolas"/>
          <w:color w:val="D4D4D4"/>
          <w:sz w:val="21"/>
          <w:szCs w:val="21"/>
        </w:rPr>
        <w:t xml:space="preserve">; </w:t>
      </w:r>
    </w:p>
    <w:p w:rsidR="009D1437" w:rsidRPr="009162BE" w:rsidP="009D1437" w14:paraId="7B9C2284"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xml:space="preserve">            </w:t>
      </w:r>
      <w:r w:rsidRPr="009162BE">
        <w:rPr>
          <w:rFonts w:ascii="Consolas" w:hAnsi="Consolas"/>
          <w:color w:val="B5CEA8"/>
          <w:sz w:val="21"/>
          <w:szCs w:val="21"/>
        </w:rPr>
        <w:t>2</w:t>
      </w:r>
      <w:r w:rsidRPr="009162BE">
        <w:rPr>
          <w:rFonts w:ascii="Consolas" w:hAnsi="Consolas"/>
          <w:color w:val="D4D4D4"/>
          <w:sz w:val="21"/>
          <w:szCs w:val="21"/>
        </w:rPr>
        <w:t xml:space="preserve">: </w:t>
      </w:r>
      <w:r w:rsidRPr="009162BE">
        <w:rPr>
          <w:rFonts w:ascii="Consolas" w:hAnsi="Consolas"/>
          <w:color w:val="9CDCFE"/>
          <w:sz w:val="21"/>
          <w:szCs w:val="21"/>
        </w:rPr>
        <w:t>Hóa</w:t>
      </w:r>
      <w:r w:rsidRPr="009162BE">
        <w:rPr>
          <w:rFonts w:ascii="Consolas" w:hAnsi="Consolas"/>
          <w:color w:val="D4D4D4"/>
          <w:sz w:val="21"/>
          <w:szCs w:val="21"/>
        </w:rPr>
        <w:t xml:space="preserve"> </w:t>
      </w:r>
      <w:r w:rsidRPr="009162BE">
        <w:rPr>
          <w:rFonts w:ascii="Consolas" w:hAnsi="Consolas"/>
          <w:color w:val="9CDCFE"/>
          <w:sz w:val="21"/>
          <w:szCs w:val="21"/>
        </w:rPr>
        <w:t>đơn</w:t>
      </w:r>
      <w:r w:rsidRPr="009162BE">
        <w:rPr>
          <w:rFonts w:ascii="Consolas" w:hAnsi="Consolas"/>
          <w:color w:val="D4D4D4"/>
          <w:sz w:val="21"/>
          <w:szCs w:val="21"/>
        </w:rPr>
        <w:t xml:space="preserve"> </w:t>
      </w:r>
      <w:r w:rsidRPr="009162BE">
        <w:rPr>
          <w:rFonts w:ascii="Consolas" w:hAnsi="Consolas"/>
          <w:color w:val="9CDCFE"/>
          <w:sz w:val="21"/>
          <w:szCs w:val="21"/>
        </w:rPr>
        <w:t>điện</w:t>
      </w:r>
      <w:r w:rsidRPr="009162BE">
        <w:rPr>
          <w:rFonts w:ascii="Consolas" w:hAnsi="Consolas"/>
          <w:color w:val="D4D4D4"/>
          <w:sz w:val="21"/>
          <w:szCs w:val="21"/>
        </w:rPr>
        <w:t xml:space="preserve"> </w:t>
      </w:r>
      <w:r w:rsidRPr="009162BE">
        <w:rPr>
          <w:rFonts w:ascii="Consolas" w:hAnsi="Consolas"/>
          <w:color w:val="9CDCFE"/>
          <w:sz w:val="21"/>
          <w:szCs w:val="21"/>
        </w:rPr>
        <w:t>tử</w:t>
      </w:r>
      <w:r w:rsidRPr="009162BE">
        <w:rPr>
          <w:rFonts w:ascii="Consolas" w:hAnsi="Consolas"/>
          <w:color w:val="D4D4D4"/>
          <w:sz w:val="21"/>
          <w:szCs w:val="21"/>
        </w:rPr>
        <w:t xml:space="preserve"> </w:t>
      </w:r>
      <w:r w:rsidRPr="009162BE">
        <w:rPr>
          <w:rFonts w:ascii="Consolas" w:hAnsi="Consolas"/>
          <w:color w:val="9CDCFE"/>
          <w:sz w:val="21"/>
          <w:szCs w:val="21"/>
        </w:rPr>
        <w:t>có</w:t>
      </w:r>
      <w:r w:rsidRPr="009162BE">
        <w:rPr>
          <w:rFonts w:ascii="Consolas" w:hAnsi="Consolas"/>
          <w:color w:val="D4D4D4"/>
          <w:sz w:val="21"/>
          <w:szCs w:val="21"/>
        </w:rPr>
        <w:t xml:space="preserve"> </w:t>
      </w:r>
      <w:r w:rsidRPr="009162BE">
        <w:rPr>
          <w:rFonts w:ascii="Consolas" w:hAnsi="Consolas"/>
          <w:color w:val="9CDCFE"/>
          <w:sz w:val="21"/>
          <w:szCs w:val="21"/>
        </w:rPr>
        <w:t>mã</w:t>
      </w:r>
      <w:r w:rsidRPr="009162BE">
        <w:rPr>
          <w:rFonts w:ascii="Consolas" w:hAnsi="Consolas"/>
          <w:color w:val="D4D4D4"/>
          <w:sz w:val="21"/>
          <w:szCs w:val="21"/>
        </w:rPr>
        <w:t xml:space="preserve"> </w:t>
      </w:r>
      <w:r w:rsidRPr="009162BE">
        <w:rPr>
          <w:rFonts w:ascii="Consolas" w:hAnsi="Consolas"/>
          <w:color w:val="9CDCFE"/>
          <w:sz w:val="21"/>
          <w:szCs w:val="21"/>
        </w:rPr>
        <w:t>xác</w:t>
      </w:r>
      <w:r w:rsidRPr="009162BE">
        <w:rPr>
          <w:rFonts w:ascii="Consolas" w:hAnsi="Consolas"/>
          <w:color w:val="D4D4D4"/>
          <w:sz w:val="21"/>
          <w:szCs w:val="21"/>
        </w:rPr>
        <w:t xml:space="preserve"> </w:t>
      </w:r>
      <w:r w:rsidRPr="009162BE">
        <w:rPr>
          <w:rFonts w:ascii="Consolas" w:hAnsi="Consolas"/>
          <w:color w:val="9CDCFE"/>
          <w:sz w:val="21"/>
          <w:szCs w:val="21"/>
        </w:rPr>
        <w:t>thực</w:t>
      </w:r>
      <w:r w:rsidRPr="009162BE">
        <w:rPr>
          <w:rFonts w:ascii="Consolas" w:hAnsi="Consolas"/>
          <w:color w:val="D4D4D4"/>
          <w:sz w:val="21"/>
          <w:szCs w:val="21"/>
        </w:rPr>
        <w:t xml:space="preserve"> </w:t>
      </w:r>
      <w:r w:rsidRPr="009162BE">
        <w:rPr>
          <w:rFonts w:ascii="Consolas" w:hAnsi="Consolas"/>
          <w:color w:val="9CDCFE"/>
          <w:sz w:val="21"/>
          <w:szCs w:val="21"/>
        </w:rPr>
        <w:t>của</w:t>
      </w:r>
      <w:r w:rsidRPr="009162BE">
        <w:rPr>
          <w:rFonts w:ascii="Consolas" w:hAnsi="Consolas"/>
          <w:color w:val="D4D4D4"/>
          <w:sz w:val="21"/>
          <w:szCs w:val="21"/>
        </w:rPr>
        <w:t xml:space="preserve"> </w:t>
      </w:r>
      <w:r w:rsidRPr="009162BE">
        <w:rPr>
          <w:rFonts w:ascii="Consolas" w:hAnsi="Consolas"/>
          <w:color w:val="9CDCFE"/>
          <w:sz w:val="21"/>
          <w:szCs w:val="21"/>
        </w:rPr>
        <w:t>cơ</w:t>
      </w:r>
      <w:r w:rsidRPr="009162BE">
        <w:rPr>
          <w:rFonts w:ascii="Consolas" w:hAnsi="Consolas"/>
          <w:color w:val="D4D4D4"/>
          <w:sz w:val="21"/>
          <w:szCs w:val="21"/>
        </w:rPr>
        <w:t xml:space="preserve"> </w:t>
      </w:r>
      <w:r w:rsidRPr="009162BE">
        <w:rPr>
          <w:rFonts w:ascii="Consolas" w:hAnsi="Consolas"/>
          <w:color w:val="9CDCFE"/>
          <w:sz w:val="21"/>
          <w:szCs w:val="21"/>
        </w:rPr>
        <w:t>quan</w:t>
      </w:r>
      <w:r w:rsidRPr="009162BE">
        <w:rPr>
          <w:rFonts w:ascii="Consolas" w:hAnsi="Consolas"/>
          <w:color w:val="D4D4D4"/>
          <w:sz w:val="21"/>
          <w:szCs w:val="21"/>
        </w:rPr>
        <w:t xml:space="preserve"> </w:t>
      </w:r>
      <w:r w:rsidRPr="009162BE">
        <w:rPr>
          <w:rFonts w:ascii="Consolas" w:hAnsi="Consolas"/>
          <w:color w:val="9CDCFE"/>
          <w:sz w:val="21"/>
          <w:szCs w:val="21"/>
        </w:rPr>
        <w:t>thuế</w:t>
      </w:r>
      <w:r w:rsidRPr="009162BE">
        <w:rPr>
          <w:rFonts w:ascii="Consolas" w:hAnsi="Consolas"/>
          <w:color w:val="D4D4D4"/>
          <w:sz w:val="21"/>
          <w:szCs w:val="21"/>
        </w:rPr>
        <w:t xml:space="preserve"> </w:t>
      </w:r>
      <w:r w:rsidRPr="009162BE">
        <w:rPr>
          <w:rFonts w:ascii="Consolas" w:hAnsi="Consolas"/>
          <w:color w:val="9CDCFE"/>
          <w:sz w:val="21"/>
          <w:szCs w:val="21"/>
        </w:rPr>
        <w:t>theo</w:t>
      </w:r>
      <w:r w:rsidRPr="009162BE">
        <w:rPr>
          <w:rFonts w:ascii="Consolas" w:hAnsi="Consolas"/>
          <w:color w:val="D4D4D4"/>
          <w:sz w:val="21"/>
          <w:szCs w:val="21"/>
        </w:rPr>
        <w:t xml:space="preserve"> </w:t>
      </w:r>
      <w:r w:rsidRPr="009162BE">
        <w:rPr>
          <w:rFonts w:ascii="Consolas" w:hAnsi="Consolas"/>
          <w:color w:val="9CDCFE"/>
          <w:sz w:val="21"/>
          <w:szCs w:val="21"/>
        </w:rPr>
        <w:t>Quyết</w:t>
      </w:r>
      <w:r w:rsidRPr="009162BE">
        <w:rPr>
          <w:rFonts w:ascii="Consolas" w:hAnsi="Consolas"/>
          <w:color w:val="D4D4D4"/>
          <w:sz w:val="21"/>
          <w:szCs w:val="21"/>
        </w:rPr>
        <w:t xml:space="preserve"> </w:t>
      </w:r>
      <w:r w:rsidRPr="009162BE">
        <w:rPr>
          <w:rFonts w:ascii="Consolas" w:hAnsi="Consolas"/>
          <w:color w:val="9CDCFE"/>
          <w:sz w:val="21"/>
          <w:szCs w:val="21"/>
        </w:rPr>
        <w:t>định</w:t>
      </w:r>
      <w:r w:rsidRPr="009162BE">
        <w:rPr>
          <w:rFonts w:ascii="Consolas" w:hAnsi="Consolas"/>
          <w:color w:val="D4D4D4"/>
          <w:sz w:val="21"/>
          <w:szCs w:val="21"/>
        </w:rPr>
        <w:t xml:space="preserve"> </w:t>
      </w:r>
      <w:r w:rsidRPr="009162BE">
        <w:rPr>
          <w:rFonts w:ascii="Consolas" w:hAnsi="Consolas"/>
          <w:color w:val="9CDCFE"/>
          <w:sz w:val="21"/>
          <w:szCs w:val="21"/>
        </w:rPr>
        <w:t>số</w:t>
      </w:r>
      <w:r w:rsidRPr="009162BE">
        <w:rPr>
          <w:rFonts w:ascii="Consolas" w:hAnsi="Consolas"/>
          <w:color w:val="D4D4D4"/>
          <w:sz w:val="21"/>
          <w:szCs w:val="21"/>
        </w:rPr>
        <w:t xml:space="preserve"> </w:t>
      </w:r>
      <w:r w:rsidRPr="009162BE">
        <w:rPr>
          <w:rFonts w:ascii="Consolas" w:hAnsi="Consolas"/>
          <w:color w:val="B5CEA8"/>
          <w:sz w:val="21"/>
          <w:szCs w:val="21"/>
        </w:rPr>
        <w:t>1209</w:t>
      </w:r>
      <w:r w:rsidRPr="009162BE">
        <w:rPr>
          <w:rFonts w:ascii="Consolas" w:hAnsi="Consolas"/>
          <w:color w:val="D4D4D4"/>
          <w:sz w:val="21"/>
          <w:szCs w:val="21"/>
        </w:rPr>
        <w:t>/</w:t>
      </w:r>
      <w:r w:rsidRPr="009162BE">
        <w:rPr>
          <w:rFonts w:ascii="Consolas" w:hAnsi="Consolas"/>
          <w:color w:val="9CDCFE"/>
          <w:sz w:val="21"/>
          <w:szCs w:val="21"/>
        </w:rPr>
        <w:t>QĐ</w:t>
      </w:r>
      <w:r w:rsidRPr="009162BE">
        <w:rPr>
          <w:rFonts w:ascii="Consolas" w:hAnsi="Consolas"/>
          <w:color w:val="D4D4D4"/>
          <w:sz w:val="21"/>
          <w:szCs w:val="21"/>
        </w:rPr>
        <w:t>-</w:t>
      </w:r>
      <w:r w:rsidRPr="009162BE">
        <w:rPr>
          <w:rFonts w:ascii="Consolas" w:hAnsi="Consolas"/>
          <w:color w:val="9CDCFE"/>
          <w:sz w:val="21"/>
          <w:szCs w:val="21"/>
        </w:rPr>
        <w:t>BTC</w:t>
      </w:r>
      <w:r w:rsidRPr="009162BE">
        <w:rPr>
          <w:rFonts w:ascii="Consolas" w:hAnsi="Consolas"/>
          <w:color w:val="D4D4D4"/>
          <w:sz w:val="21"/>
          <w:szCs w:val="21"/>
        </w:rPr>
        <w:t>;</w:t>
      </w:r>
    </w:p>
    <w:p w:rsidR="009D1437" w:rsidRPr="009162BE" w:rsidP="009D1437" w14:paraId="2FE51292"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xml:space="preserve">            </w:t>
      </w:r>
      <w:r w:rsidRPr="009162BE">
        <w:rPr>
          <w:rFonts w:ascii="Consolas" w:hAnsi="Consolas"/>
          <w:color w:val="B5CEA8"/>
          <w:sz w:val="21"/>
          <w:szCs w:val="21"/>
        </w:rPr>
        <w:t>3</w:t>
      </w:r>
      <w:r w:rsidRPr="009162BE">
        <w:rPr>
          <w:rFonts w:ascii="Consolas" w:hAnsi="Consolas"/>
          <w:color w:val="D4D4D4"/>
          <w:sz w:val="21"/>
          <w:szCs w:val="21"/>
        </w:rPr>
        <w:t xml:space="preserve">: </w:t>
      </w:r>
      <w:r w:rsidRPr="009162BE">
        <w:rPr>
          <w:rFonts w:ascii="Consolas" w:hAnsi="Consolas"/>
          <w:color w:val="9CDCFE"/>
          <w:sz w:val="21"/>
          <w:szCs w:val="21"/>
        </w:rPr>
        <w:t>Hóa</w:t>
      </w:r>
      <w:r w:rsidRPr="009162BE">
        <w:rPr>
          <w:rFonts w:ascii="Consolas" w:hAnsi="Consolas"/>
          <w:color w:val="D4D4D4"/>
          <w:sz w:val="21"/>
          <w:szCs w:val="21"/>
        </w:rPr>
        <w:t xml:space="preserve"> </w:t>
      </w:r>
      <w:r w:rsidRPr="009162BE">
        <w:rPr>
          <w:rFonts w:ascii="Consolas" w:hAnsi="Consolas"/>
          <w:color w:val="9CDCFE"/>
          <w:sz w:val="21"/>
          <w:szCs w:val="21"/>
        </w:rPr>
        <w:t>đơn</w:t>
      </w:r>
      <w:r w:rsidRPr="009162BE">
        <w:rPr>
          <w:rFonts w:ascii="Consolas" w:hAnsi="Consolas"/>
          <w:color w:val="D4D4D4"/>
          <w:sz w:val="21"/>
          <w:szCs w:val="21"/>
        </w:rPr>
        <w:t xml:space="preserve"> </w:t>
      </w:r>
      <w:r w:rsidRPr="009162BE">
        <w:rPr>
          <w:rFonts w:ascii="Consolas" w:hAnsi="Consolas"/>
          <w:color w:val="9CDCFE"/>
          <w:sz w:val="21"/>
          <w:szCs w:val="21"/>
        </w:rPr>
        <w:t>theo</w:t>
      </w:r>
      <w:r w:rsidRPr="009162BE">
        <w:rPr>
          <w:rFonts w:ascii="Consolas" w:hAnsi="Consolas"/>
          <w:color w:val="D4D4D4"/>
          <w:sz w:val="21"/>
          <w:szCs w:val="21"/>
        </w:rPr>
        <w:t xml:space="preserve"> </w:t>
      </w:r>
      <w:r w:rsidRPr="009162BE">
        <w:rPr>
          <w:rFonts w:ascii="Consolas" w:hAnsi="Consolas"/>
          <w:color w:val="9CDCFE"/>
          <w:sz w:val="21"/>
          <w:szCs w:val="21"/>
        </w:rPr>
        <w:t>Nghị</w:t>
      </w:r>
      <w:r w:rsidRPr="009162BE">
        <w:rPr>
          <w:rFonts w:ascii="Consolas" w:hAnsi="Consolas"/>
          <w:color w:val="D4D4D4"/>
          <w:sz w:val="21"/>
          <w:szCs w:val="21"/>
        </w:rPr>
        <w:t xml:space="preserve"> </w:t>
      </w:r>
      <w:r w:rsidRPr="009162BE">
        <w:rPr>
          <w:rFonts w:ascii="Consolas" w:hAnsi="Consolas"/>
          <w:color w:val="9CDCFE"/>
          <w:sz w:val="21"/>
          <w:szCs w:val="21"/>
        </w:rPr>
        <w:t>định</w:t>
      </w:r>
      <w:r w:rsidRPr="009162BE">
        <w:rPr>
          <w:rFonts w:ascii="Consolas" w:hAnsi="Consolas"/>
          <w:color w:val="D4D4D4"/>
          <w:sz w:val="21"/>
          <w:szCs w:val="21"/>
        </w:rPr>
        <w:t xml:space="preserve"> </w:t>
      </w:r>
      <w:r w:rsidRPr="009162BE">
        <w:rPr>
          <w:rFonts w:ascii="Consolas" w:hAnsi="Consolas"/>
          <w:color w:val="9CDCFE"/>
          <w:sz w:val="21"/>
          <w:szCs w:val="21"/>
        </w:rPr>
        <w:t>số</w:t>
      </w:r>
      <w:r w:rsidRPr="009162BE">
        <w:rPr>
          <w:rFonts w:ascii="Consolas" w:hAnsi="Consolas"/>
          <w:color w:val="D4D4D4"/>
          <w:sz w:val="21"/>
          <w:szCs w:val="21"/>
        </w:rPr>
        <w:t xml:space="preserve"> </w:t>
      </w:r>
      <w:r w:rsidRPr="009162BE">
        <w:rPr>
          <w:rFonts w:ascii="Consolas" w:hAnsi="Consolas"/>
          <w:color w:val="B5CEA8"/>
          <w:sz w:val="21"/>
          <w:szCs w:val="21"/>
        </w:rPr>
        <w:t>51</w:t>
      </w:r>
      <w:r w:rsidRPr="009162BE">
        <w:rPr>
          <w:rFonts w:ascii="Consolas" w:hAnsi="Consolas"/>
          <w:color w:val="D4D4D4"/>
          <w:sz w:val="21"/>
          <w:szCs w:val="21"/>
        </w:rPr>
        <w:t>/</w:t>
      </w:r>
      <w:r w:rsidRPr="009162BE">
        <w:rPr>
          <w:rFonts w:ascii="Consolas" w:hAnsi="Consolas"/>
          <w:color w:val="B5CEA8"/>
          <w:sz w:val="21"/>
          <w:szCs w:val="21"/>
        </w:rPr>
        <w:t>2010</w:t>
      </w:r>
      <w:r w:rsidRPr="009162BE">
        <w:rPr>
          <w:rFonts w:ascii="Consolas" w:hAnsi="Consolas"/>
          <w:color w:val="D4D4D4"/>
          <w:sz w:val="21"/>
          <w:szCs w:val="21"/>
        </w:rPr>
        <w:t>/</w:t>
      </w:r>
      <w:r w:rsidRPr="009162BE">
        <w:rPr>
          <w:rFonts w:ascii="Consolas" w:hAnsi="Consolas"/>
          <w:color w:val="9CDCFE"/>
          <w:sz w:val="21"/>
          <w:szCs w:val="21"/>
        </w:rPr>
        <w:t>NĐ</w:t>
      </w:r>
      <w:r w:rsidRPr="009162BE">
        <w:rPr>
          <w:rFonts w:ascii="Consolas" w:hAnsi="Consolas"/>
          <w:color w:val="D4D4D4"/>
          <w:sz w:val="21"/>
          <w:szCs w:val="21"/>
        </w:rPr>
        <w:t>-</w:t>
      </w:r>
      <w:r w:rsidRPr="009162BE">
        <w:rPr>
          <w:rFonts w:ascii="Consolas" w:hAnsi="Consolas"/>
          <w:color w:val="9CDCFE"/>
          <w:sz w:val="21"/>
          <w:szCs w:val="21"/>
        </w:rPr>
        <w:t>CP</w:t>
      </w:r>
      <w:r w:rsidRPr="009162BE">
        <w:rPr>
          <w:rFonts w:ascii="Consolas" w:hAnsi="Consolas"/>
          <w:color w:val="D4D4D4"/>
          <w:sz w:val="21"/>
          <w:szCs w:val="21"/>
        </w:rPr>
        <w:t xml:space="preserve"> </w:t>
      </w:r>
      <w:r w:rsidRPr="009162BE">
        <w:rPr>
          <w:rFonts w:ascii="Consolas" w:hAnsi="Consolas"/>
          <w:color w:val="9CDCFE"/>
          <w:sz w:val="21"/>
          <w:szCs w:val="21"/>
        </w:rPr>
        <w:t>và</w:t>
      </w:r>
      <w:r w:rsidRPr="009162BE">
        <w:rPr>
          <w:rFonts w:ascii="Consolas" w:hAnsi="Consolas"/>
          <w:color w:val="D4D4D4"/>
          <w:sz w:val="21"/>
          <w:szCs w:val="21"/>
        </w:rPr>
        <w:t xml:space="preserve"> </w:t>
      </w:r>
      <w:r w:rsidRPr="009162BE">
        <w:rPr>
          <w:rFonts w:ascii="Consolas" w:hAnsi="Consolas"/>
          <w:color w:val="9CDCFE"/>
          <w:sz w:val="21"/>
          <w:szCs w:val="21"/>
        </w:rPr>
        <w:t>Nghị</w:t>
      </w:r>
      <w:r w:rsidRPr="009162BE">
        <w:rPr>
          <w:rFonts w:ascii="Consolas" w:hAnsi="Consolas"/>
          <w:color w:val="D4D4D4"/>
          <w:sz w:val="21"/>
          <w:szCs w:val="21"/>
        </w:rPr>
        <w:t xml:space="preserve"> </w:t>
      </w:r>
      <w:r w:rsidRPr="009162BE">
        <w:rPr>
          <w:rFonts w:ascii="Consolas" w:hAnsi="Consolas"/>
          <w:color w:val="9CDCFE"/>
          <w:sz w:val="21"/>
          <w:szCs w:val="21"/>
        </w:rPr>
        <w:t>định</w:t>
      </w:r>
      <w:r w:rsidRPr="009162BE">
        <w:rPr>
          <w:rFonts w:ascii="Consolas" w:hAnsi="Consolas"/>
          <w:color w:val="D4D4D4"/>
          <w:sz w:val="21"/>
          <w:szCs w:val="21"/>
        </w:rPr>
        <w:t xml:space="preserve"> </w:t>
      </w:r>
      <w:r w:rsidRPr="009162BE">
        <w:rPr>
          <w:rFonts w:ascii="Consolas" w:hAnsi="Consolas"/>
          <w:color w:val="9CDCFE"/>
          <w:sz w:val="21"/>
          <w:szCs w:val="21"/>
        </w:rPr>
        <w:t>số</w:t>
      </w:r>
      <w:r w:rsidRPr="009162BE">
        <w:rPr>
          <w:rFonts w:ascii="Consolas" w:hAnsi="Consolas"/>
          <w:color w:val="D4D4D4"/>
          <w:sz w:val="21"/>
          <w:szCs w:val="21"/>
        </w:rPr>
        <w:t xml:space="preserve"> </w:t>
      </w:r>
      <w:r w:rsidRPr="009162BE">
        <w:rPr>
          <w:rFonts w:ascii="Consolas" w:hAnsi="Consolas"/>
          <w:color w:val="B5CEA8"/>
          <w:sz w:val="21"/>
          <w:szCs w:val="21"/>
        </w:rPr>
        <w:t>04</w:t>
      </w:r>
      <w:r w:rsidRPr="009162BE">
        <w:rPr>
          <w:rFonts w:ascii="Consolas" w:hAnsi="Consolas"/>
          <w:color w:val="D4D4D4"/>
          <w:sz w:val="21"/>
          <w:szCs w:val="21"/>
        </w:rPr>
        <w:t>/</w:t>
      </w:r>
      <w:r w:rsidRPr="009162BE">
        <w:rPr>
          <w:rFonts w:ascii="Consolas" w:hAnsi="Consolas"/>
          <w:color w:val="B5CEA8"/>
          <w:sz w:val="21"/>
          <w:szCs w:val="21"/>
        </w:rPr>
        <w:t>2014</w:t>
      </w:r>
      <w:r w:rsidRPr="009162BE">
        <w:rPr>
          <w:rFonts w:ascii="Consolas" w:hAnsi="Consolas"/>
          <w:color w:val="D4D4D4"/>
          <w:sz w:val="21"/>
          <w:szCs w:val="21"/>
        </w:rPr>
        <w:t>/</w:t>
      </w:r>
      <w:r w:rsidRPr="009162BE">
        <w:rPr>
          <w:rFonts w:ascii="Consolas" w:hAnsi="Consolas"/>
          <w:color w:val="9CDCFE"/>
          <w:sz w:val="21"/>
          <w:szCs w:val="21"/>
        </w:rPr>
        <w:t>NĐ</w:t>
      </w:r>
      <w:r w:rsidRPr="009162BE">
        <w:rPr>
          <w:rFonts w:ascii="Consolas" w:hAnsi="Consolas"/>
          <w:color w:val="D4D4D4"/>
          <w:sz w:val="21"/>
          <w:szCs w:val="21"/>
        </w:rPr>
        <w:t>-</w:t>
      </w:r>
      <w:r w:rsidRPr="009162BE">
        <w:rPr>
          <w:rFonts w:ascii="Consolas" w:hAnsi="Consolas"/>
          <w:color w:val="9CDCFE"/>
          <w:sz w:val="21"/>
          <w:szCs w:val="21"/>
        </w:rPr>
        <w:t>CP</w:t>
      </w:r>
      <w:r w:rsidRPr="009162BE">
        <w:rPr>
          <w:rFonts w:ascii="Consolas" w:hAnsi="Consolas"/>
          <w:color w:val="D4D4D4"/>
          <w:sz w:val="21"/>
          <w:szCs w:val="21"/>
        </w:rPr>
        <w:t>;</w:t>
      </w:r>
    </w:p>
    <w:p w:rsidR="009D1437" w:rsidRPr="009162BE" w:rsidP="009D1437" w14:paraId="0206452F"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xml:space="preserve">            </w:t>
      </w:r>
      <w:r w:rsidRPr="009162BE">
        <w:rPr>
          <w:rFonts w:ascii="Consolas" w:hAnsi="Consolas"/>
          <w:color w:val="B5CEA8"/>
          <w:sz w:val="21"/>
          <w:szCs w:val="21"/>
        </w:rPr>
        <w:t>4</w:t>
      </w:r>
      <w:r w:rsidRPr="009162BE">
        <w:rPr>
          <w:rFonts w:ascii="Consolas" w:hAnsi="Consolas"/>
          <w:color w:val="D4D4D4"/>
          <w:sz w:val="21"/>
          <w:szCs w:val="21"/>
        </w:rPr>
        <w:t xml:space="preserve">: </w:t>
      </w:r>
      <w:r w:rsidRPr="009162BE">
        <w:rPr>
          <w:rFonts w:ascii="Consolas" w:hAnsi="Consolas"/>
          <w:color w:val="9CDCFE"/>
          <w:sz w:val="21"/>
          <w:szCs w:val="21"/>
        </w:rPr>
        <w:t>Hóa</w:t>
      </w:r>
      <w:r w:rsidRPr="009162BE">
        <w:rPr>
          <w:rFonts w:ascii="Consolas" w:hAnsi="Consolas"/>
          <w:color w:val="D4D4D4"/>
          <w:sz w:val="21"/>
          <w:szCs w:val="21"/>
        </w:rPr>
        <w:t xml:space="preserve"> </w:t>
      </w:r>
      <w:r w:rsidRPr="009162BE">
        <w:rPr>
          <w:rFonts w:ascii="Consolas" w:hAnsi="Consolas"/>
          <w:color w:val="9CDCFE"/>
          <w:sz w:val="21"/>
          <w:szCs w:val="21"/>
        </w:rPr>
        <w:t>đơn</w:t>
      </w:r>
      <w:r w:rsidRPr="009162BE">
        <w:rPr>
          <w:rFonts w:ascii="Consolas" w:hAnsi="Consolas"/>
          <w:color w:val="D4D4D4"/>
          <w:sz w:val="21"/>
          <w:szCs w:val="21"/>
        </w:rPr>
        <w:t xml:space="preserve"> </w:t>
      </w:r>
      <w:r w:rsidRPr="009162BE">
        <w:rPr>
          <w:rFonts w:ascii="Consolas" w:hAnsi="Consolas"/>
          <w:color w:val="9CDCFE"/>
          <w:sz w:val="21"/>
          <w:szCs w:val="21"/>
        </w:rPr>
        <w:t>đặt</w:t>
      </w:r>
      <w:r w:rsidRPr="009162BE">
        <w:rPr>
          <w:rFonts w:ascii="Consolas" w:hAnsi="Consolas"/>
          <w:color w:val="D4D4D4"/>
          <w:sz w:val="21"/>
          <w:szCs w:val="21"/>
        </w:rPr>
        <w:t xml:space="preserve"> </w:t>
      </w:r>
      <w:r w:rsidRPr="009162BE">
        <w:rPr>
          <w:rFonts w:ascii="Consolas" w:hAnsi="Consolas"/>
          <w:color w:val="9CDCFE"/>
          <w:sz w:val="21"/>
          <w:szCs w:val="21"/>
        </w:rPr>
        <w:t>in</w:t>
      </w:r>
      <w:r w:rsidRPr="009162BE">
        <w:rPr>
          <w:rFonts w:ascii="Consolas" w:hAnsi="Consolas"/>
          <w:color w:val="D4D4D4"/>
          <w:sz w:val="21"/>
          <w:szCs w:val="21"/>
        </w:rPr>
        <w:t xml:space="preserve"> </w:t>
      </w:r>
      <w:r w:rsidRPr="009162BE">
        <w:rPr>
          <w:rFonts w:ascii="Consolas" w:hAnsi="Consolas"/>
          <w:color w:val="9CDCFE"/>
          <w:sz w:val="21"/>
          <w:szCs w:val="21"/>
        </w:rPr>
        <w:t>theo</w:t>
      </w:r>
      <w:r w:rsidRPr="009162BE">
        <w:rPr>
          <w:rFonts w:ascii="Consolas" w:hAnsi="Consolas"/>
          <w:color w:val="D4D4D4"/>
          <w:sz w:val="21"/>
          <w:szCs w:val="21"/>
        </w:rPr>
        <w:t xml:space="preserve"> </w:t>
      </w:r>
      <w:r w:rsidRPr="009162BE">
        <w:rPr>
          <w:rFonts w:ascii="Consolas" w:hAnsi="Consolas"/>
          <w:color w:val="9CDCFE"/>
          <w:sz w:val="21"/>
          <w:szCs w:val="21"/>
        </w:rPr>
        <w:t>Nghị</w:t>
      </w:r>
      <w:r w:rsidRPr="009162BE">
        <w:rPr>
          <w:rFonts w:ascii="Consolas" w:hAnsi="Consolas"/>
          <w:color w:val="D4D4D4"/>
          <w:sz w:val="21"/>
          <w:szCs w:val="21"/>
        </w:rPr>
        <w:t xml:space="preserve"> </w:t>
      </w:r>
      <w:r w:rsidRPr="009162BE">
        <w:rPr>
          <w:rFonts w:ascii="Consolas" w:hAnsi="Consolas"/>
          <w:color w:val="9CDCFE"/>
          <w:sz w:val="21"/>
          <w:szCs w:val="21"/>
        </w:rPr>
        <w:t>định</w:t>
      </w:r>
      <w:r w:rsidRPr="009162BE">
        <w:rPr>
          <w:rFonts w:ascii="Consolas" w:hAnsi="Consolas"/>
          <w:color w:val="D4D4D4"/>
          <w:sz w:val="21"/>
          <w:szCs w:val="21"/>
        </w:rPr>
        <w:t xml:space="preserve"> </w:t>
      </w:r>
      <w:r w:rsidRPr="009162BE">
        <w:rPr>
          <w:rFonts w:ascii="Consolas" w:hAnsi="Consolas"/>
          <w:color w:val="B5CEA8"/>
          <w:sz w:val="21"/>
          <w:szCs w:val="21"/>
        </w:rPr>
        <w:t>123</w:t>
      </w:r>
      <w:r w:rsidRPr="009162BE">
        <w:rPr>
          <w:rFonts w:ascii="Consolas" w:hAnsi="Consolas"/>
          <w:color w:val="D4D4D4"/>
          <w:sz w:val="21"/>
          <w:szCs w:val="21"/>
        </w:rPr>
        <w:t>/</w:t>
      </w:r>
      <w:r w:rsidRPr="009162BE">
        <w:rPr>
          <w:rFonts w:ascii="Consolas" w:hAnsi="Consolas"/>
          <w:color w:val="B5CEA8"/>
          <w:sz w:val="21"/>
          <w:szCs w:val="21"/>
        </w:rPr>
        <w:t>2020</w:t>
      </w:r>
      <w:r w:rsidRPr="009162BE">
        <w:rPr>
          <w:rFonts w:ascii="Consolas" w:hAnsi="Consolas"/>
          <w:color w:val="D4D4D4"/>
          <w:sz w:val="21"/>
          <w:szCs w:val="21"/>
        </w:rPr>
        <w:t>/</w:t>
      </w:r>
      <w:r w:rsidRPr="009162BE">
        <w:rPr>
          <w:rFonts w:ascii="Consolas" w:hAnsi="Consolas"/>
          <w:color w:val="9CDCFE"/>
          <w:sz w:val="21"/>
          <w:szCs w:val="21"/>
        </w:rPr>
        <w:t>NĐ</w:t>
      </w:r>
      <w:r w:rsidRPr="009162BE">
        <w:rPr>
          <w:rFonts w:ascii="Consolas" w:hAnsi="Consolas"/>
          <w:color w:val="D4D4D4"/>
          <w:sz w:val="21"/>
          <w:szCs w:val="21"/>
        </w:rPr>
        <w:t>-</w:t>
      </w:r>
      <w:r w:rsidRPr="009162BE">
        <w:rPr>
          <w:rFonts w:ascii="Consolas" w:hAnsi="Consolas"/>
          <w:color w:val="9CDCFE"/>
          <w:sz w:val="21"/>
          <w:szCs w:val="21"/>
        </w:rPr>
        <w:t>CP</w:t>
      </w:r>
      <w:r w:rsidRPr="009162BE">
        <w:rPr>
          <w:rFonts w:ascii="Consolas" w:hAnsi="Consolas"/>
          <w:color w:val="D4D4D4"/>
          <w:sz w:val="21"/>
          <w:szCs w:val="21"/>
        </w:rPr>
        <w:t>)</w:t>
      </w:r>
    </w:p>
    <w:p w:rsidR="009D1437" w:rsidRPr="009162BE" w:rsidP="009D1437" w14:paraId="4598BCE5"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TCTBao</w:t>
      </w:r>
      <w:r w:rsidRPr="009162BE">
        <w:rPr>
          <w:rFonts w:ascii="Consolas" w:hAnsi="Consolas"/>
          <w:color w:val="D4D4D4"/>
          <w:sz w:val="21"/>
          <w:szCs w:val="21"/>
        </w:rPr>
        <w:t>&gt;&lt;/</w:t>
      </w:r>
      <w:r w:rsidRPr="009162BE">
        <w:rPr>
          <w:rFonts w:ascii="Consolas" w:hAnsi="Consolas"/>
          <w:color w:val="9CDCFE"/>
          <w:sz w:val="21"/>
          <w:szCs w:val="21"/>
        </w:rPr>
        <w:t>TCTBao</w:t>
      </w:r>
      <w:r w:rsidRPr="009162BE">
        <w:rPr>
          <w:rFonts w:ascii="Consolas" w:hAnsi="Consolas"/>
          <w:color w:val="D4D4D4"/>
          <w:sz w:val="21"/>
          <w:szCs w:val="21"/>
        </w:rPr>
        <w:t>&gt; *</w:t>
      </w:r>
      <w:r w:rsidRPr="009162BE">
        <w:rPr>
          <w:rFonts w:ascii="Consolas" w:hAnsi="Consolas"/>
          <w:color w:val="6A9955"/>
          <w:sz w:val="21"/>
          <w:szCs w:val="21"/>
        </w:rPr>
        <w:t>//</w:t>
      </w:r>
      <w:r w:rsidRPr="009162BE">
        <w:rPr>
          <w:rFonts w:ascii="Consolas" w:hAnsi="Consolas"/>
          <w:color w:val="6A9955"/>
          <w:sz w:val="21"/>
          <w:szCs w:val="21"/>
        </w:rPr>
        <w:t>Tính</w:t>
      </w:r>
      <w:r w:rsidRPr="009162BE">
        <w:rPr>
          <w:rFonts w:ascii="Consolas" w:hAnsi="Consolas"/>
          <w:color w:val="6A9955"/>
          <w:sz w:val="21"/>
          <w:szCs w:val="21"/>
        </w:rPr>
        <w:t xml:space="preserve"> </w:t>
      </w:r>
      <w:r w:rsidRPr="009162BE">
        <w:rPr>
          <w:rFonts w:ascii="Consolas" w:hAnsi="Consolas"/>
          <w:color w:val="6A9955"/>
          <w:sz w:val="21"/>
          <w:szCs w:val="21"/>
        </w:rPr>
        <w:t>chất</w:t>
      </w:r>
      <w:r w:rsidRPr="009162BE">
        <w:rPr>
          <w:rFonts w:ascii="Consolas" w:hAnsi="Consolas"/>
          <w:color w:val="6A9955"/>
          <w:sz w:val="21"/>
          <w:szCs w:val="21"/>
        </w:rPr>
        <w:t xml:space="preserve"> </w:t>
      </w:r>
      <w:r w:rsidRPr="009162BE">
        <w:rPr>
          <w:rFonts w:ascii="Consolas" w:hAnsi="Consolas"/>
          <w:color w:val="6A9955"/>
          <w:sz w:val="21"/>
          <w:szCs w:val="21"/>
        </w:rPr>
        <w:t>thông</w:t>
      </w:r>
      <w:r w:rsidRPr="009162BE">
        <w:rPr>
          <w:rFonts w:ascii="Consolas" w:hAnsi="Consolas"/>
          <w:color w:val="6A9955"/>
          <w:sz w:val="21"/>
          <w:szCs w:val="21"/>
        </w:rPr>
        <w:t xml:space="preserve"> </w:t>
      </w:r>
      <w:r w:rsidRPr="009162BE">
        <w:rPr>
          <w:rFonts w:ascii="Consolas" w:hAnsi="Consolas"/>
          <w:color w:val="6A9955"/>
          <w:sz w:val="21"/>
          <w:szCs w:val="21"/>
        </w:rPr>
        <w:t>báo</w:t>
      </w:r>
      <w:r w:rsidRPr="009162BE">
        <w:rPr>
          <w:rFonts w:ascii="Consolas" w:hAnsi="Consolas"/>
          <w:color w:val="6A9955"/>
          <w:sz w:val="21"/>
          <w:szCs w:val="21"/>
        </w:rPr>
        <w:t xml:space="preserve"> (1: </w:t>
      </w:r>
      <w:r w:rsidRPr="009162BE">
        <w:rPr>
          <w:rFonts w:ascii="Consolas" w:hAnsi="Consolas"/>
          <w:color w:val="6A9955"/>
          <w:sz w:val="21"/>
          <w:szCs w:val="21"/>
        </w:rPr>
        <w:t>Hủy</w:t>
      </w:r>
      <w:r w:rsidRPr="009162BE">
        <w:rPr>
          <w:rFonts w:ascii="Consolas" w:hAnsi="Consolas"/>
          <w:color w:val="6A9955"/>
          <w:sz w:val="21"/>
          <w:szCs w:val="21"/>
        </w:rPr>
        <w:t xml:space="preserve">; 2: </w:t>
      </w:r>
      <w:r w:rsidRPr="009162BE">
        <w:rPr>
          <w:rFonts w:ascii="Consolas" w:hAnsi="Consolas"/>
          <w:color w:val="6A9955"/>
          <w:sz w:val="21"/>
          <w:szCs w:val="21"/>
        </w:rPr>
        <w:t>Điều</w:t>
      </w:r>
      <w:r w:rsidRPr="009162BE">
        <w:rPr>
          <w:rFonts w:ascii="Consolas" w:hAnsi="Consolas"/>
          <w:color w:val="6A9955"/>
          <w:sz w:val="21"/>
          <w:szCs w:val="21"/>
        </w:rPr>
        <w:t xml:space="preserve"> </w:t>
      </w:r>
      <w:r w:rsidRPr="009162BE">
        <w:rPr>
          <w:rFonts w:ascii="Consolas" w:hAnsi="Consolas"/>
          <w:color w:val="6A9955"/>
          <w:sz w:val="21"/>
          <w:szCs w:val="21"/>
        </w:rPr>
        <w:t>chỉnh</w:t>
      </w:r>
      <w:r w:rsidRPr="009162BE">
        <w:rPr>
          <w:rFonts w:ascii="Consolas" w:hAnsi="Consolas"/>
          <w:color w:val="6A9955"/>
          <w:sz w:val="21"/>
          <w:szCs w:val="21"/>
        </w:rPr>
        <w:t xml:space="preserve">; 3: Thay </w:t>
      </w:r>
      <w:r w:rsidRPr="009162BE">
        <w:rPr>
          <w:rFonts w:ascii="Consolas" w:hAnsi="Consolas"/>
          <w:color w:val="6A9955"/>
          <w:sz w:val="21"/>
          <w:szCs w:val="21"/>
        </w:rPr>
        <w:t>thế</w:t>
      </w:r>
      <w:r w:rsidRPr="009162BE">
        <w:rPr>
          <w:rFonts w:ascii="Consolas" w:hAnsi="Consolas"/>
          <w:color w:val="6A9955"/>
          <w:sz w:val="21"/>
          <w:szCs w:val="21"/>
        </w:rPr>
        <w:t xml:space="preserve">; 4: Giải </w:t>
      </w:r>
      <w:r w:rsidRPr="009162BE">
        <w:rPr>
          <w:rFonts w:ascii="Consolas" w:hAnsi="Consolas"/>
          <w:color w:val="6A9955"/>
          <w:sz w:val="21"/>
          <w:szCs w:val="21"/>
        </w:rPr>
        <w:t>trình</w:t>
      </w:r>
      <w:r w:rsidRPr="009162BE">
        <w:rPr>
          <w:rFonts w:ascii="Consolas" w:hAnsi="Consolas"/>
          <w:color w:val="6A9955"/>
          <w:sz w:val="21"/>
          <w:szCs w:val="21"/>
        </w:rPr>
        <w:t>)</w:t>
      </w:r>
    </w:p>
    <w:p w:rsidR="009D1437" w:rsidRPr="009162BE" w:rsidP="009D1437" w14:paraId="0F93661A"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LDo</w:t>
      </w:r>
      <w:r w:rsidRPr="009162BE">
        <w:rPr>
          <w:rFonts w:ascii="Consolas" w:hAnsi="Consolas"/>
          <w:color w:val="D4D4D4"/>
          <w:sz w:val="21"/>
          <w:szCs w:val="21"/>
        </w:rPr>
        <w:t>&gt;&lt;/</w:t>
      </w:r>
      <w:r w:rsidRPr="009162BE">
        <w:rPr>
          <w:rFonts w:ascii="Consolas" w:hAnsi="Consolas"/>
          <w:color w:val="9CDCFE"/>
          <w:sz w:val="21"/>
          <w:szCs w:val="21"/>
        </w:rPr>
        <w:t>LDo</w:t>
      </w:r>
      <w:r w:rsidRPr="009162BE">
        <w:rPr>
          <w:rFonts w:ascii="Consolas" w:hAnsi="Consolas"/>
          <w:color w:val="D4D4D4"/>
          <w:sz w:val="21"/>
          <w:szCs w:val="21"/>
        </w:rPr>
        <w:t xml:space="preserve">&gt; </w:t>
      </w:r>
      <w:r w:rsidRPr="009162BE">
        <w:rPr>
          <w:rFonts w:ascii="Consolas" w:hAnsi="Consolas"/>
          <w:color w:val="6A9955"/>
          <w:sz w:val="21"/>
          <w:szCs w:val="21"/>
        </w:rPr>
        <w:t>//Lý do</w:t>
      </w:r>
    </w:p>
    <w:p w:rsidR="009D1437" w:rsidRPr="009162BE" w:rsidP="009D1437" w14:paraId="24C0B3D0"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Fkey</w:t>
      </w:r>
      <w:r w:rsidRPr="009162BE">
        <w:rPr>
          <w:rFonts w:ascii="Consolas" w:hAnsi="Consolas"/>
          <w:color w:val="D4D4D4"/>
          <w:sz w:val="21"/>
          <w:szCs w:val="21"/>
        </w:rPr>
        <w:t>&gt;&lt;/</w:t>
      </w:r>
      <w:r w:rsidRPr="009162BE">
        <w:rPr>
          <w:rFonts w:ascii="Consolas" w:hAnsi="Consolas"/>
          <w:color w:val="9CDCFE"/>
          <w:sz w:val="21"/>
          <w:szCs w:val="21"/>
        </w:rPr>
        <w:t>Fkey</w:t>
      </w:r>
      <w:r w:rsidRPr="009162BE">
        <w:rPr>
          <w:rFonts w:ascii="Consolas" w:hAnsi="Consolas"/>
          <w:color w:val="D4D4D4"/>
          <w:sz w:val="21"/>
          <w:szCs w:val="21"/>
        </w:rPr>
        <w:t>&gt;</w:t>
      </w:r>
    </w:p>
    <w:p w:rsidR="009D1437" w:rsidRPr="009162BE" w:rsidP="009D1437" w14:paraId="0FBEE72A"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HDon</w:t>
      </w:r>
      <w:r w:rsidRPr="009162BE">
        <w:rPr>
          <w:rFonts w:ascii="Consolas" w:hAnsi="Consolas"/>
          <w:color w:val="D4D4D4"/>
          <w:sz w:val="21"/>
          <w:szCs w:val="21"/>
        </w:rPr>
        <w:t>&gt;</w:t>
      </w:r>
    </w:p>
    <w:p w:rsidR="009D1437" w:rsidRPr="009162BE" w:rsidP="009D1437" w14:paraId="29B6FD5E"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DSHDon</w:t>
      </w:r>
      <w:r w:rsidRPr="009162BE">
        <w:rPr>
          <w:rFonts w:ascii="Consolas" w:hAnsi="Consolas"/>
          <w:color w:val="D4D4D4"/>
          <w:sz w:val="21"/>
          <w:szCs w:val="21"/>
        </w:rPr>
        <w:t>&gt;</w:t>
      </w:r>
    </w:p>
    <w:p w:rsidR="009D1437" w:rsidRPr="009162BE" w:rsidP="009D1437" w14:paraId="6C22C115"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&lt;/</w:t>
      </w:r>
      <w:r w:rsidRPr="009162BE">
        <w:rPr>
          <w:rFonts w:ascii="Consolas" w:hAnsi="Consolas"/>
          <w:color w:val="9CDCFE"/>
          <w:sz w:val="21"/>
          <w:szCs w:val="21"/>
        </w:rPr>
        <w:t>DLTBao</w:t>
      </w:r>
      <w:r w:rsidRPr="009162BE">
        <w:rPr>
          <w:rFonts w:ascii="Consolas" w:hAnsi="Consolas"/>
          <w:color w:val="D4D4D4"/>
          <w:sz w:val="21"/>
          <w:szCs w:val="21"/>
        </w:rPr>
        <w:t>&gt;</w:t>
      </w:r>
    </w:p>
    <w:p w:rsidR="009D1437" w:rsidRPr="00193CC8" w:rsidP="009D1437" w14:paraId="0C563CD7" w14:textId="77777777">
      <w:pPr>
        <w:shd w:val="clear" w:color="auto" w:fill="FFFFFF"/>
        <w:rPr>
          <w:rFonts w:ascii="Courier New" w:hAnsi="Courier New" w:cs="Courier New"/>
          <w:b/>
          <w:bCs/>
          <w:color w:val="000000"/>
          <w:sz w:val="20"/>
          <w:szCs w:val="20"/>
        </w:rPr>
      </w:pPr>
    </w:p>
    <w:p w:rsidR="009D1437" w:rsidP="00C35F19" w14:paraId="6368C178" w14:textId="77777777">
      <w:pPr>
        <w:pStyle w:val="Heading3"/>
      </w:pPr>
      <w:bookmarkStart w:id="12" w:name="_Toc106724513"/>
      <w:r>
        <w:t>Lấy</w:t>
      </w:r>
      <w:r>
        <w:t xml:space="preserve"> </w:t>
      </w:r>
      <w:r>
        <w:t>giá</w:t>
      </w:r>
      <w:r>
        <w:t xml:space="preserve"> </w:t>
      </w:r>
      <w:r>
        <w:t>trị</w:t>
      </w:r>
      <w:r>
        <w:t xml:space="preserve"> Hash </w:t>
      </w:r>
      <w:r>
        <w:t>cho</w:t>
      </w:r>
      <w:r>
        <w:t xml:space="preserve"> </w:t>
      </w:r>
      <w:r>
        <w:t>gửi</w:t>
      </w:r>
      <w:r>
        <w:t xml:space="preserve"> </w:t>
      </w:r>
      <w:r>
        <w:t>thông</w:t>
      </w:r>
      <w:r>
        <w:t xml:space="preserve"> </w:t>
      </w:r>
      <w:r>
        <w:t>điệp</w:t>
      </w:r>
      <w:r>
        <w:t xml:space="preserve"> </w:t>
      </w:r>
      <w:r>
        <w:t>hóa</w:t>
      </w:r>
      <w:r>
        <w:t xml:space="preserve"> </w:t>
      </w:r>
      <w:r>
        <w:t>đơn</w:t>
      </w:r>
      <w:r>
        <w:t xml:space="preserve"> </w:t>
      </w:r>
      <w:r>
        <w:t>có</w:t>
      </w:r>
      <w:r>
        <w:t xml:space="preserve"> </w:t>
      </w:r>
      <w:r>
        <w:t>sai</w:t>
      </w:r>
      <w:r>
        <w:t xml:space="preserve"> </w:t>
      </w:r>
      <w:r>
        <w:t>sót</w:t>
      </w:r>
      <w:r>
        <w:t xml:space="preserve"> </w:t>
      </w:r>
      <w:r>
        <w:t>bằng</w:t>
      </w:r>
      <w:r>
        <w:t xml:space="preserve"> token ( </w:t>
      </w:r>
      <w:r>
        <w:t>bước</w:t>
      </w:r>
      <w:r>
        <w:t xml:space="preserve"> 1)</w:t>
      </w:r>
      <w:bookmarkEnd w:id="12"/>
    </w:p>
    <w:p w:rsidR="009D1437" w:rsidRPr="00593BE8" w:rsidP="009D1437" w14:paraId="44D30FBB" w14:textId="77777777">
      <w:pPr>
        <w:pStyle w:val="N"/>
      </w:pPr>
      <w:r w:rsidRPr="00593BE8">
        <w:t>URL</w:t>
      </w:r>
    </w:p>
    <w:p w:rsidR="009D1437" w:rsidP="009D1437" w14:paraId="700F4B6D" w14:textId="77777777">
      <w:pPr>
        <w:pStyle w:val="N"/>
      </w:pPr>
      <w:r>
        <w:tab/>
      </w:r>
      <w:r w:rsidRPr="00007702">
        <w:t xml:space="preserve"> </w:t>
      </w:r>
      <w:r>
        <w:t>s</w:t>
      </w:r>
      <w:r w:rsidRPr="00EB3AC8">
        <w:t xml:space="preserve">tring </w:t>
      </w:r>
      <w:r w:rsidRPr="002D0A4F">
        <w:rPr>
          <w:b/>
        </w:rPr>
        <w:t>GetHashInvNoticeErrors</w:t>
      </w:r>
      <w:r w:rsidRPr="00A0628B">
        <w:t>(</w:t>
      </w:r>
      <w:r w:rsidRPr="00951FEF">
        <w:t>string Account, string ACpass, string xml, string username, string password, string pattern = "", int convert = 0</w:t>
      </w:r>
      <w:r w:rsidRPr="00A0628B">
        <w:t>)</w:t>
      </w:r>
    </w:p>
    <w:p w:rsidR="009D1437" w:rsidRPr="00593BE8" w:rsidP="009D1437" w14:paraId="15CD9447" w14:textId="77777777">
      <w:pPr>
        <w:pStyle w:val="N"/>
      </w:pPr>
      <w:r w:rsidRPr="00593BE8">
        <w:t>DESCRIPTION</w:t>
      </w:r>
    </w:p>
    <w:p w:rsidR="009D1437" w:rsidRPr="007C1EEB" w:rsidP="009D1437" w14:paraId="0ABE2F0E" w14:textId="77777777">
      <w:pPr>
        <w:pStyle w:val="N"/>
      </w:pPr>
      <w:r>
        <w:tab/>
      </w:r>
      <w:r>
        <w:tab/>
        <w:t>Đây là web service cho phép gửi thông điệp hóa đơn điện tử có sai sót với các hệ thống sử dụng token, thực hiện truyền dữ liệu hóa đơn và lấy giá trị hash value để ký số bằng token ở client.</w:t>
      </w:r>
    </w:p>
    <w:p w:rsidR="009D1437" w:rsidRPr="00007702" w:rsidP="009D1437" w14:paraId="3D1FD599" w14:textId="77777777">
      <w:pPr>
        <w:pStyle w:val="N"/>
      </w:pPr>
      <w:r w:rsidRPr="00663B3E">
        <w:t>HTTP METHOD</w:t>
      </w:r>
    </w:p>
    <w:p w:rsidR="009D1437" w:rsidRPr="00007702" w:rsidP="009D1437" w14:paraId="09521A30" w14:textId="77777777">
      <w:pPr>
        <w:pStyle w:val="N"/>
        <w:rPr>
          <w:b/>
        </w:rPr>
      </w:pPr>
      <w:r w:rsidRPr="00610AFD">
        <w:tab/>
      </w:r>
      <w:r w:rsidRPr="00610AFD">
        <w:tab/>
        <w:t>POST</w:t>
      </w:r>
    </w:p>
    <w:p w:rsidR="009D1437" w:rsidRPr="00610AFD" w:rsidP="009D1437" w14:paraId="2DC3617B" w14:textId="77777777">
      <w:pPr>
        <w:pStyle w:val="N"/>
      </w:pPr>
      <w:r w:rsidRPr="00610AFD">
        <w:t>REQUEST BODY</w:t>
      </w:r>
    </w:p>
    <w:p w:rsidR="009D1437" w:rsidRPr="009372AD" w:rsidP="009D1437" w14:paraId="3B7F6E72" w14:textId="77777777">
      <w:pPr>
        <w:pStyle w:val="ListParagraph"/>
        <w:numPr>
          <w:ilvl w:val="0"/>
          <w:numId w:val="3"/>
        </w:numPr>
        <w:spacing w:after="0" w:line="360" w:lineRule="auto"/>
        <w:jc w:val="both"/>
        <w:rPr>
          <w:rFonts w:eastAsia="Calibri"/>
          <w:b/>
          <w:u w:val="single"/>
        </w:rPr>
      </w:pPr>
      <w:r>
        <w:rPr>
          <w:rFonts w:eastAsia="Calibri"/>
          <w:b/>
        </w:rPr>
        <w:t>Account/</w:t>
      </w:r>
      <w:r>
        <w:rPr>
          <w:rFonts w:eastAsia="Calibri"/>
          <w:b/>
        </w:rPr>
        <w:t>ACPass</w:t>
      </w:r>
      <w:r w:rsidRPr="009372AD">
        <w:rPr>
          <w:rFonts w:eastAsia="Calibri"/>
          <w:b/>
        </w:rPr>
        <w:t xml:space="preserve">:  </w:t>
      </w:r>
      <w:r w:rsidRPr="009372AD">
        <w:rPr>
          <w:rFonts w:eastAsia="Calibri"/>
        </w:rPr>
        <w:t xml:space="preserve">Tài </w:t>
      </w:r>
      <w:r w:rsidRPr="009372AD">
        <w:rPr>
          <w:rFonts w:eastAsia="Calibri"/>
        </w:rPr>
        <w:t>khoản</w:t>
      </w:r>
      <w:r w:rsidRPr="009372AD">
        <w:rPr>
          <w:rFonts w:eastAsia="Calibri"/>
        </w:rPr>
        <w:t xml:space="preserve"> </w:t>
      </w:r>
      <w:r w:rsidRPr="009372AD">
        <w:rPr>
          <w:rFonts w:eastAsia="Calibri"/>
        </w:rPr>
        <w:t>được</w:t>
      </w:r>
      <w:r w:rsidRPr="009372AD">
        <w:rPr>
          <w:rFonts w:eastAsia="Calibri"/>
        </w:rPr>
        <w:t xml:space="preserve"> </w:t>
      </w:r>
      <w:r w:rsidRPr="009372AD">
        <w:rPr>
          <w:rFonts w:eastAsia="Calibri"/>
        </w:rPr>
        <w:t>cấp</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cho</w:t>
      </w:r>
      <w:r w:rsidRPr="009372AD">
        <w:rPr>
          <w:rFonts w:eastAsia="Calibri"/>
        </w:rPr>
        <w:t xml:space="preserve"> </w:t>
      </w:r>
      <w:r w:rsidRPr="009372AD">
        <w:rPr>
          <w:rFonts w:eastAsia="Calibri"/>
        </w:rPr>
        <w:t>nhân</w:t>
      </w:r>
      <w:r w:rsidRPr="009372AD">
        <w:rPr>
          <w:rFonts w:eastAsia="Calibri"/>
        </w:rPr>
        <w:t xml:space="preserve"> </w:t>
      </w:r>
      <w:r w:rsidRPr="009372AD">
        <w:rPr>
          <w:rFonts w:eastAsia="Calibri"/>
        </w:rPr>
        <w:t>viên</w:t>
      </w:r>
      <w:r w:rsidRPr="009372AD">
        <w:rPr>
          <w:rFonts w:eastAsia="Calibri"/>
        </w:rPr>
        <w:t xml:space="preserve"> </w:t>
      </w:r>
      <w:r w:rsidRPr="009372AD">
        <w:rPr>
          <w:rFonts w:eastAsia="Calibri"/>
        </w:rPr>
        <w:t>gọi</w:t>
      </w:r>
      <w:r w:rsidRPr="009372AD">
        <w:rPr>
          <w:rFonts w:eastAsia="Calibri"/>
        </w:rPr>
        <w:t xml:space="preserve"> </w:t>
      </w:r>
      <w:r w:rsidRPr="009372AD">
        <w:rPr>
          <w:rFonts w:eastAsia="Calibri"/>
        </w:rPr>
        <w:t>lệnh</w:t>
      </w:r>
      <w:r w:rsidRPr="009372AD">
        <w:rPr>
          <w:rFonts w:eastAsia="Calibri"/>
        </w:rPr>
        <w:t xml:space="preserve"> </w:t>
      </w:r>
      <w:r>
        <w:rPr>
          <w:rFonts w:eastAsia="Calibri"/>
        </w:rPr>
        <w:t>gửi</w:t>
      </w:r>
      <w:r>
        <w:rPr>
          <w:rFonts w:eastAsia="Calibri"/>
        </w:rPr>
        <w:t xml:space="preserve"> </w:t>
      </w:r>
      <w:r>
        <w:rPr>
          <w:rFonts w:eastAsia="Calibri"/>
        </w:rPr>
        <w:t>thông</w:t>
      </w:r>
      <w:r>
        <w:rPr>
          <w:rFonts w:eastAsia="Calibri"/>
        </w:rPr>
        <w:t xml:space="preserve"> </w:t>
      </w:r>
      <w:r>
        <w:rPr>
          <w:rFonts w:eastAsia="Calibri"/>
        </w:rPr>
        <w:t>điệp</w:t>
      </w:r>
      <w:r>
        <w:rPr>
          <w:rFonts w:eastAsia="Calibri"/>
        </w:rPr>
        <w:t>.</w:t>
      </w:r>
    </w:p>
    <w:p w:rsidR="009D1437" w:rsidRPr="00076E1C" w:rsidP="009D1437" w14:paraId="22BCDF30" w14:textId="7777777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w:t>
      </w:r>
      <w:r w:rsidRPr="009372AD">
        <w:rPr>
          <w:rFonts w:eastAsia="Calibri"/>
        </w:rPr>
        <w:t>khoản</w:t>
      </w:r>
      <w:r w:rsidRPr="009372AD">
        <w:rPr>
          <w:rFonts w:eastAsia="Calibri"/>
        </w:rPr>
        <w:t xml:space="preserve"> </w:t>
      </w:r>
      <w:r w:rsidRPr="009372AD">
        <w:rPr>
          <w:rFonts w:eastAsia="Calibri"/>
        </w:rPr>
        <w:t>được</w:t>
      </w:r>
      <w:r w:rsidRPr="009372AD">
        <w:rPr>
          <w:rFonts w:eastAsia="Calibri"/>
        </w:rPr>
        <w:t xml:space="preserve"> </w:t>
      </w:r>
      <w:r w:rsidRPr="009372AD">
        <w:rPr>
          <w:rFonts w:eastAsia="Calibri"/>
        </w:rPr>
        <w:t>cấp</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cho</w:t>
      </w:r>
      <w:r w:rsidRPr="009372AD">
        <w:rPr>
          <w:rFonts w:eastAsia="Calibri"/>
        </w:rPr>
        <w:t xml:space="preserve"> </w:t>
      </w:r>
      <w:r w:rsidRPr="009372AD">
        <w:rPr>
          <w:rFonts w:eastAsia="Calibri"/>
        </w:rPr>
        <w:t>khách</w:t>
      </w:r>
      <w:r w:rsidRPr="009372AD">
        <w:rPr>
          <w:rFonts w:eastAsia="Calibri"/>
        </w:rPr>
        <w:t xml:space="preserve"> </w:t>
      </w:r>
      <w:r w:rsidRPr="009372AD">
        <w:rPr>
          <w:rFonts w:eastAsia="Calibri"/>
        </w:rPr>
        <w:t>hàng</w:t>
      </w:r>
      <w:r w:rsidRPr="009372AD">
        <w:rPr>
          <w:rFonts w:eastAsia="Calibri"/>
        </w:rPr>
        <w:t xml:space="preserve"> </w:t>
      </w:r>
      <w:r w:rsidRPr="009372AD">
        <w:rPr>
          <w:rFonts w:eastAsia="Calibri"/>
        </w:rPr>
        <w:t>để</w:t>
      </w:r>
      <w:r w:rsidRPr="009372AD">
        <w:rPr>
          <w:rFonts w:eastAsia="Calibri"/>
        </w:rPr>
        <w:t xml:space="preserve"> </w:t>
      </w:r>
      <w:r w:rsidRPr="009372AD">
        <w:rPr>
          <w:rFonts w:eastAsia="Calibri"/>
        </w:rPr>
        <w:t>gọi</w:t>
      </w:r>
      <w:r w:rsidRPr="009372AD">
        <w:rPr>
          <w:rFonts w:eastAsia="Calibri"/>
        </w:rPr>
        <w:t xml:space="preserve"> </w:t>
      </w:r>
      <w:r>
        <w:rPr>
          <w:rFonts w:eastAsia="Calibri"/>
        </w:rPr>
        <w:t>đến</w:t>
      </w:r>
      <w:r>
        <w:rPr>
          <w:rFonts w:eastAsia="Calibri"/>
        </w:rPr>
        <w:t xml:space="preserve"> webservice (</w:t>
      </w:r>
      <w:r>
        <w:rPr>
          <w:rFonts w:eastAsia="Calibri"/>
        </w:rPr>
        <w:t>tài</w:t>
      </w:r>
      <w:r>
        <w:rPr>
          <w:rFonts w:eastAsia="Calibri"/>
        </w:rPr>
        <w:t xml:space="preserve"> </w:t>
      </w:r>
      <w:r>
        <w:rPr>
          <w:rFonts w:eastAsia="Calibri"/>
        </w:rPr>
        <w:t>khoản</w:t>
      </w:r>
      <w:r>
        <w:rPr>
          <w:rFonts w:eastAsia="Calibri"/>
        </w:rPr>
        <w:t xml:space="preserve"> </w:t>
      </w:r>
      <w:r>
        <w:rPr>
          <w:rFonts w:eastAsia="Calibri"/>
        </w:rPr>
        <w:t>có</w:t>
      </w:r>
      <w:r>
        <w:rPr>
          <w:rFonts w:eastAsia="Calibri"/>
        </w:rPr>
        <w:t xml:space="preserve"> </w:t>
      </w:r>
      <w:r>
        <w:rPr>
          <w:rFonts w:eastAsia="Calibri"/>
        </w:rPr>
        <w:t>quyền</w:t>
      </w:r>
      <w:r>
        <w:rPr>
          <w:rFonts w:eastAsia="Calibri"/>
        </w:rPr>
        <w:t xml:space="preserve"> </w:t>
      </w:r>
      <w:r>
        <w:rPr>
          <w:rFonts w:eastAsia="Calibri"/>
        </w:rPr>
        <w:t>ServiceRole</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r>
        <w:rPr>
          <w:rFonts w:eastAsia="Calibri"/>
        </w:rPr>
        <w:t>)</w:t>
      </w:r>
      <w:r w:rsidRPr="009372AD">
        <w:rPr>
          <w:rFonts w:eastAsia="Calibri"/>
        </w:rPr>
        <w:t>.</w:t>
      </w:r>
    </w:p>
    <w:p w:rsidR="009D1437" w:rsidRPr="005A1839" w:rsidP="009D1437" w14:paraId="42CAEAC3" w14:textId="77777777">
      <w:pPr>
        <w:pStyle w:val="ListParagraph"/>
        <w:numPr>
          <w:ilvl w:val="0"/>
          <w:numId w:val="2"/>
        </w:numPr>
        <w:spacing w:after="0" w:line="360" w:lineRule="auto"/>
        <w:ind w:left="1080"/>
        <w:jc w:val="both"/>
        <w:rPr>
          <w:rFonts w:eastAsia="Calibri"/>
          <w:b/>
          <w:u w:val="single"/>
        </w:rPr>
      </w:pPr>
      <w:r w:rsidRPr="00B21083">
        <w:rPr>
          <w:b/>
          <w:color w:val="000000"/>
        </w:rPr>
        <w:t>xml</w:t>
      </w:r>
      <w:r w:rsidRPr="00076E1C">
        <w:rPr>
          <w:color w:val="000000"/>
        </w:rPr>
        <w:t xml:space="preserve">: </w:t>
      </w:r>
      <w:r w:rsidRPr="00076E1C">
        <w:rPr>
          <w:color w:val="000000"/>
        </w:rPr>
        <w:t>chuỗi</w:t>
      </w:r>
      <w:r w:rsidRPr="00076E1C">
        <w:rPr>
          <w:color w:val="000000"/>
        </w:rPr>
        <w:t xml:space="preserve"> xml </w:t>
      </w:r>
      <w:r>
        <w:rPr>
          <w:color w:val="000000"/>
        </w:rPr>
        <w:t>thông</w:t>
      </w:r>
      <w:r>
        <w:rPr>
          <w:color w:val="000000"/>
        </w:rPr>
        <w:t xml:space="preserve"> </w:t>
      </w:r>
      <w:r>
        <w:rPr>
          <w:color w:val="000000"/>
        </w:rPr>
        <w:t>điệp</w:t>
      </w:r>
      <w:r>
        <w:rPr>
          <w:color w:val="000000"/>
        </w:rPr>
        <w:t xml:space="preserve"> </w:t>
      </w:r>
      <w:r>
        <w:rPr>
          <w:color w:val="000000"/>
        </w:rPr>
        <w:t>hóa</w:t>
      </w:r>
      <w:r>
        <w:rPr>
          <w:color w:val="000000"/>
        </w:rPr>
        <w:t xml:space="preserve"> </w:t>
      </w:r>
      <w:r>
        <w:rPr>
          <w:color w:val="000000"/>
        </w:rPr>
        <w:t>đơn</w:t>
      </w:r>
      <w:r>
        <w:rPr>
          <w:color w:val="000000"/>
        </w:rPr>
        <w:t xml:space="preserve"> </w:t>
      </w:r>
      <w:r>
        <w:rPr>
          <w:color w:val="000000"/>
        </w:rPr>
        <w:t>điện</w:t>
      </w:r>
      <w:r>
        <w:rPr>
          <w:color w:val="000000"/>
        </w:rPr>
        <w:t xml:space="preserve"> </w:t>
      </w:r>
      <w:r>
        <w:rPr>
          <w:color w:val="000000"/>
        </w:rPr>
        <w:t>tử</w:t>
      </w:r>
      <w:r>
        <w:rPr>
          <w:color w:val="000000"/>
        </w:rPr>
        <w:t xml:space="preserve"> </w:t>
      </w:r>
      <w:r>
        <w:rPr>
          <w:color w:val="000000"/>
        </w:rPr>
        <w:t>có</w:t>
      </w:r>
      <w:r>
        <w:rPr>
          <w:color w:val="000000"/>
        </w:rPr>
        <w:t xml:space="preserve"> </w:t>
      </w:r>
      <w:r>
        <w:rPr>
          <w:color w:val="000000"/>
        </w:rPr>
        <w:t>sai</w:t>
      </w:r>
      <w:r>
        <w:rPr>
          <w:color w:val="000000"/>
        </w:rPr>
        <w:t xml:space="preserve"> </w:t>
      </w:r>
      <w:r>
        <w:rPr>
          <w:color w:val="000000"/>
        </w:rPr>
        <w:t>sót</w:t>
      </w:r>
      <w:r w:rsidRPr="00076E1C">
        <w:rPr>
          <w:color w:val="000000"/>
        </w:rPr>
        <w:t xml:space="preserve"> (</w:t>
      </w:r>
      <w:r w:rsidRPr="00076E1C">
        <w:rPr>
          <w:color w:val="000000"/>
        </w:rPr>
        <w:t>theo</w:t>
      </w:r>
      <w:r w:rsidRPr="00076E1C">
        <w:rPr>
          <w:color w:val="000000"/>
        </w:rPr>
        <w:t xml:space="preserve"> </w:t>
      </w:r>
      <w:r w:rsidRPr="00076E1C">
        <w:rPr>
          <w:color w:val="000000"/>
        </w:rPr>
        <w:t>mẫ</w:t>
      </w:r>
      <w:r>
        <w:rPr>
          <w:color w:val="000000"/>
        </w:rPr>
        <w:t>u</w:t>
      </w:r>
      <w:r>
        <w:rPr>
          <w:color w:val="000000"/>
        </w:rPr>
        <w:t xml:space="preserve"> </w:t>
      </w:r>
      <w:r>
        <w:rPr>
          <w:color w:val="000000"/>
        </w:rPr>
        <w:t>mô</w:t>
      </w:r>
      <w:r>
        <w:rPr>
          <w:color w:val="000000"/>
        </w:rPr>
        <w:t xml:space="preserve"> </w:t>
      </w:r>
      <w:r>
        <w:rPr>
          <w:color w:val="000000"/>
        </w:rPr>
        <w:t>tả</w:t>
      </w:r>
      <w:r>
        <w:rPr>
          <w:color w:val="000000"/>
        </w:rPr>
        <w:t xml:space="preserve"> </w:t>
      </w:r>
      <w:r>
        <w:rPr>
          <w:color w:val="000000"/>
        </w:rPr>
        <w:t>kèm</w:t>
      </w:r>
      <w:r>
        <w:rPr>
          <w:color w:val="000000"/>
        </w:rPr>
        <w:t xml:space="preserve"> </w:t>
      </w:r>
      <w:r>
        <w:rPr>
          <w:color w:val="000000"/>
        </w:rPr>
        <w:t>theo</w:t>
      </w:r>
      <w:r w:rsidRPr="00076E1C">
        <w:rPr>
          <w:color w:val="000000"/>
        </w:rPr>
        <w:t>)</w:t>
      </w:r>
      <w:r>
        <w:rPr>
          <w:rFonts w:eastAsia="Calibri"/>
          <w:b/>
          <w:u w:val="single"/>
        </w:rPr>
        <w:t xml:space="preserve">    </w:t>
      </w:r>
    </w:p>
    <w:p w:rsidR="009D1437" w:rsidRPr="005A1839" w:rsidP="009D1437" w14:paraId="7D9D08C3" w14:textId="77777777">
      <w:pPr>
        <w:pStyle w:val="ListParagraph"/>
        <w:numPr>
          <w:ilvl w:val="0"/>
          <w:numId w:val="2"/>
        </w:numPr>
        <w:spacing w:after="0" w:line="360" w:lineRule="auto"/>
        <w:ind w:left="1080"/>
        <w:jc w:val="both"/>
        <w:rPr>
          <w:rFonts w:eastAsia="Calibri"/>
          <w:b/>
          <w:u w:val="single"/>
        </w:rPr>
      </w:pPr>
      <w:r w:rsidRPr="005A1839">
        <w:rPr>
          <w:b/>
          <w:color w:val="000000"/>
          <w:highlight w:val="white"/>
        </w:rPr>
        <w:t>pattern</w:t>
      </w:r>
      <w:r w:rsidRPr="005A1839">
        <w:rPr>
          <w:color w:val="000000"/>
        </w:rPr>
        <w:t xml:space="preserve">: </w:t>
      </w:r>
      <w:r w:rsidRPr="005A1839">
        <w:rPr>
          <w:color w:val="000000"/>
        </w:rPr>
        <w:t>mẫu</w:t>
      </w:r>
      <w:r w:rsidRPr="005A1839">
        <w:rPr>
          <w:color w:val="000000"/>
        </w:rPr>
        <w:t xml:space="preserve"> </w:t>
      </w:r>
      <w:r w:rsidRPr="005A1839">
        <w:rPr>
          <w:color w:val="000000"/>
        </w:rPr>
        <w:t>số</w:t>
      </w:r>
      <w:r>
        <w:rPr>
          <w:color w:val="000000"/>
        </w:rPr>
        <w:t xml:space="preserve"> </w:t>
      </w:r>
      <w:r>
        <w:rPr>
          <w:color w:val="000000"/>
        </w:rPr>
        <w:t>hóa</w:t>
      </w:r>
      <w:r>
        <w:rPr>
          <w:color w:val="000000"/>
        </w:rPr>
        <w:t xml:space="preserve"> </w:t>
      </w:r>
      <w:r>
        <w:rPr>
          <w:color w:val="000000"/>
        </w:rPr>
        <w:t>đơn</w:t>
      </w:r>
    </w:p>
    <w:p w:rsidR="009D1437" w:rsidRPr="00E009AD" w:rsidP="009D1437" w14:paraId="0C661D73" w14:textId="77777777">
      <w:pPr>
        <w:pStyle w:val="ListParagraph"/>
        <w:numPr>
          <w:ilvl w:val="0"/>
          <w:numId w:val="2"/>
        </w:numPr>
        <w:spacing w:after="0" w:line="360" w:lineRule="auto"/>
        <w:ind w:left="1080"/>
        <w:jc w:val="both"/>
        <w:rPr>
          <w:rFonts w:eastAsia="Calibri"/>
          <w:b/>
        </w:rPr>
      </w:pPr>
      <w:r w:rsidRPr="00494FBD">
        <w:rPr>
          <w:b/>
          <w:color w:val="000000"/>
        </w:rPr>
        <w:t>convert</w:t>
      </w:r>
      <w:r w:rsidRPr="00494FBD">
        <w:rPr>
          <w:color w:val="000000"/>
        </w:rPr>
        <w:t xml:space="preserve">: </w:t>
      </w:r>
      <w:r w:rsidRPr="009372AD">
        <w:rPr>
          <w:rFonts w:eastAsia="Calibri"/>
        </w:rPr>
        <w:t>Mặc</w:t>
      </w:r>
      <w:r w:rsidRPr="009372AD">
        <w:rPr>
          <w:rFonts w:eastAsia="Calibri"/>
        </w:rPr>
        <w:t xml:space="preserve"> </w:t>
      </w:r>
      <w:r w:rsidRPr="009372AD">
        <w:rPr>
          <w:rFonts w:eastAsia="Calibri"/>
        </w:rPr>
        <w:t>định</w:t>
      </w:r>
      <w:r w:rsidRPr="009372AD">
        <w:rPr>
          <w:rFonts w:eastAsia="Calibri"/>
        </w:rPr>
        <w:t xml:space="preserve"> </w:t>
      </w:r>
      <w:r w:rsidRPr="009372AD">
        <w:rPr>
          <w:rFonts w:eastAsia="Calibri"/>
        </w:rPr>
        <w:t>là</w:t>
      </w:r>
      <w:r w:rsidRPr="009372AD">
        <w:rPr>
          <w:rFonts w:eastAsia="Calibri"/>
        </w:rPr>
        <w:t xml:space="preserve"> 0, </w:t>
      </w:r>
      <w:r>
        <w:rPr>
          <w:rFonts w:eastAsia="Calibri"/>
        </w:rPr>
        <w:t>(</w:t>
      </w:r>
      <w:r w:rsidRPr="009372AD">
        <w:rPr>
          <w:rFonts w:eastAsia="Calibri"/>
        </w:rPr>
        <w:t xml:space="preserve">0 – </w:t>
      </w:r>
      <w:r w:rsidRPr="009372AD">
        <w:rPr>
          <w:rFonts w:eastAsia="Calibri"/>
        </w:rPr>
        <w:t>Không</w:t>
      </w:r>
      <w:r w:rsidRPr="009372AD">
        <w:rPr>
          <w:rFonts w:eastAsia="Calibri"/>
        </w:rPr>
        <w:t xml:space="preserve"> </w:t>
      </w:r>
      <w:r w:rsidRPr="009372AD">
        <w:rPr>
          <w:rFonts w:eastAsia="Calibri"/>
        </w:rPr>
        <w:t>cần</w:t>
      </w:r>
      <w:r w:rsidRPr="009372AD">
        <w:rPr>
          <w:rFonts w:eastAsia="Calibri"/>
        </w:rPr>
        <w:t xml:space="preserve"> convert </w:t>
      </w:r>
      <w:r w:rsidRPr="009372AD">
        <w:rPr>
          <w:rFonts w:eastAsia="Calibri"/>
        </w:rPr>
        <w:t>từ</w:t>
      </w:r>
      <w:r w:rsidRPr="009372AD">
        <w:rPr>
          <w:rFonts w:eastAsia="Calibri"/>
        </w:rPr>
        <w:t xml:space="preserve"> TCVN3 sang Unicode. 1- </w:t>
      </w:r>
      <w:r w:rsidRPr="009372AD">
        <w:rPr>
          <w:rFonts w:eastAsia="Calibri"/>
        </w:rPr>
        <w:t>Cần</w:t>
      </w:r>
      <w:r w:rsidRPr="009372AD">
        <w:rPr>
          <w:rFonts w:eastAsia="Calibri"/>
        </w:rPr>
        <w:t xml:space="preserve"> convert </w:t>
      </w:r>
      <w:r w:rsidRPr="009372AD">
        <w:rPr>
          <w:rFonts w:eastAsia="Calibri"/>
        </w:rPr>
        <w:t>từ</w:t>
      </w:r>
      <w:r w:rsidRPr="009372AD">
        <w:rPr>
          <w:rFonts w:eastAsia="Calibri"/>
        </w:rPr>
        <w:t xml:space="preserve"> TCVN3 sang Unicode</w:t>
      </w:r>
      <w:r>
        <w:rPr>
          <w:rFonts w:eastAsia="Calibri"/>
        </w:rPr>
        <w:t>)</w:t>
      </w:r>
    </w:p>
    <w:p w:rsidR="009D1437" w:rsidP="009D1437" w14:paraId="44847AF3" w14:textId="7777777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4899"/>
        <w:gridCol w:w="2116"/>
      </w:tblGrid>
      <w:tr w14:paraId="0C1AEC0D"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296DA2A2" w14:textId="77777777">
            <w:pPr>
              <w:pStyle w:val="ListParagraph"/>
            </w:pPr>
            <w:r>
              <w:t>Kết</w:t>
            </w:r>
            <w:r>
              <w:t xml:space="preserve"> </w:t>
            </w:r>
            <w:r>
              <w:t>quả</w:t>
            </w:r>
          </w:p>
        </w:tc>
        <w:tc>
          <w:tcPr>
            <w:tcW w:w="4899"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6E04D8F8" w14:textId="77777777">
            <w:pPr>
              <w:pStyle w:val="ListParagraph"/>
            </w:pPr>
            <w:r w:rsidRPr="00660ABB">
              <w:t>Mô</w:t>
            </w:r>
            <w:r w:rsidRPr="00660ABB">
              <w:t xml:space="preserve"> </w:t>
            </w:r>
            <w:r w:rsidRPr="00660ABB">
              <w:t>tả</w:t>
            </w:r>
          </w:p>
        </w:tc>
        <w:tc>
          <w:tcPr>
            <w:tcW w:w="2116"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4B04A42B" w14:textId="77777777">
            <w:pPr>
              <w:pStyle w:val="ListParagraph"/>
            </w:pPr>
            <w:r>
              <w:t>Ghi</w:t>
            </w:r>
            <w:r>
              <w:t xml:space="preserve"> </w:t>
            </w:r>
            <w:r>
              <w:t>chú</w:t>
            </w:r>
          </w:p>
        </w:tc>
      </w:tr>
      <w:tr w14:paraId="657D6DE5" w14:textId="77777777" w:rsidTr="00616EC4">
        <w:tblPrEx>
          <w:tblW w:w="0" w:type="auto"/>
          <w:tblInd w:w="85" w:type="dxa"/>
          <w:tblLook w:val="04A0"/>
        </w:tblPrEx>
        <w:tc>
          <w:tcPr>
            <w:tcW w:w="2250" w:type="dxa"/>
            <w:tcBorders>
              <w:top w:val="single" w:sz="4" w:space="0" w:color="2E74B5"/>
              <w:left w:val="single" w:sz="4" w:space="0" w:color="2E74B5"/>
              <w:right w:val="single" w:sz="4" w:space="0" w:color="2E74B5"/>
            </w:tcBorders>
            <w:shd w:val="clear" w:color="auto" w:fill="auto"/>
          </w:tcPr>
          <w:p w:rsidR="009D1437" w:rsidRPr="009372AD" w:rsidP="00616EC4" w14:paraId="7FDE6DCF" w14:textId="77777777">
            <w:pPr>
              <w:autoSpaceDE w:val="0"/>
              <w:autoSpaceDN w:val="0"/>
              <w:adjustRightInd w:val="0"/>
              <w:rPr>
                <w:rFonts w:eastAsia="Calibri"/>
                <w:sz w:val="19"/>
                <w:szCs w:val="19"/>
              </w:rPr>
            </w:pPr>
            <w:r w:rsidRPr="009372AD">
              <w:rPr>
                <w:rFonts w:eastAsia="Calibri"/>
              </w:rPr>
              <w:t>ERR:1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13279C28" w14:textId="77777777">
            <w:pPr>
              <w:pStyle w:val="ListParagraph"/>
              <w:spacing w:after="0" w:line="240" w:lineRule="auto"/>
              <w:ind w:left="0"/>
              <w:rPr>
                <w:rFonts w:eastAsia="Calibri"/>
              </w:rPr>
            </w:pPr>
            <w:r w:rsidRPr="009372AD">
              <w:rPr>
                <w:rFonts w:eastAsia="Calibri"/>
              </w:rPr>
              <w:t xml:space="preserve">Tài </w:t>
            </w:r>
            <w:r w:rsidRPr="009372AD">
              <w:rPr>
                <w:rFonts w:eastAsia="Calibri"/>
              </w:rPr>
              <w:t>khoản</w:t>
            </w:r>
            <w:r w:rsidRPr="009372AD">
              <w:rPr>
                <w:rFonts w:eastAsia="Calibri"/>
              </w:rPr>
              <w:t xml:space="preserve"> </w:t>
            </w:r>
            <w:r w:rsidRPr="009372AD">
              <w:rPr>
                <w:rFonts w:eastAsia="Calibri"/>
              </w:rPr>
              <w:t>đăng</w:t>
            </w:r>
            <w:r w:rsidRPr="009372AD">
              <w:rPr>
                <w:rFonts w:eastAsia="Calibri"/>
              </w:rPr>
              <w:t xml:space="preserve"> </w:t>
            </w:r>
            <w:r w:rsidRPr="009372AD">
              <w:rPr>
                <w:rFonts w:eastAsia="Calibri"/>
              </w:rPr>
              <w:t>nhập</w:t>
            </w:r>
            <w:r w:rsidRPr="009372AD">
              <w:rPr>
                <w:rFonts w:eastAsia="Calibri"/>
              </w:rPr>
              <w:t xml:space="preserve"> </w:t>
            </w:r>
            <w:r w:rsidRPr="009372AD">
              <w:rPr>
                <w:rFonts w:eastAsia="Calibri"/>
              </w:rPr>
              <w:t>sai</w:t>
            </w:r>
            <w:r w:rsidRPr="009372AD">
              <w:rPr>
                <w:rFonts w:eastAsia="Calibri"/>
              </w:rPr>
              <w:t xml:space="preserve"> </w:t>
            </w:r>
            <w:r w:rsidRPr="009372AD">
              <w:rPr>
                <w:rFonts w:eastAsia="Calibri"/>
              </w:rPr>
              <w:t>hoặc</w:t>
            </w:r>
            <w:r w:rsidRPr="009372AD">
              <w:rPr>
                <w:rFonts w:eastAsia="Calibri"/>
              </w:rPr>
              <w:t xml:space="preserve"> </w:t>
            </w:r>
            <w:r w:rsidRPr="009372AD">
              <w:rPr>
                <w:rFonts w:eastAsia="Calibri"/>
              </w:rPr>
              <w:t>không</w:t>
            </w:r>
            <w:r w:rsidRPr="009372AD">
              <w:rPr>
                <w:rFonts w:eastAsia="Calibri"/>
              </w:rPr>
              <w:t xml:space="preserve"> </w:t>
            </w:r>
            <w:r w:rsidRPr="009372AD">
              <w:rPr>
                <w:rFonts w:eastAsia="Calibri"/>
              </w:rPr>
              <w:t>có</w:t>
            </w:r>
            <w:r w:rsidRPr="009372AD">
              <w:rPr>
                <w:rFonts w:eastAsia="Calibri"/>
              </w:rPr>
              <w:t xml:space="preserve"> </w:t>
            </w:r>
            <w:r w:rsidRPr="009372AD">
              <w:rPr>
                <w:rFonts w:eastAsia="Calibri"/>
              </w:rPr>
              <w:t>quyề</w:t>
            </w:r>
            <w:r>
              <w:rPr>
                <w:rFonts w:eastAsia="Calibri"/>
              </w:rPr>
              <w:t>n</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719E6B0B" w14:textId="77777777">
            <w:pPr>
              <w:pStyle w:val="ListParagraph"/>
              <w:ind w:left="0"/>
              <w:jc w:val="both"/>
            </w:pPr>
          </w:p>
        </w:tc>
      </w:tr>
      <w:tr w14:paraId="76DFEE93"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17EDCF6C" w14:textId="77777777">
            <w:pPr>
              <w:autoSpaceDE w:val="0"/>
              <w:autoSpaceDN w:val="0"/>
              <w:adjustRightInd w:val="0"/>
              <w:rPr>
                <w:rFonts w:eastAsia="Calibri"/>
              </w:rPr>
            </w:pPr>
            <w:r w:rsidRPr="00E22984">
              <w:rPr>
                <w:rFonts w:eastAsia="Calibri"/>
              </w:rPr>
              <w:t>ERR:21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193B24EC" w14:textId="77777777">
            <w:pPr>
              <w:rPr>
                <w:rFonts w:eastAsia="Calibri"/>
              </w:rPr>
            </w:pPr>
            <w:r>
              <w:rPr>
                <w:rFonts w:eastAsia="Calibri"/>
              </w:rPr>
              <w:t>Không</w:t>
            </w:r>
            <w:r>
              <w:rPr>
                <w:rFonts w:eastAsia="Calibri"/>
              </w:rPr>
              <w:t xml:space="preserve"> </w:t>
            </w:r>
            <w:r>
              <w:rPr>
                <w:rFonts w:eastAsia="Calibri"/>
              </w:rPr>
              <w:t>tìm</w:t>
            </w:r>
            <w:r>
              <w:rPr>
                <w:rFonts w:eastAsia="Calibri"/>
              </w:rPr>
              <w:t xml:space="preserve"> </w:t>
            </w:r>
            <w:r>
              <w:rPr>
                <w:rFonts w:eastAsia="Calibri"/>
              </w:rPr>
              <w:t>thấy</w:t>
            </w:r>
            <w:r>
              <w:rPr>
                <w:rFonts w:eastAsia="Calibri"/>
              </w:rPr>
              <w:t xml:space="preserve"> </w:t>
            </w:r>
            <w:r>
              <w:rPr>
                <w:rFonts w:eastAsia="Calibri"/>
              </w:rPr>
              <w:t>công</w:t>
            </w:r>
            <w:r>
              <w:rPr>
                <w:rFonts w:eastAsia="Calibri"/>
              </w:rPr>
              <w:t xml:space="preserve"> ty </w:t>
            </w:r>
            <w:r>
              <w:rPr>
                <w:rFonts w:eastAsia="Calibri"/>
              </w:rPr>
              <w:t>hoặc</w:t>
            </w:r>
            <w:r>
              <w:rPr>
                <w:rFonts w:eastAsia="Calibri"/>
              </w:rPr>
              <w:t xml:space="preserve"> </w:t>
            </w:r>
            <w:r>
              <w:rPr>
                <w:rFonts w:eastAsia="Calibri"/>
              </w:rPr>
              <w:t>tài</w:t>
            </w:r>
            <w:r>
              <w:rPr>
                <w:rFonts w:eastAsia="Calibri"/>
              </w:rPr>
              <w:t xml:space="preserve"> </w:t>
            </w:r>
            <w:r>
              <w:rPr>
                <w:rFonts w:eastAsia="Calibri"/>
              </w:rPr>
              <w:t>khoản</w:t>
            </w:r>
            <w:r>
              <w:rPr>
                <w:rFonts w:eastAsia="Calibri"/>
              </w:rPr>
              <w:t xml:space="preserve"> </w:t>
            </w:r>
            <w:r>
              <w:rPr>
                <w:rFonts w:eastAsia="Calibri"/>
              </w:rPr>
              <w:t>không</w:t>
            </w:r>
            <w:r>
              <w:rPr>
                <w:rFonts w:eastAsia="Calibri"/>
              </w:rPr>
              <w:t xml:space="preserve"> </w:t>
            </w:r>
            <w:r>
              <w:rPr>
                <w:rFonts w:eastAsia="Calibri"/>
              </w:rPr>
              <w:t>tồn</w:t>
            </w:r>
            <w:r>
              <w:rPr>
                <w:rFonts w:eastAsia="Calibri"/>
              </w:rPr>
              <w:t xml:space="preserve"> </w:t>
            </w:r>
            <w:r>
              <w:rPr>
                <w:rFonts w:eastAsia="Calibri"/>
              </w:rPr>
              <w:t>tại</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0D043E8A" w14:textId="77777777">
            <w:pPr>
              <w:jc w:val="both"/>
            </w:pPr>
          </w:p>
        </w:tc>
      </w:tr>
      <w:tr w14:paraId="7B84D043"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7D07152" w14:textId="77777777">
            <w:pPr>
              <w:autoSpaceDE w:val="0"/>
              <w:autoSpaceDN w:val="0"/>
              <w:adjustRightInd w:val="0"/>
              <w:rPr>
                <w:rFonts w:eastAsia="Calibri"/>
              </w:rPr>
            </w:pPr>
            <w:r w:rsidRPr="00E22984">
              <w:rPr>
                <w:rFonts w:eastAsia="Calibri"/>
              </w:rPr>
              <w:t>ERR:22</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2980A43" w14:textId="77777777">
            <w:pPr>
              <w:rPr>
                <w:rFonts w:eastAsia="Calibri"/>
              </w:rPr>
            </w:pPr>
            <w:r>
              <w:rPr>
                <w:rFonts w:eastAsia="Calibri"/>
              </w:rPr>
              <w:t xml:space="preserve">Công ty </w:t>
            </w:r>
            <w:r>
              <w:rPr>
                <w:rFonts w:eastAsia="Calibri"/>
              </w:rPr>
              <w:t>chưa</w:t>
            </w:r>
            <w:r>
              <w:rPr>
                <w:rFonts w:eastAsia="Calibri"/>
              </w:rPr>
              <w:t xml:space="preserve"> </w:t>
            </w:r>
            <w:r>
              <w:rPr>
                <w:rFonts w:eastAsia="Calibri"/>
              </w:rPr>
              <w:t>đăng</w:t>
            </w:r>
            <w:r>
              <w:rPr>
                <w:rFonts w:eastAsia="Calibri"/>
              </w:rPr>
              <w:t xml:space="preserve"> </w:t>
            </w:r>
            <w:r>
              <w:rPr>
                <w:rFonts w:eastAsia="Calibri"/>
              </w:rPr>
              <w:t>ký</w:t>
            </w:r>
            <w:r>
              <w:rPr>
                <w:rFonts w:eastAsia="Calibri"/>
              </w:rPr>
              <w:t xml:space="preserve"> </w:t>
            </w:r>
            <w:r>
              <w:rPr>
                <w:rFonts w:eastAsia="Calibri"/>
              </w:rPr>
              <w:t>chứng</w:t>
            </w:r>
            <w:r>
              <w:rPr>
                <w:rFonts w:eastAsia="Calibri"/>
              </w:rPr>
              <w:t xml:space="preserve"> </w:t>
            </w:r>
            <w:r>
              <w:rPr>
                <w:rFonts w:eastAsia="Calibri"/>
              </w:rPr>
              <w:t>thư</w:t>
            </w:r>
            <w:r>
              <w:rPr>
                <w:rFonts w:eastAsia="Calibri"/>
              </w:rPr>
              <w:t xml:space="preserve"> </w:t>
            </w:r>
            <w:r>
              <w:rPr>
                <w:rFonts w:eastAsia="Calibri"/>
              </w:rPr>
              <w:t>số</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7DCEA45F" w14:textId="77777777">
            <w:pPr>
              <w:pStyle w:val="ListParagraph"/>
              <w:ind w:left="0"/>
              <w:jc w:val="both"/>
            </w:pPr>
          </w:p>
        </w:tc>
      </w:tr>
      <w:tr w14:paraId="4BEA02FB"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1368F01" w14:textId="77777777">
            <w:pPr>
              <w:autoSpaceDE w:val="0"/>
              <w:autoSpaceDN w:val="0"/>
              <w:adjustRightInd w:val="0"/>
              <w:rPr>
                <w:rFonts w:eastAsia="Calibri"/>
              </w:rPr>
            </w:pPr>
            <w:r w:rsidRPr="00E22984">
              <w:rPr>
                <w:rFonts w:eastAsia="Calibri"/>
              </w:rPr>
              <w:t>ERR:28</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1518EC29" w14:textId="77777777">
            <w:pPr>
              <w:rPr>
                <w:rFonts w:eastAsia="Calibri"/>
              </w:rPr>
            </w:pPr>
            <w:r>
              <w:rPr>
                <w:rFonts w:eastAsia="Calibri"/>
              </w:rPr>
              <w:t>Chưa</w:t>
            </w:r>
            <w:r>
              <w:rPr>
                <w:rFonts w:eastAsia="Calibri"/>
              </w:rPr>
              <w:t xml:space="preserve"> </w:t>
            </w:r>
            <w:r>
              <w:rPr>
                <w:rFonts w:eastAsia="Calibri"/>
              </w:rPr>
              <w:t>có</w:t>
            </w:r>
            <w:r>
              <w:rPr>
                <w:rFonts w:eastAsia="Calibri"/>
              </w:rPr>
              <w:t xml:space="preserve"> </w:t>
            </w:r>
            <w:r>
              <w:rPr>
                <w:rFonts w:eastAsia="Calibri"/>
              </w:rPr>
              <w:t>thông</w:t>
            </w:r>
            <w:r>
              <w:rPr>
                <w:rFonts w:eastAsia="Calibri"/>
              </w:rPr>
              <w:t xml:space="preserve"> tin </w:t>
            </w:r>
            <w:r>
              <w:rPr>
                <w:rFonts w:eastAsia="Calibri"/>
              </w:rPr>
              <w:t>chứng</w:t>
            </w:r>
            <w:r>
              <w:rPr>
                <w:rFonts w:eastAsia="Calibri"/>
              </w:rPr>
              <w:t xml:space="preserve"> </w:t>
            </w:r>
            <w:r>
              <w:rPr>
                <w:rFonts w:eastAsia="Calibri"/>
              </w:rPr>
              <w:t>thư</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7828AFB7" w14:textId="77777777">
            <w:pPr>
              <w:pStyle w:val="ListParagraph"/>
              <w:ind w:left="0"/>
              <w:jc w:val="both"/>
            </w:pPr>
          </w:p>
        </w:tc>
      </w:tr>
      <w:tr w14:paraId="1C9489C0"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B8128A1" w14:textId="77777777">
            <w:pPr>
              <w:autoSpaceDE w:val="0"/>
              <w:autoSpaceDN w:val="0"/>
              <w:adjustRightInd w:val="0"/>
              <w:rPr>
                <w:rFonts w:eastAsia="Calibri"/>
              </w:rPr>
            </w:pPr>
            <w:r w:rsidRPr="00E22984">
              <w:rPr>
                <w:rFonts w:eastAsia="Calibri"/>
              </w:rPr>
              <w:t>ERR:24</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55009356" w14:textId="77777777">
            <w:pPr>
              <w:rPr>
                <w:rFonts w:eastAsia="Calibri"/>
              </w:rPr>
            </w:pPr>
            <w:r>
              <w:rPr>
                <w:rFonts w:eastAsia="Calibri"/>
              </w:rPr>
              <w:t>Chứng</w:t>
            </w:r>
            <w:r>
              <w:rPr>
                <w:rFonts w:eastAsia="Calibri"/>
              </w:rPr>
              <w:t xml:space="preserve"> </w:t>
            </w:r>
            <w:r>
              <w:rPr>
                <w:rFonts w:eastAsia="Calibri"/>
              </w:rPr>
              <w:t>thư</w:t>
            </w:r>
            <w:r>
              <w:rPr>
                <w:rFonts w:eastAsia="Calibri"/>
              </w:rPr>
              <w:t xml:space="preserve"> </w:t>
            </w:r>
            <w:r>
              <w:rPr>
                <w:rFonts w:eastAsia="Calibri"/>
              </w:rPr>
              <w:t>truyền</w:t>
            </w:r>
            <w:r>
              <w:rPr>
                <w:rFonts w:eastAsia="Calibri"/>
              </w:rPr>
              <w:t xml:space="preserve"> </w:t>
            </w:r>
            <w:r>
              <w:rPr>
                <w:rFonts w:eastAsia="Calibri"/>
              </w:rPr>
              <w:t>lên</w:t>
            </w:r>
            <w:r>
              <w:rPr>
                <w:rFonts w:eastAsia="Calibri"/>
              </w:rPr>
              <w:t xml:space="preserve"> </w:t>
            </w:r>
            <w:r>
              <w:rPr>
                <w:rFonts w:eastAsia="Calibri"/>
              </w:rPr>
              <w:t>không</w:t>
            </w:r>
            <w:r>
              <w:rPr>
                <w:rFonts w:eastAsia="Calibri"/>
              </w:rPr>
              <w:t xml:space="preserve"> </w:t>
            </w:r>
            <w:r>
              <w:rPr>
                <w:rFonts w:eastAsia="Calibri"/>
              </w:rPr>
              <w:t>đúng</w:t>
            </w:r>
            <w:r>
              <w:rPr>
                <w:rFonts w:eastAsia="Calibri"/>
              </w:rPr>
              <w:t xml:space="preserve"> </w:t>
            </w:r>
            <w:r>
              <w:rPr>
                <w:rFonts w:eastAsia="Calibri"/>
              </w:rPr>
              <w:t>với</w:t>
            </w:r>
            <w:r>
              <w:rPr>
                <w:rFonts w:eastAsia="Calibri"/>
              </w:rPr>
              <w:t xml:space="preserve"> </w:t>
            </w:r>
            <w:r>
              <w:rPr>
                <w:rFonts w:eastAsia="Calibri"/>
              </w:rPr>
              <w:t>chứng</w:t>
            </w:r>
            <w:r>
              <w:rPr>
                <w:rFonts w:eastAsia="Calibri"/>
              </w:rPr>
              <w:t xml:space="preserve"> </w:t>
            </w:r>
            <w:r>
              <w:rPr>
                <w:rFonts w:eastAsia="Calibri"/>
              </w:rPr>
              <w:t>thư</w:t>
            </w:r>
            <w:r>
              <w:rPr>
                <w:rFonts w:eastAsia="Calibri"/>
              </w:rPr>
              <w:t xml:space="preserve"> </w:t>
            </w:r>
            <w:r>
              <w:rPr>
                <w:rFonts w:eastAsia="Calibri"/>
              </w:rPr>
              <w:t>đăng</w:t>
            </w:r>
            <w:r>
              <w:rPr>
                <w:rFonts w:eastAsia="Calibri"/>
              </w:rPr>
              <w:t xml:space="preserve"> </w:t>
            </w:r>
            <w:r>
              <w:rPr>
                <w:rFonts w:eastAsia="Calibri"/>
              </w:rPr>
              <w:t>ký</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122124FC" w14:textId="77777777">
            <w:pPr>
              <w:pStyle w:val="ListParagraph"/>
              <w:ind w:left="0"/>
              <w:jc w:val="both"/>
            </w:pPr>
          </w:p>
        </w:tc>
      </w:tr>
      <w:tr w14:paraId="3C9AEB66"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975590E" w14:textId="77777777">
            <w:pPr>
              <w:autoSpaceDE w:val="0"/>
              <w:autoSpaceDN w:val="0"/>
              <w:adjustRightInd w:val="0"/>
              <w:rPr>
                <w:rFonts w:eastAsia="Calibri"/>
              </w:rPr>
            </w:pPr>
            <w:r w:rsidRPr="00E22984">
              <w:rPr>
                <w:rFonts w:eastAsia="Calibri"/>
              </w:rPr>
              <w:t>ERR:27</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5E61A71" w14:textId="77777777">
            <w:pPr>
              <w:pStyle w:val="ListParagraph"/>
              <w:spacing w:after="0" w:line="240" w:lineRule="auto"/>
              <w:ind w:left="0"/>
              <w:rPr>
                <w:rFonts w:eastAsia="Calibri"/>
              </w:rPr>
            </w:pPr>
            <w:r>
              <w:rPr>
                <w:rFonts w:eastAsia="Calibri"/>
              </w:rPr>
              <w:t>Chứng</w:t>
            </w:r>
            <w:r>
              <w:rPr>
                <w:rFonts w:eastAsia="Calibri"/>
              </w:rPr>
              <w:t xml:space="preserve"> </w:t>
            </w:r>
            <w:r>
              <w:rPr>
                <w:rFonts w:eastAsia="Calibri"/>
              </w:rPr>
              <w:t>thư</w:t>
            </w:r>
            <w:r>
              <w:rPr>
                <w:rFonts w:eastAsia="Calibri"/>
              </w:rPr>
              <w:t xml:space="preserve"> </w:t>
            </w:r>
            <w:r>
              <w:rPr>
                <w:rFonts w:eastAsia="Calibri"/>
              </w:rPr>
              <w:t>chưa</w:t>
            </w:r>
            <w:r>
              <w:rPr>
                <w:rFonts w:eastAsia="Calibri"/>
              </w:rPr>
              <w:t xml:space="preserve"> </w:t>
            </w:r>
            <w:r>
              <w:rPr>
                <w:rFonts w:eastAsia="Calibri"/>
              </w:rPr>
              <w:t>đến</w:t>
            </w:r>
            <w:r>
              <w:rPr>
                <w:rFonts w:eastAsia="Calibri"/>
              </w:rPr>
              <w:t xml:space="preserve"> </w:t>
            </w:r>
            <w:r>
              <w:rPr>
                <w:rFonts w:eastAsia="Calibri"/>
              </w:rPr>
              <w:t>thời</w:t>
            </w:r>
            <w:r>
              <w:rPr>
                <w:rFonts w:eastAsia="Calibri"/>
              </w:rPr>
              <w:t xml:space="preserve"> </w:t>
            </w:r>
            <w:r>
              <w:rPr>
                <w:rFonts w:eastAsia="Calibri"/>
              </w:rPr>
              <w:t>điểm</w:t>
            </w:r>
            <w:r>
              <w:rPr>
                <w:rFonts w:eastAsia="Calibri"/>
              </w:rPr>
              <w:t xml:space="preserve"> </w:t>
            </w:r>
            <w:r>
              <w:rPr>
                <w:rFonts w:eastAsia="Calibri"/>
              </w:rPr>
              <w:t>sử</w:t>
            </w:r>
            <w:r>
              <w:rPr>
                <w:rFonts w:eastAsia="Calibri"/>
              </w:rPr>
              <w:t xml:space="preserve"> </w:t>
            </w:r>
            <w:r>
              <w:rPr>
                <w:rFonts w:eastAsia="Calibri"/>
              </w:rPr>
              <w:t>dụng</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17914F46" w14:textId="77777777">
            <w:pPr>
              <w:pStyle w:val="ListParagraph"/>
              <w:ind w:left="0"/>
              <w:jc w:val="both"/>
            </w:pPr>
          </w:p>
        </w:tc>
      </w:tr>
      <w:tr w14:paraId="344ED801"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1E458006" w14:textId="77777777">
            <w:pPr>
              <w:autoSpaceDE w:val="0"/>
              <w:autoSpaceDN w:val="0"/>
              <w:adjustRightInd w:val="0"/>
              <w:rPr>
                <w:rFonts w:eastAsia="Calibri"/>
              </w:rPr>
            </w:pPr>
            <w:r w:rsidRPr="00E22984">
              <w:rPr>
                <w:rFonts w:eastAsia="Calibri"/>
              </w:rPr>
              <w:t>ERR:26</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B4D2318" w14:textId="77777777">
            <w:pPr>
              <w:pStyle w:val="ListParagraph"/>
              <w:spacing w:after="0" w:line="240" w:lineRule="auto"/>
              <w:ind w:left="0"/>
              <w:rPr>
                <w:rFonts w:eastAsia="Calibri"/>
              </w:rPr>
            </w:pPr>
            <w:r>
              <w:rPr>
                <w:rFonts w:eastAsia="Calibri"/>
              </w:rPr>
              <w:t>Chứng</w:t>
            </w:r>
            <w:r>
              <w:rPr>
                <w:rFonts w:eastAsia="Calibri"/>
              </w:rPr>
              <w:t xml:space="preserve"> </w:t>
            </w:r>
            <w:r>
              <w:rPr>
                <w:rFonts w:eastAsia="Calibri"/>
              </w:rPr>
              <w:t>thư</w:t>
            </w:r>
            <w:r>
              <w:rPr>
                <w:rFonts w:eastAsia="Calibri"/>
              </w:rPr>
              <w:t xml:space="preserve"> </w:t>
            </w:r>
            <w:r>
              <w:rPr>
                <w:rFonts w:eastAsia="Calibri"/>
              </w:rPr>
              <w:t>số</w:t>
            </w:r>
            <w:r>
              <w:rPr>
                <w:rFonts w:eastAsia="Calibri"/>
              </w:rPr>
              <w:t xml:space="preserve"> </w:t>
            </w:r>
            <w:r>
              <w:rPr>
                <w:rFonts w:eastAsia="Calibri"/>
              </w:rPr>
              <w:t>hết</w:t>
            </w:r>
            <w:r>
              <w:rPr>
                <w:rFonts w:eastAsia="Calibri"/>
              </w:rPr>
              <w:t xml:space="preserve"> </w:t>
            </w:r>
            <w:r>
              <w:rPr>
                <w:rFonts w:eastAsia="Calibri"/>
              </w:rPr>
              <w:t>hạn</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09484369" w14:textId="77777777">
            <w:pPr>
              <w:pStyle w:val="ListParagraph"/>
              <w:ind w:left="0"/>
              <w:jc w:val="both"/>
            </w:pPr>
          </w:p>
        </w:tc>
      </w:tr>
      <w:tr w14:paraId="13B19D1E"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FC1756E" w14:textId="77777777">
            <w:pPr>
              <w:autoSpaceDE w:val="0"/>
              <w:autoSpaceDN w:val="0"/>
              <w:adjustRightInd w:val="0"/>
              <w:rPr>
                <w:rFonts w:eastAsia="Calibri"/>
              </w:rPr>
            </w:pPr>
            <w:r w:rsidRPr="00E22984">
              <w:rPr>
                <w:rFonts w:eastAsia="Calibri"/>
              </w:rPr>
              <w:t>ERR:3</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BC2D959" w14:textId="77777777">
            <w:pPr>
              <w:pStyle w:val="ListParagraph"/>
              <w:spacing w:after="0" w:line="240" w:lineRule="auto"/>
              <w:ind w:left="0"/>
              <w:rPr>
                <w:rFonts w:eastAsia="Calibri"/>
              </w:rPr>
            </w:pPr>
            <w:r w:rsidRPr="009372AD">
              <w:rPr>
                <w:rFonts w:eastAsia="Calibri"/>
              </w:rPr>
              <w:t>Dữ</w:t>
            </w:r>
            <w:r w:rsidRPr="009372AD">
              <w:rPr>
                <w:rFonts w:eastAsia="Calibri"/>
              </w:rPr>
              <w:t xml:space="preserve"> </w:t>
            </w:r>
            <w:r w:rsidRPr="009372AD">
              <w:rPr>
                <w:rFonts w:eastAsia="Calibri"/>
              </w:rPr>
              <w:t>liệu</w:t>
            </w:r>
            <w:r w:rsidRPr="009372AD">
              <w:rPr>
                <w:rFonts w:eastAsia="Calibri"/>
              </w:rPr>
              <w:t xml:space="preserve"> xml </w:t>
            </w:r>
            <w:r w:rsidRPr="009372AD">
              <w:rPr>
                <w:rFonts w:eastAsia="Calibri"/>
              </w:rPr>
              <w:t>đầu</w:t>
            </w:r>
            <w:r w:rsidRPr="009372AD">
              <w:rPr>
                <w:rFonts w:eastAsia="Calibri"/>
              </w:rPr>
              <w:t xml:space="preserve"> </w:t>
            </w:r>
            <w:r w:rsidRPr="009372AD">
              <w:rPr>
                <w:rFonts w:eastAsia="Calibri"/>
              </w:rPr>
              <w:t>vào</w:t>
            </w:r>
            <w:r w:rsidRPr="009372AD">
              <w:rPr>
                <w:rFonts w:eastAsia="Calibri"/>
              </w:rPr>
              <w:t xml:space="preserve"> </w:t>
            </w:r>
            <w:r w:rsidRPr="009372AD">
              <w:rPr>
                <w:rFonts w:eastAsia="Calibri"/>
              </w:rPr>
              <w:t>không</w:t>
            </w:r>
            <w:r w:rsidRPr="009372AD">
              <w:rPr>
                <w:rFonts w:eastAsia="Calibri"/>
              </w:rPr>
              <w:t xml:space="preserve"> </w:t>
            </w:r>
            <w:r w:rsidRPr="009372AD">
              <w:rPr>
                <w:rFonts w:eastAsia="Calibri"/>
              </w:rPr>
              <w:t>đúng</w:t>
            </w:r>
            <w:r w:rsidRPr="009372AD">
              <w:rPr>
                <w:rFonts w:eastAsia="Calibri"/>
              </w:rPr>
              <w:t xml:space="preserve"> </w:t>
            </w:r>
            <w:r w:rsidRPr="009372AD">
              <w:rPr>
                <w:rFonts w:eastAsia="Calibri"/>
              </w:rPr>
              <w:t>quy</w:t>
            </w:r>
            <w:r w:rsidRPr="009372AD">
              <w:rPr>
                <w:rFonts w:eastAsia="Calibri"/>
              </w:rPr>
              <w:t xml:space="preserve"> </w:t>
            </w:r>
            <w:r w:rsidRPr="009372AD">
              <w:rPr>
                <w:rFonts w:eastAsia="Calibri"/>
              </w:rPr>
              <w:t>định</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0D1903C0" w14:textId="77777777">
            <w:pPr>
              <w:pStyle w:val="ListParagraph"/>
              <w:ind w:left="0"/>
              <w:jc w:val="both"/>
            </w:pPr>
          </w:p>
        </w:tc>
      </w:tr>
      <w:tr w14:paraId="2DA31785"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1FE53C80" w14:textId="77777777">
            <w:pPr>
              <w:autoSpaceDE w:val="0"/>
              <w:autoSpaceDN w:val="0"/>
              <w:adjustRightInd w:val="0"/>
              <w:rPr>
                <w:rFonts w:eastAsia="Calibri"/>
              </w:rPr>
            </w:pPr>
            <w:r w:rsidRPr="00E22984">
              <w:rPr>
                <w:rFonts w:eastAsia="Calibri"/>
              </w:rPr>
              <w:t>ERR:10</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384EC19C" w14:textId="77777777">
            <w:pPr>
              <w:pStyle w:val="ListParagraph"/>
              <w:spacing w:after="0" w:line="240" w:lineRule="auto"/>
              <w:ind w:left="0"/>
              <w:rPr>
                <w:rFonts w:eastAsia="Calibri"/>
              </w:rPr>
            </w:pPr>
            <w:r>
              <w:t xml:space="preserve">Lô </w:t>
            </w:r>
            <w:r>
              <w:t>có</w:t>
            </w:r>
            <w:r>
              <w:t xml:space="preserve"> </w:t>
            </w:r>
            <w:r>
              <w:t>số</w:t>
            </w:r>
            <w:r>
              <w:t xml:space="preserve"> </w:t>
            </w:r>
            <w:r>
              <w:t>hóa</w:t>
            </w:r>
            <w:r>
              <w:t xml:space="preserve"> </w:t>
            </w:r>
            <w:r>
              <w:t>đơn</w:t>
            </w:r>
            <w:r>
              <w:t xml:space="preserve"> </w:t>
            </w:r>
            <w:r>
              <w:t>vượt</w:t>
            </w:r>
            <w:r>
              <w:t xml:space="preserve"> </w:t>
            </w:r>
            <w:r>
              <w:t>quá</w:t>
            </w:r>
            <w:r>
              <w:t xml:space="preserve"> </w:t>
            </w:r>
            <w:r>
              <w:t>số</w:t>
            </w:r>
            <w:r>
              <w:t xml:space="preserve"> </w:t>
            </w:r>
            <w:r>
              <w:t>lượng</w:t>
            </w:r>
            <w:r>
              <w:t xml:space="preserve"> </w:t>
            </w:r>
            <w:r>
              <w:t>tối</w:t>
            </w:r>
            <w:r>
              <w:t xml:space="preserve"> </w:t>
            </w:r>
            <w:r>
              <w:t>đa</w:t>
            </w:r>
            <w:r>
              <w:t xml:space="preserve"> </w:t>
            </w:r>
            <w:r>
              <w:t>cho</w:t>
            </w:r>
            <w:r>
              <w:t xml:space="preserve"> </w:t>
            </w:r>
            <w:r>
              <w:t>phép</w:t>
            </w:r>
          </w:p>
        </w:tc>
        <w:tc>
          <w:tcPr>
            <w:tcW w:w="2116" w:type="dxa"/>
            <w:tcBorders>
              <w:top w:val="single" w:sz="4" w:space="0" w:color="2E74B5"/>
              <w:left w:val="single" w:sz="4" w:space="0" w:color="2E74B5"/>
              <w:bottom w:val="single" w:sz="4" w:space="0" w:color="2E74B5"/>
              <w:right w:val="single" w:sz="4" w:space="0" w:color="2E74B5"/>
            </w:tcBorders>
          </w:tcPr>
          <w:p w:rsidR="009D1437" w:rsidRPr="00731CD1" w:rsidP="00616EC4" w14:paraId="40663F9C" w14:textId="77777777">
            <w:pPr>
              <w:ind w:left="360"/>
              <w:jc w:val="both"/>
            </w:pPr>
          </w:p>
        </w:tc>
      </w:tr>
      <w:tr w14:paraId="2AFBCE21" w14:textId="77777777" w:rsidTr="00616EC4">
        <w:tblPrEx>
          <w:tblW w:w="0" w:type="auto"/>
          <w:tblInd w:w="85" w:type="dxa"/>
          <w:tblLook w:val="04A0"/>
        </w:tblPrEx>
        <w:trPr>
          <w:trHeight w:val="413"/>
        </w:trPr>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4CA069B" w14:textId="77777777">
            <w:pPr>
              <w:autoSpaceDE w:val="0"/>
              <w:autoSpaceDN w:val="0"/>
              <w:adjustRightInd w:val="0"/>
              <w:rPr>
                <w:rFonts w:eastAsia="Calibri"/>
              </w:rPr>
            </w:pPr>
            <w:r w:rsidRPr="00E22984">
              <w:rPr>
                <w:rFonts w:eastAsia="Calibri"/>
              </w:rPr>
              <w:t>ERR:5</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356C587A" w14:textId="77777777">
            <w:pPr>
              <w:pStyle w:val="ListParagraph"/>
              <w:spacing w:after="0" w:line="240" w:lineRule="auto"/>
              <w:ind w:left="0"/>
              <w:rPr>
                <w:rFonts w:eastAsia="Calibri"/>
              </w:rPr>
            </w:pPr>
            <w:r>
              <w:rPr>
                <w:rFonts w:eastAsia="Calibri"/>
              </w:rPr>
              <w:t>Có</w:t>
            </w:r>
            <w:r>
              <w:rPr>
                <w:rFonts w:eastAsia="Calibri"/>
              </w:rPr>
              <w:t xml:space="preserve"> </w:t>
            </w:r>
            <w:r>
              <w:rPr>
                <w:rFonts w:eastAsia="Calibri"/>
              </w:rPr>
              <w:t>lỗi</w:t>
            </w:r>
            <w:r>
              <w:rPr>
                <w:rFonts w:eastAsia="Calibri"/>
              </w:rPr>
              <w:t xml:space="preserve"> </w:t>
            </w:r>
            <w:r>
              <w:rPr>
                <w:rFonts w:eastAsia="Calibri"/>
              </w:rPr>
              <w:t>xảy</w:t>
            </w:r>
            <w:r>
              <w:rPr>
                <w:rFonts w:eastAsia="Calibri"/>
              </w:rPr>
              <w:t xml:space="preserve"> </w:t>
            </w:r>
            <w:r>
              <w:rPr>
                <w:rFonts w:eastAsia="Calibri"/>
              </w:rPr>
              <w:t>ra</w:t>
            </w:r>
          </w:p>
        </w:tc>
        <w:tc>
          <w:tcPr>
            <w:tcW w:w="2116" w:type="dxa"/>
            <w:tcBorders>
              <w:top w:val="single" w:sz="4" w:space="0" w:color="2E74B5"/>
              <w:left w:val="single" w:sz="4" w:space="0" w:color="2E74B5"/>
              <w:bottom w:val="single" w:sz="4" w:space="0" w:color="2E74B5"/>
              <w:right w:val="single" w:sz="4" w:space="0" w:color="2E74B5"/>
            </w:tcBorders>
          </w:tcPr>
          <w:p w:rsidR="009D1437" w:rsidRPr="00731CD1" w:rsidP="00616EC4" w14:paraId="188B16F1" w14:textId="77777777">
            <w:pPr>
              <w:jc w:val="both"/>
            </w:pPr>
            <w:r>
              <w:t>Lỗi</w:t>
            </w:r>
            <w:r>
              <w:t xml:space="preserve"> </w:t>
            </w:r>
            <w:r>
              <w:t>không</w:t>
            </w:r>
            <w:r>
              <w:t xml:space="preserve"> </w:t>
            </w:r>
            <w:r>
              <w:t>xác</w:t>
            </w:r>
            <w:r>
              <w:t xml:space="preserve"> </w:t>
            </w:r>
            <w:r>
              <w:t>định</w:t>
            </w:r>
          </w:p>
        </w:tc>
      </w:tr>
      <w:tr w14:paraId="450A0BFC"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E22984" w:rsidP="00616EC4" w14:paraId="191F92C5" w14:textId="77777777">
            <w:pPr>
              <w:autoSpaceDE w:val="0"/>
              <w:autoSpaceDN w:val="0"/>
              <w:adjustRightInd w:val="0"/>
              <w:rPr>
                <w:rFonts w:eastAsia="Calibri"/>
              </w:rPr>
            </w:pPr>
            <w:r w:rsidRPr="00E22984">
              <w:rPr>
                <w:rFonts w:eastAsia="Calibri"/>
              </w:rPr>
              <w:t>ERR:30</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6B4E4DAE" w14:textId="77777777">
            <w:pPr>
              <w:pStyle w:val="ListParagraph"/>
              <w:ind w:left="0"/>
              <w:jc w:val="both"/>
            </w:pPr>
            <w:r>
              <w:t>Tạo</w:t>
            </w:r>
            <w:r>
              <w:t xml:space="preserve"> </w:t>
            </w:r>
            <w:r>
              <w:t>mới</w:t>
            </w:r>
            <w:r>
              <w:t xml:space="preserve"> </w:t>
            </w:r>
            <w:r>
              <w:t>hóa</w:t>
            </w:r>
            <w:r>
              <w:t xml:space="preserve"> </w:t>
            </w:r>
            <w:r>
              <w:t>đơn</w:t>
            </w:r>
            <w:r>
              <w:t xml:space="preserve"> </w:t>
            </w:r>
            <w:r>
              <w:t>có</w:t>
            </w:r>
            <w:r>
              <w:t xml:space="preserve"> </w:t>
            </w:r>
            <w:r>
              <w:t>lỗi</w:t>
            </w:r>
          </w:p>
        </w:tc>
        <w:tc>
          <w:tcPr>
            <w:tcW w:w="2116" w:type="dxa"/>
            <w:tcBorders>
              <w:top w:val="single" w:sz="4" w:space="0" w:color="2E74B5"/>
              <w:left w:val="single" w:sz="4" w:space="0" w:color="2E74B5"/>
              <w:bottom w:val="single" w:sz="4" w:space="0" w:color="2E74B5"/>
              <w:right w:val="single" w:sz="4" w:space="0" w:color="2E74B5"/>
            </w:tcBorders>
          </w:tcPr>
          <w:p w:rsidR="009D1437" w:rsidRPr="00731CD1" w:rsidP="00616EC4" w14:paraId="3606FC4E" w14:textId="77777777">
            <w:pPr>
              <w:ind w:left="360"/>
              <w:jc w:val="both"/>
            </w:pPr>
          </w:p>
        </w:tc>
      </w:tr>
      <w:tr w14:paraId="1B2A1A41"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2D7A9F9C" w14:textId="77777777">
            <w:pPr>
              <w:autoSpaceDE w:val="0"/>
              <w:autoSpaceDN w:val="0"/>
              <w:adjustRightInd w:val="0"/>
              <w:rPr>
                <w:rFonts w:eastAsia="Calibri"/>
              </w:rPr>
            </w:pPr>
            <w:r>
              <w:rPr>
                <w:szCs w:val="28"/>
              </w:rPr>
              <w:t>Chuỗi</w:t>
            </w:r>
            <w:r>
              <w:rPr>
                <w:szCs w:val="28"/>
              </w:rPr>
              <w:t xml:space="preserve"> </w:t>
            </w:r>
            <w:r>
              <w:rPr>
                <w:rFonts w:ascii="Consolas" w:hAnsi="Consolas" w:cs="Consolas"/>
                <w:color w:val="000000"/>
                <w:sz w:val="19"/>
                <w:szCs w:val="19"/>
              </w:rPr>
              <w:t>base64Hash</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F75A5F" w:rsidP="00616EC4" w14:paraId="5449EE13" w14:textId="77777777">
            <w:pPr>
              <w:rPr>
                <w:rFonts w:eastAsia="Calibri"/>
              </w:rPr>
            </w:pPr>
            <w:r>
              <w:rPr>
                <w:rFonts w:eastAsia="Calibri"/>
              </w:rPr>
              <w:t>Chuỗi</w:t>
            </w:r>
            <w:r>
              <w:rPr>
                <w:rFonts w:eastAsia="Calibri"/>
              </w:rPr>
              <w:t xml:space="preserve"> </w:t>
            </w:r>
            <w:r>
              <w:rPr>
                <w:rFonts w:eastAsia="Calibri"/>
              </w:rPr>
              <w:t>trả</w:t>
            </w:r>
            <w:r>
              <w:rPr>
                <w:rFonts w:eastAsia="Calibri"/>
              </w:rPr>
              <w:t xml:space="preserve"> </w:t>
            </w:r>
            <w:r>
              <w:rPr>
                <w:rFonts w:eastAsia="Calibri"/>
              </w:rPr>
              <w:t>về</w:t>
            </w:r>
            <w:r>
              <w:rPr>
                <w:rFonts w:eastAsia="Calibri"/>
              </w:rPr>
              <w:t xml:space="preserve"> </w:t>
            </w:r>
            <w:r>
              <w:rPr>
                <w:rFonts w:eastAsia="Calibri"/>
              </w:rPr>
              <w:t>sử</w:t>
            </w:r>
            <w:r>
              <w:rPr>
                <w:rFonts w:eastAsia="Calibri"/>
              </w:rPr>
              <w:t xml:space="preserve"> </w:t>
            </w:r>
            <w:r>
              <w:rPr>
                <w:rFonts w:eastAsia="Calibri"/>
              </w:rPr>
              <w:t>dụng</w:t>
            </w:r>
            <w:r>
              <w:rPr>
                <w:rFonts w:eastAsia="Calibri"/>
              </w:rPr>
              <w:t xml:space="preserve"> </w:t>
            </w:r>
            <w:r>
              <w:rPr>
                <w:rFonts w:eastAsia="Calibri"/>
              </w:rPr>
              <w:t>để</w:t>
            </w:r>
            <w:r>
              <w:rPr>
                <w:rFonts w:eastAsia="Calibri"/>
              </w:rPr>
              <w:t xml:space="preserve"> </w:t>
            </w:r>
            <w:r>
              <w:rPr>
                <w:rFonts w:eastAsia="Calibri"/>
              </w:rPr>
              <w:t>ký</w:t>
            </w:r>
            <w:r>
              <w:rPr>
                <w:rFonts w:eastAsia="Calibri"/>
              </w:rPr>
              <w:t xml:space="preserve"> </w:t>
            </w:r>
            <w:r>
              <w:rPr>
                <w:rFonts w:eastAsia="Calibri"/>
              </w:rPr>
              <w:t>số</w:t>
            </w:r>
            <w:r>
              <w:rPr>
                <w:rFonts w:eastAsia="Calibri"/>
              </w:rPr>
              <w:t xml:space="preserve"> token</w:t>
            </w:r>
          </w:p>
        </w:tc>
        <w:tc>
          <w:tcPr>
            <w:tcW w:w="2116" w:type="dxa"/>
            <w:tcBorders>
              <w:top w:val="single" w:sz="4" w:space="0" w:color="2E74B5"/>
              <w:left w:val="single" w:sz="4" w:space="0" w:color="2E74B5"/>
              <w:bottom w:val="single" w:sz="4" w:space="0" w:color="2E74B5"/>
              <w:right w:val="single" w:sz="4" w:space="0" w:color="2E74B5"/>
            </w:tcBorders>
          </w:tcPr>
          <w:p w:rsidR="009D1437" w:rsidRPr="00731CD1" w:rsidP="00616EC4" w14:paraId="333F36E7" w14:textId="77777777">
            <w:pPr>
              <w:ind w:left="360"/>
              <w:jc w:val="both"/>
            </w:pPr>
          </w:p>
        </w:tc>
      </w:tr>
    </w:tbl>
    <w:p w:rsidR="009D1437" w:rsidP="009D1437" w14:paraId="393DFD64" w14:textId="77777777">
      <w:pPr>
        <w:rPr>
          <w:lang w:eastAsia="x-none"/>
        </w:rPr>
      </w:pPr>
    </w:p>
    <w:p w:rsidR="009D1437" w:rsidP="009D1437" w14:paraId="1A2EADA3" w14:textId="77777777">
      <w:pPr>
        <w:rPr>
          <w:lang w:eastAsia="x-none"/>
        </w:rPr>
      </w:pPr>
      <w:r>
        <w:rPr>
          <w:lang w:eastAsia="x-none"/>
        </w:rPr>
        <w:t>Cấu</w:t>
      </w:r>
      <w:r>
        <w:rPr>
          <w:lang w:eastAsia="x-none"/>
        </w:rPr>
        <w:t xml:space="preserve"> </w:t>
      </w:r>
      <w:r>
        <w:rPr>
          <w:lang w:eastAsia="x-none"/>
        </w:rPr>
        <w:t>trúc</w:t>
      </w:r>
      <w:r>
        <w:rPr>
          <w:lang w:eastAsia="x-none"/>
        </w:rPr>
        <w:t xml:space="preserve"> </w:t>
      </w:r>
      <w:r>
        <w:rPr>
          <w:lang w:eastAsia="x-none"/>
        </w:rPr>
        <w:t>chuỗi</w:t>
      </w:r>
      <w:r>
        <w:rPr>
          <w:lang w:eastAsia="x-none"/>
        </w:rPr>
        <w:t xml:space="preserve"> XML </w:t>
      </w:r>
      <w:r>
        <w:rPr>
          <w:lang w:eastAsia="x-none"/>
        </w:rPr>
        <w:t>đầu</w:t>
      </w:r>
      <w:r>
        <w:rPr>
          <w:lang w:eastAsia="x-none"/>
        </w:rPr>
        <w:t xml:space="preserve"> </w:t>
      </w:r>
      <w:r>
        <w:rPr>
          <w:lang w:eastAsia="x-none"/>
        </w:rPr>
        <w:t>vào</w:t>
      </w:r>
      <w:r>
        <w:rPr>
          <w:lang w:eastAsia="x-none"/>
        </w:rPr>
        <w:t xml:space="preserve"> </w:t>
      </w:r>
      <w:r>
        <w:rPr>
          <w:lang w:eastAsia="x-none"/>
        </w:rPr>
        <w:t>của</w:t>
      </w:r>
      <w:r>
        <w:rPr>
          <w:lang w:eastAsia="x-none"/>
        </w:rPr>
        <w:t xml:space="preserve"> </w:t>
      </w:r>
      <w:r>
        <w:rPr>
          <w:lang w:eastAsia="x-none"/>
        </w:rPr>
        <w:t>thông</w:t>
      </w:r>
      <w:r>
        <w:rPr>
          <w:lang w:eastAsia="x-none"/>
        </w:rPr>
        <w:t xml:space="preserve"> </w:t>
      </w:r>
      <w:r>
        <w:rPr>
          <w:lang w:eastAsia="x-none"/>
        </w:rPr>
        <w:t>điệp</w:t>
      </w:r>
      <w:r>
        <w:rPr>
          <w:lang w:eastAsia="x-none"/>
        </w:rPr>
        <w:t>: (</w:t>
      </w:r>
      <w:r>
        <w:rPr>
          <w:lang w:eastAsia="x-none"/>
        </w:rPr>
        <w:t>dấu</w:t>
      </w:r>
      <w:r>
        <w:rPr>
          <w:lang w:eastAsia="x-none"/>
        </w:rPr>
        <w:t xml:space="preserve"> * </w:t>
      </w:r>
      <w:r>
        <w:rPr>
          <w:lang w:eastAsia="x-none"/>
        </w:rPr>
        <w:t>là</w:t>
      </w:r>
      <w:r>
        <w:rPr>
          <w:lang w:eastAsia="x-none"/>
        </w:rPr>
        <w:t xml:space="preserve"> </w:t>
      </w:r>
      <w:r>
        <w:rPr>
          <w:lang w:eastAsia="x-none"/>
        </w:rPr>
        <w:t>bắt</w:t>
      </w:r>
      <w:r>
        <w:rPr>
          <w:lang w:eastAsia="x-none"/>
        </w:rPr>
        <w:t xml:space="preserve"> </w:t>
      </w:r>
      <w:r>
        <w:rPr>
          <w:lang w:eastAsia="x-none"/>
        </w:rPr>
        <w:t>buộc</w:t>
      </w:r>
      <w:r>
        <w:rPr>
          <w:lang w:eastAsia="x-none"/>
        </w:rPr>
        <w:t>)</w:t>
      </w:r>
    </w:p>
    <w:p w:rsidR="009D1437" w:rsidRPr="009162BE" w:rsidP="009D1437" w14:paraId="0BC8048F"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&lt;</w:t>
      </w:r>
      <w:r w:rsidRPr="009162BE">
        <w:rPr>
          <w:rFonts w:ascii="Consolas" w:hAnsi="Consolas"/>
          <w:color w:val="9CDCFE"/>
          <w:sz w:val="21"/>
          <w:szCs w:val="21"/>
        </w:rPr>
        <w:t>DLTBao</w:t>
      </w:r>
      <w:r w:rsidRPr="009162BE">
        <w:rPr>
          <w:rFonts w:ascii="Consolas" w:hAnsi="Consolas"/>
          <w:color w:val="D4D4D4"/>
          <w:sz w:val="21"/>
          <w:szCs w:val="21"/>
        </w:rPr>
        <w:t>&gt;</w:t>
      </w:r>
    </w:p>
    <w:p w:rsidR="009D1437" w:rsidRPr="009162BE" w:rsidP="009D1437" w14:paraId="13639A39"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TNNT</w:t>
      </w:r>
      <w:r w:rsidRPr="009162BE">
        <w:rPr>
          <w:rFonts w:ascii="Consolas" w:hAnsi="Consolas"/>
          <w:color w:val="D4D4D4"/>
          <w:sz w:val="21"/>
          <w:szCs w:val="21"/>
        </w:rPr>
        <w:t>&gt;&lt;/</w:t>
      </w:r>
      <w:r w:rsidRPr="009162BE">
        <w:rPr>
          <w:rFonts w:ascii="Consolas" w:hAnsi="Consolas"/>
          <w:color w:val="9CDCFE"/>
          <w:sz w:val="21"/>
          <w:szCs w:val="21"/>
        </w:rPr>
        <w:t>TNNT</w:t>
      </w:r>
      <w:r w:rsidRPr="009162BE">
        <w:rPr>
          <w:rFonts w:ascii="Consolas" w:hAnsi="Consolas"/>
          <w:color w:val="D4D4D4"/>
          <w:sz w:val="21"/>
          <w:szCs w:val="21"/>
        </w:rPr>
        <w:t xml:space="preserve">&gt;* </w:t>
      </w:r>
      <w:r w:rsidRPr="009162BE">
        <w:rPr>
          <w:rFonts w:ascii="Consolas" w:hAnsi="Consolas"/>
          <w:color w:val="6A9955"/>
          <w:sz w:val="21"/>
          <w:szCs w:val="21"/>
        </w:rPr>
        <w:t>//</w:t>
      </w:r>
      <w:r w:rsidRPr="009162BE">
        <w:rPr>
          <w:rFonts w:ascii="Consolas" w:hAnsi="Consolas"/>
          <w:color w:val="6A9955"/>
          <w:sz w:val="21"/>
          <w:szCs w:val="21"/>
        </w:rPr>
        <w:t>Tên</w:t>
      </w:r>
      <w:r w:rsidRPr="009162BE">
        <w:rPr>
          <w:rFonts w:ascii="Consolas" w:hAnsi="Consolas"/>
          <w:color w:val="6A9955"/>
          <w:sz w:val="21"/>
          <w:szCs w:val="21"/>
        </w:rPr>
        <w:t xml:space="preserve"> </w:t>
      </w:r>
      <w:r>
        <w:rPr>
          <w:rFonts w:ascii="Consolas" w:hAnsi="Consolas"/>
          <w:color w:val="6A9955"/>
          <w:sz w:val="21"/>
          <w:szCs w:val="21"/>
        </w:rPr>
        <w:t>người</w:t>
      </w:r>
      <w:r>
        <w:rPr>
          <w:rFonts w:ascii="Consolas" w:hAnsi="Consolas"/>
          <w:color w:val="6A9955"/>
          <w:sz w:val="21"/>
          <w:szCs w:val="21"/>
        </w:rPr>
        <w:t xml:space="preserve"> </w:t>
      </w:r>
      <w:r>
        <w:rPr>
          <w:rFonts w:ascii="Consolas" w:hAnsi="Consolas"/>
          <w:color w:val="6A9955"/>
          <w:sz w:val="21"/>
          <w:szCs w:val="21"/>
        </w:rPr>
        <w:t>nộp</w:t>
      </w:r>
      <w:r>
        <w:rPr>
          <w:rFonts w:ascii="Consolas" w:hAnsi="Consolas"/>
          <w:color w:val="6A9955"/>
          <w:sz w:val="21"/>
          <w:szCs w:val="21"/>
        </w:rPr>
        <w:t xml:space="preserve"> </w:t>
      </w:r>
      <w:r>
        <w:rPr>
          <w:rFonts w:ascii="Consolas" w:hAnsi="Consolas"/>
          <w:color w:val="6A9955"/>
          <w:sz w:val="21"/>
          <w:szCs w:val="21"/>
        </w:rPr>
        <w:t>thuế</w:t>
      </w:r>
    </w:p>
    <w:p w:rsidR="009D1437" w:rsidRPr="009162BE" w:rsidP="009D1437" w14:paraId="6F203FFD"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TCQT</w:t>
      </w:r>
      <w:r w:rsidRPr="009162BE">
        <w:rPr>
          <w:rFonts w:ascii="Consolas" w:hAnsi="Consolas"/>
          <w:color w:val="D4D4D4"/>
          <w:sz w:val="21"/>
          <w:szCs w:val="21"/>
        </w:rPr>
        <w:t>&gt;&lt;/</w:t>
      </w:r>
      <w:r w:rsidRPr="009162BE">
        <w:rPr>
          <w:rFonts w:ascii="Consolas" w:hAnsi="Consolas"/>
          <w:color w:val="9CDCFE"/>
          <w:sz w:val="21"/>
          <w:szCs w:val="21"/>
        </w:rPr>
        <w:t>TCQT</w:t>
      </w:r>
      <w:r w:rsidRPr="009162BE">
        <w:rPr>
          <w:rFonts w:ascii="Consolas" w:hAnsi="Consolas"/>
          <w:color w:val="D4D4D4"/>
          <w:sz w:val="21"/>
          <w:szCs w:val="21"/>
        </w:rPr>
        <w:t>&gt;*</w:t>
      </w:r>
      <w:r w:rsidRPr="009162BE">
        <w:rPr>
          <w:rFonts w:ascii="Consolas" w:hAnsi="Consolas"/>
          <w:color w:val="6A9955"/>
          <w:sz w:val="21"/>
          <w:szCs w:val="21"/>
        </w:rPr>
        <w:t>//</w:t>
      </w:r>
      <w:r w:rsidRPr="009162BE">
        <w:rPr>
          <w:rFonts w:ascii="Consolas" w:hAnsi="Consolas"/>
          <w:color w:val="6A9955"/>
          <w:sz w:val="21"/>
          <w:szCs w:val="21"/>
        </w:rPr>
        <w:t>Tên</w:t>
      </w:r>
      <w:r w:rsidRPr="009162BE">
        <w:rPr>
          <w:rFonts w:ascii="Consolas" w:hAnsi="Consolas"/>
          <w:color w:val="6A9955"/>
          <w:sz w:val="21"/>
          <w:szCs w:val="21"/>
        </w:rPr>
        <w:t xml:space="preserve"> </w:t>
      </w:r>
      <w:r w:rsidRPr="009162BE">
        <w:rPr>
          <w:rFonts w:ascii="Consolas" w:hAnsi="Consolas"/>
          <w:color w:val="6A9955"/>
          <w:sz w:val="21"/>
          <w:szCs w:val="21"/>
        </w:rPr>
        <w:t>cơ</w:t>
      </w:r>
      <w:r w:rsidRPr="009162BE">
        <w:rPr>
          <w:rFonts w:ascii="Consolas" w:hAnsi="Consolas"/>
          <w:color w:val="6A9955"/>
          <w:sz w:val="21"/>
          <w:szCs w:val="21"/>
        </w:rPr>
        <w:t xml:space="preserve"> </w:t>
      </w:r>
      <w:r w:rsidRPr="009162BE">
        <w:rPr>
          <w:rFonts w:ascii="Consolas" w:hAnsi="Consolas"/>
          <w:color w:val="6A9955"/>
          <w:sz w:val="21"/>
          <w:szCs w:val="21"/>
        </w:rPr>
        <w:t>quan</w:t>
      </w:r>
      <w:r w:rsidRPr="009162BE">
        <w:rPr>
          <w:rFonts w:ascii="Consolas" w:hAnsi="Consolas"/>
          <w:color w:val="6A9955"/>
          <w:sz w:val="21"/>
          <w:szCs w:val="21"/>
        </w:rPr>
        <w:t xml:space="preserve"> </w:t>
      </w:r>
      <w:r w:rsidRPr="009162BE">
        <w:rPr>
          <w:rFonts w:ascii="Consolas" w:hAnsi="Consolas"/>
          <w:color w:val="6A9955"/>
          <w:sz w:val="21"/>
          <w:szCs w:val="21"/>
        </w:rPr>
        <w:t>thuế</w:t>
      </w:r>
      <w:r w:rsidRPr="009162BE">
        <w:rPr>
          <w:rFonts w:ascii="Consolas" w:hAnsi="Consolas"/>
          <w:color w:val="6A9955"/>
          <w:sz w:val="21"/>
          <w:szCs w:val="21"/>
        </w:rPr>
        <w:t xml:space="preserve"> (</w:t>
      </w:r>
      <w:r w:rsidRPr="009162BE">
        <w:rPr>
          <w:rFonts w:ascii="Consolas" w:hAnsi="Consolas"/>
          <w:color w:val="6A9955"/>
          <w:sz w:val="21"/>
          <w:szCs w:val="21"/>
        </w:rPr>
        <w:t>Tên</w:t>
      </w:r>
      <w:r w:rsidRPr="009162BE">
        <w:rPr>
          <w:rFonts w:ascii="Consolas" w:hAnsi="Consolas"/>
          <w:color w:val="6A9955"/>
          <w:sz w:val="21"/>
          <w:szCs w:val="21"/>
        </w:rPr>
        <w:t xml:space="preserve"> </w:t>
      </w:r>
      <w:r w:rsidRPr="009162BE">
        <w:rPr>
          <w:rFonts w:ascii="Consolas" w:hAnsi="Consolas"/>
          <w:color w:val="6A9955"/>
          <w:sz w:val="21"/>
          <w:szCs w:val="21"/>
        </w:rPr>
        <w:t>cơ</w:t>
      </w:r>
      <w:r w:rsidRPr="009162BE">
        <w:rPr>
          <w:rFonts w:ascii="Consolas" w:hAnsi="Consolas"/>
          <w:color w:val="6A9955"/>
          <w:sz w:val="21"/>
          <w:szCs w:val="21"/>
        </w:rPr>
        <w:t xml:space="preserve"> </w:t>
      </w:r>
      <w:r w:rsidRPr="009162BE">
        <w:rPr>
          <w:rFonts w:ascii="Consolas" w:hAnsi="Consolas"/>
          <w:color w:val="6A9955"/>
          <w:sz w:val="21"/>
          <w:szCs w:val="21"/>
        </w:rPr>
        <w:t>quan</w:t>
      </w:r>
      <w:r w:rsidRPr="009162BE">
        <w:rPr>
          <w:rFonts w:ascii="Consolas" w:hAnsi="Consolas"/>
          <w:color w:val="6A9955"/>
          <w:sz w:val="21"/>
          <w:szCs w:val="21"/>
        </w:rPr>
        <w:t xml:space="preserve"> </w:t>
      </w:r>
      <w:r w:rsidRPr="009162BE">
        <w:rPr>
          <w:rFonts w:ascii="Consolas" w:hAnsi="Consolas"/>
          <w:color w:val="6A9955"/>
          <w:sz w:val="21"/>
          <w:szCs w:val="21"/>
        </w:rPr>
        <w:t>thuế</w:t>
      </w:r>
      <w:r w:rsidRPr="009162BE">
        <w:rPr>
          <w:rFonts w:ascii="Consolas" w:hAnsi="Consolas"/>
          <w:color w:val="6A9955"/>
          <w:sz w:val="21"/>
          <w:szCs w:val="21"/>
        </w:rPr>
        <w:t xml:space="preserve"> </w:t>
      </w:r>
      <w:r w:rsidRPr="009162BE">
        <w:rPr>
          <w:rFonts w:ascii="Consolas" w:hAnsi="Consolas"/>
          <w:color w:val="6A9955"/>
          <w:sz w:val="21"/>
          <w:szCs w:val="21"/>
        </w:rPr>
        <w:t>ra</w:t>
      </w:r>
      <w:r w:rsidRPr="009162BE">
        <w:rPr>
          <w:rFonts w:ascii="Consolas" w:hAnsi="Consolas"/>
          <w:color w:val="6A9955"/>
          <w:sz w:val="21"/>
          <w:szCs w:val="21"/>
        </w:rPr>
        <w:t xml:space="preserve"> </w:t>
      </w:r>
      <w:r w:rsidRPr="009162BE">
        <w:rPr>
          <w:rFonts w:ascii="Consolas" w:hAnsi="Consolas"/>
          <w:color w:val="6A9955"/>
          <w:sz w:val="21"/>
          <w:szCs w:val="21"/>
        </w:rPr>
        <w:t>thông</w:t>
      </w:r>
      <w:r w:rsidRPr="009162BE">
        <w:rPr>
          <w:rFonts w:ascii="Consolas" w:hAnsi="Consolas"/>
          <w:color w:val="6A9955"/>
          <w:sz w:val="21"/>
          <w:szCs w:val="21"/>
        </w:rPr>
        <w:t xml:space="preserve"> </w:t>
      </w:r>
      <w:r w:rsidRPr="009162BE">
        <w:rPr>
          <w:rFonts w:ascii="Consolas" w:hAnsi="Consolas"/>
          <w:color w:val="6A9955"/>
          <w:sz w:val="21"/>
          <w:szCs w:val="21"/>
        </w:rPr>
        <w:t>báo</w:t>
      </w:r>
      <w:r w:rsidRPr="009162BE">
        <w:rPr>
          <w:rFonts w:ascii="Consolas" w:hAnsi="Consolas"/>
          <w:color w:val="6A9955"/>
          <w:sz w:val="21"/>
          <w:szCs w:val="21"/>
        </w:rPr>
        <w:t>)</w:t>
      </w:r>
    </w:p>
    <w:p w:rsidR="009D1437" w:rsidRPr="009162BE" w:rsidP="009D1437" w14:paraId="4343D175"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NTBao</w:t>
      </w:r>
      <w:r w:rsidRPr="009162BE">
        <w:rPr>
          <w:rFonts w:ascii="Consolas" w:hAnsi="Consolas"/>
          <w:color w:val="D4D4D4"/>
          <w:sz w:val="21"/>
          <w:szCs w:val="21"/>
        </w:rPr>
        <w:t>&gt;&lt;/</w:t>
      </w:r>
      <w:r w:rsidRPr="009162BE">
        <w:rPr>
          <w:rFonts w:ascii="Consolas" w:hAnsi="Consolas"/>
          <w:color w:val="9CDCFE"/>
          <w:sz w:val="21"/>
          <w:szCs w:val="21"/>
        </w:rPr>
        <w:t>NTBao</w:t>
      </w:r>
      <w:r w:rsidRPr="009162BE">
        <w:rPr>
          <w:rFonts w:ascii="Consolas" w:hAnsi="Consolas"/>
          <w:color w:val="D4D4D4"/>
          <w:sz w:val="21"/>
          <w:szCs w:val="21"/>
        </w:rPr>
        <w:t>&gt;*</w:t>
      </w:r>
      <w:r w:rsidRPr="009162BE">
        <w:rPr>
          <w:rFonts w:ascii="Consolas" w:hAnsi="Consolas"/>
          <w:color w:val="6A9955"/>
          <w:sz w:val="21"/>
          <w:szCs w:val="21"/>
        </w:rPr>
        <w:t>//</w:t>
      </w:r>
      <w:r w:rsidRPr="009162BE">
        <w:rPr>
          <w:rFonts w:ascii="Consolas" w:hAnsi="Consolas"/>
          <w:color w:val="6A9955"/>
          <w:sz w:val="21"/>
          <w:szCs w:val="21"/>
        </w:rPr>
        <w:t>Ngày</w:t>
      </w:r>
      <w:r w:rsidRPr="009162BE">
        <w:rPr>
          <w:rFonts w:ascii="Consolas" w:hAnsi="Consolas"/>
          <w:color w:val="6A9955"/>
          <w:sz w:val="21"/>
          <w:szCs w:val="21"/>
        </w:rPr>
        <w:t xml:space="preserve"> </w:t>
      </w:r>
      <w:r w:rsidRPr="009162BE">
        <w:rPr>
          <w:rFonts w:ascii="Consolas" w:hAnsi="Consolas"/>
          <w:color w:val="6A9955"/>
          <w:sz w:val="21"/>
          <w:szCs w:val="21"/>
        </w:rPr>
        <w:t>thông</w:t>
      </w:r>
      <w:r w:rsidRPr="009162BE">
        <w:rPr>
          <w:rFonts w:ascii="Consolas" w:hAnsi="Consolas"/>
          <w:color w:val="6A9955"/>
          <w:sz w:val="21"/>
          <w:szCs w:val="21"/>
        </w:rPr>
        <w:t xml:space="preserve"> </w:t>
      </w:r>
      <w:r w:rsidRPr="009162BE">
        <w:rPr>
          <w:rFonts w:ascii="Consolas" w:hAnsi="Consolas"/>
          <w:color w:val="6A9955"/>
          <w:sz w:val="21"/>
          <w:szCs w:val="21"/>
        </w:rPr>
        <w:t>báo</w:t>
      </w:r>
    </w:p>
    <w:p w:rsidR="009D1437" w:rsidRPr="009162BE" w:rsidP="009D1437" w14:paraId="1BC75BC9"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DDanh</w:t>
      </w:r>
      <w:r w:rsidRPr="009162BE">
        <w:rPr>
          <w:rFonts w:ascii="Consolas" w:hAnsi="Consolas"/>
          <w:color w:val="D4D4D4"/>
          <w:sz w:val="21"/>
          <w:szCs w:val="21"/>
        </w:rPr>
        <w:t>&gt;&lt;/</w:t>
      </w:r>
      <w:r w:rsidRPr="009162BE">
        <w:rPr>
          <w:rFonts w:ascii="Consolas" w:hAnsi="Consolas"/>
          <w:color w:val="9CDCFE"/>
          <w:sz w:val="21"/>
          <w:szCs w:val="21"/>
        </w:rPr>
        <w:t>DDanh</w:t>
      </w:r>
      <w:r w:rsidRPr="009162BE">
        <w:rPr>
          <w:rFonts w:ascii="Consolas" w:hAnsi="Consolas"/>
          <w:color w:val="D4D4D4"/>
          <w:sz w:val="21"/>
          <w:szCs w:val="21"/>
        </w:rPr>
        <w:t>&gt;*</w:t>
      </w:r>
      <w:r w:rsidRPr="009162BE">
        <w:rPr>
          <w:rFonts w:ascii="Consolas" w:hAnsi="Consolas"/>
          <w:color w:val="6A9955"/>
          <w:sz w:val="21"/>
          <w:szCs w:val="21"/>
        </w:rPr>
        <w:t>//</w:t>
      </w:r>
      <w:r w:rsidRPr="009162BE">
        <w:rPr>
          <w:rFonts w:ascii="Consolas" w:hAnsi="Consolas"/>
          <w:color w:val="6A9955"/>
          <w:sz w:val="21"/>
          <w:szCs w:val="21"/>
        </w:rPr>
        <w:t>Địa</w:t>
      </w:r>
      <w:r w:rsidRPr="009162BE">
        <w:rPr>
          <w:rFonts w:ascii="Consolas" w:hAnsi="Consolas"/>
          <w:color w:val="6A9955"/>
          <w:sz w:val="21"/>
          <w:szCs w:val="21"/>
        </w:rPr>
        <w:t xml:space="preserve"> </w:t>
      </w:r>
      <w:r w:rsidRPr="009162BE">
        <w:rPr>
          <w:rFonts w:ascii="Consolas" w:hAnsi="Consolas"/>
          <w:color w:val="6A9955"/>
          <w:sz w:val="21"/>
          <w:szCs w:val="21"/>
        </w:rPr>
        <w:t>danh</w:t>
      </w:r>
    </w:p>
    <w:p w:rsidR="009D1437" w:rsidRPr="009162BE" w:rsidP="009D1437" w14:paraId="4A18DF2C"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Loai</w:t>
      </w:r>
      <w:r w:rsidRPr="009162BE">
        <w:rPr>
          <w:rFonts w:ascii="Consolas" w:hAnsi="Consolas"/>
          <w:color w:val="D4D4D4"/>
          <w:sz w:val="21"/>
          <w:szCs w:val="21"/>
        </w:rPr>
        <w:t>&gt; &lt;/</w:t>
      </w:r>
      <w:r w:rsidRPr="009162BE">
        <w:rPr>
          <w:rFonts w:ascii="Consolas" w:hAnsi="Consolas"/>
          <w:color w:val="9CDCFE"/>
          <w:sz w:val="21"/>
          <w:szCs w:val="21"/>
        </w:rPr>
        <w:t>Loai</w:t>
      </w:r>
      <w:r w:rsidRPr="009162BE">
        <w:rPr>
          <w:rFonts w:ascii="Consolas" w:hAnsi="Consolas"/>
          <w:color w:val="D4D4D4"/>
          <w:sz w:val="21"/>
          <w:szCs w:val="21"/>
        </w:rPr>
        <w:t>&gt;*</w:t>
      </w:r>
      <w:r w:rsidRPr="009162BE">
        <w:rPr>
          <w:rFonts w:ascii="Consolas" w:hAnsi="Consolas"/>
          <w:color w:val="6A9955"/>
          <w:sz w:val="21"/>
          <w:szCs w:val="21"/>
        </w:rPr>
        <w:t>//</w:t>
      </w:r>
      <w:r w:rsidRPr="009162BE">
        <w:rPr>
          <w:rFonts w:ascii="Consolas" w:hAnsi="Consolas"/>
          <w:color w:val="6A9955"/>
          <w:sz w:val="21"/>
          <w:szCs w:val="21"/>
        </w:rPr>
        <w:t>Loại</w:t>
      </w:r>
      <w:r w:rsidRPr="009162BE">
        <w:rPr>
          <w:rFonts w:ascii="Consolas" w:hAnsi="Consolas"/>
          <w:color w:val="6A9955"/>
          <w:sz w:val="21"/>
          <w:szCs w:val="21"/>
        </w:rPr>
        <w:t xml:space="preserve"> (</w:t>
      </w:r>
      <w:r w:rsidRPr="009162BE">
        <w:rPr>
          <w:rFonts w:ascii="Consolas" w:hAnsi="Consolas"/>
          <w:color w:val="6A9955"/>
          <w:sz w:val="21"/>
          <w:szCs w:val="21"/>
        </w:rPr>
        <w:t>Loại</w:t>
      </w:r>
      <w:r w:rsidRPr="009162BE">
        <w:rPr>
          <w:rFonts w:ascii="Consolas" w:hAnsi="Consolas"/>
          <w:color w:val="6A9955"/>
          <w:sz w:val="21"/>
          <w:szCs w:val="21"/>
        </w:rPr>
        <w:t xml:space="preserve"> </w:t>
      </w:r>
      <w:r w:rsidRPr="009162BE">
        <w:rPr>
          <w:rFonts w:ascii="Consolas" w:hAnsi="Consolas"/>
          <w:color w:val="6A9955"/>
          <w:sz w:val="21"/>
          <w:szCs w:val="21"/>
        </w:rPr>
        <w:t>thông</w:t>
      </w:r>
      <w:r w:rsidRPr="009162BE">
        <w:rPr>
          <w:rFonts w:ascii="Consolas" w:hAnsi="Consolas"/>
          <w:color w:val="6A9955"/>
          <w:sz w:val="21"/>
          <w:szCs w:val="21"/>
        </w:rPr>
        <w:t xml:space="preserve"> </w:t>
      </w:r>
      <w:r w:rsidRPr="009162BE">
        <w:rPr>
          <w:rFonts w:ascii="Consolas" w:hAnsi="Consolas"/>
          <w:color w:val="6A9955"/>
          <w:sz w:val="21"/>
          <w:szCs w:val="21"/>
        </w:rPr>
        <w:t>báo</w:t>
      </w:r>
      <w:r w:rsidRPr="009162BE">
        <w:rPr>
          <w:rFonts w:ascii="Consolas" w:hAnsi="Consolas"/>
          <w:color w:val="6A9955"/>
          <w:sz w:val="21"/>
          <w:szCs w:val="21"/>
        </w:rPr>
        <w:t xml:space="preserve">) (1: Thông </w:t>
      </w:r>
      <w:r w:rsidRPr="009162BE">
        <w:rPr>
          <w:rFonts w:ascii="Consolas" w:hAnsi="Consolas"/>
          <w:color w:val="6A9955"/>
          <w:sz w:val="21"/>
          <w:szCs w:val="21"/>
        </w:rPr>
        <w:t>báo</w:t>
      </w:r>
      <w:r w:rsidRPr="009162BE">
        <w:rPr>
          <w:rFonts w:ascii="Consolas" w:hAnsi="Consolas"/>
          <w:color w:val="6A9955"/>
          <w:sz w:val="21"/>
          <w:szCs w:val="21"/>
        </w:rPr>
        <w:t xml:space="preserve"> </w:t>
      </w:r>
      <w:r w:rsidRPr="009162BE">
        <w:rPr>
          <w:rFonts w:ascii="Consolas" w:hAnsi="Consolas"/>
          <w:color w:val="6A9955"/>
          <w:sz w:val="21"/>
          <w:szCs w:val="21"/>
        </w:rPr>
        <w:t>hủy</w:t>
      </w:r>
      <w:r w:rsidRPr="009162BE">
        <w:rPr>
          <w:rFonts w:ascii="Consolas" w:hAnsi="Consolas"/>
          <w:color w:val="6A9955"/>
          <w:sz w:val="21"/>
          <w:szCs w:val="21"/>
        </w:rPr>
        <w:t>/</w:t>
      </w:r>
      <w:r w:rsidRPr="009162BE">
        <w:rPr>
          <w:rFonts w:ascii="Consolas" w:hAnsi="Consolas"/>
          <w:color w:val="6A9955"/>
          <w:sz w:val="21"/>
          <w:szCs w:val="21"/>
        </w:rPr>
        <w:t>giải</w:t>
      </w:r>
      <w:r w:rsidRPr="009162BE">
        <w:rPr>
          <w:rFonts w:ascii="Consolas" w:hAnsi="Consolas"/>
          <w:color w:val="6A9955"/>
          <w:sz w:val="21"/>
          <w:szCs w:val="21"/>
        </w:rPr>
        <w:t xml:space="preserve"> </w:t>
      </w:r>
      <w:r w:rsidRPr="009162BE">
        <w:rPr>
          <w:rFonts w:ascii="Consolas" w:hAnsi="Consolas"/>
          <w:color w:val="6A9955"/>
          <w:sz w:val="21"/>
          <w:szCs w:val="21"/>
        </w:rPr>
        <w:t>trình</w:t>
      </w:r>
      <w:r w:rsidRPr="009162BE">
        <w:rPr>
          <w:rFonts w:ascii="Consolas" w:hAnsi="Consolas"/>
          <w:color w:val="6A9955"/>
          <w:sz w:val="21"/>
          <w:szCs w:val="21"/>
        </w:rPr>
        <w:t xml:space="preserve"> </w:t>
      </w:r>
      <w:r w:rsidRPr="009162BE">
        <w:rPr>
          <w:rFonts w:ascii="Consolas" w:hAnsi="Consolas"/>
          <w:color w:val="6A9955"/>
          <w:sz w:val="21"/>
          <w:szCs w:val="21"/>
        </w:rPr>
        <w:t>của</w:t>
      </w:r>
      <w:r w:rsidRPr="009162BE">
        <w:rPr>
          <w:rFonts w:ascii="Consolas" w:hAnsi="Consolas"/>
          <w:color w:val="6A9955"/>
          <w:sz w:val="21"/>
          <w:szCs w:val="21"/>
        </w:rPr>
        <w:t xml:space="preserve"> NNT, 2: Thông </w:t>
      </w:r>
      <w:r w:rsidRPr="009162BE">
        <w:rPr>
          <w:rFonts w:ascii="Consolas" w:hAnsi="Consolas"/>
          <w:color w:val="6A9955"/>
          <w:sz w:val="21"/>
          <w:szCs w:val="21"/>
        </w:rPr>
        <w:t>báo</w:t>
      </w:r>
      <w:r w:rsidRPr="009162BE">
        <w:rPr>
          <w:rFonts w:ascii="Consolas" w:hAnsi="Consolas"/>
          <w:color w:val="6A9955"/>
          <w:sz w:val="21"/>
          <w:szCs w:val="21"/>
        </w:rPr>
        <w:t xml:space="preserve"> </w:t>
      </w:r>
      <w:r w:rsidRPr="009162BE">
        <w:rPr>
          <w:rFonts w:ascii="Consolas" w:hAnsi="Consolas"/>
          <w:color w:val="6A9955"/>
          <w:sz w:val="21"/>
          <w:szCs w:val="21"/>
        </w:rPr>
        <w:t>hủy</w:t>
      </w:r>
      <w:r w:rsidRPr="009162BE">
        <w:rPr>
          <w:rFonts w:ascii="Consolas" w:hAnsi="Consolas"/>
          <w:color w:val="6A9955"/>
          <w:sz w:val="21"/>
          <w:szCs w:val="21"/>
        </w:rPr>
        <w:t>/</w:t>
      </w:r>
      <w:r w:rsidRPr="009162BE">
        <w:rPr>
          <w:rFonts w:ascii="Consolas" w:hAnsi="Consolas"/>
          <w:color w:val="6A9955"/>
          <w:sz w:val="21"/>
          <w:szCs w:val="21"/>
        </w:rPr>
        <w:t>giải</w:t>
      </w:r>
      <w:r w:rsidRPr="009162BE">
        <w:rPr>
          <w:rFonts w:ascii="Consolas" w:hAnsi="Consolas"/>
          <w:color w:val="6A9955"/>
          <w:sz w:val="21"/>
          <w:szCs w:val="21"/>
        </w:rPr>
        <w:t xml:space="preserve"> </w:t>
      </w:r>
      <w:r w:rsidRPr="009162BE">
        <w:rPr>
          <w:rFonts w:ascii="Consolas" w:hAnsi="Consolas"/>
          <w:color w:val="6A9955"/>
          <w:sz w:val="21"/>
          <w:szCs w:val="21"/>
        </w:rPr>
        <w:t>trình</w:t>
      </w:r>
      <w:r w:rsidRPr="009162BE">
        <w:rPr>
          <w:rFonts w:ascii="Consolas" w:hAnsi="Consolas"/>
          <w:color w:val="6A9955"/>
          <w:sz w:val="21"/>
          <w:szCs w:val="21"/>
        </w:rPr>
        <w:t xml:space="preserve"> </w:t>
      </w:r>
      <w:r w:rsidRPr="009162BE">
        <w:rPr>
          <w:rFonts w:ascii="Consolas" w:hAnsi="Consolas"/>
          <w:color w:val="6A9955"/>
          <w:sz w:val="21"/>
          <w:szCs w:val="21"/>
        </w:rPr>
        <w:t>của</w:t>
      </w:r>
      <w:r w:rsidRPr="009162BE">
        <w:rPr>
          <w:rFonts w:ascii="Consolas" w:hAnsi="Consolas"/>
          <w:color w:val="6A9955"/>
          <w:sz w:val="21"/>
          <w:szCs w:val="21"/>
        </w:rPr>
        <w:t xml:space="preserve"> NNT </w:t>
      </w:r>
      <w:r w:rsidRPr="009162BE">
        <w:rPr>
          <w:rFonts w:ascii="Consolas" w:hAnsi="Consolas"/>
          <w:color w:val="6A9955"/>
          <w:sz w:val="21"/>
          <w:szCs w:val="21"/>
        </w:rPr>
        <w:t>theo</w:t>
      </w:r>
      <w:r w:rsidRPr="009162BE">
        <w:rPr>
          <w:rFonts w:ascii="Consolas" w:hAnsi="Consolas"/>
          <w:color w:val="6A9955"/>
          <w:sz w:val="21"/>
          <w:szCs w:val="21"/>
        </w:rPr>
        <w:t xml:space="preserve"> </w:t>
      </w:r>
      <w:r w:rsidRPr="009162BE">
        <w:rPr>
          <w:rFonts w:ascii="Consolas" w:hAnsi="Consolas"/>
          <w:color w:val="6A9955"/>
          <w:sz w:val="21"/>
          <w:szCs w:val="21"/>
        </w:rPr>
        <w:t>thông</w:t>
      </w:r>
      <w:r w:rsidRPr="009162BE">
        <w:rPr>
          <w:rFonts w:ascii="Consolas" w:hAnsi="Consolas"/>
          <w:color w:val="6A9955"/>
          <w:sz w:val="21"/>
          <w:szCs w:val="21"/>
        </w:rPr>
        <w:t xml:space="preserve"> </w:t>
      </w:r>
      <w:r w:rsidRPr="009162BE">
        <w:rPr>
          <w:rFonts w:ascii="Consolas" w:hAnsi="Consolas"/>
          <w:color w:val="6A9955"/>
          <w:sz w:val="21"/>
          <w:szCs w:val="21"/>
        </w:rPr>
        <w:t>báo</w:t>
      </w:r>
      <w:r w:rsidRPr="009162BE">
        <w:rPr>
          <w:rFonts w:ascii="Consolas" w:hAnsi="Consolas"/>
          <w:color w:val="6A9955"/>
          <w:sz w:val="21"/>
          <w:szCs w:val="21"/>
        </w:rPr>
        <w:t xml:space="preserve"> </w:t>
      </w:r>
      <w:r w:rsidRPr="009162BE">
        <w:rPr>
          <w:rFonts w:ascii="Consolas" w:hAnsi="Consolas"/>
          <w:color w:val="6A9955"/>
          <w:sz w:val="21"/>
          <w:szCs w:val="21"/>
        </w:rPr>
        <w:t>của</w:t>
      </w:r>
      <w:r w:rsidRPr="009162BE">
        <w:rPr>
          <w:rFonts w:ascii="Consolas" w:hAnsi="Consolas"/>
          <w:color w:val="6A9955"/>
          <w:sz w:val="21"/>
          <w:szCs w:val="21"/>
        </w:rPr>
        <w:t xml:space="preserve"> CQT) </w:t>
      </w:r>
    </w:p>
    <w:p w:rsidR="009D1437" w:rsidRPr="009162BE" w:rsidP="009D1437" w14:paraId="37367AD2"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So</w:t>
      </w:r>
      <w:r w:rsidRPr="009162BE">
        <w:rPr>
          <w:rFonts w:ascii="Consolas" w:hAnsi="Consolas"/>
          <w:color w:val="D4D4D4"/>
          <w:sz w:val="21"/>
          <w:szCs w:val="21"/>
        </w:rPr>
        <w:t>&gt;&lt;/</w:t>
      </w:r>
      <w:r w:rsidRPr="009162BE">
        <w:rPr>
          <w:rFonts w:ascii="Consolas" w:hAnsi="Consolas"/>
          <w:color w:val="9CDCFE"/>
          <w:sz w:val="21"/>
          <w:szCs w:val="21"/>
        </w:rPr>
        <w:t>So</w:t>
      </w:r>
      <w:r w:rsidRPr="009162BE">
        <w:rPr>
          <w:rFonts w:ascii="Consolas" w:hAnsi="Consolas"/>
          <w:color w:val="D4D4D4"/>
          <w:sz w:val="21"/>
          <w:szCs w:val="21"/>
        </w:rPr>
        <w:t xml:space="preserve">&gt; </w:t>
      </w:r>
      <w:r w:rsidRPr="009162BE">
        <w:rPr>
          <w:rFonts w:ascii="Consolas" w:hAnsi="Consolas"/>
          <w:color w:val="6A9955"/>
          <w:sz w:val="21"/>
          <w:szCs w:val="21"/>
        </w:rPr>
        <w:t>//</w:t>
      </w:r>
      <w:r w:rsidRPr="009162BE">
        <w:rPr>
          <w:rFonts w:ascii="Consolas" w:hAnsi="Consolas"/>
          <w:color w:val="6A9955"/>
          <w:sz w:val="21"/>
          <w:szCs w:val="21"/>
        </w:rPr>
        <w:t>Số</w:t>
      </w:r>
      <w:r w:rsidRPr="009162BE">
        <w:rPr>
          <w:rFonts w:ascii="Consolas" w:hAnsi="Consolas"/>
          <w:color w:val="6A9955"/>
          <w:sz w:val="21"/>
          <w:szCs w:val="21"/>
        </w:rPr>
        <w:t xml:space="preserve"> </w:t>
      </w:r>
      <w:r w:rsidRPr="009162BE">
        <w:rPr>
          <w:rFonts w:ascii="Consolas" w:hAnsi="Consolas"/>
          <w:color w:val="6A9955"/>
          <w:sz w:val="21"/>
          <w:szCs w:val="21"/>
        </w:rPr>
        <w:t>thông</w:t>
      </w:r>
      <w:r w:rsidRPr="009162BE">
        <w:rPr>
          <w:rFonts w:ascii="Consolas" w:hAnsi="Consolas"/>
          <w:color w:val="6A9955"/>
          <w:sz w:val="21"/>
          <w:szCs w:val="21"/>
        </w:rPr>
        <w:t xml:space="preserve"> </w:t>
      </w:r>
      <w:r w:rsidRPr="009162BE">
        <w:rPr>
          <w:rFonts w:ascii="Consolas" w:hAnsi="Consolas"/>
          <w:color w:val="6A9955"/>
          <w:sz w:val="21"/>
          <w:szCs w:val="21"/>
        </w:rPr>
        <w:t>báo</w:t>
      </w:r>
      <w:r w:rsidRPr="009162BE">
        <w:rPr>
          <w:rFonts w:ascii="Consolas" w:hAnsi="Consolas"/>
          <w:color w:val="6A9955"/>
          <w:sz w:val="21"/>
          <w:szCs w:val="21"/>
        </w:rPr>
        <w:t xml:space="preserve"> </w:t>
      </w:r>
      <w:r w:rsidRPr="009162BE">
        <w:rPr>
          <w:rFonts w:ascii="Consolas" w:hAnsi="Consolas"/>
          <w:color w:val="6A9955"/>
          <w:sz w:val="21"/>
          <w:szCs w:val="21"/>
        </w:rPr>
        <w:t>của</w:t>
      </w:r>
      <w:r w:rsidRPr="009162BE">
        <w:rPr>
          <w:rFonts w:ascii="Consolas" w:hAnsi="Consolas"/>
          <w:color w:val="6A9955"/>
          <w:sz w:val="21"/>
          <w:szCs w:val="21"/>
        </w:rPr>
        <w:t xml:space="preserve"> CQT. </w:t>
      </w:r>
      <w:r w:rsidRPr="009162BE">
        <w:rPr>
          <w:rFonts w:ascii="Consolas" w:hAnsi="Consolas"/>
          <w:color w:val="6A9955"/>
          <w:sz w:val="21"/>
          <w:szCs w:val="21"/>
        </w:rPr>
        <w:t>Bắt</w:t>
      </w:r>
      <w:r w:rsidRPr="009162BE">
        <w:rPr>
          <w:rFonts w:ascii="Consolas" w:hAnsi="Consolas"/>
          <w:color w:val="6A9955"/>
          <w:sz w:val="21"/>
          <w:szCs w:val="21"/>
        </w:rPr>
        <w:t xml:space="preserve"> </w:t>
      </w:r>
      <w:r w:rsidRPr="009162BE">
        <w:rPr>
          <w:rFonts w:ascii="Consolas" w:hAnsi="Consolas"/>
          <w:color w:val="6A9955"/>
          <w:sz w:val="21"/>
          <w:szCs w:val="21"/>
        </w:rPr>
        <w:t>buộc</w:t>
      </w:r>
      <w:r w:rsidRPr="009162BE">
        <w:rPr>
          <w:rFonts w:ascii="Consolas" w:hAnsi="Consolas"/>
          <w:color w:val="6A9955"/>
          <w:sz w:val="21"/>
          <w:szCs w:val="21"/>
        </w:rPr>
        <w:t xml:space="preserve"> (</w:t>
      </w:r>
      <w:r w:rsidRPr="009162BE">
        <w:rPr>
          <w:rFonts w:ascii="Consolas" w:hAnsi="Consolas"/>
          <w:color w:val="6A9955"/>
          <w:sz w:val="21"/>
          <w:szCs w:val="21"/>
        </w:rPr>
        <w:t>Đối</w:t>
      </w:r>
      <w:r w:rsidRPr="009162BE">
        <w:rPr>
          <w:rFonts w:ascii="Consolas" w:hAnsi="Consolas"/>
          <w:color w:val="6A9955"/>
          <w:sz w:val="21"/>
          <w:szCs w:val="21"/>
        </w:rPr>
        <w:t xml:space="preserve"> </w:t>
      </w:r>
      <w:r w:rsidRPr="009162BE">
        <w:rPr>
          <w:rFonts w:ascii="Consolas" w:hAnsi="Consolas"/>
          <w:color w:val="6A9955"/>
          <w:sz w:val="21"/>
          <w:szCs w:val="21"/>
        </w:rPr>
        <w:t>với</w:t>
      </w:r>
      <w:r w:rsidRPr="009162BE">
        <w:rPr>
          <w:rFonts w:ascii="Consolas" w:hAnsi="Consolas"/>
          <w:color w:val="6A9955"/>
          <w:sz w:val="21"/>
          <w:szCs w:val="21"/>
        </w:rPr>
        <w:t xml:space="preserve"> </w:t>
      </w:r>
      <w:r w:rsidRPr="009162BE">
        <w:rPr>
          <w:rFonts w:ascii="Consolas" w:hAnsi="Consolas"/>
          <w:color w:val="6A9955"/>
          <w:sz w:val="21"/>
          <w:szCs w:val="21"/>
        </w:rPr>
        <w:t>Loại</w:t>
      </w:r>
      <w:r w:rsidRPr="009162BE">
        <w:rPr>
          <w:rFonts w:ascii="Consolas" w:hAnsi="Consolas"/>
          <w:color w:val="6A9955"/>
          <w:sz w:val="21"/>
          <w:szCs w:val="21"/>
        </w:rPr>
        <w:t xml:space="preserve">=2: Thông </w:t>
      </w:r>
      <w:r w:rsidRPr="009162BE">
        <w:rPr>
          <w:rFonts w:ascii="Consolas" w:hAnsi="Consolas"/>
          <w:color w:val="6A9955"/>
          <w:sz w:val="21"/>
          <w:szCs w:val="21"/>
        </w:rPr>
        <w:t>báo</w:t>
      </w:r>
      <w:r w:rsidRPr="009162BE">
        <w:rPr>
          <w:rFonts w:ascii="Consolas" w:hAnsi="Consolas"/>
          <w:color w:val="6A9955"/>
          <w:sz w:val="21"/>
          <w:szCs w:val="21"/>
        </w:rPr>
        <w:t xml:space="preserve"> </w:t>
      </w:r>
      <w:r w:rsidRPr="009162BE">
        <w:rPr>
          <w:rFonts w:ascii="Consolas" w:hAnsi="Consolas"/>
          <w:color w:val="6A9955"/>
          <w:sz w:val="21"/>
          <w:szCs w:val="21"/>
        </w:rPr>
        <w:t>hủy</w:t>
      </w:r>
      <w:r w:rsidRPr="009162BE">
        <w:rPr>
          <w:rFonts w:ascii="Consolas" w:hAnsi="Consolas"/>
          <w:color w:val="6A9955"/>
          <w:sz w:val="21"/>
          <w:szCs w:val="21"/>
        </w:rPr>
        <w:t>/</w:t>
      </w:r>
      <w:r w:rsidRPr="009162BE">
        <w:rPr>
          <w:rFonts w:ascii="Consolas" w:hAnsi="Consolas"/>
          <w:color w:val="6A9955"/>
          <w:sz w:val="21"/>
          <w:szCs w:val="21"/>
        </w:rPr>
        <w:t>giải</w:t>
      </w:r>
      <w:r w:rsidRPr="009162BE">
        <w:rPr>
          <w:rFonts w:ascii="Consolas" w:hAnsi="Consolas"/>
          <w:color w:val="6A9955"/>
          <w:sz w:val="21"/>
          <w:szCs w:val="21"/>
        </w:rPr>
        <w:t xml:space="preserve"> </w:t>
      </w:r>
      <w:r w:rsidRPr="009162BE">
        <w:rPr>
          <w:rFonts w:ascii="Consolas" w:hAnsi="Consolas"/>
          <w:color w:val="6A9955"/>
          <w:sz w:val="21"/>
          <w:szCs w:val="21"/>
        </w:rPr>
        <w:t>trình</w:t>
      </w:r>
      <w:r w:rsidRPr="009162BE">
        <w:rPr>
          <w:rFonts w:ascii="Consolas" w:hAnsi="Consolas"/>
          <w:color w:val="6A9955"/>
          <w:sz w:val="21"/>
          <w:szCs w:val="21"/>
        </w:rPr>
        <w:t xml:space="preserve"> </w:t>
      </w:r>
      <w:r w:rsidRPr="009162BE">
        <w:rPr>
          <w:rFonts w:ascii="Consolas" w:hAnsi="Consolas"/>
          <w:color w:val="6A9955"/>
          <w:sz w:val="21"/>
          <w:szCs w:val="21"/>
        </w:rPr>
        <w:t>của</w:t>
      </w:r>
      <w:r w:rsidRPr="009162BE">
        <w:rPr>
          <w:rFonts w:ascii="Consolas" w:hAnsi="Consolas"/>
          <w:color w:val="6A9955"/>
          <w:sz w:val="21"/>
          <w:szCs w:val="21"/>
        </w:rPr>
        <w:t xml:space="preserve"> NNT </w:t>
      </w:r>
      <w:r w:rsidRPr="009162BE">
        <w:rPr>
          <w:rFonts w:ascii="Consolas" w:hAnsi="Consolas"/>
          <w:color w:val="6A9955"/>
          <w:sz w:val="21"/>
          <w:szCs w:val="21"/>
        </w:rPr>
        <w:t>theo</w:t>
      </w:r>
      <w:r w:rsidRPr="009162BE">
        <w:rPr>
          <w:rFonts w:ascii="Consolas" w:hAnsi="Consolas"/>
          <w:color w:val="6A9955"/>
          <w:sz w:val="21"/>
          <w:szCs w:val="21"/>
        </w:rPr>
        <w:t xml:space="preserve"> </w:t>
      </w:r>
      <w:r w:rsidRPr="009162BE">
        <w:rPr>
          <w:rFonts w:ascii="Consolas" w:hAnsi="Consolas"/>
          <w:color w:val="6A9955"/>
          <w:sz w:val="21"/>
          <w:szCs w:val="21"/>
        </w:rPr>
        <w:t>thông</w:t>
      </w:r>
      <w:r w:rsidRPr="009162BE">
        <w:rPr>
          <w:rFonts w:ascii="Consolas" w:hAnsi="Consolas"/>
          <w:color w:val="6A9955"/>
          <w:sz w:val="21"/>
          <w:szCs w:val="21"/>
        </w:rPr>
        <w:t xml:space="preserve"> </w:t>
      </w:r>
      <w:r w:rsidRPr="009162BE">
        <w:rPr>
          <w:rFonts w:ascii="Consolas" w:hAnsi="Consolas"/>
          <w:color w:val="6A9955"/>
          <w:sz w:val="21"/>
          <w:szCs w:val="21"/>
        </w:rPr>
        <w:t>báo</w:t>
      </w:r>
      <w:r w:rsidRPr="009162BE">
        <w:rPr>
          <w:rFonts w:ascii="Consolas" w:hAnsi="Consolas"/>
          <w:color w:val="6A9955"/>
          <w:sz w:val="21"/>
          <w:szCs w:val="21"/>
        </w:rPr>
        <w:t xml:space="preserve"> </w:t>
      </w:r>
      <w:r w:rsidRPr="009162BE">
        <w:rPr>
          <w:rFonts w:ascii="Consolas" w:hAnsi="Consolas"/>
          <w:color w:val="6A9955"/>
          <w:sz w:val="21"/>
          <w:szCs w:val="21"/>
        </w:rPr>
        <w:t>của</w:t>
      </w:r>
      <w:r w:rsidRPr="009162BE">
        <w:rPr>
          <w:rFonts w:ascii="Consolas" w:hAnsi="Consolas"/>
          <w:color w:val="6A9955"/>
          <w:sz w:val="21"/>
          <w:szCs w:val="21"/>
        </w:rPr>
        <w:t xml:space="preserve"> CQT)</w:t>
      </w:r>
    </w:p>
    <w:p w:rsidR="009D1437" w:rsidRPr="009162BE" w:rsidP="009D1437" w14:paraId="401289FA"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NTBCCQT</w:t>
      </w:r>
      <w:r w:rsidRPr="009162BE">
        <w:rPr>
          <w:rFonts w:ascii="Consolas" w:hAnsi="Consolas"/>
          <w:color w:val="D4D4D4"/>
          <w:sz w:val="21"/>
          <w:szCs w:val="21"/>
        </w:rPr>
        <w:t>&gt;&lt;/</w:t>
      </w:r>
      <w:r w:rsidRPr="009162BE">
        <w:rPr>
          <w:rFonts w:ascii="Consolas" w:hAnsi="Consolas"/>
          <w:color w:val="9CDCFE"/>
          <w:sz w:val="21"/>
          <w:szCs w:val="21"/>
        </w:rPr>
        <w:t>NTBCCQT</w:t>
      </w:r>
      <w:r w:rsidRPr="009162BE">
        <w:rPr>
          <w:rFonts w:ascii="Consolas" w:hAnsi="Consolas"/>
          <w:color w:val="D4D4D4"/>
          <w:sz w:val="21"/>
          <w:szCs w:val="21"/>
        </w:rPr>
        <w:t>&gt;</w:t>
      </w:r>
      <w:r w:rsidRPr="009162BE">
        <w:rPr>
          <w:rFonts w:ascii="Consolas" w:hAnsi="Consolas"/>
          <w:color w:val="6A9955"/>
          <w:sz w:val="21"/>
          <w:szCs w:val="21"/>
        </w:rPr>
        <w:t>//</w:t>
      </w:r>
      <w:r w:rsidRPr="009162BE">
        <w:rPr>
          <w:rFonts w:ascii="Consolas" w:hAnsi="Consolas"/>
          <w:color w:val="6A9955"/>
          <w:sz w:val="21"/>
          <w:szCs w:val="21"/>
        </w:rPr>
        <w:t>Ngày</w:t>
      </w:r>
      <w:r w:rsidRPr="009162BE">
        <w:rPr>
          <w:rFonts w:ascii="Consolas" w:hAnsi="Consolas"/>
          <w:color w:val="6A9955"/>
          <w:sz w:val="21"/>
          <w:szCs w:val="21"/>
        </w:rPr>
        <w:t xml:space="preserve"> </w:t>
      </w:r>
      <w:r w:rsidRPr="009162BE">
        <w:rPr>
          <w:rFonts w:ascii="Consolas" w:hAnsi="Consolas"/>
          <w:color w:val="6A9955"/>
          <w:sz w:val="21"/>
          <w:szCs w:val="21"/>
        </w:rPr>
        <w:t>thông</w:t>
      </w:r>
      <w:r w:rsidRPr="009162BE">
        <w:rPr>
          <w:rFonts w:ascii="Consolas" w:hAnsi="Consolas"/>
          <w:color w:val="6A9955"/>
          <w:sz w:val="21"/>
          <w:szCs w:val="21"/>
        </w:rPr>
        <w:t xml:space="preserve"> </w:t>
      </w:r>
      <w:r w:rsidRPr="009162BE">
        <w:rPr>
          <w:rFonts w:ascii="Consolas" w:hAnsi="Consolas"/>
          <w:color w:val="6A9955"/>
          <w:sz w:val="21"/>
          <w:szCs w:val="21"/>
        </w:rPr>
        <w:t>báo</w:t>
      </w:r>
      <w:r w:rsidRPr="009162BE">
        <w:rPr>
          <w:rFonts w:ascii="Consolas" w:hAnsi="Consolas"/>
          <w:color w:val="6A9955"/>
          <w:sz w:val="21"/>
          <w:szCs w:val="21"/>
        </w:rPr>
        <w:t xml:space="preserve"> </w:t>
      </w:r>
      <w:r w:rsidRPr="009162BE">
        <w:rPr>
          <w:rFonts w:ascii="Consolas" w:hAnsi="Consolas"/>
          <w:color w:val="6A9955"/>
          <w:sz w:val="21"/>
          <w:szCs w:val="21"/>
        </w:rPr>
        <w:t>của</w:t>
      </w:r>
      <w:r w:rsidRPr="009162BE">
        <w:rPr>
          <w:rFonts w:ascii="Consolas" w:hAnsi="Consolas"/>
          <w:color w:val="6A9955"/>
          <w:sz w:val="21"/>
          <w:szCs w:val="21"/>
        </w:rPr>
        <w:t xml:space="preserve"> CQT. </w:t>
      </w:r>
      <w:r w:rsidRPr="009162BE">
        <w:rPr>
          <w:rFonts w:ascii="Consolas" w:hAnsi="Consolas"/>
          <w:color w:val="6A9955"/>
          <w:sz w:val="21"/>
          <w:szCs w:val="21"/>
        </w:rPr>
        <w:t>Bắt</w:t>
      </w:r>
      <w:r w:rsidRPr="009162BE">
        <w:rPr>
          <w:rFonts w:ascii="Consolas" w:hAnsi="Consolas"/>
          <w:color w:val="6A9955"/>
          <w:sz w:val="21"/>
          <w:szCs w:val="21"/>
        </w:rPr>
        <w:t xml:space="preserve"> </w:t>
      </w:r>
      <w:r w:rsidRPr="009162BE">
        <w:rPr>
          <w:rFonts w:ascii="Consolas" w:hAnsi="Consolas"/>
          <w:color w:val="6A9955"/>
          <w:sz w:val="21"/>
          <w:szCs w:val="21"/>
        </w:rPr>
        <w:t>buộc</w:t>
      </w:r>
      <w:r w:rsidRPr="009162BE">
        <w:rPr>
          <w:rFonts w:ascii="Consolas" w:hAnsi="Consolas"/>
          <w:color w:val="6A9955"/>
          <w:sz w:val="21"/>
          <w:szCs w:val="21"/>
        </w:rPr>
        <w:t xml:space="preserve"> (</w:t>
      </w:r>
      <w:r w:rsidRPr="009162BE">
        <w:rPr>
          <w:rFonts w:ascii="Consolas" w:hAnsi="Consolas"/>
          <w:color w:val="6A9955"/>
          <w:sz w:val="21"/>
          <w:szCs w:val="21"/>
        </w:rPr>
        <w:t>Đối</w:t>
      </w:r>
      <w:r w:rsidRPr="009162BE">
        <w:rPr>
          <w:rFonts w:ascii="Consolas" w:hAnsi="Consolas"/>
          <w:color w:val="6A9955"/>
          <w:sz w:val="21"/>
          <w:szCs w:val="21"/>
        </w:rPr>
        <w:t xml:space="preserve"> </w:t>
      </w:r>
      <w:r w:rsidRPr="009162BE">
        <w:rPr>
          <w:rFonts w:ascii="Consolas" w:hAnsi="Consolas"/>
          <w:color w:val="6A9955"/>
          <w:sz w:val="21"/>
          <w:szCs w:val="21"/>
        </w:rPr>
        <w:t>với</w:t>
      </w:r>
      <w:r w:rsidRPr="009162BE">
        <w:rPr>
          <w:rFonts w:ascii="Consolas" w:hAnsi="Consolas"/>
          <w:color w:val="6A9955"/>
          <w:sz w:val="21"/>
          <w:szCs w:val="21"/>
        </w:rPr>
        <w:t xml:space="preserve"> </w:t>
      </w:r>
      <w:r w:rsidRPr="009162BE">
        <w:rPr>
          <w:rFonts w:ascii="Consolas" w:hAnsi="Consolas"/>
          <w:color w:val="6A9955"/>
          <w:sz w:val="21"/>
          <w:szCs w:val="21"/>
        </w:rPr>
        <w:t>Loại</w:t>
      </w:r>
      <w:r w:rsidRPr="009162BE">
        <w:rPr>
          <w:rFonts w:ascii="Consolas" w:hAnsi="Consolas"/>
          <w:color w:val="6A9955"/>
          <w:sz w:val="21"/>
          <w:szCs w:val="21"/>
        </w:rPr>
        <w:t xml:space="preserve">=2: Thông </w:t>
      </w:r>
      <w:r w:rsidRPr="009162BE">
        <w:rPr>
          <w:rFonts w:ascii="Consolas" w:hAnsi="Consolas"/>
          <w:color w:val="6A9955"/>
          <w:sz w:val="21"/>
          <w:szCs w:val="21"/>
        </w:rPr>
        <w:t>báo</w:t>
      </w:r>
      <w:r w:rsidRPr="009162BE">
        <w:rPr>
          <w:rFonts w:ascii="Consolas" w:hAnsi="Consolas"/>
          <w:color w:val="6A9955"/>
          <w:sz w:val="21"/>
          <w:szCs w:val="21"/>
        </w:rPr>
        <w:t xml:space="preserve"> </w:t>
      </w:r>
      <w:r w:rsidRPr="009162BE">
        <w:rPr>
          <w:rFonts w:ascii="Consolas" w:hAnsi="Consolas"/>
          <w:color w:val="6A9955"/>
          <w:sz w:val="21"/>
          <w:szCs w:val="21"/>
        </w:rPr>
        <w:t>hủy</w:t>
      </w:r>
      <w:r w:rsidRPr="009162BE">
        <w:rPr>
          <w:rFonts w:ascii="Consolas" w:hAnsi="Consolas"/>
          <w:color w:val="6A9955"/>
          <w:sz w:val="21"/>
          <w:szCs w:val="21"/>
        </w:rPr>
        <w:t>/</w:t>
      </w:r>
      <w:r w:rsidRPr="009162BE">
        <w:rPr>
          <w:rFonts w:ascii="Consolas" w:hAnsi="Consolas"/>
          <w:color w:val="6A9955"/>
          <w:sz w:val="21"/>
          <w:szCs w:val="21"/>
        </w:rPr>
        <w:t>giải</w:t>
      </w:r>
      <w:r w:rsidRPr="009162BE">
        <w:rPr>
          <w:rFonts w:ascii="Consolas" w:hAnsi="Consolas"/>
          <w:color w:val="6A9955"/>
          <w:sz w:val="21"/>
          <w:szCs w:val="21"/>
        </w:rPr>
        <w:t xml:space="preserve"> </w:t>
      </w:r>
      <w:r w:rsidRPr="009162BE">
        <w:rPr>
          <w:rFonts w:ascii="Consolas" w:hAnsi="Consolas"/>
          <w:color w:val="6A9955"/>
          <w:sz w:val="21"/>
          <w:szCs w:val="21"/>
        </w:rPr>
        <w:t>trình</w:t>
      </w:r>
      <w:r w:rsidRPr="009162BE">
        <w:rPr>
          <w:rFonts w:ascii="Consolas" w:hAnsi="Consolas"/>
          <w:color w:val="6A9955"/>
          <w:sz w:val="21"/>
          <w:szCs w:val="21"/>
        </w:rPr>
        <w:t xml:space="preserve"> </w:t>
      </w:r>
      <w:r w:rsidRPr="009162BE">
        <w:rPr>
          <w:rFonts w:ascii="Consolas" w:hAnsi="Consolas"/>
          <w:color w:val="6A9955"/>
          <w:sz w:val="21"/>
          <w:szCs w:val="21"/>
        </w:rPr>
        <w:t>của</w:t>
      </w:r>
      <w:r w:rsidRPr="009162BE">
        <w:rPr>
          <w:rFonts w:ascii="Consolas" w:hAnsi="Consolas"/>
          <w:color w:val="6A9955"/>
          <w:sz w:val="21"/>
          <w:szCs w:val="21"/>
        </w:rPr>
        <w:t xml:space="preserve"> NNT </w:t>
      </w:r>
      <w:r w:rsidRPr="009162BE">
        <w:rPr>
          <w:rFonts w:ascii="Consolas" w:hAnsi="Consolas"/>
          <w:color w:val="6A9955"/>
          <w:sz w:val="21"/>
          <w:szCs w:val="21"/>
        </w:rPr>
        <w:t>theo</w:t>
      </w:r>
      <w:r w:rsidRPr="009162BE">
        <w:rPr>
          <w:rFonts w:ascii="Consolas" w:hAnsi="Consolas"/>
          <w:color w:val="6A9955"/>
          <w:sz w:val="21"/>
          <w:szCs w:val="21"/>
        </w:rPr>
        <w:t xml:space="preserve"> </w:t>
      </w:r>
      <w:r w:rsidRPr="009162BE">
        <w:rPr>
          <w:rFonts w:ascii="Consolas" w:hAnsi="Consolas"/>
          <w:color w:val="6A9955"/>
          <w:sz w:val="21"/>
          <w:szCs w:val="21"/>
        </w:rPr>
        <w:t>thông</w:t>
      </w:r>
      <w:r w:rsidRPr="009162BE">
        <w:rPr>
          <w:rFonts w:ascii="Consolas" w:hAnsi="Consolas"/>
          <w:color w:val="6A9955"/>
          <w:sz w:val="21"/>
          <w:szCs w:val="21"/>
        </w:rPr>
        <w:t xml:space="preserve"> </w:t>
      </w:r>
      <w:r w:rsidRPr="009162BE">
        <w:rPr>
          <w:rFonts w:ascii="Consolas" w:hAnsi="Consolas"/>
          <w:color w:val="6A9955"/>
          <w:sz w:val="21"/>
          <w:szCs w:val="21"/>
        </w:rPr>
        <w:t>báo</w:t>
      </w:r>
      <w:r w:rsidRPr="009162BE">
        <w:rPr>
          <w:rFonts w:ascii="Consolas" w:hAnsi="Consolas"/>
          <w:color w:val="6A9955"/>
          <w:sz w:val="21"/>
          <w:szCs w:val="21"/>
        </w:rPr>
        <w:t xml:space="preserve"> </w:t>
      </w:r>
      <w:r w:rsidRPr="009162BE">
        <w:rPr>
          <w:rFonts w:ascii="Consolas" w:hAnsi="Consolas"/>
          <w:color w:val="6A9955"/>
          <w:sz w:val="21"/>
          <w:szCs w:val="21"/>
        </w:rPr>
        <w:t>của</w:t>
      </w:r>
      <w:r w:rsidRPr="009162BE">
        <w:rPr>
          <w:rFonts w:ascii="Consolas" w:hAnsi="Consolas"/>
          <w:color w:val="6A9955"/>
          <w:sz w:val="21"/>
          <w:szCs w:val="21"/>
        </w:rPr>
        <w:t xml:space="preserve"> CQT) </w:t>
      </w:r>
    </w:p>
    <w:p w:rsidR="009D1437" w:rsidRPr="009162BE" w:rsidP="009D1437" w14:paraId="224424CC"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DSHDon</w:t>
      </w:r>
      <w:r w:rsidRPr="009162BE">
        <w:rPr>
          <w:rFonts w:ascii="Consolas" w:hAnsi="Consolas"/>
          <w:color w:val="D4D4D4"/>
          <w:sz w:val="21"/>
          <w:szCs w:val="21"/>
        </w:rPr>
        <w:t>&gt;</w:t>
      </w:r>
    </w:p>
    <w:p w:rsidR="009D1437" w:rsidRPr="009162BE" w:rsidP="009D1437" w14:paraId="2B446BF2"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HDon</w:t>
      </w:r>
      <w:r w:rsidRPr="009162BE">
        <w:rPr>
          <w:rFonts w:ascii="Consolas" w:hAnsi="Consolas"/>
          <w:color w:val="D4D4D4"/>
          <w:sz w:val="21"/>
          <w:szCs w:val="21"/>
        </w:rPr>
        <w:t>&gt;</w:t>
      </w:r>
    </w:p>
    <w:p w:rsidR="009D1437" w:rsidRPr="009162BE" w:rsidP="009D1437" w14:paraId="7AEDE17A"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STT</w:t>
      </w:r>
      <w:r w:rsidRPr="009162BE">
        <w:rPr>
          <w:rFonts w:ascii="Consolas" w:hAnsi="Consolas"/>
          <w:color w:val="D4D4D4"/>
          <w:sz w:val="21"/>
          <w:szCs w:val="21"/>
        </w:rPr>
        <w:t>&gt;&lt;/</w:t>
      </w:r>
      <w:r w:rsidRPr="009162BE">
        <w:rPr>
          <w:rFonts w:ascii="Consolas" w:hAnsi="Consolas"/>
          <w:color w:val="9CDCFE"/>
          <w:sz w:val="21"/>
          <w:szCs w:val="21"/>
        </w:rPr>
        <w:t>STT</w:t>
      </w:r>
      <w:r w:rsidRPr="009162BE">
        <w:rPr>
          <w:rFonts w:ascii="Consolas" w:hAnsi="Consolas"/>
          <w:color w:val="D4D4D4"/>
          <w:sz w:val="21"/>
          <w:szCs w:val="21"/>
        </w:rPr>
        <w:t xml:space="preserve">&gt; </w:t>
      </w:r>
      <w:r w:rsidRPr="009162BE">
        <w:rPr>
          <w:rFonts w:ascii="Consolas" w:hAnsi="Consolas"/>
          <w:color w:val="6A9955"/>
          <w:sz w:val="21"/>
          <w:szCs w:val="21"/>
        </w:rPr>
        <w:t>//</w:t>
      </w:r>
      <w:r w:rsidRPr="009162BE">
        <w:rPr>
          <w:rFonts w:ascii="Consolas" w:hAnsi="Consolas"/>
          <w:color w:val="6A9955"/>
          <w:sz w:val="21"/>
          <w:szCs w:val="21"/>
        </w:rPr>
        <w:t>Số</w:t>
      </w:r>
      <w:r w:rsidRPr="009162BE">
        <w:rPr>
          <w:rFonts w:ascii="Consolas" w:hAnsi="Consolas"/>
          <w:color w:val="6A9955"/>
          <w:sz w:val="21"/>
          <w:szCs w:val="21"/>
        </w:rPr>
        <w:t xml:space="preserve"> thứ tự</w:t>
      </w:r>
    </w:p>
    <w:p w:rsidR="009D1437" w:rsidRPr="009162BE" w:rsidP="009D1437" w14:paraId="12EFF8DD"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MCQTCap</w:t>
      </w:r>
      <w:r w:rsidRPr="009162BE">
        <w:rPr>
          <w:rFonts w:ascii="Consolas" w:hAnsi="Consolas"/>
          <w:color w:val="D4D4D4"/>
          <w:sz w:val="21"/>
          <w:szCs w:val="21"/>
        </w:rPr>
        <w:t>&gt; &lt;/</w:t>
      </w:r>
      <w:r w:rsidRPr="009162BE">
        <w:rPr>
          <w:rFonts w:ascii="Consolas" w:hAnsi="Consolas"/>
          <w:color w:val="9CDCFE"/>
          <w:sz w:val="21"/>
          <w:szCs w:val="21"/>
        </w:rPr>
        <w:t>MCQTCap</w:t>
      </w:r>
      <w:r w:rsidRPr="009162BE">
        <w:rPr>
          <w:rFonts w:ascii="Consolas" w:hAnsi="Consolas"/>
          <w:color w:val="D4D4D4"/>
          <w:sz w:val="21"/>
          <w:szCs w:val="21"/>
        </w:rPr>
        <w:t xml:space="preserve">&gt; </w:t>
      </w:r>
      <w:r w:rsidRPr="009162BE">
        <w:rPr>
          <w:rFonts w:ascii="Consolas" w:hAnsi="Consolas"/>
          <w:color w:val="6A9955"/>
          <w:sz w:val="21"/>
          <w:szCs w:val="21"/>
        </w:rPr>
        <w:t>//</w:t>
      </w:r>
      <w:r w:rsidRPr="009162BE">
        <w:rPr>
          <w:rFonts w:ascii="Consolas" w:hAnsi="Consolas"/>
          <w:color w:val="6A9955"/>
          <w:sz w:val="21"/>
          <w:szCs w:val="21"/>
        </w:rPr>
        <w:t>Mã</w:t>
      </w:r>
      <w:r w:rsidRPr="009162BE">
        <w:rPr>
          <w:rFonts w:ascii="Consolas" w:hAnsi="Consolas"/>
          <w:color w:val="6A9955"/>
          <w:sz w:val="21"/>
          <w:szCs w:val="21"/>
        </w:rPr>
        <w:t xml:space="preserve"> CQT </w:t>
      </w:r>
      <w:r w:rsidRPr="009162BE">
        <w:rPr>
          <w:rFonts w:ascii="Consolas" w:hAnsi="Consolas"/>
          <w:color w:val="6A9955"/>
          <w:sz w:val="21"/>
          <w:szCs w:val="21"/>
        </w:rPr>
        <w:t>cấp</w:t>
      </w:r>
      <w:r w:rsidRPr="009162BE">
        <w:rPr>
          <w:rFonts w:ascii="Consolas" w:hAnsi="Consolas"/>
          <w:color w:val="6A9955"/>
          <w:sz w:val="21"/>
          <w:szCs w:val="21"/>
        </w:rPr>
        <w:t xml:space="preserve">. </w:t>
      </w:r>
      <w:r w:rsidRPr="009162BE">
        <w:rPr>
          <w:rFonts w:ascii="Consolas" w:hAnsi="Consolas"/>
          <w:color w:val="6A9955"/>
          <w:sz w:val="21"/>
          <w:szCs w:val="21"/>
        </w:rPr>
        <w:t>Bắt</w:t>
      </w:r>
      <w:r w:rsidRPr="009162BE">
        <w:rPr>
          <w:rFonts w:ascii="Consolas" w:hAnsi="Consolas"/>
          <w:color w:val="6A9955"/>
          <w:sz w:val="21"/>
          <w:szCs w:val="21"/>
        </w:rPr>
        <w:t xml:space="preserve"> </w:t>
      </w:r>
      <w:r w:rsidRPr="009162BE">
        <w:rPr>
          <w:rFonts w:ascii="Consolas" w:hAnsi="Consolas"/>
          <w:color w:val="6A9955"/>
          <w:sz w:val="21"/>
          <w:szCs w:val="21"/>
        </w:rPr>
        <w:t>buộc</w:t>
      </w:r>
      <w:r w:rsidRPr="009162BE">
        <w:rPr>
          <w:rFonts w:ascii="Consolas" w:hAnsi="Consolas"/>
          <w:color w:val="6A9955"/>
          <w:sz w:val="21"/>
          <w:szCs w:val="21"/>
        </w:rPr>
        <w:t xml:space="preserve"> (</w:t>
      </w:r>
      <w:r w:rsidRPr="009162BE">
        <w:rPr>
          <w:rFonts w:ascii="Consolas" w:hAnsi="Consolas"/>
          <w:color w:val="6A9955"/>
          <w:sz w:val="21"/>
          <w:szCs w:val="21"/>
        </w:rPr>
        <w:t>Trừ</w:t>
      </w:r>
      <w:r w:rsidRPr="009162BE">
        <w:rPr>
          <w:rFonts w:ascii="Consolas" w:hAnsi="Consolas"/>
          <w:color w:val="6A9955"/>
          <w:sz w:val="21"/>
          <w:szCs w:val="21"/>
        </w:rPr>
        <w:t xml:space="preserve"> </w:t>
      </w:r>
      <w:r w:rsidRPr="009162BE">
        <w:rPr>
          <w:rFonts w:ascii="Consolas" w:hAnsi="Consolas"/>
          <w:color w:val="6A9955"/>
          <w:sz w:val="21"/>
          <w:szCs w:val="21"/>
        </w:rPr>
        <w:t>trường</w:t>
      </w:r>
      <w:r w:rsidRPr="009162BE">
        <w:rPr>
          <w:rFonts w:ascii="Consolas" w:hAnsi="Consolas"/>
          <w:color w:val="6A9955"/>
          <w:sz w:val="21"/>
          <w:szCs w:val="21"/>
        </w:rPr>
        <w:t xml:space="preserve"> </w:t>
      </w:r>
      <w:r w:rsidRPr="009162BE">
        <w:rPr>
          <w:rFonts w:ascii="Consolas" w:hAnsi="Consolas"/>
          <w:color w:val="6A9955"/>
          <w:sz w:val="21"/>
          <w:szCs w:val="21"/>
        </w:rPr>
        <w:t>hợp</w:t>
      </w:r>
      <w:r w:rsidRPr="009162BE">
        <w:rPr>
          <w:rFonts w:ascii="Consolas" w:hAnsi="Consolas"/>
          <w:color w:val="6A9955"/>
          <w:sz w:val="21"/>
          <w:szCs w:val="21"/>
        </w:rPr>
        <w:t xml:space="preserve"> </w:t>
      </w:r>
      <w:r w:rsidRPr="009162BE">
        <w:rPr>
          <w:rFonts w:ascii="Consolas" w:hAnsi="Consolas"/>
          <w:color w:val="6A9955"/>
          <w:sz w:val="21"/>
          <w:szCs w:val="21"/>
        </w:rPr>
        <w:t>là</w:t>
      </w:r>
      <w:r w:rsidRPr="009162BE">
        <w:rPr>
          <w:rFonts w:ascii="Consolas" w:hAnsi="Consolas"/>
          <w:color w:val="6A9955"/>
          <w:sz w:val="21"/>
          <w:szCs w:val="21"/>
        </w:rPr>
        <w:t xml:space="preserve"> </w:t>
      </w:r>
      <w:r w:rsidRPr="009162BE">
        <w:rPr>
          <w:rFonts w:ascii="Consolas" w:hAnsi="Consolas"/>
          <w:color w:val="6A9955"/>
          <w:sz w:val="21"/>
          <w:szCs w:val="21"/>
        </w:rPr>
        <w:t>hóa</w:t>
      </w:r>
      <w:r w:rsidRPr="009162BE">
        <w:rPr>
          <w:rFonts w:ascii="Consolas" w:hAnsi="Consolas"/>
          <w:color w:val="6A9955"/>
          <w:sz w:val="21"/>
          <w:szCs w:val="21"/>
        </w:rPr>
        <w:t xml:space="preserve"> </w:t>
      </w:r>
      <w:r w:rsidRPr="009162BE">
        <w:rPr>
          <w:rFonts w:ascii="Consolas" w:hAnsi="Consolas"/>
          <w:color w:val="6A9955"/>
          <w:sz w:val="21"/>
          <w:szCs w:val="21"/>
        </w:rPr>
        <w:t>đơn</w:t>
      </w:r>
      <w:r w:rsidRPr="009162BE">
        <w:rPr>
          <w:rFonts w:ascii="Consolas" w:hAnsi="Consolas"/>
          <w:color w:val="6A9955"/>
          <w:sz w:val="21"/>
          <w:szCs w:val="21"/>
        </w:rPr>
        <w:t xml:space="preserve"> </w:t>
      </w:r>
      <w:r w:rsidRPr="009162BE">
        <w:rPr>
          <w:rFonts w:ascii="Consolas" w:hAnsi="Consolas"/>
          <w:color w:val="6A9955"/>
          <w:sz w:val="21"/>
          <w:szCs w:val="21"/>
        </w:rPr>
        <w:t>không</w:t>
      </w:r>
      <w:r w:rsidRPr="009162BE">
        <w:rPr>
          <w:rFonts w:ascii="Consolas" w:hAnsi="Consolas"/>
          <w:color w:val="6A9955"/>
          <w:sz w:val="21"/>
          <w:szCs w:val="21"/>
        </w:rPr>
        <w:t xml:space="preserve"> </w:t>
      </w:r>
      <w:r w:rsidRPr="009162BE">
        <w:rPr>
          <w:rFonts w:ascii="Consolas" w:hAnsi="Consolas"/>
          <w:color w:val="6A9955"/>
          <w:sz w:val="21"/>
          <w:szCs w:val="21"/>
        </w:rPr>
        <w:t>có</w:t>
      </w:r>
      <w:r w:rsidRPr="009162BE">
        <w:rPr>
          <w:rFonts w:ascii="Consolas" w:hAnsi="Consolas"/>
          <w:color w:val="6A9955"/>
          <w:sz w:val="21"/>
          <w:szCs w:val="21"/>
        </w:rPr>
        <w:t xml:space="preserve"> </w:t>
      </w:r>
      <w:r w:rsidRPr="009162BE">
        <w:rPr>
          <w:rFonts w:ascii="Consolas" w:hAnsi="Consolas"/>
          <w:color w:val="6A9955"/>
          <w:sz w:val="21"/>
          <w:szCs w:val="21"/>
        </w:rPr>
        <w:t>mã</w:t>
      </w:r>
      <w:r w:rsidRPr="009162BE">
        <w:rPr>
          <w:rFonts w:ascii="Consolas" w:hAnsi="Consolas"/>
          <w:color w:val="6A9955"/>
          <w:sz w:val="21"/>
          <w:szCs w:val="21"/>
        </w:rPr>
        <w:t xml:space="preserve"> </w:t>
      </w:r>
      <w:r w:rsidRPr="009162BE">
        <w:rPr>
          <w:rFonts w:ascii="Consolas" w:hAnsi="Consolas"/>
          <w:color w:val="6A9955"/>
          <w:sz w:val="21"/>
          <w:szCs w:val="21"/>
        </w:rPr>
        <w:t>của</w:t>
      </w:r>
      <w:r w:rsidRPr="009162BE">
        <w:rPr>
          <w:rFonts w:ascii="Consolas" w:hAnsi="Consolas"/>
          <w:color w:val="6A9955"/>
          <w:sz w:val="21"/>
          <w:szCs w:val="21"/>
        </w:rPr>
        <w:t xml:space="preserve"> CQT)</w:t>
      </w:r>
    </w:p>
    <w:p w:rsidR="009D1437" w:rsidRPr="009162BE" w:rsidP="009D1437" w14:paraId="1B2AED5C"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KHMSHDon</w:t>
      </w:r>
      <w:r w:rsidRPr="009162BE">
        <w:rPr>
          <w:rFonts w:ascii="Consolas" w:hAnsi="Consolas"/>
          <w:color w:val="D4D4D4"/>
          <w:sz w:val="21"/>
          <w:szCs w:val="21"/>
        </w:rPr>
        <w:t>&gt;&lt;/</w:t>
      </w:r>
      <w:r w:rsidRPr="009162BE">
        <w:rPr>
          <w:rFonts w:ascii="Consolas" w:hAnsi="Consolas"/>
          <w:color w:val="9CDCFE"/>
          <w:sz w:val="21"/>
          <w:szCs w:val="21"/>
        </w:rPr>
        <w:t>KHMSHDon</w:t>
      </w:r>
      <w:r w:rsidRPr="009162BE">
        <w:rPr>
          <w:rFonts w:ascii="Consolas" w:hAnsi="Consolas"/>
          <w:color w:val="D4D4D4"/>
          <w:sz w:val="21"/>
          <w:szCs w:val="21"/>
        </w:rPr>
        <w:t xml:space="preserve">&gt;* </w:t>
      </w:r>
      <w:r w:rsidRPr="009162BE">
        <w:rPr>
          <w:rFonts w:ascii="Consolas" w:hAnsi="Consolas"/>
          <w:color w:val="6A9955"/>
          <w:sz w:val="21"/>
          <w:szCs w:val="21"/>
        </w:rPr>
        <w:t xml:space="preserve">//Ký </w:t>
      </w:r>
      <w:r w:rsidRPr="009162BE">
        <w:rPr>
          <w:rFonts w:ascii="Consolas" w:hAnsi="Consolas"/>
          <w:color w:val="6A9955"/>
          <w:sz w:val="21"/>
          <w:szCs w:val="21"/>
        </w:rPr>
        <w:t>hiệu</w:t>
      </w:r>
      <w:r w:rsidRPr="009162BE">
        <w:rPr>
          <w:rFonts w:ascii="Consolas" w:hAnsi="Consolas"/>
          <w:color w:val="6A9955"/>
          <w:sz w:val="21"/>
          <w:szCs w:val="21"/>
        </w:rPr>
        <w:t xml:space="preserve"> </w:t>
      </w:r>
      <w:r w:rsidRPr="009162BE">
        <w:rPr>
          <w:rFonts w:ascii="Consolas" w:hAnsi="Consolas"/>
          <w:color w:val="6A9955"/>
          <w:sz w:val="21"/>
          <w:szCs w:val="21"/>
        </w:rPr>
        <w:t>mẫu</w:t>
      </w:r>
      <w:r w:rsidRPr="009162BE">
        <w:rPr>
          <w:rFonts w:ascii="Consolas" w:hAnsi="Consolas"/>
          <w:color w:val="6A9955"/>
          <w:sz w:val="21"/>
          <w:szCs w:val="21"/>
        </w:rPr>
        <w:t xml:space="preserve"> </w:t>
      </w:r>
      <w:r w:rsidRPr="009162BE">
        <w:rPr>
          <w:rFonts w:ascii="Consolas" w:hAnsi="Consolas"/>
          <w:color w:val="6A9955"/>
          <w:sz w:val="21"/>
          <w:szCs w:val="21"/>
        </w:rPr>
        <w:t>số</w:t>
      </w:r>
      <w:r w:rsidRPr="009162BE">
        <w:rPr>
          <w:rFonts w:ascii="Consolas" w:hAnsi="Consolas"/>
          <w:color w:val="6A9955"/>
          <w:sz w:val="21"/>
          <w:szCs w:val="21"/>
        </w:rPr>
        <w:t xml:space="preserve"> hóa đơn</w:t>
      </w:r>
    </w:p>
    <w:p w:rsidR="009D1437" w:rsidRPr="009162BE" w:rsidP="009D1437" w14:paraId="58E0A94E"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KHHDon</w:t>
      </w:r>
      <w:r w:rsidRPr="009162BE">
        <w:rPr>
          <w:rFonts w:ascii="Consolas" w:hAnsi="Consolas"/>
          <w:color w:val="D4D4D4"/>
          <w:sz w:val="21"/>
          <w:szCs w:val="21"/>
        </w:rPr>
        <w:t>&gt;&lt;/</w:t>
      </w:r>
      <w:r w:rsidRPr="009162BE">
        <w:rPr>
          <w:rFonts w:ascii="Consolas" w:hAnsi="Consolas"/>
          <w:color w:val="9CDCFE"/>
          <w:sz w:val="21"/>
          <w:szCs w:val="21"/>
        </w:rPr>
        <w:t>KHHDon</w:t>
      </w:r>
      <w:r w:rsidRPr="009162BE">
        <w:rPr>
          <w:rFonts w:ascii="Consolas" w:hAnsi="Consolas"/>
          <w:color w:val="D4D4D4"/>
          <w:sz w:val="21"/>
          <w:szCs w:val="21"/>
        </w:rPr>
        <w:t>&gt;*</w:t>
      </w:r>
      <w:r w:rsidRPr="009162BE">
        <w:rPr>
          <w:rFonts w:ascii="Consolas" w:hAnsi="Consolas"/>
          <w:color w:val="6A9955"/>
          <w:sz w:val="21"/>
          <w:szCs w:val="21"/>
        </w:rPr>
        <w:t>//</w:t>
      </w:r>
      <w:r w:rsidRPr="009162BE">
        <w:rPr>
          <w:rFonts w:ascii="Consolas" w:hAnsi="Consolas"/>
          <w:color w:val="6A9955"/>
          <w:sz w:val="21"/>
          <w:szCs w:val="21"/>
        </w:rPr>
        <w:t>Ký</w:t>
      </w:r>
      <w:r w:rsidRPr="009162BE">
        <w:rPr>
          <w:rFonts w:ascii="Consolas" w:hAnsi="Consolas"/>
          <w:color w:val="6A9955"/>
          <w:sz w:val="21"/>
          <w:szCs w:val="21"/>
        </w:rPr>
        <w:t xml:space="preserve"> </w:t>
      </w:r>
      <w:r w:rsidRPr="009162BE">
        <w:rPr>
          <w:rFonts w:ascii="Consolas" w:hAnsi="Consolas"/>
          <w:color w:val="6A9955"/>
          <w:sz w:val="21"/>
          <w:szCs w:val="21"/>
        </w:rPr>
        <w:t>hiệu</w:t>
      </w:r>
      <w:r w:rsidRPr="009162BE">
        <w:rPr>
          <w:rFonts w:ascii="Consolas" w:hAnsi="Consolas"/>
          <w:color w:val="6A9955"/>
          <w:sz w:val="21"/>
          <w:szCs w:val="21"/>
        </w:rPr>
        <w:t xml:space="preserve"> </w:t>
      </w:r>
      <w:r w:rsidRPr="009162BE">
        <w:rPr>
          <w:rFonts w:ascii="Consolas" w:hAnsi="Consolas"/>
          <w:color w:val="6A9955"/>
          <w:sz w:val="21"/>
          <w:szCs w:val="21"/>
        </w:rPr>
        <w:t>hóa</w:t>
      </w:r>
      <w:r w:rsidRPr="009162BE">
        <w:rPr>
          <w:rFonts w:ascii="Consolas" w:hAnsi="Consolas"/>
          <w:color w:val="6A9955"/>
          <w:sz w:val="21"/>
          <w:szCs w:val="21"/>
        </w:rPr>
        <w:t xml:space="preserve"> </w:t>
      </w:r>
      <w:r w:rsidRPr="009162BE">
        <w:rPr>
          <w:rFonts w:ascii="Consolas" w:hAnsi="Consolas"/>
          <w:color w:val="6A9955"/>
          <w:sz w:val="21"/>
          <w:szCs w:val="21"/>
        </w:rPr>
        <w:t>đơn</w:t>
      </w:r>
    </w:p>
    <w:p w:rsidR="009D1437" w:rsidRPr="009162BE" w:rsidP="009D1437" w14:paraId="3DCBE8BB"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SHDon</w:t>
      </w:r>
      <w:r w:rsidRPr="009162BE">
        <w:rPr>
          <w:rFonts w:ascii="Consolas" w:hAnsi="Consolas"/>
          <w:color w:val="D4D4D4"/>
          <w:sz w:val="21"/>
          <w:szCs w:val="21"/>
        </w:rPr>
        <w:t>&gt;&lt;/</w:t>
      </w:r>
      <w:r w:rsidRPr="009162BE">
        <w:rPr>
          <w:rFonts w:ascii="Consolas" w:hAnsi="Consolas"/>
          <w:color w:val="9CDCFE"/>
          <w:sz w:val="21"/>
          <w:szCs w:val="21"/>
        </w:rPr>
        <w:t>SHDon</w:t>
      </w:r>
      <w:r w:rsidRPr="009162BE">
        <w:rPr>
          <w:rFonts w:ascii="Consolas" w:hAnsi="Consolas"/>
          <w:color w:val="D4D4D4"/>
          <w:sz w:val="21"/>
          <w:szCs w:val="21"/>
        </w:rPr>
        <w:t>&gt;*</w:t>
      </w:r>
      <w:r w:rsidRPr="009162BE">
        <w:rPr>
          <w:rFonts w:ascii="Consolas" w:hAnsi="Consolas"/>
          <w:color w:val="6A9955"/>
          <w:sz w:val="21"/>
          <w:szCs w:val="21"/>
        </w:rPr>
        <w:t>//</w:t>
      </w:r>
      <w:r w:rsidRPr="009162BE">
        <w:rPr>
          <w:rFonts w:ascii="Consolas" w:hAnsi="Consolas"/>
          <w:color w:val="6A9955"/>
          <w:sz w:val="21"/>
          <w:szCs w:val="21"/>
        </w:rPr>
        <w:t>Sô</w:t>
      </w:r>
      <w:r w:rsidRPr="009162BE">
        <w:rPr>
          <w:rFonts w:ascii="Consolas" w:hAnsi="Consolas"/>
          <w:color w:val="6A9955"/>
          <w:sz w:val="21"/>
          <w:szCs w:val="21"/>
        </w:rPr>
        <w:t xml:space="preserve">́ </w:t>
      </w:r>
      <w:r w:rsidRPr="009162BE">
        <w:rPr>
          <w:rFonts w:ascii="Consolas" w:hAnsi="Consolas"/>
          <w:color w:val="6A9955"/>
          <w:sz w:val="21"/>
          <w:szCs w:val="21"/>
        </w:rPr>
        <w:t>hóa</w:t>
      </w:r>
      <w:r w:rsidRPr="009162BE">
        <w:rPr>
          <w:rFonts w:ascii="Consolas" w:hAnsi="Consolas"/>
          <w:color w:val="6A9955"/>
          <w:sz w:val="21"/>
          <w:szCs w:val="21"/>
        </w:rPr>
        <w:t xml:space="preserve"> </w:t>
      </w:r>
      <w:r w:rsidRPr="009162BE">
        <w:rPr>
          <w:rFonts w:ascii="Consolas" w:hAnsi="Consolas"/>
          <w:color w:val="6A9955"/>
          <w:sz w:val="21"/>
          <w:szCs w:val="21"/>
        </w:rPr>
        <w:t>đơn</w:t>
      </w:r>
      <w:r w:rsidRPr="009162BE">
        <w:rPr>
          <w:rFonts w:ascii="Consolas" w:hAnsi="Consolas"/>
          <w:color w:val="6A9955"/>
          <w:sz w:val="21"/>
          <w:szCs w:val="21"/>
        </w:rPr>
        <w:t xml:space="preserve"> (</w:t>
      </w:r>
      <w:r w:rsidRPr="009162BE">
        <w:rPr>
          <w:rFonts w:ascii="Consolas" w:hAnsi="Consolas"/>
          <w:color w:val="6A9955"/>
          <w:sz w:val="21"/>
          <w:szCs w:val="21"/>
        </w:rPr>
        <w:t>Sô</w:t>
      </w:r>
      <w:r w:rsidRPr="009162BE">
        <w:rPr>
          <w:rFonts w:ascii="Consolas" w:hAnsi="Consolas"/>
          <w:color w:val="6A9955"/>
          <w:sz w:val="21"/>
          <w:szCs w:val="21"/>
        </w:rPr>
        <w:t xml:space="preserve">́ </w:t>
      </w:r>
      <w:r w:rsidRPr="009162BE">
        <w:rPr>
          <w:rFonts w:ascii="Consolas" w:hAnsi="Consolas"/>
          <w:color w:val="6A9955"/>
          <w:sz w:val="21"/>
          <w:szCs w:val="21"/>
        </w:rPr>
        <w:t>hóa</w:t>
      </w:r>
      <w:r w:rsidRPr="009162BE">
        <w:rPr>
          <w:rFonts w:ascii="Consolas" w:hAnsi="Consolas"/>
          <w:color w:val="6A9955"/>
          <w:sz w:val="21"/>
          <w:szCs w:val="21"/>
        </w:rPr>
        <w:t xml:space="preserve"> đơn điện </w:t>
      </w:r>
      <w:r w:rsidRPr="009162BE">
        <w:rPr>
          <w:rFonts w:ascii="Consolas" w:hAnsi="Consolas"/>
          <w:color w:val="6A9955"/>
          <w:sz w:val="21"/>
          <w:szCs w:val="21"/>
        </w:rPr>
        <w:t>tử</w:t>
      </w:r>
      <w:r w:rsidRPr="009162BE">
        <w:rPr>
          <w:rFonts w:ascii="Consolas" w:hAnsi="Consolas"/>
          <w:color w:val="6A9955"/>
          <w:sz w:val="21"/>
          <w:szCs w:val="21"/>
        </w:rPr>
        <w:t>)</w:t>
      </w:r>
    </w:p>
    <w:p w:rsidR="009D1437" w:rsidRPr="009162BE" w:rsidP="009D1437" w14:paraId="52AC2E24"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Ngay</w:t>
      </w:r>
      <w:r w:rsidRPr="009162BE">
        <w:rPr>
          <w:rFonts w:ascii="Consolas" w:hAnsi="Consolas"/>
          <w:color w:val="D4D4D4"/>
          <w:sz w:val="21"/>
          <w:szCs w:val="21"/>
        </w:rPr>
        <w:t>&gt;&lt;/</w:t>
      </w:r>
      <w:r w:rsidRPr="009162BE">
        <w:rPr>
          <w:rFonts w:ascii="Consolas" w:hAnsi="Consolas"/>
          <w:color w:val="9CDCFE"/>
          <w:sz w:val="21"/>
          <w:szCs w:val="21"/>
        </w:rPr>
        <w:t>Ngay</w:t>
      </w:r>
      <w:r w:rsidRPr="009162BE">
        <w:rPr>
          <w:rFonts w:ascii="Consolas" w:hAnsi="Consolas"/>
          <w:color w:val="D4D4D4"/>
          <w:sz w:val="21"/>
          <w:szCs w:val="21"/>
        </w:rPr>
        <w:t>&gt;*</w:t>
      </w:r>
      <w:r w:rsidRPr="009162BE">
        <w:rPr>
          <w:rFonts w:ascii="Consolas" w:hAnsi="Consolas"/>
          <w:color w:val="6A9955"/>
          <w:sz w:val="21"/>
          <w:szCs w:val="21"/>
        </w:rPr>
        <w:t>//</w:t>
      </w:r>
      <w:r w:rsidRPr="009162BE">
        <w:rPr>
          <w:rFonts w:ascii="Consolas" w:hAnsi="Consolas"/>
          <w:color w:val="6A9955"/>
          <w:sz w:val="21"/>
          <w:szCs w:val="21"/>
        </w:rPr>
        <w:t>Ngày</w:t>
      </w:r>
      <w:r w:rsidRPr="009162BE">
        <w:rPr>
          <w:rFonts w:ascii="Consolas" w:hAnsi="Consolas"/>
          <w:color w:val="6A9955"/>
          <w:sz w:val="21"/>
          <w:szCs w:val="21"/>
        </w:rPr>
        <w:t xml:space="preserve"> (</w:t>
      </w:r>
      <w:r w:rsidRPr="009162BE">
        <w:rPr>
          <w:rFonts w:ascii="Consolas" w:hAnsi="Consolas"/>
          <w:color w:val="6A9955"/>
          <w:sz w:val="21"/>
          <w:szCs w:val="21"/>
        </w:rPr>
        <w:t>Ngày</w:t>
      </w:r>
      <w:r w:rsidRPr="009162BE">
        <w:rPr>
          <w:rFonts w:ascii="Consolas" w:hAnsi="Consolas"/>
          <w:color w:val="6A9955"/>
          <w:sz w:val="21"/>
          <w:szCs w:val="21"/>
        </w:rPr>
        <w:t xml:space="preserve"> </w:t>
      </w:r>
      <w:r w:rsidRPr="009162BE">
        <w:rPr>
          <w:rFonts w:ascii="Consolas" w:hAnsi="Consolas"/>
          <w:color w:val="6A9955"/>
          <w:sz w:val="21"/>
          <w:szCs w:val="21"/>
        </w:rPr>
        <w:t>lập</w:t>
      </w:r>
      <w:r w:rsidRPr="009162BE">
        <w:rPr>
          <w:rFonts w:ascii="Consolas" w:hAnsi="Consolas"/>
          <w:color w:val="6A9955"/>
          <w:sz w:val="21"/>
          <w:szCs w:val="21"/>
        </w:rPr>
        <w:t xml:space="preserve"> </w:t>
      </w:r>
      <w:r w:rsidRPr="009162BE">
        <w:rPr>
          <w:rFonts w:ascii="Consolas" w:hAnsi="Consolas"/>
          <w:color w:val="6A9955"/>
          <w:sz w:val="21"/>
          <w:szCs w:val="21"/>
        </w:rPr>
        <w:t>hóa</w:t>
      </w:r>
      <w:r w:rsidRPr="009162BE">
        <w:rPr>
          <w:rFonts w:ascii="Consolas" w:hAnsi="Consolas"/>
          <w:color w:val="6A9955"/>
          <w:sz w:val="21"/>
          <w:szCs w:val="21"/>
        </w:rPr>
        <w:t xml:space="preserve"> </w:t>
      </w:r>
      <w:r w:rsidRPr="009162BE">
        <w:rPr>
          <w:rFonts w:ascii="Consolas" w:hAnsi="Consolas"/>
          <w:color w:val="6A9955"/>
          <w:sz w:val="21"/>
          <w:szCs w:val="21"/>
        </w:rPr>
        <w:t>đơn</w:t>
      </w:r>
      <w:r w:rsidRPr="009162BE">
        <w:rPr>
          <w:rFonts w:ascii="Consolas" w:hAnsi="Consolas"/>
          <w:color w:val="6A9955"/>
          <w:sz w:val="21"/>
          <w:szCs w:val="21"/>
        </w:rPr>
        <w:t xml:space="preserve">) - </w:t>
      </w:r>
      <w:r w:rsidRPr="009162BE">
        <w:rPr>
          <w:rFonts w:ascii="Consolas" w:hAnsi="Consolas"/>
          <w:color w:val="6A9955"/>
          <w:sz w:val="21"/>
          <w:szCs w:val="21"/>
        </w:rPr>
        <w:t>định</w:t>
      </w:r>
      <w:r w:rsidRPr="009162BE">
        <w:rPr>
          <w:rFonts w:ascii="Consolas" w:hAnsi="Consolas"/>
          <w:color w:val="6A9955"/>
          <w:sz w:val="21"/>
          <w:szCs w:val="21"/>
        </w:rPr>
        <w:t xml:space="preserve"> </w:t>
      </w:r>
      <w:r w:rsidRPr="009162BE">
        <w:rPr>
          <w:rFonts w:ascii="Consolas" w:hAnsi="Consolas"/>
          <w:color w:val="6A9955"/>
          <w:sz w:val="21"/>
          <w:szCs w:val="21"/>
        </w:rPr>
        <w:t>dạng</w:t>
      </w:r>
      <w:r w:rsidRPr="009162BE">
        <w:rPr>
          <w:rFonts w:ascii="Consolas" w:hAnsi="Consolas"/>
          <w:color w:val="6A9955"/>
          <w:sz w:val="21"/>
          <w:szCs w:val="21"/>
        </w:rPr>
        <w:t>: YYYY-MM-YY</w:t>
      </w:r>
    </w:p>
    <w:p w:rsidR="009D1437" w:rsidRPr="009162BE" w:rsidP="009D1437" w14:paraId="3272FD9C"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LADHDDT</w:t>
      </w:r>
      <w:r w:rsidRPr="009162BE">
        <w:rPr>
          <w:rFonts w:ascii="Consolas" w:hAnsi="Consolas"/>
          <w:color w:val="D4D4D4"/>
          <w:sz w:val="21"/>
          <w:szCs w:val="21"/>
        </w:rPr>
        <w:t>&gt;&lt;/</w:t>
      </w:r>
      <w:r w:rsidRPr="009162BE">
        <w:rPr>
          <w:rFonts w:ascii="Consolas" w:hAnsi="Consolas"/>
          <w:color w:val="9CDCFE"/>
          <w:sz w:val="21"/>
          <w:szCs w:val="21"/>
        </w:rPr>
        <w:t>LADHDDT</w:t>
      </w:r>
      <w:r w:rsidRPr="009162BE">
        <w:rPr>
          <w:rFonts w:ascii="Consolas" w:hAnsi="Consolas"/>
          <w:color w:val="D4D4D4"/>
          <w:sz w:val="21"/>
          <w:szCs w:val="21"/>
        </w:rPr>
        <w:t>&gt;*</w:t>
      </w:r>
      <w:r w:rsidRPr="009162BE">
        <w:rPr>
          <w:rFonts w:ascii="Consolas" w:hAnsi="Consolas"/>
          <w:color w:val="6A9955"/>
          <w:sz w:val="21"/>
          <w:szCs w:val="21"/>
        </w:rPr>
        <w:t>//</w:t>
      </w:r>
      <w:r w:rsidRPr="009162BE">
        <w:rPr>
          <w:rFonts w:ascii="Consolas" w:hAnsi="Consolas"/>
          <w:color w:val="6A9955"/>
          <w:sz w:val="21"/>
          <w:szCs w:val="21"/>
        </w:rPr>
        <w:t>Loại</w:t>
      </w:r>
      <w:r w:rsidRPr="009162BE">
        <w:rPr>
          <w:rFonts w:ascii="Consolas" w:hAnsi="Consolas"/>
          <w:color w:val="6A9955"/>
          <w:sz w:val="21"/>
          <w:szCs w:val="21"/>
        </w:rPr>
        <w:t xml:space="preserve"> </w:t>
      </w:r>
      <w:r w:rsidRPr="009162BE">
        <w:rPr>
          <w:rFonts w:ascii="Consolas" w:hAnsi="Consolas"/>
          <w:color w:val="6A9955"/>
          <w:sz w:val="21"/>
          <w:szCs w:val="21"/>
        </w:rPr>
        <w:t>áp</w:t>
      </w:r>
      <w:r w:rsidRPr="009162BE">
        <w:rPr>
          <w:rFonts w:ascii="Consolas" w:hAnsi="Consolas"/>
          <w:color w:val="6A9955"/>
          <w:sz w:val="21"/>
          <w:szCs w:val="21"/>
        </w:rPr>
        <w:t xml:space="preserve"> </w:t>
      </w:r>
      <w:r w:rsidRPr="009162BE">
        <w:rPr>
          <w:rFonts w:ascii="Consolas" w:hAnsi="Consolas"/>
          <w:color w:val="6A9955"/>
          <w:sz w:val="21"/>
          <w:szCs w:val="21"/>
        </w:rPr>
        <w:t>dụng</w:t>
      </w:r>
      <w:r w:rsidRPr="009162BE">
        <w:rPr>
          <w:rFonts w:ascii="Consolas" w:hAnsi="Consolas"/>
          <w:color w:val="6A9955"/>
          <w:sz w:val="21"/>
          <w:szCs w:val="21"/>
        </w:rPr>
        <w:t xml:space="preserve"> </w:t>
      </w:r>
      <w:r w:rsidRPr="009162BE">
        <w:rPr>
          <w:rFonts w:ascii="Consolas" w:hAnsi="Consolas"/>
          <w:color w:val="6A9955"/>
          <w:sz w:val="21"/>
          <w:szCs w:val="21"/>
        </w:rPr>
        <w:t>hóa</w:t>
      </w:r>
      <w:r w:rsidRPr="009162BE">
        <w:rPr>
          <w:rFonts w:ascii="Consolas" w:hAnsi="Consolas"/>
          <w:color w:val="6A9955"/>
          <w:sz w:val="21"/>
          <w:szCs w:val="21"/>
        </w:rPr>
        <w:t xml:space="preserve"> </w:t>
      </w:r>
      <w:r w:rsidRPr="009162BE">
        <w:rPr>
          <w:rFonts w:ascii="Consolas" w:hAnsi="Consolas"/>
          <w:color w:val="6A9955"/>
          <w:sz w:val="21"/>
          <w:szCs w:val="21"/>
        </w:rPr>
        <w:t>đơn</w:t>
      </w:r>
      <w:r w:rsidRPr="009162BE">
        <w:rPr>
          <w:rFonts w:ascii="Consolas" w:hAnsi="Consolas"/>
          <w:color w:val="6A9955"/>
          <w:sz w:val="21"/>
          <w:szCs w:val="21"/>
        </w:rPr>
        <w:t xml:space="preserve"> điện tử </w:t>
      </w:r>
    </w:p>
    <w:p w:rsidR="009D1437" w:rsidRPr="009162BE" w:rsidP="009D1437" w14:paraId="00781E0C"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w:t>
      </w:r>
      <w:r w:rsidRPr="009162BE">
        <w:rPr>
          <w:rFonts w:ascii="Consolas" w:hAnsi="Consolas"/>
          <w:color w:val="B5CEA8"/>
          <w:sz w:val="21"/>
          <w:szCs w:val="21"/>
        </w:rPr>
        <w:t>1</w:t>
      </w:r>
      <w:r w:rsidRPr="009162BE">
        <w:rPr>
          <w:rFonts w:ascii="Consolas" w:hAnsi="Consolas"/>
          <w:color w:val="D4D4D4"/>
          <w:sz w:val="21"/>
          <w:szCs w:val="21"/>
        </w:rPr>
        <w:t>:</w:t>
      </w:r>
      <w:r w:rsidRPr="009162BE">
        <w:rPr>
          <w:rFonts w:ascii="Consolas" w:hAnsi="Consolas"/>
          <w:color w:val="9CDCFE"/>
          <w:sz w:val="21"/>
          <w:szCs w:val="21"/>
        </w:rPr>
        <w:t>Hóa</w:t>
      </w:r>
      <w:r w:rsidRPr="009162BE">
        <w:rPr>
          <w:rFonts w:ascii="Consolas" w:hAnsi="Consolas"/>
          <w:color w:val="D4D4D4"/>
          <w:sz w:val="21"/>
          <w:szCs w:val="21"/>
        </w:rPr>
        <w:t xml:space="preserve"> </w:t>
      </w:r>
      <w:r w:rsidRPr="009162BE">
        <w:rPr>
          <w:rFonts w:ascii="Consolas" w:hAnsi="Consolas"/>
          <w:color w:val="9CDCFE"/>
          <w:sz w:val="21"/>
          <w:szCs w:val="21"/>
        </w:rPr>
        <w:t>đơn</w:t>
      </w:r>
      <w:r w:rsidRPr="009162BE">
        <w:rPr>
          <w:rFonts w:ascii="Consolas" w:hAnsi="Consolas"/>
          <w:color w:val="D4D4D4"/>
          <w:sz w:val="21"/>
          <w:szCs w:val="21"/>
        </w:rPr>
        <w:t xml:space="preserve"> </w:t>
      </w:r>
      <w:r w:rsidRPr="009162BE">
        <w:rPr>
          <w:rFonts w:ascii="Consolas" w:hAnsi="Consolas"/>
          <w:color w:val="9CDCFE"/>
          <w:sz w:val="21"/>
          <w:szCs w:val="21"/>
        </w:rPr>
        <w:t>điện</w:t>
      </w:r>
      <w:r w:rsidRPr="009162BE">
        <w:rPr>
          <w:rFonts w:ascii="Consolas" w:hAnsi="Consolas"/>
          <w:color w:val="D4D4D4"/>
          <w:sz w:val="21"/>
          <w:szCs w:val="21"/>
        </w:rPr>
        <w:t xml:space="preserve"> </w:t>
      </w:r>
      <w:r w:rsidRPr="009162BE">
        <w:rPr>
          <w:rFonts w:ascii="Consolas" w:hAnsi="Consolas"/>
          <w:color w:val="9CDCFE"/>
          <w:sz w:val="21"/>
          <w:szCs w:val="21"/>
        </w:rPr>
        <w:t>tử</w:t>
      </w:r>
      <w:r w:rsidRPr="009162BE">
        <w:rPr>
          <w:rFonts w:ascii="Consolas" w:hAnsi="Consolas"/>
          <w:color w:val="D4D4D4"/>
          <w:sz w:val="21"/>
          <w:szCs w:val="21"/>
        </w:rPr>
        <w:t xml:space="preserve"> </w:t>
      </w:r>
      <w:r w:rsidRPr="009162BE">
        <w:rPr>
          <w:rFonts w:ascii="Consolas" w:hAnsi="Consolas"/>
          <w:color w:val="9CDCFE"/>
          <w:sz w:val="21"/>
          <w:szCs w:val="21"/>
        </w:rPr>
        <w:t>theo</w:t>
      </w:r>
      <w:r w:rsidRPr="009162BE">
        <w:rPr>
          <w:rFonts w:ascii="Consolas" w:hAnsi="Consolas"/>
          <w:color w:val="D4D4D4"/>
          <w:sz w:val="21"/>
          <w:szCs w:val="21"/>
        </w:rPr>
        <w:t xml:space="preserve"> </w:t>
      </w:r>
      <w:r w:rsidRPr="009162BE">
        <w:rPr>
          <w:rFonts w:ascii="Consolas" w:hAnsi="Consolas"/>
          <w:color w:val="9CDCFE"/>
          <w:sz w:val="21"/>
          <w:szCs w:val="21"/>
        </w:rPr>
        <w:t>Nghị</w:t>
      </w:r>
      <w:r w:rsidRPr="009162BE">
        <w:rPr>
          <w:rFonts w:ascii="Consolas" w:hAnsi="Consolas"/>
          <w:color w:val="D4D4D4"/>
          <w:sz w:val="21"/>
          <w:szCs w:val="21"/>
        </w:rPr>
        <w:t xml:space="preserve"> </w:t>
      </w:r>
      <w:r w:rsidRPr="009162BE">
        <w:rPr>
          <w:rFonts w:ascii="Consolas" w:hAnsi="Consolas"/>
          <w:color w:val="9CDCFE"/>
          <w:sz w:val="21"/>
          <w:szCs w:val="21"/>
        </w:rPr>
        <w:t>định</w:t>
      </w:r>
      <w:r w:rsidRPr="009162BE">
        <w:rPr>
          <w:rFonts w:ascii="Consolas" w:hAnsi="Consolas"/>
          <w:color w:val="D4D4D4"/>
          <w:sz w:val="21"/>
          <w:szCs w:val="21"/>
        </w:rPr>
        <w:t xml:space="preserve"> </w:t>
      </w:r>
      <w:r w:rsidRPr="009162BE">
        <w:rPr>
          <w:rFonts w:ascii="Consolas" w:hAnsi="Consolas"/>
          <w:color w:val="B5CEA8"/>
          <w:sz w:val="21"/>
          <w:szCs w:val="21"/>
        </w:rPr>
        <w:t>123</w:t>
      </w:r>
      <w:r w:rsidRPr="009162BE">
        <w:rPr>
          <w:rFonts w:ascii="Consolas" w:hAnsi="Consolas"/>
          <w:color w:val="D4D4D4"/>
          <w:sz w:val="21"/>
          <w:szCs w:val="21"/>
        </w:rPr>
        <w:t>/</w:t>
      </w:r>
      <w:r w:rsidRPr="009162BE">
        <w:rPr>
          <w:rFonts w:ascii="Consolas" w:hAnsi="Consolas"/>
          <w:color w:val="B5CEA8"/>
          <w:sz w:val="21"/>
          <w:szCs w:val="21"/>
        </w:rPr>
        <w:t>2020</w:t>
      </w:r>
      <w:r w:rsidRPr="009162BE">
        <w:rPr>
          <w:rFonts w:ascii="Consolas" w:hAnsi="Consolas"/>
          <w:color w:val="D4D4D4"/>
          <w:sz w:val="21"/>
          <w:szCs w:val="21"/>
        </w:rPr>
        <w:t>/</w:t>
      </w:r>
      <w:r w:rsidRPr="009162BE">
        <w:rPr>
          <w:rFonts w:ascii="Consolas" w:hAnsi="Consolas"/>
          <w:color w:val="9CDCFE"/>
          <w:sz w:val="21"/>
          <w:szCs w:val="21"/>
        </w:rPr>
        <w:t>NĐ</w:t>
      </w:r>
      <w:r w:rsidRPr="009162BE">
        <w:rPr>
          <w:rFonts w:ascii="Consolas" w:hAnsi="Consolas"/>
          <w:color w:val="D4D4D4"/>
          <w:sz w:val="21"/>
          <w:szCs w:val="21"/>
        </w:rPr>
        <w:t>-</w:t>
      </w:r>
      <w:r w:rsidRPr="009162BE">
        <w:rPr>
          <w:rFonts w:ascii="Consolas" w:hAnsi="Consolas"/>
          <w:color w:val="9CDCFE"/>
          <w:sz w:val="21"/>
          <w:szCs w:val="21"/>
        </w:rPr>
        <w:t>CP</w:t>
      </w:r>
      <w:r w:rsidRPr="009162BE">
        <w:rPr>
          <w:rFonts w:ascii="Consolas" w:hAnsi="Consolas"/>
          <w:color w:val="D4D4D4"/>
          <w:sz w:val="21"/>
          <w:szCs w:val="21"/>
        </w:rPr>
        <w:t xml:space="preserve">; </w:t>
      </w:r>
    </w:p>
    <w:p w:rsidR="009D1437" w:rsidRPr="009162BE" w:rsidP="009D1437" w14:paraId="1B2553B4"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xml:space="preserve">            </w:t>
      </w:r>
      <w:r w:rsidRPr="009162BE">
        <w:rPr>
          <w:rFonts w:ascii="Consolas" w:hAnsi="Consolas"/>
          <w:color w:val="B5CEA8"/>
          <w:sz w:val="21"/>
          <w:szCs w:val="21"/>
        </w:rPr>
        <w:t>2</w:t>
      </w:r>
      <w:r w:rsidRPr="009162BE">
        <w:rPr>
          <w:rFonts w:ascii="Consolas" w:hAnsi="Consolas"/>
          <w:color w:val="D4D4D4"/>
          <w:sz w:val="21"/>
          <w:szCs w:val="21"/>
        </w:rPr>
        <w:t xml:space="preserve">: </w:t>
      </w:r>
      <w:r w:rsidRPr="009162BE">
        <w:rPr>
          <w:rFonts w:ascii="Consolas" w:hAnsi="Consolas"/>
          <w:color w:val="9CDCFE"/>
          <w:sz w:val="21"/>
          <w:szCs w:val="21"/>
        </w:rPr>
        <w:t>Hóa</w:t>
      </w:r>
      <w:r w:rsidRPr="009162BE">
        <w:rPr>
          <w:rFonts w:ascii="Consolas" w:hAnsi="Consolas"/>
          <w:color w:val="D4D4D4"/>
          <w:sz w:val="21"/>
          <w:szCs w:val="21"/>
        </w:rPr>
        <w:t xml:space="preserve"> </w:t>
      </w:r>
      <w:r w:rsidRPr="009162BE">
        <w:rPr>
          <w:rFonts w:ascii="Consolas" w:hAnsi="Consolas"/>
          <w:color w:val="9CDCFE"/>
          <w:sz w:val="21"/>
          <w:szCs w:val="21"/>
        </w:rPr>
        <w:t>đơn</w:t>
      </w:r>
      <w:r w:rsidRPr="009162BE">
        <w:rPr>
          <w:rFonts w:ascii="Consolas" w:hAnsi="Consolas"/>
          <w:color w:val="D4D4D4"/>
          <w:sz w:val="21"/>
          <w:szCs w:val="21"/>
        </w:rPr>
        <w:t xml:space="preserve"> </w:t>
      </w:r>
      <w:r w:rsidRPr="009162BE">
        <w:rPr>
          <w:rFonts w:ascii="Consolas" w:hAnsi="Consolas"/>
          <w:color w:val="9CDCFE"/>
          <w:sz w:val="21"/>
          <w:szCs w:val="21"/>
        </w:rPr>
        <w:t>điện</w:t>
      </w:r>
      <w:r w:rsidRPr="009162BE">
        <w:rPr>
          <w:rFonts w:ascii="Consolas" w:hAnsi="Consolas"/>
          <w:color w:val="D4D4D4"/>
          <w:sz w:val="21"/>
          <w:szCs w:val="21"/>
        </w:rPr>
        <w:t xml:space="preserve"> </w:t>
      </w:r>
      <w:r w:rsidRPr="009162BE">
        <w:rPr>
          <w:rFonts w:ascii="Consolas" w:hAnsi="Consolas"/>
          <w:color w:val="9CDCFE"/>
          <w:sz w:val="21"/>
          <w:szCs w:val="21"/>
        </w:rPr>
        <w:t>tử</w:t>
      </w:r>
      <w:r w:rsidRPr="009162BE">
        <w:rPr>
          <w:rFonts w:ascii="Consolas" w:hAnsi="Consolas"/>
          <w:color w:val="D4D4D4"/>
          <w:sz w:val="21"/>
          <w:szCs w:val="21"/>
        </w:rPr>
        <w:t xml:space="preserve"> </w:t>
      </w:r>
      <w:r w:rsidRPr="009162BE">
        <w:rPr>
          <w:rFonts w:ascii="Consolas" w:hAnsi="Consolas"/>
          <w:color w:val="9CDCFE"/>
          <w:sz w:val="21"/>
          <w:szCs w:val="21"/>
        </w:rPr>
        <w:t>có</w:t>
      </w:r>
      <w:r w:rsidRPr="009162BE">
        <w:rPr>
          <w:rFonts w:ascii="Consolas" w:hAnsi="Consolas"/>
          <w:color w:val="D4D4D4"/>
          <w:sz w:val="21"/>
          <w:szCs w:val="21"/>
        </w:rPr>
        <w:t xml:space="preserve"> </w:t>
      </w:r>
      <w:r w:rsidRPr="009162BE">
        <w:rPr>
          <w:rFonts w:ascii="Consolas" w:hAnsi="Consolas"/>
          <w:color w:val="9CDCFE"/>
          <w:sz w:val="21"/>
          <w:szCs w:val="21"/>
        </w:rPr>
        <w:t>mã</w:t>
      </w:r>
      <w:r w:rsidRPr="009162BE">
        <w:rPr>
          <w:rFonts w:ascii="Consolas" w:hAnsi="Consolas"/>
          <w:color w:val="D4D4D4"/>
          <w:sz w:val="21"/>
          <w:szCs w:val="21"/>
        </w:rPr>
        <w:t xml:space="preserve"> </w:t>
      </w:r>
      <w:r w:rsidRPr="009162BE">
        <w:rPr>
          <w:rFonts w:ascii="Consolas" w:hAnsi="Consolas"/>
          <w:color w:val="9CDCFE"/>
          <w:sz w:val="21"/>
          <w:szCs w:val="21"/>
        </w:rPr>
        <w:t>xác</w:t>
      </w:r>
      <w:r w:rsidRPr="009162BE">
        <w:rPr>
          <w:rFonts w:ascii="Consolas" w:hAnsi="Consolas"/>
          <w:color w:val="D4D4D4"/>
          <w:sz w:val="21"/>
          <w:szCs w:val="21"/>
        </w:rPr>
        <w:t xml:space="preserve"> </w:t>
      </w:r>
      <w:r w:rsidRPr="009162BE">
        <w:rPr>
          <w:rFonts w:ascii="Consolas" w:hAnsi="Consolas"/>
          <w:color w:val="9CDCFE"/>
          <w:sz w:val="21"/>
          <w:szCs w:val="21"/>
        </w:rPr>
        <w:t>thực</w:t>
      </w:r>
      <w:r w:rsidRPr="009162BE">
        <w:rPr>
          <w:rFonts w:ascii="Consolas" w:hAnsi="Consolas"/>
          <w:color w:val="D4D4D4"/>
          <w:sz w:val="21"/>
          <w:szCs w:val="21"/>
        </w:rPr>
        <w:t xml:space="preserve"> </w:t>
      </w:r>
      <w:r w:rsidRPr="009162BE">
        <w:rPr>
          <w:rFonts w:ascii="Consolas" w:hAnsi="Consolas"/>
          <w:color w:val="9CDCFE"/>
          <w:sz w:val="21"/>
          <w:szCs w:val="21"/>
        </w:rPr>
        <w:t>của</w:t>
      </w:r>
      <w:r w:rsidRPr="009162BE">
        <w:rPr>
          <w:rFonts w:ascii="Consolas" w:hAnsi="Consolas"/>
          <w:color w:val="D4D4D4"/>
          <w:sz w:val="21"/>
          <w:szCs w:val="21"/>
        </w:rPr>
        <w:t xml:space="preserve"> </w:t>
      </w:r>
      <w:r w:rsidRPr="009162BE">
        <w:rPr>
          <w:rFonts w:ascii="Consolas" w:hAnsi="Consolas"/>
          <w:color w:val="9CDCFE"/>
          <w:sz w:val="21"/>
          <w:szCs w:val="21"/>
        </w:rPr>
        <w:t>cơ</w:t>
      </w:r>
      <w:r w:rsidRPr="009162BE">
        <w:rPr>
          <w:rFonts w:ascii="Consolas" w:hAnsi="Consolas"/>
          <w:color w:val="D4D4D4"/>
          <w:sz w:val="21"/>
          <w:szCs w:val="21"/>
        </w:rPr>
        <w:t xml:space="preserve"> </w:t>
      </w:r>
      <w:r w:rsidRPr="009162BE">
        <w:rPr>
          <w:rFonts w:ascii="Consolas" w:hAnsi="Consolas"/>
          <w:color w:val="9CDCFE"/>
          <w:sz w:val="21"/>
          <w:szCs w:val="21"/>
        </w:rPr>
        <w:t>quan</w:t>
      </w:r>
      <w:r w:rsidRPr="009162BE">
        <w:rPr>
          <w:rFonts w:ascii="Consolas" w:hAnsi="Consolas"/>
          <w:color w:val="D4D4D4"/>
          <w:sz w:val="21"/>
          <w:szCs w:val="21"/>
        </w:rPr>
        <w:t xml:space="preserve"> </w:t>
      </w:r>
      <w:r w:rsidRPr="009162BE">
        <w:rPr>
          <w:rFonts w:ascii="Consolas" w:hAnsi="Consolas"/>
          <w:color w:val="9CDCFE"/>
          <w:sz w:val="21"/>
          <w:szCs w:val="21"/>
        </w:rPr>
        <w:t>thuế</w:t>
      </w:r>
      <w:r w:rsidRPr="009162BE">
        <w:rPr>
          <w:rFonts w:ascii="Consolas" w:hAnsi="Consolas"/>
          <w:color w:val="D4D4D4"/>
          <w:sz w:val="21"/>
          <w:szCs w:val="21"/>
        </w:rPr>
        <w:t xml:space="preserve"> </w:t>
      </w:r>
      <w:r w:rsidRPr="009162BE">
        <w:rPr>
          <w:rFonts w:ascii="Consolas" w:hAnsi="Consolas"/>
          <w:color w:val="9CDCFE"/>
          <w:sz w:val="21"/>
          <w:szCs w:val="21"/>
        </w:rPr>
        <w:t>theo</w:t>
      </w:r>
      <w:r w:rsidRPr="009162BE">
        <w:rPr>
          <w:rFonts w:ascii="Consolas" w:hAnsi="Consolas"/>
          <w:color w:val="D4D4D4"/>
          <w:sz w:val="21"/>
          <w:szCs w:val="21"/>
        </w:rPr>
        <w:t xml:space="preserve"> </w:t>
      </w:r>
      <w:r w:rsidRPr="009162BE">
        <w:rPr>
          <w:rFonts w:ascii="Consolas" w:hAnsi="Consolas"/>
          <w:color w:val="9CDCFE"/>
          <w:sz w:val="21"/>
          <w:szCs w:val="21"/>
        </w:rPr>
        <w:t>Quyết</w:t>
      </w:r>
      <w:r w:rsidRPr="009162BE">
        <w:rPr>
          <w:rFonts w:ascii="Consolas" w:hAnsi="Consolas"/>
          <w:color w:val="D4D4D4"/>
          <w:sz w:val="21"/>
          <w:szCs w:val="21"/>
        </w:rPr>
        <w:t xml:space="preserve"> </w:t>
      </w:r>
      <w:r w:rsidRPr="009162BE">
        <w:rPr>
          <w:rFonts w:ascii="Consolas" w:hAnsi="Consolas"/>
          <w:color w:val="9CDCFE"/>
          <w:sz w:val="21"/>
          <w:szCs w:val="21"/>
        </w:rPr>
        <w:t>định</w:t>
      </w:r>
      <w:r w:rsidRPr="009162BE">
        <w:rPr>
          <w:rFonts w:ascii="Consolas" w:hAnsi="Consolas"/>
          <w:color w:val="D4D4D4"/>
          <w:sz w:val="21"/>
          <w:szCs w:val="21"/>
        </w:rPr>
        <w:t xml:space="preserve"> </w:t>
      </w:r>
      <w:r w:rsidRPr="009162BE">
        <w:rPr>
          <w:rFonts w:ascii="Consolas" w:hAnsi="Consolas"/>
          <w:color w:val="9CDCFE"/>
          <w:sz w:val="21"/>
          <w:szCs w:val="21"/>
        </w:rPr>
        <w:t>số</w:t>
      </w:r>
      <w:r w:rsidRPr="009162BE">
        <w:rPr>
          <w:rFonts w:ascii="Consolas" w:hAnsi="Consolas"/>
          <w:color w:val="D4D4D4"/>
          <w:sz w:val="21"/>
          <w:szCs w:val="21"/>
        </w:rPr>
        <w:t xml:space="preserve"> </w:t>
      </w:r>
      <w:r w:rsidRPr="009162BE">
        <w:rPr>
          <w:rFonts w:ascii="Consolas" w:hAnsi="Consolas"/>
          <w:color w:val="B5CEA8"/>
          <w:sz w:val="21"/>
          <w:szCs w:val="21"/>
        </w:rPr>
        <w:t>1209</w:t>
      </w:r>
      <w:r w:rsidRPr="009162BE">
        <w:rPr>
          <w:rFonts w:ascii="Consolas" w:hAnsi="Consolas"/>
          <w:color w:val="D4D4D4"/>
          <w:sz w:val="21"/>
          <w:szCs w:val="21"/>
        </w:rPr>
        <w:t>/</w:t>
      </w:r>
      <w:r w:rsidRPr="009162BE">
        <w:rPr>
          <w:rFonts w:ascii="Consolas" w:hAnsi="Consolas"/>
          <w:color w:val="9CDCFE"/>
          <w:sz w:val="21"/>
          <w:szCs w:val="21"/>
        </w:rPr>
        <w:t>QĐ</w:t>
      </w:r>
      <w:r w:rsidRPr="009162BE">
        <w:rPr>
          <w:rFonts w:ascii="Consolas" w:hAnsi="Consolas"/>
          <w:color w:val="D4D4D4"/>
          <w:sz w:val="21"/>
          <w:szCs w:val="21"/>
        </w:rPr>
        <w:t>-</w:t>
      </w:r>
      <w:r w:rsidRPr="009162BE">
        <w:rPr>
          <w:rFonts w:ascii="Consolas" w:hAnsi="Consolas"/>
          <w:color w:val="9CDCFE"/>
          <w:sz w:val="21"/>
          <w:szCs w:val="21"/>
        </w:rPr>
        <w:t>BTC</w:t>
      </w:r>
      <w:r w:rsidRPr="009162BE">
        <w:rPr>
          <w:rFonts w:ascii="Consolas" w:hAnsi="Consolas"/>
          <w:color w:val="D4D4D4"/>
          <w:sz w:val="21"/>
          <w:szCs w:val="21"/>
        </w:rPr>
        <w:t>;</w:t>
      </w:r>
    </w:p>
    <w:p w:rsidR="009D1437" w:rsidRPr="009162BE" w:rsidP="009D1437" w14:paraId="0208F3B7"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xml:space="preserve">            </w:t>
      </w:r>
      <w:r w:rsidRPr="009162BE">
        <w:rPr>
          <w:rFonts w:ascii="Consolas" w:hAnsi="Consolas"/>
          <w:color w:val="B5CEA8"/>
          <w:sz w:val="21"/>
          <w:szCs w:val="21"/>
        </w:rPr>
        <w:t>3</w:t>
      </w:r>
      <w:r w:rsidRPr="009162BE">
        <w:rPr>
          <w:rFonts w:ascii="Consolas" w:hAnsi="Consolas"/>
          <w:color w:val="D4D4D4"/>
          <w:sz w:val="21"/>
          <w:szCs w:val="21"/>
        </w:rPr>
        <w:t xml:space="preserve">: </w:t>
      </w:r>
      <w:r w:rsidRPr="009162BE">
        <w:rPr>
          <w:rFonts w:ascii="Consolas" w:hAnsi="Consolas"/>
          <w:color w:val="9CDCFE"/>
          <w:sz w:val="21"/>
          <w:szCs w:val="21"/>
        </w:rPr>
        <w:t>Hóa</w:t>
      </w:r>
      <w:r w:rsidRPr="009162BE">
        <w:rPr>
          <w:rFonts w:ascii="Consolas" w:hAnsi="Consolas"/>
          <w:color w:val="D4D4D4"/>
          <w:sz w:val="21"/>
          <w:szCs w:val="21"/>
        </w:rPr>
        <w:t xml:space="preserve"> </w:t>
      </w:r>
      <w:r w:rsidRPr="009162BE">
        <w:rPr>
          <w:rFonts w:ascii="Consolas" w:hAnsi="Consolas"/>
          <w:color w:val="9CDCFE"/>
          <w:sz w:val="21"/>
          <w:szCs w:val="21"/>
        </w:rPr>
        <w:t>đơn</w:t>
      </w:r>
      <w:r w:rsidRPr="009162BE">
        <w:rPr>
          <w:rFonts w:ascii="Consolas" w:hAnsi="Consolas"/>
          <w:color w:val="D4D4D4"/>
          <w:sz w:val="21"/>
          <w:szCs w:val="21"/>
        </w:rPr>
        <w:t xml:space="preserve"> </w:t>
      </w:r>
      <w:r w:rsidRPr="009162BE">
        <w:rPr>
          <w:rFonts w:ascii="Consolas" w:hAnsi="Consolas"/>
          <w:color w:val="9CDCFE"/>
          <w:sz w:val="21"/>
          <w:szCs w:val="21"/>
        </w:rPr>
        <w:t>theo</w:t>
      </w:r>
      <w:r w:rsidRPr="009162BE">
        <w:rPr>
          <w:rFonts w:ascii="Consolas" w:hAnsi="Consolas"/>
          <w:color w:val="D4D4D4"/>
          <w:sz w:val="21"/>
          <w:szCs w:val="21"/>
        </w:rPr>
        <w:t xml:space="preserve"> </w:t>
      </w:r>
      <w:r w:rsidRPr="009162BE">
        <w:rPr>
          <w:rFonts w:ascii="Consolas" w:hAnsi="Consolas"/>
          <w:color w:val="9CDCFE"/>
          <w:sz w:val="21"/>
          <w:szCs w:val="21"/>
        </w:rPr>
        <w:t>Nghị</w:t>
      </w:r>
      <w:r w:rsidRPr="009162BE">
        <w:rPr>
          <w:rFonts w:ascii="Consolas" w:hAnsi="Consolas"/>
          <w:color w:val="D4D4D4"/>
          <w:sz w:val="21"/>
          <w:szCs w:val="21"/>
        </w:rPr>
        <w:t xml:space="preserve"> </w:t>
      </w:r>
      <w:r w:rsidRPr="009162BE">
        <w:rPr>
          <w:rFonts w:ascii="Consolas" w:hAnsi="Consolas"/>
          <w:color w:val="9CDCFE"/>
          <w:sz w:val="21"/>
          <w:szCs w:val="21"/>
        </w:rPr>
        <w:t>định</w:t>
      </w:r>
      <w:r w:rsidRPr="009162BE">
        <w:rPr>
          <w:rFonts w:ascii="Consolas" w:hAnsi="Consolas"/>
          <w:color w:val="D4D4D4"/>
          <w:sz w:val="21"/>
          <w:szCs w:val="21"/>
        </w:rPr>
        <w:t xml:space="preserve"> </w:t>
      </w:r>
      <w:r w:rsidRPr="009162BE">
        <w:rPr>
          <w:rFonts w:ascii="Consolas" w:hAnsi="Consolas"/>
          <w:color w:val="9CDCFE"/>
          <w:sz w:val="21"/>
          <w:szCs w:val="21"/>
        </w:rPr>
        <w:t>số</w:t>
      </w:r>
      <w:r w:rsidRPr="009162BE">
        <w:rPr>
          <w:rFonts w:ascii="Consolas" w:hAnsi="Consolas"/>
          <w:color w:val="D4D4D4"/>
          <w:sz w:val="21"/>
          <w:szCs w:val="21"/>
        </w:rPr>
        <w:t xml:space="preserve"> </w:t>
      </w:r>
      <w:r w:rsidRPr="009162BE">
        <w:rPr>
          <w:rFonts w:ascii="Consolas" w:hAnsi="Consolas"/>
          <w:color w:val="B5CEA8"/>
          <w:sz w:val="21"/>
          <w:szCs w:val="21"/>
        </w:rPr>
        <w:t>51</w:t>
      </w:r>
      <w:r w:rsidRPr="009162BE">
        <w:rPr>
          <w:rFonts w:ascii="Consolas" w:hAnsi="Consolas"/>
          <w:color w:val="D4D4D4"/>
          <w:sz w:val="21"/>
          <w:szCs w:val="21"/>
        </w:rPr>
        <w:t>/</w:t>
      </w:r>
      <w:r w:rsidRPr="009162BE">
        <w:rPr>
          <w:rFonts w:ascii="Consolas" w:hAnsi="Consolas"/>
          <w:color w:val="B5CEA8"/>
          <w:sz w:val="21"/>
          <w:szCs w:val="21"/>
        </w:rPr>
        <w:t>2010</w:t>
      </w:r>
      <w:r w:rsidRPr="009162BE">
        <w:rPr>
          <w:rFonts w:ascii="Consolas" w:hAnsi="Consolas"/>
          <w:color w:val="D4D4D4"/>
          <w:sz w:val="21"/>
          <w:szCs w:val="21"/>
        </w:rPr>
        <w:t>/</w:t>
      </w:r>
      <w:r w:rsidRPr="009162BE">
        <w:rPr>
          <w:rFonts w:ascii="Consolas" w:hAnsi="Consolas"/>
          <w:color w:val="9CDCFE"/>
          <w:sz w:val="21"/>
          <w:szCs w:val="21"/>
        </w:rPr>
        <w:t>NĐ</w:t>
      </w:r>
      <w:r w:rsidRPr="009162BE">
        <w:rPr>
          <w:rFonts w:ascii="Consolas" w:hAnsi="Consolas"/>
          <w:color w:val="D4D4D4"/>
          <w:sz w:val="21"/>
          <w:szCs w:val="21"/>
        </w:rPr>
        <w:t>-</w:t>
      </w:r>
      <w:r w:rsidRPr="009162BE">
        <w:rPr>
          <w:rFonts w:ascii="Consolas" w:hAnsi="Consolas"/>
          <w:color w:val="9CDCFE"/>
          <w:sz w:val="21"/>
          <w:szCs w:val="21"/>
        </w:rPr>
        <w:t>CP</w:t>
      </w:r>
      <w:r w:rsidRPr="009162BE">
        <w:rPr>
          <w:rFonts w:ascii="Consolas" w:hAnsi="Consolas"/>
          <w:color w:val="D4D4D4"/>
          <w:sz w:val="21"/>
          <w:szCs w:val="21"/>
        </w:rPr>
        <w:t xml:space="preserve"> </w:t>
      </w:r>
      <w:r w:rsidRPr="009162BE">
        <w:rPr>
          <w:rFonts w:ascii="Consolas" w:hAnsi="Consolas"/>
          <w:color w:val="9CDCFE"/>
          <w:sz w:val="21"/>
          <w:szCs w:val="21"/>
        </w:rPr>
        <w:t>và</w:t>
      </w:r>
      <w:r w:rsidRPr="009162BE">
        <w:rPr>
          <w:rFonts w:ascii="Consolas" w:hAnsi="Consolas"/>
          <w:color w:val="D4D4D4"/>
          <w:sz w:val="21"/>
          <w:szCs w:val="21"/>
        </w:rPr>
        <w:t xml:space="preserve"> </w:t>
      </w:r>
      <w:r w:rsidRPr="009162BE">
        <w:rPr>
          <w:rFonts w:ascii="Consolas" w:hAnsi="Consolas"/>
          <w:color w:val="9CDCFE"/>
          <w:sz w:val="21"/>
          <w:szCs w:val="21"/>
        </w:rPr>
        <w:t>Nghị</w:t>
      </w:r>
      <w:r w:rsidRPr="009162BE">
        <w:rPr>
          <w:rFonts w:ascii="Consolas" w:hAnsi="Consolas"/>
          <w:color w:val="D4D4D4"/>
          <w:sz w:val="21"/>
          <w:szCs w:val="21"/>
        </w:rPr>
        <w:t xml:space="preserve"> </w:t>
      </w:r>
      <w:r w:rsidRPr="009162BE">
        <w:rPr>
          <w:rFonts w:ascii="Consolas" w:hAnsi="Consolas"/>
          <w:color w:val="9CDCFE"/>
          <w:sz w:val="21"/>
          <w:szCs w:val="21"/>
        </w:rPr>
        <w:t>định</w:t>
      </w:r>
      <w:r w:rsidRPr="009162BE">
        <w:rPr>
          <w:rFonts w:ascii="Consolas" w:hAnsi="Consolas"/>
          <w:color w:val="D4D4D4"/>
          <w:sz w:val="21"/>
          <w:szCs w:val="21"/>
        </w:rPr>
        <w:t xml:space="preserve"> </w:t>
      </w:r>
      <w:r w:rsidRPr="009162BE">
        <w:rPr>
          <w:rFonts w:ascii="Consolas" w:hAnsi="Consolas"/>
          <w:color w:val="9CDCFE"/>
          <w:sz w:val="21"/>
          <w:szCs w:val="21"/>
        </w:rPr>
        <w:t>số</w:t>
      </w:r>
      <w:r w:rsidRPr="009162BE">
        <w:rPr>
          <w:rFonts w:ascii="Consolas" w:hAnsi="Consolas"/>
          <w:color w:val="D4D4D4"/>
          <w:sz w:val="21"/>
          <w:szCs w:val="21"/>
        </w:rPr>
        <w:t xml:space="preserve"> </w:t>
      </w:r>
      <w:r w:rsidRPr="009162BE">
        <w:rPr>
          <w:rFonts w:ascii="Consolas" w:hAnsi="Consolas"/>
          <w:color w:val="B5CEA8"/>
          <w:sz w:val="21"/>
          <w:szCs w:val="21"/>
        </w:rPr>
        <w:t>04</w:t>
      </w:r>
      <w:r w:rsidRPr="009162BE">
        <w:rPr>
          <w:rFonts w:ascii="Consolas" w:hAnsi="Consolas"/>
          <w:color w:val="D4D4D4"/>
          <w:sz w:val="21"/>
          <w:szCs w:val="21"/>
        </w:rPr>
        <w:t>/</w:t>
      </w:r>
      <w:r w:rsidRPr="009162BE">
        <w:rPr>
          <w:rFonts w:ascii="Consolas" w:hAnsi="Consolas"/>
          <w:color w:val="B5CEA8"/>
          <w:sz w:val="21"/>
          <w:szCs w:val="21"/>
        </w:rPr>
        <w:t>2014</w:t>
      </w:r>
      <w:r w:rsidRPr="009162BE">
        <w:rPr>
          <w:rFonts w:ascii="Consolas" w:hAnsi="Consolas"/>
          <w:color w:val="D4D4D4"/>
          <w:sz w:val="21"/>
          <w:szCs w:val="21"/>
        </w:rPr>
        <w:t>/</w:t>
      </w:r>
      <w:r w:rsidRPr="009162BE">
        <w:rPr>
          <w:rFonts w:ascii="Consolas" w:hAnsi="Consolas"/>
          <w:color w:val="9CDCFE"/>
          <w:sz w:val="21"/>
          <w:szCs w:val="21"/>
        </w:rPr>
        <w:t>NĐ</w:t>
      </w:r>
      <w:r w:rsidRPr="009162BE">
        <w:rPr>
          <w:rFonts w:ascii="Consolas" w:hAnsi="Consolas"/>
          <w:color w:val="D4D4D4"/>
          <w:sz w:val="21"/>
          <w:szCs w:val="21"/>
        </w:rPr>
        <w:t>-</w:t>
      </w:r>
      <w:r w:rsidRPr="009162BE">
        <w:rPr>
          <w:rFonts w:ascii="Consolas" w:hAnsi="Consolas"/>
          <w:color w:val="9CDCFE"/>
          <w:sz w:val="21"/>
          <w:szCs w:val="21"/>
        </w:rPr>
        <w:t>CP</w:t>
      </w:r>
      <w:r w:rsidRPr="009162BE">
        <w:rPr>
          <w:rFonts w:ascii="Consolas" w:hAnsi="Consolas"/>
          <w:color w:val="D4D4D4"/>
          <w:sz w:val="21"/>
          <w:szCs w:val="21"/>
        </w:rPr>
        <w:t>;</w:t>
      </w:r>
    </w:p>
    <w:p w:rsidR="009D1437" w:rsidRPr="009162BE" w:rsidP="009D1437" w14:paraId="2C7A71DC"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xml:space="preserve">            </w:t>
      </w:r>
      <w:r w:rsidRPr="009162BE">
        <w:rPr>
          <w:rFonts w:ascii="Consolas" w:hAnsi="Consolas"/>
          <w:color w:val="B5CEA8"/>
          <w:sz w:val="21"/>
          <w:szCs w:val="21"/>
        </w:rPr>
        <w:t>4</w:t>
      </w:r>
      <w:r w:rsidRPr="009162BE">
        <w:rPr>
          <w:rFonts w:ascii="Consolas" w:hAnsi="Consolas"/>
          <w:color w:val="D4D4D4"/>
          <w:sz w:val="21"/>
          <w:szCs w:val="21"/>
        </w:rPr>
        <w:t xml:space="preserve">: </w:t>
      </w:r>
      <w:r w:rsidRPr="009162BE">
        <w:rPr>
          <w:rFonts w:ascii="Consolas" w:hAnsi="Consolas"/>
          <w:color w:val="9CDCFE"/>
          <w:sz w:val="21"/>
          <w:szCs w:val="21"/>
        </w:rPr>
        <w:t>Hóa</w:t>
      </w:r>
      <w:r w:rsidRPr="009162BE">
        <w:rPr>
          <w:rFonts w:ascii="Consolas" w:hAnsi="Consolas"/>
          <w:color w:val="D4D4D4"/>
          <w:sz w:val="21"/>
          <w:szCs w:val="21"/>
        </w:rPr>
        <w:t xml:space="preserve"> </w:t>
      </w:r>
      <w:r w:rsidRPr="009162BE">
        <w:rPr>
          <w:rFonts w:ascii="Consolas" w:hAnsi="Consolas"/>
          <w:color w:val="9CDCFE"/>
          <w:sz w:val="21"/>
          <w:szCs w:val="21"/>
        </w:rPr>
        <w:t>đơn</w:t>
      </w:r>
      <w:r w:rsidRPr="009162BE">
        <w:rPr>
          <w:rFonts w:ascii="Consolas" w:hAnsi="Consolas"/>
          <w:color w:val="D4D4D4"/>
          <w:sz w:val="21"/>
          <w:szCs w:val="21"/>
        </w:rPr>
        <w:t xml:space="preserve"> </w:t>
      </w:r>
      <w:r w:rsidRPr="009162BE">
        <w:rPr>
          <w:rFonts w:ascii="Consolas" w:hAnsi="Consolas"/>
          <w:color w:val="9CDCFE"/>
          <w:sz w:val="21"/>
          <w:szCs w:val="21"/>
        </w:rPr>
        <w:t>đặt</w:t>
      </w:r>
      <w:r w:rsidRPr="009162BE">
        <w:rPr>
          <w:rFonts w:ascii="Consolas" w:hAnsi="Consolas"/>
          <w:color w:val="D4D4D4"/>
          <w:sz w:val="21"/>
          <w:szCs w:val="21"/>
        </w:rPr>
        <w:t xml:space="preserve"> </w:t>
      </w:r>
      <w:r w:rsidRPr="009162BE">
        <w:rPr>
          <w:rFonts w:ascii="Consolas" w:hAnsi="Consolas"/>
          <w:color w:val="9CDCFE"/>
          <w:sz w:val="21"/>
          <w:szCs w:val="21"/>
        </w:rPr>
        <w:t>in</w:t>
      </w:r>
      <w:r w:rsidRPr="009162BE">
        <w:rPr>
          <w:rFonts w:ascii="Consolas" w:hAnsi="Consolas"/>
          <w:color w:val="D4D4D4"/>
          <w:sz w:val="21"/>
          <w:szCs w:val="21"/>
        </w:rPr>
        <w:t xml:space="preserve"> </w:t>
      </w:r>
      <w:r w:rsidRPr="009162BE">
        <w:rPr>
          <w:rFonts w:ascii="Consolas" w:hAnsi="Consolas"/>
          <w:color w:val="9CDCFE"/>
          <w:sz w:val="21"/>
          <w:szCs w:val="21"/>
        </w:rPr>
        <w:t>theo</w:t>
      </w:r>
      <w:r w:rsidRPr="009162BE">
        <w:rPr>
          <w:rFonts w:ascii="Consolas" w:hAnsi="Consolas"/>
          <w:color w:val="D4D4D4"/>
          <w:sz w:val="21"/>
          <w:szCs w:val="21"/>
        </w:rPr>
        <w:t xml:space="preserve"> </w:t>
      </w:r>
      <w:r w:rsidRPr="009162BE">
        <w:rPr>
          <w:rFonts w:ascii="Consolas" w:hAnsi="Consolas"/>
          <w:color w:val="9CDCFE"/>
          <w:sz w:val="21"/>
          <w:szCs w:val="21"/>
        </w:rPr>
        <w:t>Nghị</w:t>
      </w:r>
      <w:r w:rsidRPr="009162BE">
        <w:rPr>
          <w:rFonts w:ascii="Consolas" w:hAnsi="Consolas"/>
          <w:color w:val="D4D4D4"/>
          <w:sz w:val="21"/>
          <w:szCs w:val="21"/>
        </w:rPr>
        <w:t xml:space="preserve"> </w:t>
      </w:r>
      <w:r w:rsidRPr="009162BE">
        <w:rPr>
          <w:rFonts w:ascii="Consolas" w:hAnsi="Consolas"/>
          <w:color w:val="9CDCFE"/>
          <w:sz w:val="21"/>
          <w:szCs w:val="21"/>
        </w:rPr>
        <w:t>định</w:t>
      </w:r>
      <w:r w:rsidRPr="009162BE">
        <w:rPr>
          <w:rFonts w:ascii="Consolas" w:hAnsi="Consolas"/>
          <w:color w:val="D4D4D4"/>
          <w:sz w:val="21"/>
          <w:szCs w:val="21"/>
        </w:rPr>
        <w:t xml:space="preserve"> </w:t>
      </w:r>
      <w:r w:rsidRPr="009162BE">
        <w:rPr>
          <w:rFonts w:ascii="Consolas" w:hAnsi="Consolas"/>
          <w:color w:val="B5CEA8"/>
          <w:sz w:val="21"/>
          <w:szCs w:val="21"/>
        </w:rPr>
        <w:t>123</w:t>
      </w:r>
      <w:r w:rsidRPr="009162BE">
        <w:rPr>
          <w:rFonts w:ascii="Consolas" w:hAnsi="Consolas"/>
          <w:color w:val="D4D4D4"/>
          <w:sz w:val="21"/>
          <w:szCs w:val="21"/>
        </w:rPr>
        <w:t>/</w:t>
      </w:r>
      <w:r w:rsidRPr="009162BE">
        <w:rPr>
          <w:rFonts w:ascii="Consolas" w:hAnsi="Consolas"/>
          <w:color w:val="B5CEA8"/>
          <w:sz w:val="21"/>
          <w:szCs w:val="21"/>
        </w:rPr>
        <w:t>2020</w:t>
      </w:r>
      <w:r w:rsidRPr="009162BE">
        <w:rPr>
          <w:rFonts w:ascii="Consolas" w:hAnsi="Consolas"/>
          <w:color w:val="D4D4D4"/>
          <w:sz w:val="21"/>
          <w:szCs w:val="21"/>
        </w:rPr>
        <w:t>/</w:t>
      </w:r>
      <w:r w:rsidRPr="009162BE">
        <w:rPr>
          <w:rFonts w:ascii="Consolas" w:hAnsi="Consolas"/>
          <w:color w:val="9CDCFE"/>
          <w:sz w:val="21"/>
          <w:szCs w:val="21"/>
        </w:rPr>
        <w:t>NĐ</w:t>
      </w:r>
      <w:r w:rsidRPr="009162BE">
        <w:rPr>
          <w:rFonts w:ascii="Consolas" w:hAnsi="Consolas"/>
          <w:color w:val="D4D4D4"/>
          <w:sz w:val="21"/>
          <w:szCs w:val="21"/>
        </w:rPr>
        <w:t>-</w:t>
      </w:r>
      <w:r w:rsidRPr="009162BE">
        <w:rPr>
          <w:rFonts w:ascii="Consolas" w:hAnsi="Consolas"/>
          <w:color w:val="9CDCFE"/>
          <w:sz w:val="21"/>
          <w:szCs w:val="21"/>
        </w:rPr>
        <w:t>CP</w:t>
      </w:r>
      <w:r w:rsidRPr="009162BE">
        <w:rPr>
          <w:rFonts w:ascii="Consolas" w:hAnsi="Consolas"/>
          <w:color w:val="D4D4D4"/>
          <w:sz w:val="21"/>
          <w:szCs w:val="21"/>
        </w:rPr>
        <w:t>)</w:t>
      </w:r>
    </w:p>
    <w:p w:rsidR="009D1437" w:rsidRPr="009162BE" w:rsidP="009D1437" w14:paraId="706ED3DC"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TCTBao</w:t>
      </w:r>
      <w:r w:rsidRPr="009162BE">
        <w:rPr>
          <w:rFonts w:ascii="Consolas" w:hAnsi="Consolas"/>
          <w:color w:val="D4D4D4"/>
          <w:sz w:val="21"/>
          <w:szCs w:val="21"/>
        </w:rPr>
        <w:t>&gt;&lt;/</w:t>
      </w:r>
      <w:r w:rsidRPr="009162BE">
        <w:rPr>
          <w:rFonts w:ascii="Consolas" w:hAnsi="Consolas"/>
          <w:color w:val="9CDCFE"/>
          <w:sz w:val="21"/>
          <w:szCs w:val="21"/>
        </w:rPr>
        <w:t>TCTBao</w:t>
      </w:r>
      <w:r w:rsidRPr="009162BE">
        <w:rPr>
          <w:rFonts w:ascii="Consolas" w:hAnsi="Consolas"/>
          <w:color w:val="D4D4D4"/>
          <w:sz w:val="21"/>
          <w:szCs w:val="21"/>
        </w:rPr>
        <w:t>&gt; *</w:t>
      </w:r>
      <w:r w:rsidRPr="009162BE">
        <w:rPr>
          <w:rFonts w:ascii="Consolas" w:hAnsi="Consolas"/>
          <w:color w:val="6A9955"/>
          <w:sz w:val="21"/>
          <w:szCs w:val="21"/>
        </w:rPr>
        <w:t>//</w:t>
      </w:r>
      <w:r w:rsidRPr="009162BE">
        <w:rPr>
          <w:rFonts w:ascii="Consolas" w:hAnsi="Consolas"/>
          <w:color w:val="6A9955"/>
          <w:sz w:val="21"/>
          <w:szCs w:val="21"/>
        </w:rPr>
        <w:t>Tính</w:t>
      </w:r>
      <w:r w:rsidRPr="009162BE">
        <w:rPr>
          <w:rFonts w:ascii="Consolas" w:hAnsi="Consolas"/>
          <w:color w:val="6A9955"/>
          <w:sz w:val="21"/>
          <w:szCs w:val="21"/>
        </w:rPr>
        <w:t xml:space="preserve"> </w:t>
      </w:r>
      <w:r w:rsidRPr="009162BE">
        <w:rPr>
          <w:rFonts w:ascii="Consolas" w:hAnsi="Consolas"/>
          <w:color w:val="6A9955"/>
          <w:sz w:val="21"/>
          <w:szCs w:val="21"/>
        </w:rPr>
        <w:t>chất</w:t>
      </w:r>
      <w:r w:rsidRPr="009162BE">
        <w:rPr>
          <w:rFonts w:ascii="Consolas" w:hAnsi="Consolas"/>
          <w:color w:val="6A9955"/>
          <w:sz w:val="21"/>
          <w:szCs w:val="21"/>
        </w:rPr>
        <w:t xml:space="preserve"> </w:t>
      </w:r>
      <w:r w:rsidRPr="009162BE">
        <w:rPr>
          <w:rFonts w:ascii="Consolas" w:hAnsi="Consolas"/>
          <w:color w:val="6A9955"/>
          <w:sz w:val="21"/>
          <w:szCs w:val="21"/>
        </w:rPr>
        <w:t>thông</w:t>
      </w:r>
      <w:r w:rsidRPr="009162BE">
        <w:rPr>
          <w:rFonts w:ascii="Consolas" w:hAnsi="Consolas"/>
          <w:color w:val="6A9955"/>
          <w:sz w:val="21"/>
          <w:szCs w:val="21"/>
        </w:rPr>
        <w:t xml:space="preserve"> </w:t>
      </w:r>
      <w:r w:rsidRPr="009162BE">
        <w:rPr>
          <w:rFonts w:ascii="Consolas" w:hAnsi="Consolas"/>
          <w:color w:val="6A9955"/>
          <w:sz w:val="21"/>
          <w:szCs w:val="21"/>
        </w:rPr>
        <w:t>báo</w:t>
      </w:r>
      <w:r w:rsidRPr="009162BE">
        <w:rPr>
          <w:rFonts w:ascii="Consolas" w:hAnsi="Consolas"/>
          <w:color w:val="6A9955"/>
          <w:sz w:val="21"/>
          <w:szCs w:val="21"/>
        </w:rPr>
        <w:t xml:space="preserve"> (1: </w:t>
      </w:r>
      <w:r w:rsidRPr="009162BE">
        <w:rPr>
          <w:rFonts w:ascii="Consolas" w:hAnsi="Consolas"/>
          <w:color w:val="6A9955"/>
          <w:sz w:val="21"/>
          <w:szCs w:val="21"/>
        </w:rPr>
        <w:t>Hủy</w:t>
      </w:r>
      <w:r w:rsidRPr="009162BE">
        <w:rPr>
          <w:rFonts w:ascii="Consolas" w:hAnsi="Consolas"/>
          <w:color w:val="6A9955"/>
          <w:sz w:val="21"/>
          <w:szCs w:val="21"/>
        </w:rPr>
        <w:t xml:space="preserve">; 2: </w:t>
      </w:r>
      <w:r w:rsidRPr="009162BE">
        <w:rPr>
          <w:rFonts w:ascii="Consolas" w:hAnsi="Consolas"/>
          <w:color w:val="6A9955"/>
          <w:sz w:val="21"/>
          <w:szCs w:val="21"/>
        </w:rPr>
        <w:t>Điều</w:t>
      </w:r>
      <w:r w:rsidRPr="009162BE">
        <w:rPr>
          <w:rFonts w:ascii="Consolas" w:hAnsi="Consolas"/>
          <w:color w:val="6A9955"/>
          <w:sz w:val="21"/>
          <w:szCs w:val="21"/>
        </w:rPr>
        <w:t xml:space="preserve"> </w:t>
      </w:r>
      <w:r w:rsidRPr="009162BE">
        <w:rPr>
          <w:rFonts w:ascii="Consolas" w:hAnsi="Consolas"/>
          <w:color w:val="6A9955"/>
          <w:sz w:val="21"/>
          <w:szCs w:val="21"/>
        </w:rPr>
        <w:t>chỉnh</w:t>
      </w:r>
      <w:r w:rsidRPr="009162BE">
        <w:rPr>
          <w:rFonts w:ascii="Consolas" w:hAnsi="Consolas"/>
          <w:color w:val="6A9955"/>
          <w:sz w:val="21"/>
          <w:szCs w:val="21"/>
        </w:rPr>
        <w:t xml:space="preserve">; 3: Thay </w:t>
      </w:r>
      <w:r w:rsidRPr="009162BE">
        <w:rPr>
          <w:rFonts w:ascii="Consolas" w:hAnsi="Consolas"/>
          <w:color w:val="6A9955"/>
          <w:sz w:val="21"/>
          <w:szCs w:val="21"/>
        </w:rPr>
        <w:t>thế</w:t>
      </w:r>
      <w:r w:rsidRPr="009162BE">
        <w:rPr>
          <w:rFonts w:ascii="Consolas" w:hAnsi="Consolas"/>
          <w:color w:val="6A9955"/>
          <w:sz w:val="21"/>
          <w:szCs w:val="21"/>
        </w:rPr>
        <w:t xml:space="preserve">; 4: Giải </w:t>
      </w:r>
      <w:r w:rsidRPr="009162BE">
        <w:rPr>
          <w:rFonts w:ascii="Consolas" w:hAnsi="Consolas"/>
          <w:color w:val="6A9955"/>
          <w:sz w:val="21"/>
          <w:szCs w:val="21"/>
        </w:rPr>
        <w:t>trình</w:t>
      </w:r>
      <w:r w:rsidRPr="009162BE">
        <w:rPr>
          <w:rFonts w:ascii="Consolas" w:hAnsi="Consolas"/>
          <w:color w:val="6A9955"/>
          <w:sz w:val="21"/>
          <w:szCs w:val="21"/>
        </w:rPr>
        <w:t>)</w:t>
      </w:r>
    </w:p>
    <w:p w:rsidR="009D1437" w:rsidRPr="009162BE" w:rsidP="009D1437" w14:paraId="66C28A54"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LDo</w:t>
      </w:r>
      <w:r w:rsidRPr="009162BE">
        <w:rPr>
          <w:rFonts w:ascii="Consolas" w:hAnsi="Consolas"/>
          <w:color w:val="D4D4D4"/>
          <w:sz w:val="21"/>
          <w:szCs w:val="21"/>
        </w:rPr>
        <w:t>&gt;&lt;/</w:t>
      </w:r>
      <w:r w:rsidRPr="009162BE">
        <w:rPr>
          <w:rFonts w:ascii="Consolas" w:hAnsi="Consolas"/>
          <w:color w:val="9CDCFE"/>
          <w:sz w:val="21"/>
          <w:szCs w:val="21"/>
        </w:rPr>
        <w:t>LDo</w:t>
      </w:r>
      <w:r w:rsidRPr="009162BE">
        <w:rPr>
          <w:rFonts w:ascii="Consolas" w:hAnsi="Consolas"/>
          <w:color w:val="D4D4D4"/>
          <w:sz w:val="21"/>
          <w:szCs w:val="21"/>
        </w:rPr>
        <w:t xml:space="preserve">&gt; </w:t>
      </w:r>
      <w:r w:rsidRPr="009162BE">
        <w:rPr>
          <w:rFonts w:ascii="Consolas" w:hAnsi="Consolas"/>
          <w:color w:val="6A9955"/>
          <w:sz w:val="21"/>
          <w:szCs w:val="21"/>
        </w:rPr>
        <w:t>//Lý do</w:t>
      </w:r>
    </w:p>
    <w:p w:rsidR="009D1437" w:rsidRPr="009162BE" w:rsidP="009D1437" w14:paraId="5041B439"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Fkey</w:t>
      </w:r>
      <w:r w:rsidRPr="009162BE">
        <w:rPr>
          <w:rFonts w:ascii="Consolas" w:hAnsi="Consolas"/>
          <w:color w:val="D4D4D4"/>
          <w:sz w:val="21"/>
          <w:szCs w:val="21"/>
        </w:rPr>
        <w:t>&gt;&lt;/</w:t>
      </w:r>
      <w:r w:rsidRPr="009162BE">
        <w:rPr>
          <w:rFonts w:ascii="Consolas" w:hAnsi="Consolas"/>
          <w:color w:val="9CDCFE"/>
          <w:sz w:val="21"/>
          <w:szCs w:val="21"/>
        </w:rPr>
        <w:t>Fkey</w:t>
      </w:r>
      <w:r w:rsidRPr="009162BE">
        <w:rPr>
          <w:rFonts w:ascii="Consolas" w:hAnsi="Consolas"/>
          <w:color w:val="D4D4D4"/>
          <w:sz w:val="21"/>
          <w:szCs w:val="21"/>
        </w:rPr>
        <w:t>&gt;</w:t>
      </w:r>
    </w:p>
    <w:p w:rsidR="009D1437" w:rsidRPr="009162BE" w:rsidP="009D1437" w14:paraId="03ABC447"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HDon</w:t>
      </w:r>
      <w:r w:rsidRPr="009162BE">
        <w:rPr>
          <w:rFonts w:ascii="Consolas" w:hAnsi="Consolas"/>
          <w:color w:val="D4D4D4"/>
          <w:sz w:val="21"/>
          <w:szCs w:val="21"/>
        </w:rPr>
        <w:t>&gt;</w:t>
      </w:r>
    </w:p>
    <w:p w:rsidR="009D1437" w:rsidRPr="009162BE" w:rsidP="009D1437" w14:paraId="6F959BE6"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    &lt;/</w:t>
      </w:r>
      <w:r w:rsidRPr="009162BE">
        <w:rPr>
          <w:rFonts w:ascii="Consolas" w:hAnsi="Consolas"/>
          <w:color w:val="9CDCFE"/>
          <w:sz w:val="21"/>
          <w:szCs w:val="21"/>
        </w:rPr>
        <w:t>DSHDon</w:t>
      </w:r>
      <w:r w:rsidRPr="009162BE">
        <w:rPr>
          <w:rFonts w:ascii="Consolas" w:hAnsi="Consolas"/>
          <w:color w:val="D4D4D4"/>
          <w:sz w:val="21"/>
          <w:szCs w:val="21"/>
        </w:rPr>
        <w:t>&gt;</w:t>
      </w:r>
    </w:p>
    <w:p w:rsidR="009D1437" w:rsidRPr="009162BE" w:rsidP="009D1437" w14:paraId="598ACB07" w14:textId="77777777">
      <w:pPr>
        <w:shd w:val="clear" w:color="auto" w:fill="1E1E1E"/>
        <w:spacing w:line="285" w:lineRule="atLeast"/>
        <w:rPr>
          <w:rFonts w:ascii="Consolas" w:hAnsi="Consolas"/>
          <w:color w:val="D4D4D4"/>
          <w:sz w:val="21"/>
          <w:szCs w:val="21"/>
        </w:rPr>
      </w:pPr>
      <w:r w:rsidRPr="009162BE">
        <w:rPr>
          <w:rFonts w:ascii="Consolas" w:hAnsi="Consolas"/>
          <w:color w:val="D4D4D4"/>
          <w:sz w:val="21"/>
          <w:szCs w:val="21"/>
        </w:rPr>
        <w:t>&lt;/</w:t>
      </w:r>
      <w:r w:rsidRPr="009162BE">
        <w:rPr>
          <w:rFonts w:ascii="Consolas" w:hAnsi="Consolas"/>
          <w:color w:val="9CDCFE"/>
          <w:sz w:val="21"/>
          <w:szCs w:val="21"/>
        </w:rPr>
        <w:t>DLTBao</w:t>
      </w:r>
      <w:r w:rsidRPr="009162BE">
        <w:rPr>
          <w:rFonts w:ascii="Consolas" w:hAnsi="Consolas"/>
          <w:color w:val="D4D4D4"/>
          <w:sz w:val="21"/>
          <w:szCs w:val="21"/>
        </w:rPr>
        <w:t>&gt;</w:t>
      </w:r>
    </w:p>
    <w:p w:rsidR="009D1437" w:rsidP="009D1437" w14:paraId="3C9BAAC7" w14:textId="77777777">
      <w:pPr>
        <w:rPr>
          <w:lang w:eastAsia="x-none"/>
        </w:rPr>
      </w:pPr>
    </w:p>
    <w:p w:rsidR="009D1437" w:rsidP="009D1437" w14:paraId="3AF368F6" w14:textId="77777777">
      <w:pPr>
        <w:rPr>
          <w:lang w:eastAsia="x-none"/>
        </w:rPr>
      </w:pPr>
      <w:r>
        <w:rPr>
          <w:lang w:eastAsia="x-none"/>
        </w:rPr>
        <w:t>Cấu</w:t>
      </w:r>
      <w:r>
        <w:rPr>
          <w:lang w:eastAsia="x-none"/>
        </w:rPr>
        <w:t xml:space="preserve"> </w:t>
      </w:r>
      <w:r>
        <w:rPr>
          <w:lang w:eastAsia="x-none"/>
        </w:rPr>
        <w:t>trúc</w:t>
      </w:r>
      <w:r>
        <w:rPr>
          <w:lang w:eastAsia="x-none"/>
        </w:rPr>
        <w:t xml:space="preserve"> </w:t>
      </w:r>
      <w:r>
        <w:rPr>
          <w:lang w:eastAsia="x-none"/>
        </w:rPr>
        <w:t>chuỗi</w:t>
      </w:r>
      <w:r>
        <w:rPr>
          <w:lang w:eastAsia="x-none"/>
        </w:rPr>
        <w:t xml:space="preserve"> base64Hash </w:t>
      </w:r>
      <w:r>
        <w:rPr>
          <w:lang w:eastAsia="x-none"/>
        </w:rPr>
        <w:t>trả</w:t>
      </w:r>
      <w:r>
        <w:rPr>
          <w:lang w:eastAsia="x-none"/>
        </w:rPr>
        <w:t xml:space="preserve"> </w:t>
      </w:r>
      <w:r>
        <w:rPr>
          <w:lang w:eastAsia="x-none"/>
        </w:rPr>
        <w:t>về</w:t>
      </w:r>
      <w:r>
        <w:rPr>
          <w:lang w:eastAsia="x-none"/>
        </w:rPr>
        <w:t>:</w:t>
      </w:r>
    </w:p>
    <w:p w:rsidR="009D1437" w:rsidRPr="00AD40CA" w:rsidP="009D1437" w14:paraId="270E88F3" w14:textId="77777777">
      <w:pPr>
        <w:shd w:val="clear" w:color="auto" w:fill="1E1E1E"/>
        <w:spacing w:line="285" w:lineRule="atLeast"/>
        <w:rPr>
          <w:rFonts w:ascii="Consolas" w:hAnsi="Consolas"/>
          <w:color w:val="D4D4D4"/>
          <w:sz w:val="21"/>
          <w:szCs w:val="21"/>
        </w:rPr>
      </w:pPr>
      <w:r w:rsidRPr="00AD40CA">
        <w:rPr>
          <w:rFonts w:ascii="Consolas" w:hAnsi="Consolas"/>
          <w:color w:val="9CDCFE"/>
          <w:sz w:val="21"/>
          <w:szCs w:val="21"/>
        </w:rPr>
        <w:t>Qp0OIf1ZAMA5tHpzdJtqIV0rlZc</w:t>
      </w:r>
      <w:r w:rsidRPr="00AD40CA">
        <w:rPr>
          <w:rFonts w:ascii="Consolas" w:hAnsi="Consolas"/>
          <w:color w:val="D4D4D4"/>
          <w:sz w:val="21"/>
          <w:szCs w:val="21"/>
        </w:rPr>
        <w:t>=</w:t>
      </w:r>
    </w:p>
    <w:p w:rsidR="009D1437" w:rsidRPr="00193CC8" w:rsidP="009D1437" w14:paraId="73A8951C" w14:textId="77777777">
      <w:pPr>
        <w:shd w:val="clear" w:color="auto" w:fill="FFFFFF"/>
        <w:rPr>
          <w:rFonts w:ascii="Courier New" w:hAnsi="Courier New" w:cs="Courier New"/>
          <w:b/>
          <w:bCs/>
          <w:color w:val="000000"/>
          <w:sz w:val="20"/>
          <w:szCs w:val="20"/>
        </w:rPr>
      </w:pPr>
    </w:p>
    <w:p w:rsidR="009D1437" w:rsidP="00C35F19" w14:paraId="256D5446" w14:textId="77777777">
      <w:pPr>
        <w:pStyle w:val="Heading3"/>
      </w:pPr>
      <w:bookmarkStart w:id="13" w:name="_Toc106724514"/>
      <w:r>
        <w:t>Gửi</w:t>
      </w:r>
      <w:r>
        <w:t xml:space="preserve"> </w:t>
      </w:r>
      <w:r>
        <w:t>thông</w:t>
      </w:r>
      <w:r>
        <w:t xml:space="preserve"> </w:t>
      </w:r>
      <w:r>
        <w:t>điệp</w:t>
      </w:r>
      <w:r>
        <w:t xml:space="preserve"> </w:t>
      </w:r>
      <w:r>
        <w:t>hóa</w:t>
      </w:r>
      <w:r>
        <w:t xml:space="preserve"> </w:t>
      </w:r>
      <w:r>
        <w:t>đơn</w:t>
      </w:r>
      <w:r>
        <w:t xml:space="preserve"> </w:t>
      </w:r>
      <w:r>
        <w:t>điện</w:t>
      </w:r>
      <w:r>
        <w:t xml:space="preserve"> </w:t>
      </w:r>
      <w:r>
        <w:t>tử</w:t>
      </w:r>
      <w:r>
        <w:t xml:space="preserve"> </w:t>
      </w:r>
      <w:r>
        <w:t>có</w:t>
      </w:r>
      <w:r>
        <w:t xml:space="preserve"> </w:t>
      </w:r>
      <w:r>
        <w:t>sai</w:t>
      </w:r>
      <w:r>
        <w:t xml:space="preserve"> </w:t>
      </w:r>
      <w:r>
        <w:t>sót</w:t>
      </w:r>
      <w:r>
        <w:t xml:space="preserve"> </w:t>
      </w:r>
      <w:r>
        <w:t>sử</w:t>
      </w:r>
      <w:r>
        <w:t xml:space="preserve"> </w:t>
      </w:r>
      <w:r>
        <w:t>dụng</w:t>
      </w:r>
      <w:r>
        <w:t xml:space="preserve"> token (</w:t>
      </w:r>
      <w:r>
        <w:t>bước</w:t>
      </w:r>
      <w:r>
        <w:t xml:space="preserve"> 2)</w:t>
      </w:r>
      <w:bookmarkEnd w:id="13"/>
    </w:p>
    <w:p w:rsidR="009D1437" w:rsidRPr="00593BE8" w:rsidP="009D1437" w14:paraId="6E46DA11" w14:textId="77777777">
      <w:pPr>
        <w:pStyle w:val="N"/>
      </w:pPr>
      <w:r w:rsidRPr="00593BE8">
        <w:t>URL</w:t>
      </w:r>
    </w:p>
    <w:p w:rsidR="009D1437" w:rsidP="009D1437" w14:paraId="2F28B9CF" w14:textId="77777777">
      <w:pPr>
        <w:pStyle w:val="N"/>
        <w:rPr>
          <w:b/>
        </w:rPr>
      </w:pPr>
      <w:r>
        <w:tab/>
      </w:r>
      <w:r w:rsidRPr="00007702">
        <w:t xml:space="preserve"> </w:t>
      </w:r>
      <w:r>
        <w:t>s</w:t>
      </w:r>
      <w:r w:rsidRPr="00EB3AC8">
        <w:t xml:space="preserve">tring </w:t>
      </w:r>
      <w:r w:rsidRPr="00746C68">
        <w:rPr>
          <w:b/>
        </w:rPr>
        <w:t>SendInvNoticeErrorsWidthToken(</w:t>
      </w:r>
      <w:r w:rsidRPr="00746C68">
        <w:t>string Account, string ACpass, string username, string password, string xml</w:t>
      </w:r>
      <w:r w:rsidRPr="00746C68">
        <w:rPr>
          <w:b/>
        </w:rPr>
        <w:t xml:space="preserve">) </w:t>
      </w:r>
    </w:p>
    <w:p w:rsidR="009D1437" w:rsidRPr="00593BE8" w:rsidP="009D1437" w14:paraId="486D08F3" w14:textId="77777777">
      <w:pPr>
        <w:pStyle w:val="N"/>
      </w:pPr>
      <w:r w:rsidRPr="00593BE8">
        <w:t>DESCRIPTION</w:t>
      </w:r>
    </w:p>
    <w:p w:rsidR="009D1437" w:rsidRPr="007C1EEB" w:rsidP="009D1437" w14:paraId="19FD2873" w14:textId="77777777">
      <w:pPr>
        <w:pStyle w:val="N"/>
      </w:pPr>
      <w:r>
        <w:tab/>
        <w:t>Đây là web service cho phép gửi thông điệp hóa đơn điện tử có sai sót với các hệ thống sử dụng token, sau khi thực hiện gọi hàm Lấy giá trị Hash ở bước 1 (</w:t>
      </w:r>
      <w:r>
        <w:rPr>
          <w:b/>
        </w:rPr>
        <w:t>3.1.9</w:t>
      </w:r>
      <w:r>
        <w:t>)</w:t>
      </w:r>
    </w:p>
    <w:p w:rsidR="009D1437" w:rsidRPr="00007702" w:rsidP="009D1437" w14:paraId="200572E9" w14:textId="77777777">
      <w:pPr>
        <w:pStyle w:val="N"/>
      </w:pPr>
      <w:r w:rsidRPr="00663B3E">
        <w:t>HTTP METHOD</w:t>
      </w:r>
    </w:p>
    <w:p w:rsidR="009D1437" w:rsidRPr="00007702" w:rsidP="009D1437" w14:paraId="0C1611CA" w14:textId="77777777">
      <w:pPr>
        <w:pStyle w:val="N"/>
        <w:rPr>
          <w:b/>
        </w:rPr>
      </w:pPr>
      <w:r w:rsidRPr="00610AFD">
        <w:tab/>
      </w:r>
      <w:r w:rsidRPr="00610AFD">
        <w:tab/>
        <w:t>POST</w:t>
      </w:r>
    </w:p>
    <w:p w:rsidR="009D1437" w:rsidRPr="00610AFD" w:rsidP="009D1437" w14:paraId="45B52E40" w14:textId="77777777">
      <w:pPr>
        <w:pStyle w:val="N"/>
      </w:pPr>
      <w:r w:rsidRPr="00610AFD">
        <w:t>REQUEST BODY</w:t>
      </w:r>
    </w:p>
    <w:p w:rsidR="009D1437" w:rsidRPr="009F6762" w:rsidP="009D1437" w14:paraId="52BC2C1C" w14:textId="77777777">
      <w:pPr>
        <w:pStyle w:val="ListParagraph"/>
        <w:numPr>
          <w:ilvl w:val="0"/>
          <w:numId w:val="2"/>
        </w:numPr>
        <w:spacing w:after="0" w:line="360" w:lineRule="auto"/>
        <w:ind w:left="1080"/>
        <w:jc w:val="both"/>
        <w:rPr>
          <w:rFonts w:eastAsia="Calibri"/>
          <w:b/>
          <w:u w:val="single"/>
        </w:rPr>
      </w:pPr>
      <w:r w:rsidRPr="009F6762">
        <w:rPr>
          <w:rFonts w:eastAsia="Calibri"/>
          <w:b/>
        </w:rPr>
        <w:t>Account/</w:t>
      </w:r>
      <w:r w:rsidRPr="009F6762">
        <w:rPr>
          <w:rFonts w:eastAsia="Calibri"/>
          <w:b/>
        </w:rPr>
        <w:t>ACPass</w:t>
      </w:r>
      <w:r w:rsidRPr="009F6762">
        <w:rPr>
          <w:rFonts w:eastAsia="Calibri"/>
          <w:b/>
        </w:rPr>
        <w:t xml:space="preserve">:  </w:t>
      </w:r>
      <w:r w:rsidRPr="009F6762">
        <w:rPr>
          <w:rFonts w:eastAsia="Calibri"/>
        </w:rPr>
        <w:t xml:space="preserve">Tài </w:t>
      </w:r>
      <w:r w:rsidRPr="009F6762">
        <w:rPr>
          <w:rFonts w:eastAsia="Calibri"/>
        </w:rPr>
        <w:t>khoản</w:t>
      </w:r>
      <w:r w:rsidRPr="009F6762">
        <w:rPr>
          <w:rFonts w:eastAsia="Calibri"/>
        </w:rPr>
        <w:t xml:space="preserve"> </w:t>
      </w:r>
      <w:r w:rsidRPr="009F6762">
        <w:rPr>
          <w:rFonts w:eastAsia="Calibri"/>
        </w:rPr>
        <w:t>được</w:t>
      </w:r>
      <w:r w:rsidRPr="009F6762">
        <w:rPr>
          <w:rFonts w:eastAsia="Calibri"/>
        </w:rPr>
        <w:t xml:space="preserve"> </w:t>
      </w:r>
      <w:r w:rsidRPr="009F6762">
        <w:rPr>
          <w:rFonts w:eastAsia="Calibri"/>
        </w:rPr>
        <w:t>cấp</w:t>
      </w:r>
      <w:r w:rsidRPr="009F6762">
        <w:rPr>
          <w:rFonts w:eastAsia="Calibri"/>
        </w:rPr>
        <w:t xml:space="preserve"> </w:t>
      </w:r>
      <w:r w:rsidRPr="009F6762">
        <w:rPr>
          <w:rFonts w:eastAsia="Calibri"/>
        </w:rPr>
        <w:t>phát</w:t>
      </w:r>
      <w:r w:rsidRPr="009F6762">
        <w:rPr>
          <w:rFonts w:eastAsia="Calibri"/>
        </w:rPr>
        <w:t xml:space="preserve"> </w:t>
      </w:r>
      <w:r w:rsidRPr="009F6762">
        <w:rPr>
          <w:rFonts w:eastAsia="Calibri"/>
        </w:rPr>
        <w:t>cho</w:t>
      </w:r>
      <w:r w:rsidRPr="009F6762">
        <w:rPr>
          <w:rFonts w:eastAsia="Calibri"/>
        </w:rPr>
        <w:t xml:space="preserve"> </w:t>
      </w:r>
      <w:r w:rsidRPr="009F6762">
        <w:rPr>
          <w:rFonts w:eastAsia="Calibri"/>
        </w:rPr>
        <w:t>nhân</w:t>
      </w:r>
      <w:r w:rsidRPr="009F6762">
        <w:rPr>
          <w:rFonts w:eastAsia="Calibri"/>
        </w:rPr>
        <w:t xml:space="preserve"> </w:t>
      </w:r>
      <w:r w:rsidRPr="009F6762">
        <w:rPr>
          <w:rFonts w:eastAsia="Calibri"/>
        </w:rPr>
        <w:t>viên</w:t>
      </w:r>
      <w:r w:rsidRPr="009F6762">
        <w:rPr>
          <w:rFonts w:eastAsia="Calibri"/>
        </w:rPr>
        <w:t xml:space="preserve"> </w:t>
      </w:r>
      <w:r w:rsidRPr="009F6762">
        <w:rPr>
          <w:rFonts w:eastAsia="Calibri"/>
        </w:rPr>
        <w:t>gọi</w:t>
      </w:r>
      <w:r w:rsidRPr="009F6762">
        <w:rPr>
          <w:rFonts w:eastAsia="Calibri"/>
        </w:rPr>
        <w:t xml:space="preserve"> </w:t>
      </w:r>
      <w:r w:rsidRPr="009F6762">
        <w:rPr>
          <w:rFonts w:eastAsia="Calibri"/>
        </w:rPr>
        <w:t>lệnh</w:t>
      </w:r>
      <w:r w:rsidRPr="009F6762">
        <w:rPr>
          <w:rFonts w:eastAsia="Calibri"/>
        </w:rPr>
        <w:t xml:space="preserve"> </w:t>
      </w:r>
      <w:r>
        <w:rPr>
          <w:rFonts w:eastAsia="Calibri"/>
        </w:rPr>
        <w:t>gửi</w:t>
      </w:r>
      <w:r>
        <w:rPr>
          <w:rFonts w:eastAsia="Calibri"/>
        </w:rPr>
        <w:t xml:space="preserve"> </w:t>
      </w:r>
      <w:r>
        <w:rPr>
          <w:rFonts w:eastAsia="Calibri"/>
        </w:rPr>
        <w:t>thông</w:t>
      </w:r>
      <w:r>
        <w:rPr>
          <w:rFonts w:eastAsia="Calibri"/>
        </w:rPr>
        <w:t xml:space="preserve"> </w:t>
      </w:r>
      <w:r>
        <w:rPr>
          <w:rFonts w:eastAsia="Calibri"/>
        </w:rPr>
        <w:t>điệp</w:t>
      </w:r>
      <w:r>
        <w:rPr>
          <w:rFonts w:eastAsia="Calibri"/>
        </w:rPr>
        <w:t>.</w:t>
      </w:r>
    </w:p>
    <w:p w:rsidR="009D1437" w:rsidRPr="009F6762" w:rsidP="009D1437" w14:paraId="17F5065E" w14:textId="77777777">
      <w:pPr>
        <w:pStyle w:val="ListParagraph"/>
        <w:numPr>
          <w:ilvl w:val="0"/>
          <w:numId w:val="2"/>
        </w:numPr>
        <w:spacing w:after="0" w:line="360" w:lineRule="auto"/>
        <w:ind w:left="1080"/>
        <w:jc w:val="both"/>
        <w:rPr>
          <w:rFonts w:eastAsia="Calibri"/>
          <w:b/>
          <w:u w:val="single"/>
        </w:rPr>
      </w:pPr>
      <w:r w:rsidRPr="009F6762">
        <w:rPr>
          <w:rFonts w:eastAsia="Calibri"/>
          <w:b/>
        </w:rPr>
        <w:t>Username/pass</w:t>
      </w:r>
      <w:r w:rsidRPr="009F6762">
        <w:rPr>
          <w:rFonts w:eastAsia="Calibri"/>
        </w:rPr>
        <w:t xml:space="preserve">: Tài </w:t>
      </w:r>
      <w:r w:rsidRPr="009F6762">
        <w:rPr>
          <w:rFonts w:eastAsia="Calibri"/>
        </w:rPr>
        <w:t>khoản</w:t>
      </w:r>
      <w:r w:rsidRPr="009F6762">
        <w:rPr>
          <w:rFonts w:eastAsia="Calibri"/>
        </w:rPr>
        <w:t xml:space="preserve"> </w:t>
      </w:r>
      <w:r w:rsidRPr="009F6762">
        <w:rPr>
          <w:rFonts w:eastAsia="Calibri"/>
        </w:rPr>
        <w:t>được</w:t>
      </w:r>
      <w:r w:rsidRPr="009F6762">
        <w:rPr>
          <w:rFonts w:eastAsia="Calibri"/>
        </w:rPr>
        <w:t xml:space="preserve"> </w:t>
      </w:r>
      <w:r w:rsidRPr="009F6762">
        <w:rPr>
          <w:rFonts w:eastAsia="Calibri"/>
        </w:rPr>
        <w:t>cấp</w:t>
      </w:r>
      <w:r w:rsidRPr="009F6762">
        <w:rPr>
          <w:rFonts w:eastAsia="Calibri"/>
        </w:rPr>
        <w:t xml:space="preserve"> </w:t>
      </w:r>
      <w:r w:rsidRPr="009F6762">
        <w:rPr>
          <w:rFonts w:eastAsia="Calibri"/>
        </w:rPr>
        <w:t>phát</w:t>
      </w:r>
      <w:r w:rsidRPr="009F6762">
        <w:rPr>
          <w:rFonts w:eastAsia="Calibri"/>
        </w:rPr>
        <w:t xml:space="preserve"> </w:t>
      </w:r>
      <w:r w:rsidRPr="009F6762">
        <w:rPr>
          <w:rFonts w:eastAsia="Calibri"/>
        </w:rPr>
        <w:t>cho</w:t>
      </w:r>
      <w:r w:rsidRPr="009F6762">
        <w:rPr>
          <w:rFonts w:eastAsia="Calibri"/>
        </w:rPr>
        <w:t xml:space="preserve"> </w:t>
      </w:r>
      <w:r w:rsidRPr="009F6762">
        <w:rPr>
          <w:rFonts w:eastAsia="Calibri"/>
        </w:rPr>
        <w:t>khách</w:t>
      </w:r>
      <w:r w:rsidRPr="009F6762">
        <w:rPr>
          <w:rFonts w:eastAsia="Calibri"/>
        </w:rPr>
        <w:t xml:space="preserve"> </w:t>
      </w:r>
      <w:r w:rsidRPr="009F6762">
        <w:rPr>
          <w:rFonts w:eastAsia="Calibri"/>
        </w:rPr>
        <w:t>hàng</w:t>
      </w:r>
      <w:r w:rsidRPr="009F6762">
        <w:rPr>
          <w:rFonts w:eastAsia="Calibri"/>
        </w:rPr>
        <w:t xml:space="preserve"> </w:t>
      </w:r>
      <w:r w:rsidRPr="009F6762">
        <w:rPr>
          <w:rFonts w:eastAsia="Calibri"/>
        </w:rPr>
        <w:t>để</w:t>
      </w:r>
      <w:r w:rsidRPr="009F6762">
        <w:rPr>
          <w:rFonts w:eastAsia="Calibri"/>
        </w:rPr>
        <w:t xml:space="preserve"> </w:t>
      </w:r>
      <w:r w:rsidRPr="009F6762">
        <w:rPr>
          <w:rFonts w:eastAsia="Calibri"/>
        </w:rPr>
        <w:t>gọi</w:t>
      </w:r>
      <w:r w:rsidRPr="009F6762">
        <w:rPr>
          <w:rFonts w:eastAsia="Calibri"/>
        </w:rPr>
        <w:t xml:space="preserve"> </w:t>
      </w:r>
      <w:r w:rsidRPr="009F6762">
        <w:rPr>
          <w:rFonts w:eastAsia="Calibri"/>
        </w:rPr>
        <w:t>đến</w:t>
      </w:r>
      <w:r w:rsidRPr="009F6762">
        <w:rPr>
          <w:rFonts w:eastAsia="Calibri"/>
        </w:rPr>
        <w:t xml:space="preserve"> webservice (</w:t>
      </w:r>
      <w:r w:rsidRPr="009F6762">
        <w:rPr>
          <w:rFonts w:eastAsia="Calibri"/>
        </w:rPr>
        <w:t>tài</w:t>
      </w:r>
      <w:r w:rsidRPr="009F6762">
        <w:rPr>
          <w:rFonts w:eastAsia="Calibri"/>
        </w:rPr>
        <w:t xml:space="preserve"> </w:t>
      </w:r>
      <w:r w:rsidRPr="009F6762">
        <w:rPr>
          <w:rFonts w:eastAsia="Calibri"/>
        </w:rPr>
        <w:t>khoản</w:t>
      </w:r>
      <w:r w:rsidRPr="009F6762">
        <w:rPr>
          <w:rFonts w:eastAsia="Calibri"/>
        </w:rPr>
        <w:t xml:space="preserve"> </w:t>
      </w:r>
      <w:r w:rsidRPr="009F6762">
        <w:rPr>
          <w:rFonts w:eastAsia="Calibri"/>
        </w:rPr>
        <w:t>có</w:t>
      </w:r>
      <w:r w:rsidRPr="009F6762">
        <w:rPr>
          <w:rFonts w:eastAsia="Calibri"/>
        </w:rPr>
        <w:t xml:space="preserve"> </w:t>
      </w:r>
      <w:r w:rsidRPr="009F6762">
        <w:rPr>
          <w:rFonts w:eastAsia="Calibri"/>
        </w:rPr>
        <w:t>quyền</w:t>
      </w:r>
      <w:r w:rsidRPr="009F6762">
        <w:rPr>
          <w:rFonts w:eastAsia="Calibri"/>
        </w:rPr>
        <w:t xml:space="preserve"> </w:t>
      </w:r>
      <w:r w:rsidRPr="009F6762">
        <w:rPr>
          <w:rFonts w:eastAsia="Calibri"/>
        </w:rPr>
        <w:t>ServiceRole</w:t>
      </w:r>
      <w:r w:rsidRPr="009F6762">
        <w:rPr>
          <w:rFonts w:eastAsia="Calibri"/>
        </w:rPr>
        <w:t xml:space="preserve"> </w:t>
      </w:r>
      <w:r w:rsidRPr="009F6762">
        <w:rPr>
          <w:rFonts w:eastAsia="Calibri"/>
        </w:rPr>
        <w:t>trong</w:t>
      </w:r>
      <w:r w:rsidRPr="009F6762">
        <w:rPr>
          <w:rFonts w:eastAsia="Calibri"/>
        </w:rPr>
        <w:t xml:space="preserve"> </w:t>
      </w:r>
      <w:r w:rsidRPr="009F6762">
        <w:rPr>
          <w:rFonts w:eastAsia="Calibri"/>
        </w:rPr>
        <w:t>hệ</w:t>
      </w:r>
      <w:r w:rsidRPr="009F6762">
        <w:rPr>
          <w:rFonts w:eastAsia="Calibri"/>
        </w:rPr>
        <w:t xml:space="preserve"> </w:t>
      </w:r>
      <w:r w:rsidRPr="009F6762">
        <w:rPr>
          <w:rFonts w:eastAsia="Calibri"/>
        </w:rPr>
        <w:t>thống</w:t>
      </w:r>
      <w:r w:rsidRPr="009F6762">
        <w:rPr>
          <w:rFonts w:eastAsia="Calibri"/>
        </w:rPr>
        <w:t>).</w:t>
      </w:r>
    </w:p>
    <w:p w:rsidR="009D1437" w:rsidRPr="00761E77" w:rsidP="009D1437" w14:paraId="2E01EF9C" w14:textId="77777777">
      <w:pPr>
        <w:pStyle w:val="ListParagraph"/>
        <w:numPr>
          <w:ilvl w:val="0"/>
          <w:numId w:val="2"/>
        </w:numPr>
        <w:spacing w:after="0" w:line="360" w:lineRule="auto"/>
        <w:ind w:left="1080"/>
        <w:jc w:val="both"/>
        <w:rPr>
          <w:rFonts w:eastAsia="Calibri"/>
          <w:b/>
          <w:u w:val="single"/>
        </w:rPr>
      </w:pPr>
      <w:r w:rsidRPr="00B52467">
        <w:rPr>
          <w:b/>
          <w:color w:val="000000"/>
        </w:rPr>
        <w:t>xml</w:t>
      </w:r>
      <w:r w:rsidRPr="000D3AC0">
        <w:rPr>
          <w:color w:val="000000"/>
        </w:rPr>
        <w:t xml:space="preserve">: </w:t>
      </w:r>
      <w:r w:rsidRPr="000D3AC0">
        <w:rPr>
          <w:color w:val="000000"/>
        </w:rPr>
        <w:t>chuỗi</w:t>
      </w:r>
      <w:r w:rsidRPr="000D3AC0">
        <w:rPr>
          <w:color w:val="000000"/>
        </w:rPr>
        <w:t xml:space="preserve"> xml </w:t>
      </w:r>
      <w:r w:rsidRPr="000D3AC0">
        <w:rPr>
          <w:color w:val="000000"/>
        </w:rPr>
        <w:t>dữ</w:t>
      </w:r>
      <w:r w:rsidRPr="000D3AC0">
        <w:rPr>
          <w:color w:val="000000"/>
        </w:rPr>
        <w:t xml:space="preserve"> </w:t>
      </w:r>
      <w:r w:rsidRPr="000D3AC0">
        <w:rPr>
          <w:color w:val="000000"/>
        </w:rPr>
        <w:t>liệu</w:t>
      </w:r>
      <w:r w:rsidRPr="000D3AC0">
        <w:rPr>
          <w:color w:val="000000"/>
        </w:rPr>
        <w:t xml:space="preserve"> </w:t>
      </w:r>
      <w:r w:rsidRPr="000D3AC0">
        <w:rPr>
          <w:color w:val="000000"/>
        </w:rPr>
        <w:t>ký</w:t>
      </w:r>
      <w:r w:rsidRPr="000D3AC0">
        <w:rPr>
          <w:color w:val="000000"/>
        </w:rPr>
        <w:t xml:space="preserve"> hash</w:t>
      </w:r>
      <w:r>
        <w:rPr>
          <w:color w:val="000000"/>
        </w:rPr>
        <w:t>.</w:t>
      </w:r>
      <w:r>
        <w:rPr>
          <w:rFonts w:eastAsia="Calibri"/>
          <w:b/>
          <w:u w:val="single"/>
        </w:rPr>
        <w:t xml:space="preserve"> </w:t>
      </w:r>
    </w:p>
    <w:p w:rsidR="009D1437" w:rsidRPr="00761E77" w:rsidP="009D1437" w14:paraId="1B51F4A3" w14:textId="77777777">
      <w:pPr>
        <w:pStyle w:val="ListParagraph"/>
        <w:numPr>
          <w:ilvl w:val="0"/>
          <w:numId w:val="2"/>
        </w:numPr>
        <w:spacing w:after="0" w:line="360" w:lineRule="auto"/>
        <w:ind w:left="1080"/>
        <w:jc w:val="both"/>
        <w:rPr>
          <w:rFonts w:eastAsia="Calibri"/>
          <w:b/>
          <w:u w:val="single"/>
        </w:rPr>
      </w:pPr>
      <w:r w:rsidRPr="009372AD">
        <w:rPr>
          <w:rFonts w:eastAsia="Calibri"/>
          <w:b/>
        </w:rPr>
        <w:t xml:space="preserve">convert: </w:t>
      </w:r>
      <w:r w:rsidRPr="009372AD">
        <w:rPr>
          <w:rFonts w:eastAsia="Calibri"/>
        </w:rPr>
        <w:t>Mặc</w:t>
      </w:r>
      <w:r w:rsidRPr="009372AD">
        <w:rPr>
          <w:rFonts w:eastAsia="Calibri"/>
        </w:rPr>
        <w:t xml:space="preserve"> </w:t>
      </w:r>
      <w:r w:rsidRPr="009372AD">
        <w:rPr>
          <w:rFonts w:eastAsia="Calibri"/>
        </w:rPr>
        <w:t>đị</w:t>
      </w:r>
      <w:r>
        <w:rPr>
          <w:rFonts w:eastAsia="Calibri"/>
        </w:rPr>
        <w:t>nh</w:t>
      </w:r>
      <w:r>
        <w:rPr>
          <w:rFonts w:eastAsia="Calibri"/>
        </w:rPr>
        <w:t xml:space="preserve"> </w:t>
      </w:r>
      <w:r>
        <w:rPr>
          <w:rFonts w:eastAsia="Calibri"/>
        </w:rPr>
        <w:t>là</w:t>
      </w:r>
      <w:r>
        <w:rPr>
          <w:rFonts w:eastAsia="Calibri"/>
        </w:rPr>
        <w:t xml:space="preserve"> 0 (</w:t>
      </w:r>
      <w:r w:rsidRPr="009372AD">
        <w:rPr>
          <w:rFonts w:eastAsia="Calibri"/>
        </w:rPr>
        <w:t xml:space="preserve">0 – </w:t>
      </w:r>
      <w:r w:rsidRPr="009372AD">
        <w:rPr>
          <w:rFonts w:eastAsia="Calibri"/>
        </w:rPr>
        <w:t>Không</w:t>
      </w:r>
      <w:r w:rsidRPr="009372AD">
        <w:rPr>
          <w:rFonts w:eastAsia="Calibri"/>
        </w:rPr>
        <w:t xml:space="preserve"> </w:t>
      </w:r>
      <w:r w:rsidRPr="009372AD">
        <w:rPr>
          <w:rFonts w:eastAsia="Calibri"/>
        </w:rPr>
        <w:t>cần</w:t>
      </w:r>
      <w:r w:rsidRPr="009372AD">
        <w:rPr>
          <w:rFonts w:eastAsia="Calibri"/>
        </w:rPr>
        <w:t xml:space="preserve"> convert </w:t>
      </w:r>
      <w:r w:rsidRPr="009372AD">
        <w:rPr>
          <w:rFonts w:eastAsia="Calibri"/>
        </w:rPr>
        <w:t>từ</w:t>
      </w:r>
      <w:r>
        <w:rPr>
          <w:rFonts w:eastAsia="Calibri"/>
        </w:rPr>
        <w:t xml:space="preserve"> TCVN3 sang Unicode / </w:t>
      </w:r>
      <w:r w:rsidRPr="009372AD">
        <w:rPr>
          <w:rFonts w:eastAsia="Calibri"/>
        </w:rPr>
        <w:t xml:space="preserve">1- </w:t>
      </w:r>
      <w:r w:rsidRPr="009372AD">
        <w:rPr>
          <w:rFonts w:eastAsia="Calibri"/>
        </w:rPr>
        <w:t>Cần</w:t>
      </w:r>
      <w:r w:rsidRPr="009372AD">
        <w:rPr>
          <w:rFonts w:eastAsia="Calibri"/>
        </w:rPr>
        <w:t xml:space="preserve"> convert </w:t>
      </w:r>
      <w:r w:rsidRPr="009372AD">
        <w:rPr>
          <w:rFonts w:eastAsia="Calibri"/>
        </w:rPr>
        <w:t>từ</w:t>
      </w:r>
      <w:r>
        <w:rPr>
          <w:rFonts w:eastAsia="Calibri"/>
        </w:rPr>
        <w:t xml:space="preserve"> TCVN3 sang Unicode)</w:t>
      </w:r>
    </w:p>
    <w:p w:rsidR="009D1437" w:rsidRPr="005A1839" w:rsidP="009D1437" w14:paraId="3222D733" w14:textId="77777777">
      <w:pPr>
        <w:pStyle w:val="ListParagraph"/>
        <w:spacing w:after="0" w:line="360" w:lineRule="auto"/>
        <w:ind w:left="1080"/>
        <w:jc w:val="both"/>
        <w:rPr>
          <w:rFonts w:eastAsia="Calibri"/>
          <w:b/>
          <w:u w:val="single"/>
        </w:rPr>
      </w:pPr>
    </w:p>
    <w:p w:rsidR="009D1437" w:rsidP="009D1437" w14:paraId="7DA68C07" w14:textId="77777777">
      <w:pPr>
        <w:rPr>
          <w:noProof/>
          <w:lang w:eastAsia="ar-SA"/>
        </w:rPr>
      </w:pPr>
      <w:r>
        <w:br w:type="page"/>
      </w:r>
    </w:p>
    <w:p w:rsidR="009D1437" w:rsidP="009D1437" w14:paraId="7956D3D6" w14:textId="7777777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430"/>
        <w:gridCol w:w="4950"/>
        <w:gridCol w:w="1885"/>
      </w:tblGrid>
      <w:tr w14:paraId="3C48DDB9"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1309BD25" w14:textId="77777777">
            <w:pPr>
              <w:pStyle w:val="ListParagraph"/>
            </w:pPr>
            <w:r>
              <w:t>Kết</w:t>
            </w:r>
            <w:r>
              <w:t xml:space="preserve"> </w:t>
            </w:r>
            <w:r>
              <w:t>quả</w:t>
            </w:r>
          </w:p>
        </w:tc>
        <w:tc>
          <w:tcPr>
            <w:tcW w:w="495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77A9E66A" w14:textId="77777777">
            <w:pPr>
              <w:pStyle w:val="ListParagraph"/>
            </w:pPr>
            <w:r w:rsidRPr="00660ABB">
              <w:t>Mô</w:t>
            </w:r>
            <w:r w:rsidRPr="00660ABB">
              <w:t xml:space="preserve"> </w:t>
            </w:r>
            <w:r w:rsidRPr="00660ABB">
              <w:t>tả</w:t>
            </w:r>
          </w:p>
        </w:tc>
        <w:tc>
          <w:tcPr>
            <w:tcW w:w="1885"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4BF976A1" w14:textId="77777777">
            <w:pPr>
              <w:pStyle w:val="ListParagraph"/>
            </w:pPr>
            <w:r>
              <w:t>Ghi</w:t>
            </w:r>
            <w:r>
              <w:t xml:space="preserve"> </w:t>
            </w:r>
            <w:r>
              <w:t>chú</w:t>
            </w:r>
          </w:p>
        </w:tc>
      </w:tr>
      <w:tr w14:paraId="189349D9" w14:textId="77777777" w:rsidTr="00616EC4">
        <w:tblPrEx>
          <w:tblW w:w="0" w:type="auto"/>
          <w:tblInd w:w="85" w:type="dxa"/>
          <w:tblLayout w:type="fixed"/>
          <w:tblLook w:val="04A0"/>
        </w:tblPrEx>
        <w:tc>
          <w:tcPr>
            <w:tcW w:w="2430" w:type="dxa"/>
            <w:tcBorders>
              <w:top w:val="single" w:sz="4" w:space="0" w:color="2E74B5"/>
              <w:left w:val="single" w:sz="4" w:space="0" w:color="2E74B5"/>
              <w:right w:val="single" w:sz="4" w:space="0" w:color="2E74B5"/>
            </w:tcBorders>
            <w:shd w:val="clear" w:color="auto" w:fill="auto"/>
          </w:tcPr>
          <w:p w:rsidR="009D1437" w:rsidRPr="009372AD" w:rsidP="00616EC4" w14:paraId="526ED6E0" w14:textId="77777777">
            <w:pPr>
              <w:autoSpaceDE w:val="0"/>
              <w:autoSpaceDN w:val="0"/>
              <w:adjustRightInd w:val="0"/>
              <w:rPr>
                <w:rFonts w:eastAsia="Calibri"/>
                <w:sz w:val="19"/>
                <w:szCs w:val="19"/>
              </w:rPr>
            </w:pPr>
            <w:r w:rsidRPr="009372AD">
              <w:rPr>
                <w:rFonts w:eastAsia="Calibri"/>
              </w:rPr>
              <w:t>ERR:1</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13632F5" w14:textId="77777777">
            <w:pPr>
              <w:pStyle w:val="ListParagraph"/>
              <w:spacing w:after="0" w:line="240" w:lineRule="auto"/>
              <w:ind w:left="0"/>
              <w:rPr>
                <w:rFonts w:eastAsia="Calibri"/>
              </w:rPr>
            </w:pPr>
            <w:r w:rsidRPr="009372AD">
              <w:rPr>
                <w:rFonts w:eastAsia="Calibri"/>
              </w:rPr>
              <w:t xml:space="preserve">Tài </w:t>
            </w:r>
            <w:r w:rsidRPr="009372AD">
              <w:rPr>
                <w:rFonts w:eastAsia="Calibri"/>
              </w:rPr>
              <w:t>khoản</w:t>
            </w:r>
            <w:r w:rsidRPr="009372AD">
              <w:rPr>
                <w:rFonts w:eastAsia="Calibri"/>
              </w:rPr>
              <w:t xml:space="preserve"> </w:t>
            </w:r>
            <w:r w:rsidRPr="009372AD">
              <w:rPr>
                <w:rFonts w:eastAsia="Calibri"/>
              </w:rPr>
              <w:t>đăng</w:t>
            </w:r>
            <w:r w:rsidRPr="009372AD">
              <w:rPr>
                <w:rFonts w:eastAsia="Calibri"/>
              </w:rPr>
              <w:t xml:space="preserve"> </w:t>
            </w:r>
            <w:r w:rsidRPr="009372AD">
              <w:rPr>
                <w:rFonts w:eastAsia="Calibri"/>
              </w:rPr>
              <w:t>nhập</w:t>
            </w:r>
            <w:r w:rsidRPr="009372AD">
              <w:rPr>
                <w:rFonts w:eastAsia="Calibri"/>
              </w:rPr>
              <w:t xml:space="preserve"> </w:t>
            </w:r>
            <w:r w:rsidRPr="009372AD">
              <w:rPr>
                <w:rFonts w:eastAsia="Calibri"/>
              </w:rPr>
              <w:t>sai</w:t>
            </w:r>
            <w:r w:rsidRPr="009372AD">
              <w:rPr>
                <w:rFonts w:eastAsia="Calibri"/>
              </w:rPr>
              <w:t xml:space="preserve"> </w:t>
            </w:r>
            <w:r w:rsidRPr="009372AD">
              <w:rPr>
                <w:rFonts w:eastAsia="Calibri"/>
              </w:rPr>
              <w:t>hoặc</w:t>
            </w:r>
            <w:r w:rsidRPr="009372AD">
              <w:rPr>
                <w:rFonts w:eastAsia="Calibri"/>
              </w:rPr>
              <w:t xml:space="preserve"> </w:t>
            </w:r>
            <w:r w:rsidRPr="009372AD">
              <w:rPr>
                <w:rFonts w:eastAsia="Calibri"/>
              </w:rPr>
              <w:t>không</w:t>
            </w:r>
            <w:r w:rsidRPr="009372AD">
              <w:rPr>
                <w:rFonts w:eastAsia="Calibri"/>
              </w:rPr>
              <w:t xml:space="preserve"> </w:t>
            </w:r>
            <w:r w:rsidRPr="009372AD">
              <w:rPr>
                <w:rFonts w:eastAsia="Calibri"/>
              </w:rPr>
              <w:t>có</w:t>
            </w:r>
            <w:r w:rsidRPr="009372AD">
              <w:rPr>
                <w:rFonts w:eastAsia="Calibri"/>
              </w:rPr>
              <w:t xml:space="preserve"> </w:t>
            </w:r>
            <w:r w:rsidRPr="009372AD">
              <w:rPr>
                <w:rFonts w:eastAsia="Calibri"/>
              </w:rPr>
              <w:t>quyề</w:t>
            </w:r>
            <w:r>
              <w:rPr>
                <w:rFonts w:eastAsia="Calibri"/>
              </w:rPr>
              <w:t>n</w:t>
            </w:r>
            <w:r>
              <w:rPr>
                <w:rFonts w:eastAsia="Calibri"/>
              </w:rPr>
              <w:t xml:space="preserve"> </w:t>
            </w:r>
            <w:r>
              <w:rPr>
                <w:rFonts w:eastAsia="Calibri"/>
              </w:rPr>
              <w:t>phát</w:t>
            </w:r>
            <w:r>
              <w:rPr>
                <w:rFonts w:eastAsia="Calibri"/>
              </w:rPr>
              <w:t xml:space="preserve"> </w:t>
            </w:r>
            <w:r>
              <w:rPr>
                <w:rFonts w:eastAsia="Calibri"/>
              </w:rPr>
              <w:t>hành</w:t>
            </w:r>
            <w:r>
              <w:rPr>
                <w:rFonts w:eastAsia="Calibri"/>
              </w:rPr>
              <w:t xml:space="preserve"> </w:t>
            </w:r>
            <w:r>
              <w:rPr>
                <w:rFonts w:eastAsia="Calibri"/>
              </w:rPr>
              <w:t>hóa</w:t>
            </w:r>
            <w:r>
              <w:rPr>
                <w:rFonts w:eastAsia="Calibri"/>
              </w:rPr>
              <w:t xml:space="preserve"> </w:t>
            </w:r>
            <w:r>
              <w:rPr>
                <w:rFonts w:eastAsia="Calibri"/>
              </w:rPr>
              <w:t>đơn</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174DA3D8" w14:textId="77777777">
            <w:pPr>
              <w:pStyle w:val="ListParagraph"/>
              <w:ind w:left="0"/>
              <w:jc w:val="both"/>
            </w:pPr>
          </w:p>
        </w:tc>
      </w:tr>
      <w:tr w14:paraId="43F9D9C2"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584C789" w14:textId="77777777">
            <w:pPr>
              <w:autoSpaceDE w:val="0"/>
              <w:autoSpaceDN w:val="0"/>
              <w:adjustRightInd w:val="0"/>
              <w:rPr>
                <w:rFonts w:eastAsia="Calibri"/>
              </w:rPr>
            </w:pPr>
            <w:r w:rsidRPr="00E22984">
              <w:rPr>
                <w:rFonts w:eastAsia="Calibri"/>
              </w:rPr>
              <w:t>ERR:21</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1E7AFB8" w14:textId="77777777">
            <w:pPr>
              <w:rPr>
                <w:rFonts w:eastAsia="Calibri"/>
              </w:rPr>
            </w:pPr>
            <w:r>
              <w:rPr>
                <w:rFonts w:eastAsia="Calibri"/>
              </w:rPr>
              <w:t>Không</w:t>
            </w:r>
            <w:r>
              <w:rPr>
                <w:rFonts w:eastAsia="Calibri"/>
              </w:rPr>
              <w:t xml:space="preserve"> </w:t>
            </w:r>
            <w:r>
              <w:rPr>
                <w:rFonts w:eastAsia="Calibri"/>
              </w:rPr>
              <w:t>tìm</w:t>
            </w:r>
            <w:r>
              <w:rPr>
                <w:rFonts w:eastAsia="Calibri"/>
              </w:rPr>
              <w:t xml:space="preserve"> </w:t>
            </w:r>
            <w:r>
              <w:rPr>
                <w:rFonts w:eastAsia="Calibri"/>
              </w:rPr>
              <w:t>thấy</w:t>
            </w:r>
            <w:r>
              <w:rPr>
                <w:rFonts w:eastAsia="Calibri"/>
              </w:rPr>
              <w:t xml:space="preserve"> </w:t>
            </w:r>
            <w:r>
              <w:rPr>
                <w:rFonts w:eastAsia="Calibri"/>
              </w:rPr>
              <w:t>công</w:t>
            </w:r>
            <w:r>
              <w:rPr>
                <w:rFonts w:eastAsia="Calibri"/>
              </w:rPr>
              <w:t xml:space="preserve"> ty </w:t>
            </w:r>
            <w:r>
              <w:rPr>
                <w:rFonts w:eastAsia="Calibri"/>
              </w:rPr>
              <w:t>hoặc</w:t>
            </w:r>
            <w:r>
              <w:rPr>
                <w:rFonts w:eastAsia="Calibri"/>
              </w:rPr>
              <w:t xml:space="preserve"> </w:t>
            </w:r>
            <w:r>
              <w:rPr>
                <w:rFonts w:eastAsia="Calibri"/>
              </w:rPr>
              <w:t>tài</w:t>
            </w:r>
            <w:r>
              <w:rPr>
                <w:rFonts w:eastAsia="Calibri"/>
              </w:rPr>
              <w:t xml:space="preserve"> </w:t>
            </w:r>
            <w:r>
              <w:rPr>
                <w:rFonts w:eastAsia="Calibri"/>
              </w:rPr>
              <w:t>khoản</w:t>
            </w:r>
            <w:r>
              <w:rPr>
                <w:rFonts w:eastAsia="Calibri"/>
              </w:rPr>
              <w:t xml:space="preserve"> </w:t>
            </w:r>
            <w:r>
              <w:rPr>
                <w:rFonts w:eastAsia="Calibri"/>
              </w:rPr>
              <w:t>không</w:t>
            </w:r>
            <w:r>
              <w:rPr>
                <w:rFonts w:eastAsia="Calibri"/>
              </w:rPr>
              <w:t xml:space="preserve"> </w:t>
            </w:r>
            <w:r>
              <w:rPr>
                <w:rFonts w:eastAsia="Calibri"/>
              </w:rPr>
              <w:t>tồn</w:t>
            </w:r>
            <w:r>
              <w:rPr>
                <w:rFonts w:eastAsia="Calibri"/>
              </w:rPr>
              <w:t xml:space="preserve"> </w:t>
            </w:r>
            <w:r>
              <w:rPr>
                <w:rFonts w:eastAsia="Calibri"/>
              </w:rPr>
              <w:t>tại</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204CF904" w14:textId="77777777">
            <w:pPr>
              <w:jc w:val="both"/>
            </w:pPr>
          </w:p>
        </w:tc>
      </w:tr>
      <w:tr w14:paraId="5CCDEB7E"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323B001" w14:textId="77777777">
            <w:pPr>
              <w:autoSpaceDE w:val="0"/>
              <w:autoSpaceDN w:val="0"/>
              <w:adjustRightInd w:val="0"/>
              <w:rPr>
                <w:rFonts w:eastAsia="Calibri"/>
              </w:rPr>
            </w:pPr>
            <w:r w:rsidRPr="00E22984">
              <w:rPr>
                <w:rFonts w:eastAsia="Calibri"/>
              </w:rPr>
              <w:t>ERR:22</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B240FF8" w14:textId="77777777">
            <w:pPr>
              <w:rPr>
                <w:rFonts w:eastAsia="Calibri"/>
              </w:rPr>
            </w:pPr>
            <w:r>
              <w:rPr>
                <w:rFonts w:eastAsia="Calibri"/>
              </w:rPr>
              <w:t xml:space="preserve">Công ty </w:t>
            </w:r>
            <w:r>
              <w:rPr>
                <w:rFonts w:eastAsia="Calibri"/>
              </w:rPr>
              <w:t>chưa</w:t>
            </w:r>
            <w:r>
              <w:rPr>
                <w:rFonts w:eastAsia="Calibri"/>
              </w:rPr>
              <w:t xml:space="preserve"> </w:t>
            </w:r>
            <w:r>
              <w:rPr>
                <w:rFonts w:eastAsia="Calibri"/>
              </w:rPr>
              <w:t>đăng</w:t>
            </w:r>
            <w:r>
              <w:rPr>
                <w:rFonts w:eastAsia="Calibri"/>
              </w:rPr>
              <w:t xml:space="preserve"> </w:t>
            </w:r>
            <w:r>
              <w:rPr>
                <w:rFonts w:eastAsia="Calibri"/>
              </w:rPr>
              <w:t>ký</w:t>
            </w:r>
            <w:r>
              <w:rPr>
                <w:rFonts w:eastAsia="Calibri"/>
              </w:rPr>
              <w:t xml:space="preserve"> </w:t>
            </w:r>
            <w:r>
              <w:rPr>
                <w:rFonts w:eastAsia="Calibri"/>
              </w:rPr>
              <w:t>chứng</w:t>
            </w:r>
            <w:r>
              <w:rPr>
                <w:rFonts w:eastAsia="Calibri"/>
              </w:rPr>
              <w:t xml:space="preserve"> </w:t>
            </w:r>
            <w:r>
              <w:rPr>
                <w:rFonts w:eastAsia="Calibri"/>
              </w:rPr>
              <w:t>thư</w:t>
            </w:r>
            <w:r>
              <w:rPr>
                <w:rFonts w:eastAsia="Calibri"/>
              </w:rPr>
              <w:t xml:space="preserve"> </w:t>
            </w:r>
            <w:r>
              <w:rPr>
                <w:rFonts w:eastAsia="Calibri"/>
              </w:rPr>
              <w:t>số</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618595BA" w14:textId="77777777">
            <w:pPr>
              <w:pStyle w:val="ListParagraph"/>
              <w:ind w:left="0"/>
              <w:jc w:val="both"/>
            </w:pPr>
          </w:p>
        </w:tc>
      </w:tr>
      <w:tr w14:paraId="7823AD8C"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2D02254" w14:textId="77777777">
            <w:pPr>
              <w:autoSpaceDE w:val="0"/>
              <w:autoSpaceDN w:val="0"/>
              <w:adjustRightInd w:val="0"/>
              <w:rPr>
                <w:rFonts w:eastAsia="Calibri"/>
              </w:rPr>
            </w:pPr>
            <w:r w:rsidRPr="00E22984">
              <w:rPr>
                <w:rFonts w:eastAsia="Calibri"/>
              </w:rPr>
              <w:t>ERR:28</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5C1DD62" w14:textId="77777777">
            <w:pPr>
              <w:rPr>
                <w:rFonts w:eastAsia="Calibri"/>
              </w:rPr>
            </w:pPr>
            <w:r>
              <w:rPr>
                <w:rFonts w:eastAsia="Calibri"/>
              </w:rPr>
              <w:t>Chưa</w:t>
            </w:r>
            <w:r>
              <w:rPr>
                <w:rFonts w:eastAsia="Calibri"/>
              </w:rPr>
              <w:t xml:space="preserve"> </w:t>
            </w:r>
            <w:r>
              <w:rPr>
                <w:rFonts w:eastAsia="Calibri"/>
              </w:rPr>
              <w:t>có</w:t>
            </w:r>
            <w:r>
              <w:rPr>
                <w:rFonts w:eastAsia="Calibri"/>
              </w:rPr>
              <w:t xml:space="preserve"> </w:t>
            </w:r>
            <w:r>
              <w:rPr>
                <w:rFonts w:eastAsia="Calibri"/>
              </w:rPr>
              <w:t>thông</w:t>
            </w:r>
            <w:r>
              <w:rPr>
                <w:rFonts w:eastAsia="Calibri"/>
              </w:rPr>
              <w:t xml:space="preserve"> tin </w:t>
            </w:r>
            <w:r>
              <w:rPr>
                <w:rFonts w:eastAsia="Calibri"/>
              </w:rPr>
              <w:t>chứng</w:t>
            </w:r>
            <w:r>
              <w:rPr>
                <w:rFonts w:eastAsia="Calibri"/>
              </w:rPr>
              <w:t xml:space="preserve"> </w:t>
            </w:r>
            <w:r>
              <w:rPr>
                <w:rFonts w:eastAsia="Calibri"/>
              </w:rPr>
              <w:t>thư</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5956F5E1" w14:textId="77777777">
            <w:pPr>
              <w:pStyle w:val="ListParagraph"/>
              <w:ind w:left="0"/>
              <w:jc w:val="both"/>
            </w:pPr>
          </w:p>
        </w:tc>
      </w:tr>
      <w:tr w14:paraId="30943626"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BC5DAE2" w14:textId="77777777">
            <w:pPr>
              <w:autoSpaceDE w:val="0"/>
              <w:autoSpaceDN w:val="0"/>
              <w:adjustRightInd w:val="0"/>
              <w:rPr>
                <w:rFonts w:eastAsia="Calibri"/>
              </w:rPr>
            </w:pPr>
            <w:r w:rsidRPr="00E22984">
              <w:rPr>
                <w:rFonts w:eastAsia="Calibri"/>
              </w:rPr>
              <w:t>ERR:24</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06ACFDE" w14:textId="77777777">
            <w:pPr>
              <w:rPr>
                <w:rFonts w:eastAsia="Calibri"/>
              </w:rPr>
            </w:pPr>
            <w:r>
              <w:rPr>
                <w:rFonts w:eastAsia="Calibri"/>
              </w:rPr>
              <w:t>Chứng</w:t>
            </w:r>
            <w:r>
              <w:rPr>
                <w:rFonts w:eastAsia="Calibri"/>
              </w:rPr>
              <w:t xml:space="preserve"> </w:t>
            </w:r>
            <w:r>
              <w:rPr>
                <w:rFonts w:eastAsia="Calibri"/>
              </w:rPr>
              <w:t>thư</w:t>
            </w:r>
            <w:r>
              <w:rPr>
                <w:rFonts w:eastAsia="Calibri"/>
              </w:rPr>
              <w:t xml:space="preserve"> </w:t>
            </w:r>
            <w:r>
              <w:rPr>
                <w:rFonts w:eastAsia="Calibri"/>
              </w:rPr>
              <w:t>truyền</w:t>
            </w:r>
            <w:r>
              <w:rPr>
                <w:rFonts w:eastAsia="Calibri"/>
              </w:rPr>
              <w:t xml:space="preserve"> </w:t>
            </w:r>
            <w:r>
              <w:rPr>
                <w:rFonts w:eastAsia="Calibri"/>
              </w:rPr>
              <w:t>lên</w:t>
            </w:r>
            <w:r>
              <w:rPr>
                <w:rFonts w:eastAsia="Calibri"/>
              </w:rPr>
              <w:t xml:space="preserve"> </w:t>
            </w:r>
            <w:r>
              <w:rPr>
                <w:rFonts w:eastAsia="Calibri"/>
              </w:rPr>
              <w:t>không</w:t>
            </w:r>
            <w:r>
              <w:rPr>
                <w:rFonts w:eastAsia="Calibri"/>
              </w:rPr>
              <w:t xml:space="preserve"> </w:t>
            </w:r>
            <w:r>
              <w:rPr>
                <w:rFonts w:eastAsia="Calibri"/>
              </w:rPr>
              <w:t>đúng</w:t>
            </w:r>
            <w:r>
              <w:rPr>
                <w:rFonts w:eastAsia="Calibri"/>
              </w:rPr>
              <w:t xml:space="preserve"> </w:t>
            </w:r>
            <w:r>
              <w:rPr>
                <w:rFonts w:eastAsia="Calibri"/>
              </w:rPr>
              <w:t>với</w:t>
            </w:r>
            <w:r>
              <w:rPr>
                <w:rFonts w:eastAsia="Calibri"/>
              </w:rPr>
              <w:t xml:space="preserve"> </w:t>
            </w:r>
            <w:r>
              <w:rPr>
                <w:rFonts w:eastAsia="Calibri"/>
              </w:rPr>
              <w:t>chứng</w:t>
            </w:r>
            <w:r>
              <w:rPr>
                <w:rFonts w:eastAsia="Calibri"/>
              </w:rPr>
              <w:t xml:space="preserve"> </w:t>
            </w:r>
            <w:r>
              <w:rPr>
                <w:rFonts w:eastAsia="Calibri"/>
              </w:rPr>
              <w:t>thư</w:t>
            </w:r>
            <w:r>
              <w:rPr>
                <w:rFonts w:eastAsia="Calibri"/>
              </w:rPr>
              <w:t xml:space="preserve"> </w:t>
            </w:r>
            <w:r>
              <w:rPr>
                <w:rFonts w:eastAsia="Calibri"/>
              </w:rPr>
              <w:t>đăng</w:t>
            </w:r>
            <w:r>
              <w:rPr>
                <w:rFonts w:eastAsia="Calibri"/>
              </w:rPr>
              <w:t xml:space="preserve"> </w:t>
            </w:r>
            <w:r>
              <w:rPr>
                <w:rFonts w:eastAsia="Calibri"/>
              </w:rPr>
              <w:t>ký</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5CB5413A" w14:textId="77777777">
            <w:pPr>
              <w:pStyle w:val="ListParagraph"/>
              <w:ind w:left="0"/>
              <w:jc w:val="both"/>
            </w:pPr>
          </w:p>
        </w:tc>
      </w:tr>
      <w:tr w14:paraId="1A577B08"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0EE0EBF" w14:textId="77777777">
            <w:pPr>
              <w:autoSpaceDE w:val="0"/>
              <w:autoSpaceDN w:val="0"/>
              <w:adjustRightInd w:val="0"/>
              <w:rPr>
                <w:rFonts w:eastAsia="Calibri"/>
              </w:rPr>
            </w:pPr>
            <w:r w:rsidRPr="00E22984">
              <w:rPr>
                <w:rFonts w:eastAsia="Calibri"/>
              </w:rPr>
              <w:t>ERR:27</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7B87F0C" w14:textId="77777777">
            <w:pPr>
              <w:pStyle w:val="ListParagraph"/>
              <w:spacing w:after="0" w:line="240" w:lineRule="auto"/>
              <w:ind w:left="0"/>
              <w:rPr>
                <w:rFonts w:eastAsia="Calibri"/>
              </w:rPr>
            </w:pPr>
            <w:r>
              <w:rPr>
                <w:rFonts w:eastAsia="Calibri"/>
              </w:rPr>
              <w:t>Chứng</w:t>
            </w:r>
            <w:r>
              <w:rPr>
                <w:rFonts w:eastAsia="Calibri"/>
              </w:rPr>
              <w:t xml:space="preserve"> </w:t>
            </w:r>
            <w:r>
              <w:rPr>
                <w:rFonts w:eastAsia="Calibri"/>
              </w:rPr>
              <w:t>thư</w:t>
            </w:r>
            <w:r>
              <w:rPr>
                <w:rFonts w:eastAsia="Calibri"/>
              </w:rPr>
              <w:t xml:space="preserve"> </w:t>
            </w:r>
            <w:r>
              <w:rPr>
                <w:rFonts w:eastAsia="Calibri"/>
              </w:rPr>
              <w:t>chưa</w:t>
            </w:r>
            <w:r>
              <w:rPr>
                <w:rFonts w:eastAsia="Calibri"/>
              </w:rPr>
              <w:t xml:space="preserve"> </w:t>
            </w:r>
            <w:r>
              <w:rPr>
                <w:rFonts w:eastAsia="Calibri"/>
              </w:rPr>
              <w:t>đến</w:t>
            </w:r>
            <w:r>
              <w:rPr>
                <w:rFonts w:eastAsia="Calibri"/>
              </w:rPr>
              <w:t xml:space="preserve"> </w:t>
            </w:r>
            <w:r>
              <w:rPr>
                <w:rFonts w:eastAsia="Calibri"/>
              </w:rPr>
              <w:t>thời</w:t>
            </w:r>
            <w:r>
              <w:rPr>
                <w:rFonts w:eastAsia="Calibri"/>
              </w:rPr>
              <w:t xml:space="preserve"> </w:t>
            </w:r>
            <w:r>
              <w:rPr>
                <w:rFonts w:eastAsia="Calibri"/>
              </w:rPr>
              <w:t>điểm</w:t>
            </w:r>
            <w:r>
              <w:rPr>
                <w:rFonts w:eastAsia="Calibri"/>
              </w:rPr>
              <w:t xml:space="preserve"> </w:t>
            </w:r>
            <w:r>
              <w:rPr>
                <w:rFonts w:eastAsia="Calibri"/>
              </w:rPr>
              <w:t>sử</w:t>
            </w:r>
            <w:r>
              <w:rPr>
                <w:rFonts w:eastAsia="Calibri"/>
              </w:rPr>
              <w:t xml:space="preserve"> </w:t>
            </w:r>
            <w:r>
              <w:rPr>
                <w:rFonts w:eastAsia="Calibri"/>
              </w:rPr>
              <w:t>dụng</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4BEE91AD" w14:textId="77777777">
            <w:pPr>
              <w:pStyle w:val="ListParagraph"/>
              <w:ind w:left="0"/>
              <w:jc w:val="both"/>
            </w:pPr>
          </w:p>
        </w:tc>
      </w:tr>
      <w:tr w14:paraId="28D8038C"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2917ABF0" w14:textId="77777777">
            <w:pPr>
              <w:autoSpaceDE w:val="0"/>
              <w:autoSpaceDN w:val="0"/>
              <w:adjustRightInd w:val="0"/>
              <w:rPr>
                <w:rFonts w:eastAsia="Calibri"/>
              </w:rPr>
            </w:pPr>
            <w:r w:rsidRPr="00E22984">
              <w:rPr>
                <w:rFonts w:eastAsia="Calibri"/>
              </w:rPr>
              <w:t>ERR:26</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C2BDB5A" w14:textId="77777777">
            <w:pPr>
              <w:pStyle w:val="ListParagraph"/>
              <w:spacing w:after="0" w:line="240" w:lineRule="auto"/>
              <w:ind w:left="0"/>
              <w:rPr>
                <w:rFonts w:eastAsia="Calibri"/>
              </w:rPr>
            </w:pPr>
            <w:r>
              <w:rPr>
                <w:rFonts w:eastAsia="Calibri"/>
              </w:rPr>
              <w:t>Chứng</w:t>
            </w:r>
            <w:r>
              <w:rPr>
                <w:rFonts w:eastAsia="Calibri"/>
              </w:rPr>
              <w:t xml:space="preserve"> </w:t>
            </w:r>
            <w:r>
              <w:rPr>
                <w:rFonts w:eastAsia="Calibri"/>
              </w:rPr>
              <w:t>thư</w:t>
            </w:r>
            <w:r>
              <w:rPr>
                <w:rFonts w:eastAsia="Calibri"/>
              </w:rPr>
              <w:t xml:space="preserve"> </w:t>
            </w:r>
            <w:r>
              <w:rPr>
                <w:rFonts w:eastAsia="Calibri"/>
              </w:rPr>
              <w:t>số</w:t>
            </w:r>
            <w:r>
              <w:rPr>
                <w:rFonts w:eastAsia="Calibri"/>
              </w:rPr>
              <w:t xml:space="preserve"> </w:t>
            </w:r>
            <w:r>
              <w:rPr>
                <w:rFonts w:eastAsia="Calibri"/>
              </w:rPr>
              <w:t>hết</w:t>
            </w:r>
            <w:r>
              <w:rPr>
                <w:rFonts w:eastAsia="Calibri"/>
              </w:rPr>
              <w:t xml:space="preserve"> </w:t>
            </w:r>
            <w:r>
              <w:rPr>
                <w:rFonts w:eastAsia="Calibri"/>
              </w:rPr>
              <w:t>hạn</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098AB1EA" w14:textId="77777777">
            <w:pPr>
              <w:pStyle w:val="ListParagraph"/>
              <w:ind w:left="0"/>
              <w:jc w:val="both"/>
            </w:pPr>
          </w:p>
        </w:tc>
      </w:tr>
      <w:tr w14:paraId="2467154E"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20CEBC7" w14:textId="77777777">
            <w:pPr>
              <w:autoSpaceDE w:val="0"/>
              <w:autoSpaceDN w:val="0"/>
              <w:adjustRightInd w:val="0"/>
              <w:rPr>
                <w:rFonts w:eastAsia="Calibri"/>
              </w:rPr>
            </w:pPr>
            <w:r w:rsidRPr="00E22984">
              <w:rPr>
                <w:rFonts w:eastAsia="Calibri"/>
              </w:rPr>
              <w:t>ERR:3</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4BDE392" w14:textId="77777777">
            <w:pPr>
              <w:pStyle w:val="ListParagraph"/>
              <w:spacing w:after="0" w:line="240" w:lineRule="auto"/>
              <w:ind w:left="0"/>
              <w:rPr>
                <w:rFonts w:eastAsia="Calibri"/>
              </w:rPr>
            </w:pPr>
            <w:r w:rsidRPr="009372AD">
              <w:rPr>
                <w:rFonts w:eastAsia="Calibri"/>
              </w:rPr>
              <w:t>Dữ</w:t>
            </w:r>
            <w:r w:rsidRPr="009372AD">
              <w:rPr>
                <w:rFonts w:eastAsia="Calibri"/>
              </w:rPr>
              <w:t xml:space="preserve"> </w:t>
            </w:r>
            <w:r w:rsidRPr="009372AD">
              <w:rPr>
                <w:rFonts w:eastAsia="Calibri"/>
              </w:rPr>
              <w:t>liệu</w:t>
            </w:r>
            <w:r w:rsidRPr="009372AD">
              <w:rPr>
                <w:rFonts w:eastAsia="Calibri"/>
              </w:rPr>
              <w:t xml:space="preserve"> xml </w:t>
            </w:r>
            <w:r w:rsidRPr="009372AD">
              <w:rPr>
                <w:rFonts w:eastAsia="Calibri"/>
              </w:rPr>
              <w:t>đầu</w:t>
            </w:r>
            <w:r w:rsidRPr="009372AD">
              <w:rPr>
                <w:rFonts w:eastAsia="Calibri"/>
              </w:rPr>
              <w:t xml:space="preserve"> </w:t>
            </w:r>
            <w:r w:rsidRPr="009372AD">
              <w:rPr>
                <w:rFonts w:eastAsia="Calibri"/>
              </w:rPr>
              <w:t>vào</w:t>
            </w:r>
            <w:r w:rsidRPr="009372AD">
              <w:rPr>
                <w:rFonts w:eastAsia="Calibri"/>
              </w:rPr>
              <w:t xml:space="preserve"> </w:t>
            </w:r>
            <w:r w:rsidRPr="009372AD">
              <w:rPr>
                <w:rFonts w:eastAsia="Calibri"/>
              </w:rPr>
              <w:t>không</w:t>
            </w:r>
            <w:r w:rsidRPr="009372AD">
              <w:rPr>
                <w:rFonts w:eastAsia="Calibri"/>
              </w:rPr>
              <w:t xml:space="preserve"> </w:t>
            </w:r>
            <w:r w:rsidRPr="009372AD">
              <w:rPr>
                <w:rFonts w:eastAsia="Calibri"/>
              </w:rPr>
              <w:t>đúng</w:t>
            </w:r>
            <w:r w:rsidRPr="009372AD">
              <w:rPr>
                <w:rFonts w:eastAsia="Calibri"/>
              </w:rPr>
              <w:t xml:space="preserve"> </w:t>
            </w:r>
            <w:r w:rsidRPr="009372AD">
              <w:rPr>
                <w:rFonts w:eastAsia="Calibri"/>
              </w:rPr>
              <w:t>quy</w:t>
            </w:r>
            <w:r w:rsidRPr="009372AD">
              <w:rPr>
                <w:rFonts w:eastAsia="Calibri"/>
              </w:rPr>
              <w:t xml:space="preserve"> </w:t>
            </w:r>
            <w:r w:rsidRPr="009372AD">
              <w:rPr>
                <w:rFonts w:eastAsia="Calibri"/>
              </w:rPr>
              <w:t>định</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43D02D4F" w14:textId="77777777">
            <w:pPr>
              <w:pStyle w:val="ListParagraph"/>
              <w:ind w:left="0"/>
              <w:jc w:val="both"/>
            </w:pPr>
          </w:p>
        </w:tc>
      </w:tr>
      <w:tr w14:paraId="442DB35F"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21A91081" w14:textId="77777777">
            <w:pPr>
              <w:autoSpaceDE w:val="0"/>
              <w:autoSpaceDN w:val="0"/>
              <w:adjustRightInd w:val="0"/>
              <w:rPr>
                <w:rFonts w:eastAsia="Calibri"/>
              </w:rPr>
            </w:pPr>
            <w:r w:rsidRPr="00E22984">
              <w:rPr>
                <w:rFonts w:eastAsia="Calibri"/>
              </w:rPr>
              <w:t>ERR:10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6DEADD0F" w14:textId="77777777">
            <w:pPr>
              <w:pStyle w:val="ListParagraph"/>
              <w:spacing w:after="0" w:line="240" w:lineRule="auto"/>
              <w:ind w:left="0"/>
              <w:rPr>
                <w:rFonts w:eastAsia="Calibri"/>
              </w:rPr>
            </w:pPr>
            <w:r>
              <w:t xml:space="preserve">Lô </w:t>
            </w:r>
            <w:r>
              <w:t>có</w:t>
            </w:r>
            <w:r>
              <w:t xml:space="preserve"> </w:t>
            </w:r>
            <w:r>
              <w:t>số</w:t>
            </w:r>
            <w:r>
              <w:t xml:space="preserve"> </w:t>
            </w:r>
            <w:r>
              <w:t>hóa</w:t>
            </w:r>
            <w:r>
              <w:t xml:space="preserve"> </w:t>
            </w:r>
            <w:r>
              <w:t>đơn</w:t>
            </w:r>
            <w:r>
              <w:t xml:space="preserve"> </w:t>
            </w:r>
            <w:r>
              <w:t>vượt</w:t>
            </w:r>
            <w:r>
              <w:t xml:space="preserve"> </w:t>
            </w:r>
            <w:r>
              <w:t>quá</w:t>
            </w:r>
            <w:r>
              <w:t xml:space="preserve"> max </w:t>
            </w:r>
            <w:r>
              <w:t>cho</w:t>
            </w:r>
            <w:r>
              <w:t xml:space="preserve"> </w:t>
            </w:r>
            <w:r>
              <w:t>phép</w:t>
            </w:r>
          </w:p>
        </w:tc>
        <w:tc>
          <w:tcPr>
            <w:tcW w:w="1885" w:type="dxa"/>
            <w:tcBorders>
              <w:top w:val="single" w:sz="4" w:space="0" w:color="2E74B5"/>
              <w:left w:val="single" w:sz="4" w:space="0" w:color="2E74B5"/>
              <w:bottom w:val="single" w:sz="4" w:space="0" w:color="2E74B5"/>
              <w:right w:val="single" w:sz="4" w:space="0" w:color="2E74B5"/>
            </w:tcBorders>
          </w:tcPr>
          <w:p w:rsidR="009D1437" w:rsidRPr="00731CD1" w:rsidP="00616EC4" w14:paraId="662F6B21" w14:textId="77777777">
            <w:pPr>
              <w:ind w:left="360"/>
              <w:jc w:val="both"/>
            </w:pPr>
          </w:p>
        </w:tc>
      </w:tr>
      <w:tr w14:paraId="4177F9D7" w14:textId="77777777" w:rsidTr="00616EC4">
        <w:tblPrEx>
          <w:tblW w:w="0" w:type="auto"/>
          <w:tblInd w:w="85" w:type="dxa"/>
          <w:tblLayout w:type="fixed"/>
          <w:tblLook w:val="04A0"/>
        </w:tblPrEx>
        <w:trPr>
          <w:trHeight w:val="413"/>
        </w:trPr>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284709F2" w14:textId="77777777">
            <w:pPr>
              <w:autoSpaceDE w:val="0"/>
              <w:autoSpaceDN w:val="0"/>
              <w:adjustRightInd w:val="0"/>
              <w:rPr>
                <w:rFonts w:eastAsia="Calibri"/>
              </w:rPr>
            </w:pPr>
            <w:r w:rsidRPr="00E22984">
              <w:rPr>
                <w:rFonts w:eastAsia="Calibri"/>
              </w:rPr>
              <w:t>ERR:5</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485558DD" w14:textId="77777777">
            <w:pPr>
              <w:pStyle w:val="ListParagraph"/>
              <w:spacing w:after="0" w:line="240" w:lineRule="auto"/>
              <w:ind w:left="0"/>
              <w:rPr>
                <w:rFonts w:eastAsia="Calibri"/>
              </w:rPr>
            </w:pPr>
            <w:r>
              <w:rPr>
                <w:rFonts w:eastAsia="Calibri"/>
              </w:rPr>
              <w:t>Có</w:t>
            </w:r>
            <w:r>
              <w:rPr>
                <w:rFonts w:eastAsia="Calibri"/>
              </w:rPr>
              <w:t xml:space="preserve"> </w:t>
            </w:r>
            <w:r>
              <w:rPr>
                <w:rFonts w:eastAsia="Calibri"/>
              </w:rPr>
              <w:t>lỗi</w:t>
            </w:r>
            <w:r>
              <w:rPr>
                <w:rFonts w:eastAsia="Calibri"/>
              </w:rPr>
              <w:t xml:space="preserve"> </w:t>
            </w:r>
            <w:r>
              <w:rPr>
                <w:rFonts w:eastAsia="Calibri"/>
              </w:rPr>
              <w:t>xảy</w:t>
            </w:r>
            <w:r>
              <w:rPr>
                <w:rFonts w:eastAsia="Calibri"/>
              </w:rPr>
              <w:t xml:space="preserve"> </w:t>
            </w:r>
            <w:r>
              <w:rPr>
                <w:rFonts w:eastAsia="Calibri"/>
              </w:rPr>
              <w:t>ra</w:t>
            </w:r>
          </w:p>
        </w:tc>
        <w:tc>
          <w:tcPr>
            <w:tcW w:w="1885" w:type="dxa"/>
            <w:tcBorders>
              <w:top w:val="single" w:sz="4" w:space="0" w:color="2E74B5"/>
              <w:left w:val="single" w:sz="4" w:space="0" w:color="2E74B5"/>
              <w:bottom w:val="single" w:sz="4" w:space="0" w:color="2E74B5"/>
              <w:right w:val="single" w:sz="4" w:space="0" w:color="2E74B5"/>
            </w:tcBorders>
          </w:tcPr>
          <w:p w:rsidR="009D1437" w:rsidRPr="00731CD1" w:rsidP="00616EC4" w14:paraId="0D3EE8DC" w14:textId="77777777">
            <w:pPr>
              <w:jc w:val="both"/>
            </w:pPr>
            <w:r>
              <w:t>Lỗi</w:t>
            </w:r>
            <w:r>
              <w:t xml:space="preserve"> </w:t>
            </w:r>
            <w:r>
              <w:t>không</w:t>
            </w:r>
            <w:r>
              <w:t xml:space="preserve"> </w:t>
            </w:r>
            <w:r>
              <w:t>xác</w:t>
            </w:r>
            <w:r>
              <w:t xml:space="preserve"> </w:t>
            </w:r>
            <w:r>
              <w:t>định</w:t>
            </w:r>
          </w:p>
        </w:tc>
      </w:tr>
      <w:tr w14:paraId="77D00E45"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2B8969B" w14:textId="77777777">
            <w:pPr>
              <w:autoSpaceDE w:val="0"/>
              <w:autoSpaceDN w:val="0"/>
              <w:adjustRightInd w:val="0"/>
              <w:rPr>
                <w:rFonts w:eastAsia="Calibri"/>
              </w:rPr>
            </w:pPr>
            <w:r w:rsidRPr="009372AD">
              <w:rPr>
                <w:rFonts w:eastAsia="Calibri"/>
              </w:rPr>
              <w:t>OK</w:t>
            </w:r>
            <w:r>
              <w:rPr>
                <w:rFonts w:eastAsia="Calibri"/>
              </w:rPr>
              <w:t>:mtd</w:t>
            </w:r>
          </w:p>
          <w:p w:rsidR="009D1437" w:rsidRPr="009372AD" w:rsidP="00616EC4" w14:paraId="6E76888E" w14:textId="77777777">
            <w:pPr>
              <w:autoSpaceDE w:val="0"/>
              <w:autoSpaceDN w:val="0"/>
              <w:adjustRightInd w:val="0"/>
              <w:rPr>
                <w:rFonts w:eastAsia="Calibri"/>
              </w:rPr>
            </w:pP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C62B31" w:rsidP="00616EC4" w14:paraId="54619E08" w14:textId="77777777">
            <w:pPr>
              <w:rPr>
                <w:rFonts w:eastAsia="Calibri"/>
              </w:rPr>
            </w:pPr>
            <w:r>
              <w:rPr>
                <w:rFonts w:eastAsia="Calibri"/>
              </w:rPr>
              <w:t>Gửi</w:t>
            </w:r>
            <w:r>
              <w:rPr>
                <w:rFonts w:eastAsia="Calibri"/>
              </w:rPr>
              <w:t xml:space="preserve"> </w:t>
            </w:r>
            <w:r>
              <w:rPr>
                <w:rFonts w:eastAsia="Calibri"/>
              </w:rPr>
              <w:t>thông</w:t>
            </w:r>
            <w:r>
              <w:rPr>
                <w:rFonts w:eastAsia="Calibri"/>
              </w:rPr>
              <w:t xml:space="preserve"> </w:t>
            </w:r>
            <w:r>
              <w:rPr>
                <w:rFonts w:eastAsia="Calibri"/>
              </w:rPr>
              <w:t>điệp</w:t>
            </w:r>
            <w:r>
              <w:rPr>
                <w:rFonts w:eastAsia="Calibri"/>
              </w:rPr>
              <w:t xml:space="preserve"> </w:t>
            </w:r>
            <w:r w:rsidRPr="00C62B31">
              <w:rPr>
                <w:rFonts w:eastAsia="Calibri"/>
              </w:rPr>
              <w:t>thành</w:t>
            </w:r>
            <w:r w:rsidRPr="00C62B31">
              <w:rPr>
                <w:rFonts w:eastAsia="Calibri"/>
              </w:rPr>
              <w:t xml:space="preserve"> </w:t>
            </w:r>
            <w:r w:rsidRPr="00C62B31">
              <w:rPr>
                <w:rFonts w:eastAsia="Calibri"/>
              </w:rPr>
              <w:t>công</w:t>
            </w:r>
            <w:r>
              <w:rPr>
                <w:rFonts w:eastAsia="Calibri"/>
              </w:rPr>
              <w:t xml:space="preserve">, </w:t>
            </w:r>
            <w:r>
              <w:rPr>
                <w:rFonts w:eastAsia="Calibri"/>
              </w:rPr>
              <w:t>trả</w:t>
            </w:r>
            <w:r>
              <w:rPr>
                <w:rFonts w:eastAsia="Calibri"/>
              </w:rPr>
              <w:t xml:space="preserve"> </w:t>
            </w:r>
            <w:r>
              <w:rPr>
                <w:rFonts w:eastAsia="Calibri"/>
              </w:rPr>
              <w:t>về</w:t>
            </w:r>
            <w:r>
              <w:rPr>
                <w:rFonts w:eastAsia="Calibri"/>
              </w:rPr>
              <w:t xml:space="preserve"> </w:t>
            </w:r>
            <w:r>
              <w:rPr>
                <w:rFonts w:eastAsia="Calibri"/>
              </w:rPr>
              <w:t>mã</w:t>
            </w:r>
            <w:r>
              <w:rPr>
                <w:rFonts w:eastAsia="Calibri"/>
              </w:rPr>
              <w:t xml:space="preserve"> </w:t>
            </w:r>
            <w:r>
              <w:rPr>
                <w:rFonts w:eastAsia="Calibri"/>
              </w:rPr>
              <w:t>thông</w:t>
            </w:r>
            <w:r>
              <w:rPr>
                <w:rFonts w:eastAsia="Calibri"/>
              </w:rPr>
              <w:t xml:space="preserve"> </w:t>
            </w:r>
            <w:r>
              <w:rPr>
                <w:rFonts w:eastAsia="Calibri"/>
              </w:rPr>
              <w:t>điệp</w:t>
            </w:r>
          </w:p>
          <w:p w:rsidR="009D1437" w:rsidRPr="009372AD" w:rsidP="00616EC4" w14:paraId="3FF868DB" w14:textId="77777777">
            <w:pPr>
              <w:pStyle w:val="ListParagraph"/>
              <w:spacing w:after="0" w:line="240" w:lineRule="auto"/>
              <w:rPr>
                <w:rFonts w:eastAsia="Calibri"/>
              </w:rPr>
            </w:pPr>
          </w:p>
        </w:tc>
        <w:tc>
          <w:tcPr>
            <w:tcW w:w="1885" w:type="dxa"/>
            <w:tcBorders>
              <w:top w:val="single" w:sz="4" w:space="0" w:color="2E74B5"/>
              <w:left w:val="single" w:sz="4" w:space="0" w:color="2E74B5"/>
              <w:bottom w:val="single" w:sz="4" w:space="0" w:color="2E74B5"/>
              <w:right w:val="single" w:sz="4" w:space="0" w:color="2E74B5"/>
            </w:tcBorders>
          </w:tcPr>
          <w:p w:rsidR="009D1437" w:rsidRPr="00731CD1" w:rsidP="00616EC4" w14:paraId="37DB6C21" w14:textId="77777777">
            <w:pPr>
              <w:ind w:left="360"/>
              <w:jc w:val="both"/>
            </w:pPr>
          </w:p>
        </w:tc>
      </w:tr>
    </w:tbl>
    <w:p w:rsidR="009D1437" w:rsidP="009D1437" w14:paraId="03C05692" w14:textId="77777777">
      <w:pPr>
        <w:rPr>
          <w:lang w:eastAsia="x-none"/>
        </w:rPr>
      </w:pPr>
    </w:p>
    <w:p w:rsidR="009D1437" w:rsidRPr="007B211F" w:rsidP="009D1437" w14:paraId="04C5C8EE" w14:textId="77777777">
      <w:pPr>
        <w:rPr>
          <w:b/>
          <w:lang w:eastAsia="x-none"/>
        </w:rPr>
      </w:pPr>
      <w:r w:rsidRPr="007B211F">
        <w:rPr>
          <w:b/>
          <w:lang w:eastAsia="x-none"/>
        </w:rPr>
        <w:t>Cấu</w:t>
      </w:r>
      <w:r w:rsidRPr="007B211F">
        <w:rPr>
          <w:b/>
          <w:lang w:eastAsia="x-none"/>
        </w:rPr>
        <w:t xml:space="preserve"> </w:t>
      </w:r>
      <w:r w:rsidRPr="007B211F">
        <w:rPr>
          <w:b/>
          <w:lang w:eastAsia="x-none"/>
        </w:rPr>
        <w:t>trúc</w:t>
      </w:r>
      <w:r w:rsidRPr="007B211F">
        <w:rPr>
          <w:b/>
          <w:lang w:eastAsia="x-none"/>
        </w:rPr>
        <w:t xml:space="preserve"> </w:t>
      </w:r>
      <w:r w:rsidRPr="007B211F">
        <w:rPr>
          <w:b/>
          <w:lang w:eastAsia="x-none"/>
        </w:rPr>
        <w:t>chuỗi</w:t>
      </w:r>
      <w:r w:rsidRPr="007B211F">
        <w:rPr>
          <w:b/>
          <w:lang w:eastAsia="x-none"/>
        </w:rPr>
        <w:t xml:space="preserve"> </w:t>
      </w:r>
      <w:r>
        <w:rPr>
          <w:b/>
          <w:lang w:eastAsia="x-none"/>
        </w:rPr>
        <w:t>xml</w:t>
      </w:r>
      <w:r w:rsidRPr="007B211F">
        <w:rPr>
          <w:b/>
          <w:lang w:eastAsia="x-none"/>
        </w:rPr>
        <w:t xml:space="preserve"> </w:t>
      </w:r>
      <w:r w:rsidRPr="007B211F">
        <w:rPr>
          <w:b/>
          <w:lang w:eastAsia="x-none"/>
        </w:rPr>
        <w:t>truyền</w:t>
      </w:r>
      <w:r w:rsidRPr="007B211F">
        <w:rPr>
          <w:b/>
          <w:lang w:eastAsia="x-none"/>
        </w:rPr>
        <w:t xml:space="preserve"> lên:</w:t>
      </w:r>
    </w:p>
    <w:p w:rsidR="009D1437" w:rsidRPr="00EB31EA" w:rsidP="009D1437" w14:paraId="32B9F42E" w14:textId="77777777">
      <w:pPr>
        <w:shd w:val="clear" w:color="auto" w:fill="1E1E1E"/>
        <w:spacing w:line="285" w:lineRule="atLeast"/>
        <w:rPr>
          <w:rFonts w:ascii="Consolas" w:hAnsi="Consolas"/>
          <w:color w:val="D4D4D4"/>
          <w:sz w:val="21"/>
          <w:szCs w:val="21"/>
        </w:rPr>
      </w:pPr>
    </w:p>
    <w:p w:rsidR="009D1437" w:rsidRPr="00EB31EA" w:rsidP="009D1437" w14:paraId="22D95883" w14:textId="77777777">
      <w:pPr>
        <w:shd w:val="clear" w:color="auto" w:fill="1E1E1E"/>
        <w:spacing w:line="285" w:lineRule="atLeast"/>
        <w:rPr>
          <w:rFonts w:ascii="Consolas" w:hAnsi="Consolas"/>
          <w:color w:val="D4D4D4"/>
          <w:sz w:val="21"/>
          <w:szCs w:val="21"/>
        </w:rPr>
      </w:pPr>
      <w:r w:rsidRPr="00EB31EA">
        <w:rPr>
          <w:rFonts w:ascii="Consolas" w:hAnsi="Consolas"/>
          <w:color w:val="D4D4D4"/>
          <w:sz w:val="21"/>
          <w:szCs w:val="21"/>
        </w:rPr>
        <w:t>&lt;</w:t>
      </w:r>
      <w:r w:rsidRPr="00EB31EA">
        <w:rPr>
          <w:rFonts w:ascii="Consolas" w:hAnsi="Consolas"/>
          <w:color w:val="9CDCFE"/>
          <w:sz w:val="21"/>
          <w:szCs w:val="21"/>
        </w:rPr>
        <w:t>CKS</w:t>
      </w:r>
      <w:r w:rsidRPr="00EB31EA">
        <w:rPr>
          <w:rFonts w:ascii="Consolas" w:hAnsi="Consolas"/>
          <w:color w:val="D4D4D4"/>
          <w:sz w:val="21"/>
          <w:szCs w:val="21"/>
        </w:rPr>
        <w:t>&gt;</w:t>
      </w:r>
    </w:p>
    <w:p w:rsidR="009D1437" w:rsidRPr="00EB31EA" w:rsidP="009D1437" w14:paraId="07255E3A" w14:textId="77777777">
      <w:pPr>
        <w:shd w:val="clear" w:color="auto" w:fill="1E1E1E"/>
        <w:spacing w:line="285" w:lineRule="atLeast"/>
        <w:rPr>
          <w:rFonts w:ascii="Consolas" w:hAnsi="Consolas"/>
          <w:color w:val="D4D4D4"/>
          <w:sz w:val="21"/>
          <w:szCs w:val="21"/>
        </w:rPr>
      </w:pPr>
      <w:r w:rsidRPr="00EB31EA">
        <w:rPr>
          <w:rFonts w:ascii="Consolas" w:hAnsi="Consolas"/>
          <w:color w:val="D4D4D4"/>
          <w:sz w:val="21"/>
          <w:szCs w:val="21"/>
        </w:rPr>
        <w:t>    &lt;</w:t>
      </w:r>
      <w:r w:rsidRPr="00EB31EA">
        <w:rPr>
          <w:rFonts w:ascii="Consolas" w:hAnsi="Consolas"/>
          <w:color w:val="9CDCFE"/>
          <w:sz w:val="21"/>
          <w:szCs w:val="21"/>
        </w:rPr>
        <w:t>SerialCert</w:t>
      </w:r>
      <w:r w:rsidRPr="00EB31EA">
        <w:rPr>
          <w:rFonts w:ascii="Consolas" w:hAnsi="Consolas"/>
          <w:color w:val="D4D4D4"/>
          <w:sz w:val="21"/>
          <w:szCs w:val="21"/>
        </w:rPr>
        <w:t>&gt;&lt;/</w:t>
      </w:r>
      <w:r w:rsidRPr="00EB31EA">
        <w:rPr>
          <w:rFonts w:ascii="Consolas" w:hAnsi="Consolas"/>
          <w:color w:val="9CDCFE"/>
          <w:sz w:val="21"/>
          <w:szCs w:val="21"/>
        </w:rPr>
        <w:t>SerialCert</w:t>
      </w:r>
      <w:r w:rsidRPr="00EB31EA">
        <w:rPr>
          <w:rFonts w:ascii="Consolas" w:hAnsi="Consolas"/>
          <w:color w:val="D4D4D4"/>
          <w:sz w:val="21"/>
          <w:szCs w:val="21"/>
        </w:rPr>
        <w:t>&gt; *</w:t>
      </w:r>
      <w:r w:rsidRPr="00EB31EA">
        <w:rPr>
          <w:rFonts w:ascii="Consolas" w:hAnsi="Consolas"/>
          <w:color w:val="6A9955"/>
          <w:sz w:val="21"/>
          <w:szCs w:val="21"/>
        </w:rPr>
        <w:t xml:space="preserve">//serial </w:t>
      </w:r>
      <w:r w:rsidRPr="00EB31EA">
        <w:rPr>
          <w:rFonts w:ascii="Consolas" w:hAnsi="Consolas"/>
          <w:color w:val="6A9955"/>
          <w:sz w:val="21"/>
          <w:szCs w:val="21"/>
        </w:rPr>
        <w:t>chứng</w:t>
      </w:r>
      <w:r w:rsidRPr="00EB31EA">
        <w:rPr>
          <w:rFonts w:ascii="Consolas" w:hAnsi="Consolas"/>
          <w:color w:val="6A9955"/>
          <w:sz w:val="21"/>
          <w:szCs w:val="21"/>
        </w:rPr>
        <w:t xml:space="preserve"> </w:t>
      </w:r>
      <w:r w:rsidRPr="00EB31EA">
        <w:rPr>
          <w:rFonts w:ascii="Consolas" w:hAnsi="Consolas"/>
          <w:color w:val="6A9955"/>
          <w:sz w:val="21"/>
          <w:szCs w:val="21"/>
        </w:rPr>
        <w:t>thư</w:t>
      </w:r>
      <w:r w:rsidRPr="00EB31EA">
        <w:rPr>
          <w:rFonts w:ascii="Consolas" w:hAnsi="Consolas"/>
          <w:color w:val="6A9955"/>
          <w:sz w:val="21"/>
          <w:szCs w:val="21"/>
        </w:rPr>
        <w:t xml:space="preserve"> </w:t>
      </w:r>
      <w:r w:rsidRPr="00EB31EA">
        <w:rPr>
          <w:rFonts w:ascii="Consolas" w:hAnsi="Consolas"/>
          <w:color w:val="6A9955"/>
          <w:sz w:val="21"/>
          <w:szCs w:val="21"/>
        </w:rPr>
        <w:t>của</w:t>
      </w:r>
      <w:r w:rsidRPr="00EB31EA">
        <w:rPr>
          <w:rFonts w:ascii="Consolas" w:hAnsi="Consolas"/>
          <w:color w:val="6A9955"/>
          <w:sz w:val="21"/>
          <w:szCs w:val="21"/>
        </w:rPr>
        <w:t xml:space="preserve"> </w:t>
      </w:r>
      <w:r w:rsidRPr="00EB31EA">
        <w:rPr>
          <w:rFonts w:ascii="Consolas" w:hAnsi="Consolas"/>
          <w:color w:val="6A9955"/>
          <w:sz w:val="21"/>
          <w:szCs w:val="21"/>
        </w:rPr>
        <w:t>công</w:t>
      </w:r>
      <w:r w:rsidRPr="00EB31EA">
        <w:rPr>
          <w:rFonts w:ascii="Consolas" w:hAnsi="Consolas"/>
          <w:color w:val="6A9955"/>
          <w:sz w:val="21"/>
          <w:szCs w:val="21"/>
        </w:rPr>
        <w:t xml:space="preserve"> ty</w:t>
      </w:r>
    </w:p>
    <w:p w:rsidR="009D1437" w:rsidRPr="00EB31EA" w:rsidP="009D1437" w14:paraId="3F9C993B" w14:textId="77777777">
      <w:pPr>
        <w:shd w:val="clear" w:color="auto" w:fill="1E1E1E"/>
        <w:spacing w:line="285" w:lineRule="atLeast"/>
        <w:rPr>
          <w:rFonts w:ascii="Consolas" w:hAnsi="Consolas"/>
          <w:color w:val="D4D4D4"/>
          <w:sz w:val="21"/>
          <w:szCs w:val="21"/>
        </w:rPr>
      </w:pPr>
      <w:r w:rsidRPr="00EB31EA">
        <w:rPr>
          <w:rFonts w:ascii="Consolas" w:hAnsi="Consolas"/>
          <w:color w:val="D4D4D4"/>
          <w:sz w:val="21"/>
          <w:szCs w:val="21"/>
        </w:rPr>
        <w:t>    &lt;</w:t>
      </w:r>
      <w:r w:rsidRPr="00EB31EA">
        <w:rPr>
          <w:rFonts w:ascii="Consolas" w:hAnsi="Consolas"/>
          <w:color w:val="9CDCFE"/>
          <w:sz w:val="21"/>
          <w:szCs w:val="21"/>
        </w:rPr>
        <w:t>Base64Hash</w:t>
      </w:r>
      <w:r w:rsidRPr="00EB31EA">
        <w:rPr>
          <w:rFonts w:ascii="Consolas" w:hAnsi="Consolas"/>
          <w:color w:val="D4D4D4"/>
          <w:sz w:val="21"/>
          <w:szCs w:val="21"/>
        </w:rPr>
        <w:t>&gt;&lt;/</w:t>
      </w:r>
      <w:r w:rsidRPr="00EB31EA">
        <w:rPr>
          <w:rFonts w:ascii="Consolas" w:hAnsi="Consolas"/>
          <w:color w:val="9CDCFE"/>
          <w:sz w:val="21"/>
          <w:szCs w:val="21"/>
        </w:rPr>
        <w:t>Base64Hash</w:t>
      </w:r>
      <w:r w:rsidRPr="00EB31EA">
        <w:rPr>
          <w:rFonts w:ascii="Consolas" w:hAnsi="Consolas"/>
          <w:color w:val="D4D4D4"/>
          <w:sz w:val="21"/>
          <w:szCs w:val="21"/>
        </w:rPr>
        <w:t>&gt; *</w:t>
      </w:r>
      <w:r w:rsidRPr="00EB31EA">
        <w:rPr>
          <w:rFonts w:ascii="Consolas" w:hAnsi="Consolas"/>
          <w:color w:val="6A9955"/>
          <w:sz w:val="21"/>
          <w:szCs w:val="21"/>
        </w:rPr>
        <w:t>//</w:t>
      </w:r>
      <w:r w:rsidRPr="00EB31EA">
        <w:rPr>
          <w:rFonts w:ascii="Consolas" w:hAnsi="Consolas"/>
          <w:color w:val="6A9955"/>
          <w:sz w:val="21"/>
          <w:szCs w:val="21"/>
        </w:rPr>
        <w:t>chuỗi</w:t>
      </w:r>
      <w:r w:rsidRPr="00EB31EA">
        <w:rPr>
          <w:rFonts w:ascii="Consolas" w:hAnsi="Consolas"/>
          <w:color w:val="6A9955"/>
          <w:sz w:val="21"/>
          <w:szCs w:val="21"/>
        </w:rPr>
        <w:t xml:space="preserve"> Hash </w:t>
      </w:r>
      <w:r w:rsidRPr="00EB31EA">
        <w:rPr>
          <w:rFonts w:ascii="Consolas" w:hAnsi="Consolas"/>
          <w:color w:val="6A9955"/>
          <w:sz w:val="21"/>
          <w:szCs w:val="21"/>
        </w:rPr>
        <w:t>lấy</w:t>
      </w:r>
      <w:r w:rsidRPr="00EB31EA">
        <w:rPr>
          <w:rFonts w:ascii="Consolas" w:hAnsi="Consolas"/>
          <w:color w:val="6A9955"/>
          <w:sz w:val="21"/>
          <w:szCs w:val="21"/>
        </w:rPr>
        <w:t xml:space="preserve"> </w:t>
      </w:r>
      <w:r w:rsidRPr="00EB31EA">
        <w:rPr>
          <w:rFonts w:ascii="Consolas" w:hAnsi="Consolas"/>
          <w:color w:val="6A9955"/>
          <w:sz w:val="21"/>
          <w:szCs w:val="21"/>
        </w:rPr>
        <w:t>từ</w:t>
      </w:r>
      <w:r w:rsidRPr="00EB31EA">
        <w:rPr>
          <w:rFonts w:ascii="Consolas" w:hAnsi="Consolas"/>
          <w:color w:val="6A9955"/>
          <w:sz w:val="21"/>
          <w:szCs w:val="21"/>
        </w:rPr>
        <w:t xml:space="preserve"> </w:t>
      </w:r>
      <w:r w:rsidRPr="00EB31EA">
        <w:rPr>
          <w:rFonts w:ascii="Consolas" w:hAnsi="Consolas"/>
          <w:color w:val="6A9955"/>
          <w:sz w:val="21"/>
          <w:szCs w:val="21"/>
        </w:rPr>
        <w:t>bước</w:t>
      </w:r>
      <w:r w:rsidRPr="00EB31EA">
        <w:rPr>
          <w:rFonts w:ascii="Consolas" w:hAnsi="Consolas"/>
          <w:color w:val="6A9955"/>
          <w:sz w:val="21"/>
          <w:szCs w:val="21"/>
        </w:rPr>
        <w:t xml:space="preserve"> 3.1.9</w:t>
      </w:r>
    </w:p>
    <w:p w:rsidR="009D1437" w:rsidRPr="00EB31EA" w:rsidP="009D1437" w14:paraId="75AF552E" w14:textId="77777777">
      <w:pPr>
        <w:shd w:val="clear" w:color="auto" w:fill="1E1E1E"/>
        <w:spacing w:line="285" w:lineRule="atLeast"/>
        <w:rPr>
          <w:rFonts w:ascii="Consolas" w:hAnsi="Consolas"/>
          <w:color w:val="D4D4D4"/>
          <w:sz w:val="21"/>
          <w:szCs w:val="21"/>
        </w:rPr>
      </w:pPr>
      <w:r w:rsidRPr="00EB31EA">
        <w:rPr>
          <w:rFonts w:ascii="Consolas" w:hAnsi="Consolas"/>
          <w:color w:val="D4D4D4"/>
          <w:sz w:val="21"/>
          <w:szCs w:val="21"/>
        </w:rPr>
        <w:t>    &lt;</w:t>
      </w:r>
      <w:r w:rsidRPr="00EB31EA">
        <w:rPr>
          <w:rFonts w:ascii="Consolas" w:hAnsi="Consolas"/>
          <w:color w:val="9CDCFE"/>
          <w:sz w:val="21"/>
          <w:szCs w:val="21"/>
        </w:rPr>
        <w:t>SignValue</w:t>
      </w:r>
      <w:r w:rsidRPr="00EB31EA">
        <w:rPr>
          <w:rFonts w:ascii="Consolas" w:hAnsi="Consolas"/>
          <w:color w:val="D4D4D4"/>
          <w:sz w:val="21"/>
          <w:szCs w:val="21"/>
        </w:rPr>
        <w:t>&gt;&lt;/</w:t>
      </w:r>
      <w:r w:rsidRPr="00EB31EA">
        <w:rPr>
          <w:rFonts w:ascii="Consolas" w:hAnsi="Consolas"/>
          <w:color w:val="9CDCFE"/>
          <w:sz w:val="21"/>
          <w:szCs w:val="21"/>
        </w:rPr>
        <w:t>SignValue</w:t>
      </w:r>
      <w:r w:rsidRPr="00EB31EA">
        <w:rPr>
          <w:rFonts w:ascii="Consolas" w:hAnsi="Consolas"/>
          <w:color w:val="D4D4D4"/>
          <w:sz w:val="21"/>
          <w:szCs w:val="21"/>
        </w:rPr>
        <w:t>&gt; *</w:t>
      </w:r>
      <w:r w:rsidRPr="00EB31EA">
        <w:rPr>
          <w:rFonts w:ascii="Consolas" w:hAnsi="Consolas"/>
          <w:color w:val="6A9955"/>
          <w:sz w:val="21"/>
          <w:szCs w:val="21"/>
        </w:rPr>
        <w:t>//</w:t>
      </w:r>
      <w:r w:rsidRPr="00EB31EA">
        <w:rPr>
          <w:rFonts w:ascii="Consolas" w:hAnsi="Consolas"/>
          <w:color w:val="6A9955"/>
          <w:sz w:val="21"/>
          <w:szCs w:val="21"/>
        </w:rPr>
        <w:t>chuỗi</w:t>
      </w:r>
      <w:r w:rsidRPr="00EB31EA">
        <w:rPr>
          <w:rFonts w:ascii="Consolas" w:hAnsi="Consolas"/>
          <w:color w:val="6A9955"/>
          <w:sz w:val="21"/>
          <w:szCs w:val="21"/>
        </w:rPr>
        <w:t xml:space="preserve"> </w:t>
      </w:r>
      <w:r w:rsidRPr="00EB31EA">
        <w:rPr>
          <w:rFonts w:ascii="Consolas" w:hAnsi="Consolas"/>
          <w:color w:val="6A9955"/>
          <w:sz w:val="21"/>
          <w:szCs w:val="21"/>
        </w:rPr>
        <w:t>ký</w:t>
      </w:r>
    </w:p>
    <w:p w:rsidR="009D1437" w:rsidRPr="00EB31EA" w:rsidP="009D1437" w14:paraId="6263C35D" w14:textId="77777777">
      <w:pPr>
        <w:shd w:val="clear" w:color="auto" w:fill="1E1E1E"/>
        <w:spacing w:line="285" w:lineRule="atLeast"/>
        <w:rPr>
          <w:rFonts w:ascii="Consolas" w:hAnsi="Consolas"/>
          <w:color w:val="D4D4D4"/>
          <w:sz w:val="21"/>
          <w:szCs w:val="21"/>
        </w:rPr>
      </w:pPr>
      <w:r w:rsidRPr="00EB31EA">
        <w:rPr>
          <w:rFonts w:ascii="Consolas" w:hAnsi="Consolas"/>
          <w:color w:val="D4D4D4"/>
          <w:sz w:val="21"/>
          <w:szCs w:val="21"/>
        </w:rPr>
        <w:t>&lt;/</w:t>
      </w:r>
      <w:r w:rsidRPr="00EB31EA">
        <w:rPr>
          <w:rFonts w:ascii="Consolas" w:hAnsi="Consolas"/>
          <w:color w:val="9CDCFE"/>
          <w:sz w:val="21"/>
          <w:szCs w:val="21"/>
        </w:rPr>
        <w:t>CKS</w:t>
      </w:r>
      <w:r w:rsidRPr="00EB31EA">
        <w:rPr>
          <w:rFonts w:ascii="Consolas" w:hAnsi="Consolas"/>
          <w:color w:val="D4D4D4"/>
          <w:sz w:val="21"/>
          <w:szCs w:val="21"/>
        </w:rPr>
        <w:t>&gt;</w:t>
      </w:r>
    </w:p>
    <w:p w:rsidR="009D1437" w:rsidRPr="00EB31EA" w:rsidP="009D1437" w14:paraId="284AB827" w14:textId="77777777">
      <w:pPr>
        <w:shd w:val="clear" w:color="auto" w:fill="1E1E1E"/>
        <w:spacing w:line="285" w:lineRule="atLeast"/>
        <w:rPr>
          <w:rFonts w:ascii="Consolas" w:hAnsi="Consolas"/>
          <w:color w:val="D4D4D4"/>
          <w:sz w:val="21"/>
          <w:szCs w:val="21"/>
        </w:rPr>
      </w:pPr>
    </w:p>
    <w:p w:rsidR="009D1437" w:rsidP="00C35F19" w14:paraId="55878330" w14:textId="77777777">
      <w:pPr>
        <w:pStyle w:val="Heading3"/>
      </w:pPr>
      <w:bookmarkStart w:id="14" w:name="_Toc101427536"/>
      <w:bookmarkStart w:id="15" w:name="_Toc106724515"/>
      <w:r>
        <w:t>Lấy</w:t>
      </w:r>
      <w:r>
        <w:t xml:space="preserve"> </w:t>
      </w:r>
      <w:r>
        <w:t>giá</w:t>
      </w:r>
      <w:r>
        <w:t xml:space="preserve"> </w:t>
      </w:r>
      <w:r>
        <w:t>trị</w:t>
      </w:r>
      <w:r>
        <w:t xml:space="preserve"> Hash </w:t>
      </w:r>
      <w:r>
        <w:t>cho</w:t>
      </w:r>
      <w:r>
        <w:t xml:space="preserve"> </w:t>
      </w:r>
      <w:r>
        <w:t>gửi</w:t>
      </w:r>
      <w:r>
        <w:t xml:space="preserve"> </w:t>
      </w:r>
      <w:r>
        <w:t>thông</w:t>
      </w:r>
      <w:r>
        <w:t xml:space="preserve"> </w:t>
      </w:r>
      <w:r>
        <w:t>điệp</w:t>
      </w:r>
      <w:r>
        <w:t xml:space="preserve"> </w:t>
      </w:r>
      <w:r>
        <w:t>hóa</w:t>
      </w:r>
      <w:r>
        <w:t xml:space="preserve"> </w:t>
      </w:r>
      <w:r>
        <w:t>đơn</w:t>
      </w:r>
      <w:r>
        <w:t xml:space="preserve"> </w:t>
      </w:r>
      <w:r>
        <w:t>có</w:t>
      </w:r>
      <w:r>
        <w:t xml:space="preserve"> </w:t>
      </w:r>
      <w:r>
        <w:t>sai</w:t>
      </w:r>
      <w:r>
        <w:t xml:space="preserve"> </w:t>
      </w:r>
      <w:r>
        <w:t>sót</w:t>
      </w:r>
      <w:r>
        <w:t xml:space="preserve"> </w:t>
      </w:r>
      <w:r>
        <w:t>bằng</w:t>
      </w:r>
      <w:r>
        <w:t xml:space="preserve"> </w:t>
      </w:r>
      <w:r>
        <w:rPr>
          <w:lang w:val="en-US"/>
        </w:rPr>
        <w:t>SmartCA</w:t>
      </w:r>
      <w:r>
        <w:t xml:space="preserve"> ( </w:t>
      </w:r>
      <w:r>
        <w:t>bước</w:t>
      </w:r>
      <w:r>
        <w:t xml:space="preserve"> 1)</w:t>
      </w:r>
      <w:bookmarkEnd w:id="14"/>
      <w:bookmarkEnd w:id="15"/>
    </w:p>
    <w:p w:rsidR="009D1437" w:rsidRPr="00E60C7E" w:rsidP="009D1437" w14:paraId="4AC0AC2B" w14:textId="77777777">
      <w:pPr>
        <w:ind w:right="14"/>
      </w:pPr>
      <w:r w:rsidRPr="00E60C7E">
        <w:rPr>
          <w:color w:val="000000"/>
        </w:rPr>
        <w:t>URL</w:t>
      </w:r>
    </w:p>
    <w:p w:rsidR="009D1437" w:rsidRPr="00E60C7E" w:rsidP="009D1437" w14:paraId="5C99BE64" w14:textId="77777777">
      <w:pPr>
        <w:ind w:right="14"/>
      </w:pPr>
      <w:r w:rsidRPr="00E60C7E">
        <w:rPr>
          <w:color w:val="000000"/>
        </w:rPr>
        <w:tab/>
        <w:t xml:space="preserve"> string </w:t>
      </w:r>
      <w:r w:rsidRPr="00E60C7E">
        <w:rPr>
          <w:b/>
          <w:bCs/>
          <w:color w:val="000000"/>
        </w:rPr>
        <w:t>GetHashInvNoticeErrorsWithSmartCA</w:t>
      </w:r>
      <w:r w:rsidRPr="00E60C7E">
        <w:rPr>
          <w:color w:val="000000"/>
        </w:rPr>
        <w:t xml:space="preserve">(string Account, string </w:t>
      </w:r>
      <w:r w:rsidRPr="00E60C7E">
        <w:rPr>
          <w:color w:val="000000"/>
        </w:rPr>
        <w:t>ACpass</w:t>
      </w:r>
      <w:r w:rsidRPr="00E60C7E">
        <w:rPr>
          <w:color w:val="000000"/>
        </w:rPr>
        <w:t>, string xml, string username, string password, string serial, string pattern = "", int convert = 0)</w:t>
      </w:r>
    </w:p>
    <w:p w:rsidR="009D1437" w:rsidRPr="00E60C7E" w:rsidP="009D1437" w14:paraId="1129FB31" w14:textId="77777777">
      <w:pPr>
        <w:ind w:right="14"/>
      </w:pPr>
      <w:r w:rsidRPr="00E60C7E">
        <w:rPr>
          <w:color w:val="000000"/>
        </w:rPr>
        <w:t>DESCRIPTION</w:t>
      </w:r>
    </w:p>
    <w:p w:rsidR="009D1437" w:rsidRPr="00E60C7E" w:rsidP="009D1437" w14:paraId="129639C1" w14:textId="77777777">
      <w:pPr>
        <w:ind w:right="14"/>
      </w:pPr>
      <w:r w:rsidRPr="00E60C7E">
        <w:rPr>
          <w:color w:val="000000"/>
        </w:rPr>
        <w:tab/>
      </w:r>
      <w:r w:rsidRPr="00E60C7E">
        <w:rPr>
          <w:color w:val="000000"/>
        </w:rPr>
        <w:tab/>
      </w:r>
      <w:r w:rsidRPr="00E60C7E">
        <w:rPr>
          <w:color w:val="000000"/>
        </w:rPr>
        <w:t>Đây</w:t>
      </w:r>
      <w:r w:rsidRPr="00E60C7E">
        <w:rPr>
          <w:color w:val="000000"/>
        </w:rPr>
        <w:t xml:space="preserve"> </w:t>
      </w:r>
      <w:r w:rsidRPr="00E60C7E">
        <w:rPr>
          <w:color w:val="000000"/>
        </w:rPr>
        <w:t>là</w:t>
      </w:r>
      <w:r w:rsidRPr="00E60C7E">
        <w:rPr>
          <w:color w:val="000000"/>
        </w:rPr>
        <w:t xml:space="preserve"> web service </w:t>
      </w:r>
      <w:r w:rsidRPr="00E60C7E">
        <w:rPr>
          <w:color w:val="000000"/>
        </w:rPr>
        <w:t>cho</w:t>
      </w:r>
      <w:r w:rsidRPr="00E60C7E">
        <w:rPr>
          <w:color w:val="000000"/>
        </w:rPr>
        <w:t xml:space="preserve"> </w:t>
      </w:r>
      <w:r w:rsidRPr="00E60C7E">
        <w:rPr>
          <w:color w:val="000000"/>
        </w:rPr>
        <w:t>phép</w:t>
      </w:r>
      <w:r w:rsidRPr="00E60C7E">
        <w:rPr>
          <w:color w:val="000000"/>
        </w:rPr>
        <w:t xml:space="preserve"> </w:t>
      </w:r>
      <w:r w:rsidRPr="00E60C7E">
        <w:rPr>
          <w:color w:val="000000"/>
        </w:rPr>
        <w:t>gửi</w:t>
      </w:r>
      <w:r w:rsidRPr="00E60C7E">
        <w:rPr>
          <w:color w:val="000000"/>
        </w:rPr>
        <w:t xml:space="preserve"> </w:t>
      </w:r>
      <w:r w:rsidRPr="00E60C7E">
        <w:rPr>
          <w:color w:val="000000"/>
        </w:rPr>
        <w:t>thông</w:t>
      </w:r>
      <w:r w:rsidRPr="00E60C7E">
        <w:rPr>
          <w:color w:val="000000"/>
        </w:rPr>
        <w:t xml:space="preserve"> </w:t>
      </w:r>
      <w:r w:rsidRPr="00E60C7E">
        <w:rPr>
          <w:color w:val="000000"/>
        </w:rPr>
        <w:t>điệp</w:t>
      </w:r>
      <w:r w:rsidRPr="00E60C7E">
        <w:rPr>
          <w:color w:val="000000"/>
        </w:rPr>
        <w:t xml:space="preserve"> </w:t>
      </w:r>
      <w:r w:rsidRPr="00E60C7E">
        <w:rPr>
          <w:color w:val="000000"/>
        </w:rPr>
        <w:t>hóa</w:t>
      </w:r>
      <w:r w:rsidRPr="00E60C7E">
        <w:rPr>
          <w:color w:val="000000"/>
        </w:rPr>
        <w:t xml:space="preserve"> </w:t>
      </w:r>
      <w:r w:rsidRPr="00E60C7E">
        <w:rPr>
          <w:color w:val="000000"/>
        </w:rPr>
        <w:t>đơn</w:t>
      </w:r>
      <w:r w:rsidRPr="00E60C7E">
        <w:rPr>
          <w:color w:val="000000"/>
        </w:rPr>
        <w:t xml:space="preserve"> </w:t>
      </w:r>
      <w:r w:rsidRPr="00E60C7E">
        <w:rPr>
          <w:color w:val="000000"/>
        </w:rPr>
        <w:t>điện</w:t>
      </w:r>
      <w:r w:rsidRPr="00E60C7E">
        <w:rPr>
          <w:color w:val="000000"/>
        </w:rPr>
        <w:t xml:space="preserve"> </w:t>
      </w:r>
      <w:r w:rsidRPr="00E60C7E">
        <w:rPr>
          <w:color w:val="000000"/>
        </w:rPr>
        <w:t>tử</w:t>
      </w:r>
      <w:r w:rsidRPr="00E60C7E">
        <w:rPr>
          <w:color w:val="000000"/>
        </w:rPr>
        <w:t xml:space="preserve"> </w:t>
      </w:r>
      <w:r w:rsidRPr="00E60C7E">
        <w:rPr>
          <w:color w:val="000000"/>
        </w:rPr>
        <w:t>có</w:t>
      </w:r>
      <w:r w:rsidRPr="00E60C7E">
        <w:rPr>
          <w:color w:val="000000"/>
        </w:rPr>
        <w:t xml:space="preserve"> </w:t>
      </w:r>
      <w:r w:rsidRPr="00E60C7E">
        <w:rPr>
          <w:color w:val="000000"/>
        </w:rPr>
        <w:t>sai</w:t>
      </w:r>
      <w:r w:rsidRPr="00E60C7E">
        <w:rPr>
          <w:color w:val="000000"/>
        </w:rPr>
        <w:t xml:space="preserve"> </w:t>
      </w:r>
      <w:r w:rsidRPr="00E60C7E">
        <w:rPr>
          <w:color w:val="000000"/>
        </w:rPr>
        <w:t>sót</w:t>
      </w:r>
      <w:r w:rsidRPr="00E60C7E">
        <w:rPr>
          <w:color w:val="000000"/>
        </w:rPr>
        <w:t xml:space="preserve"> </w:t>
      </w:r>
      <w:r w:rsidRPr="00E60C7E">
        <w:rPr>
          <w:color w:val="000000"/>
        </w:rPr>
        <w:t>với</w:t>
      </w:r>
      <w:r w:rsidRPr="00E60C7E">
        <w:rPr>
          <w:color w:val="000000"/>
        </w:rPr>
        <w:t xml:space="preserve"> </w:t>
      </w:r>
      <w:r w:rsidRPr="00E60C7E">
        <w:rPr>
          <w:color w:val="000000"/>
        </w:rPr>
        <w:t>các</w:t>
      </w:r>
      <w:r w:rsidRPr="00E60C7E">
        <w:rPr>
          <w:color w:val="000000"/>
        </w:rPr>
        <w:t xml:space="preserve"> </w:t>
      </w:r>
      <w:r w:rsidRPr="00E60C7E">
        <w:rPr>
          <w:color w:val="000000"/>
        </w:rPr>
        <w:t>hệ</w:t>
      </w:r>
      <w:r w:rsidRPr="00E60C7E">
        <w:rPr>
          <w:color w:val="000000"/>
        </w:rPr>
        <w:t xml:space="preserve"> </w:t>
      </w:r>
      <w:r w:rsidRPr="00E60C7E">
        <w:rPr>
          <w:color w:val="000000"/>
        </w:rPr>
        <w:t>thống</w:t>
      </w:r>
      <w:r w:rsidRPr="00E60C7E">
        <w:rPr>
          <w:color w:val="000000"/>
        </w:rPr>
        <w:t xml:space="preserve"> </w:t>
      </w:r>
      <w:r w:rsidRPr="00E60C7E">
        <w:rPr>
          <w:color w:val="000000"/>
        </w:rPr>
        <w:t>sử</w:t>
      </w:r>
      <w:r w:rsidRPr="00E60C7E">
        <w:rPr>
          <w:color w:val="000000"/>
        </w:rPr>
        <w:t xml:space="preserve"> </w:t>
      </w:r>
      <w:r w:rsidRPr="00E60C7E">
        <w:rPr>
          <w:color w:val="000000"/>
        </w:rPr>
        <w:t>dụng</w:t>
      </w:r>
      <w:r w:rsidRPr="00E60C7E">
        <w:rPr>
          <w:color w:val="000000"/>
        </w:rPr>
        <w:t xml:space="preserve"> </w:t>
      </w:r>
      <w:r w:rsidRPr="00E60C7E">
        <w:rPr>
          <w:color w:val="000000"/>
        </w:rPr>
        <w:t>smartCA</w:t>
      </w:r>
      <w:r w:rsidRPr="00E60C7E">
        <w:rPr>
          <w:color w:val="000000"/>
        </w:rPr>
        <w:t xml:space="preserve">, </w:t>
      </w:r>
      <w:r w:rsidRPr="00E60C7E">
        <w:rPr>
          <w:color w:val="000000"/>
        </w:rPr>
        <w:t>thực</w:t>
      </w:r>
      <w:r w:rsidRPr="00E60C7E">
        <w:rPr>
          <w:color w:val="000000"/>
        </w:rPr>
        <w:t xml:space="preserve"> </w:t>
      </w:r>
      <w:r w:rsidRPr="00E60C7E">
        <w:rPr>
          <w:color w:val="000000"/>
        </w:rPr>
        <w:t>hiện</w:t>
      </w:r>
      <w:r w:rsidRPr="00E60C7E">
        <w:rPr>
          <w:color w:val="000000"/>
        </w:rPr>
        <w:t xml:space="preserve"> </w:t>
      </w:r>
      <w:r w:rsidRPr="00E60C7E">
        <w:rPr>
          <w:color w:val="000000"/>
        </w:rPr>
        <w:t>truyền</w:t>
      </w:r>
      <w:r w:rsidRPr="00E60C7E">
        <w:rPr>
          <w:color w:val="000000"/>
        </w:rPr>
        <w:t xml:space="preserve"> </w:t>
      </w:r>
      <w:r w:rsidRPr="00E60C7E">
        <w:rPr>
          <w:color w:val="000000"/>
        </w:rPr>
        <w:t>dữ</w:t>
      </w:r>
      <w:r w:rsidRPr="00E60C7E">
        <w:rPr>
          <w:color w:val="000000"/>
        </w:rPr>
        <w:t xml:space="preserve"> </w:t>
      </w:r>
      <w:r w:rsidRPr="00E60C7E">
        <w:rPr>
          <w:color w:val="000000"/>
        </w:rPr>
        <w:t>liệu</w:t>
      </w:r>
      <w:r w:rsidRPr="00E60C7E">
        <w:rPr>
          <w:color w:val="000000"/>
        </w:rPr>
        <w:t xml:space="preserve"> </w:t>
      </w:r>
      <w:r w:rsidRPr="00E60C7E">
        <w:rPr>
          <w:color w:val="000000"/>
        </w:rPr>
        <w:t>hóa</w:t>
      </w:r>
      <w:r w:rsidRPr="00E60C7E">
        <w:rPr>
          <w:color w:val="000000"/>
        </w:rPr>
        <w:t xml:space="preserve"> </w:t>
      </w:r>
      <w:r w:rsidRPr="00E60C7E">
        <w:rPr>
          <w:color w:val="000000"/>
        </w:rPr>
        <w:t>đơn</w:t>
      </w:r>
      <w:r w:rsidRPr="00E60C7E">
        <w:rPr>
          <w:color w:val="000000"/>
        </w:rPr>
        <w:t xml:space="preserve"> </w:t>
      </w:r>
      <w:r w:rsidRPr="00E60C7E">
        <w:rPr>
          <w:color w:val="000000"/>
        </w:rPr>
        <w:t>sai</w:t>
      </w:r>
      <w:r w:rsidRPr="00E60C7E">
        <w:rPr>
          <w:color w:val="000000"/>
        </w:rPr>
        <w:t xml:space="preserve"> </w:t>
      </w:r>
      <w:r w:rsidRPr="00E60C7E">
        <w:rPr>
          <w:color w:val="000000"/>
        </w:rPr>
        <w:t>sót</w:t>
      </w:r>
      <w:r w:rsidRPr="00E60C7E">
        <w:rPr>
          <w:color w:val="000000"/>
        </w:rPr>
        <w:t xml:space="preserve"> </w:t>
      </w:r>
      <w:r w:rsidRPr="00E60C7E">
        <w:rPr>
          <w:color w:val="000000"/>
        </w:rPr>
        <w:t>và</w:t>
      </w:r>
      <w:r w:rsidRPr="00E60C7E">
        <w:rPr>
          <w:color w:val="000000"/>
        </w:rPr>
        <w:t xml:space="preserve"> </w:t>
      </w:r>
      <w:r w:rsidRPr="00E60C7E">
        <w:rPr>
          <w:color w:val="000000"/>
        </w:rPr>
        <w:t>lấy</w:t>
      </w:r>
      <w:r w:rsidRPr="00E60C7E">
        <w:rPr>
          <w:color w:val="000000"/>
        </w:rPr>
        <w:t xml:space="preserve"> </w:t>
      </w:r>
      <w:r w:rsidRPr="00E60C7E">
        <w:rPr>
          <w:color w:val="000000"/>
        </w:rPr>
        <w:t>giá</w:t>
      </w:r>
      <w:r w:rsidRPr="00E60C7E">
        <w:rPr>
          <w:color w:val="000000"/>
        </w:rPr>
        <w:t xml:space="preserve"> </w:t>
      </w:r>
      <w:r w:rsidRPr="00E60C7E">
        <w:rPr>
          <w:color w:val="000000"/>
        </w:rPr>
        <w:t>trị</w:t>
      </w:r>
      <w:r w:rsidRPr="00E60C7E">
        <w:rPr>
          <w:color w:val="000000"/>
        </w:rPr>
        <w:t xml:space="preserve"> hash value </w:t>
      </w:r>
      <w:r w:rsidRPr="00E60C7E">
        <w:rPr>
          <w:color w:val="000000"/>
        </w:rPr>
        <w:t>để</w:t>
      </w:r>
      <w:r w:rsidRPr="00E60C7E">
        <w:rPr>
          <w:color w:val="000000"/>
        </w:rPr>
        <w:t xml:space="preserve"> </w:t>
      </w:r>
      <w:r w:rsidRPr="00E60C7E">
        <w:rPr>
          <w:color w:val="000000"/>
        </w:rPr>
        <w:t>ký</w:t>
      </w:r>
      <w:r w:rsidRPr="00E60C7E">
        <w:rPr>
          <w:color w:val="000000"/>
        </w:rPr>
        <w:t xml:space="preserve"> </w:t>
      </w:r>
      <w:r w:rsidRPr="00E60C7E">
        <w:rPr>
          <w:color w:val="000000"/>
        </w:rPr>
        <w:t>số</w:t>
      </w:r>
      <w:r w:rsidRPr="00E60C7E">
        <w:rPr>
          <w:color w:val="000000"/>
        </w:rPr>
        <w:t xml:space="preserve"> </w:t>
      </w:r>
      <w:r w:rsidRPr="00E60C7E">
        <w:rPr>
          <w:color w:val="000000"/>
        </w:rPr>
        <w:t>bằng</w:t>
      </w:r>
      <w:r w:rsidRPr="00E60C7E">
        <w:rPr>
          <w:color w:val="000000"/>
        </w:rPr>
        <w:t xml:space="preserve"> </w:t>
      </w:r>
      <w:r w:rsidRPr="00E60C7E">
        <w:rPr>
          <w:color w:val="000000"/>
        </w:rPr>
        <w:t>smartCA</w:t>
      </w:r>
      <w:r w:rsidRPr="00E60C7E">
        <w:rPr>
          <w:color w:val="000000"/>
        </w:rPr>
        <w:t xml:space="preserve"> ở client.</w:t>
      </w:r>
    </w:p>
    <w:p w:rsidR="009D1437" w:rsidRPr="00E60C7E" w:rsidP="009D1437" w14:paraId="2832685F" w14:textId="77777777">
      <w:pPr>
        <w:ind w:right="14"/>
      </w:pPr>
      <w:r w:rsidRPr="00E60C7E">
        <w:rPr>
          <w:color w:val="000000"/>
        </w:rPr>
        <w:t>HTTP METHOD</w:t>
      </w:r>
    </w:p>
    <w:p w:rsidR="009D1437" w:rsidRPr="00E60C7E" w:rsidP="009D1437" w14:paraId="30DAD463" w14:textId="77777777">
      <w:pPr>
        <w:ind w:right="14"/>
      </w:pPr>
      <w:r w:rsidRPr="00E60C7E">
        <w:rPr>
          <w:color w:val="000000"/>
        </w:rPr>
        <w:tab/>
      </w:r>
      <w:r w:rsidRPr="00E60C7E">
        <w:rPr>
          <w:color w:val="000000"/>
        </w:rPr>
        <w:tab/>
        <w:t>POST</w:t>
      </w:r>
    </w:p>
    <w:p w:rsidR="009D1437" w:rsidRPr="00E60C7E" w:rsidP="009D1437" w14:paraId="5612A591" w14:textId="77777777">
      <w:pPr>
        <w:ind w:right="14"/>
      </w:pPr>
      <w:r w:rsidRPr="00E60C7E">
        <w:rPr>
          <w:color w:val="000000"/>
        </w:rPr>
        <w:t>REQUEST BODY</w:t>
      </w:r>
    </w:p>
    <w:p w:rsidR="009D1437" w:rsidRPr="00E60C7E" w:rsidP="009D1437" w14:paraId="24669015" w14:textId="77777777">
      <w:pPr>
        <w:numPr>
          <w:ilvl w:val="0"/>
          <w:numId w:val="39"/>
        </w:numPr>
        <w:ind w:left="1080"/>
        <w:jc w:val="both"/>
        <w:textAlignment w:val="baseline"/>
        <w:rPr>
          <w:b/>
          <w:bCs/>
          <w:color w:val="000000"/>
          <w:u w:val="single"/>
        </w:rPr>
      </w:pPr>
      <w:r w:rsidRPr="00E60C7E">
        <w:rPr>
          <w:b/>
          <w:bCs/>
          <w:color w:val="000000"/>
        </w:rPr>
        <w:t>Account/</w:t>
      </w:r>
      <w:r w:rsidRPr="00E60C7E">
        <w:rPr>
          <w:b/>
          <w:bCs/>
          <w:color w:val="000000"/>
        </w:rPr>
        <w:t>ACPass</w:t>
      </w:r>
      <w:r w:rsidRPr="00E60C7E">
        <w:rPr>
          <w:b/>
          <w:bCs/>
          <w:color w:val="000000"/>
        </w:rPr>
        <w:t xml:space="preserve">:  </w:t>
      </w:r>
      <w:r w:rsidRPr="00E60C7E">
        <w:rPr>
          <w:color w:val="000000"/>
        </w:rPr>
        <w:t xml:space="preserve">Tài </w:t>
      </w:r>
      <w:r w:rsidRPr="00E60C7E">
        <w:rPr>
          <w:color w:val="000000"/>
        </w:rPr>
        <w:t>khoản</w:t>
      </w:r>
      <w:r w:rsidRPr="00E60C7E">
        <w:rPr>
          <w:color w:val="000000"/>
        </w:rPr>
        <w:t xml:space="preserve"> </w:t>
      </w:r>
      <w:r w:rsidRPr="00E60C7E">
        <w:rPr>
          <w:color w:val="000000"/>
        </w:rPr>
        <w:t>được</w:t>
      </w:r>
      <w:r w:rsidRPr="00E60C7E">
        <w:rPr>
          <w:color w:val="000000"/>
        </w:rPr>
        <w:t xml:space="preserve"> </w:t>
      </w:r>
      <w:r w:rsidRPr="00E60C7E">
        <w:rPr>
          <w:color w:val="000000"/>
        </w:rPr>
        <w:t>cấp</w:t>
      </w:r>
      <w:r w:rsidRPr="00E60C7E">
        <w:rPr>
          <w:color w:val="000000"/>
        </w:rPr>
        <w:t xml:space="preserve"> </w:t>
      </w:r>
      <w:r w:rsidRPr="00E60C7E">
        <w:rPr>
          <w:color w:val="000000"/>
        </w:rPr>
        <w:t>phát</w:t>
      </w:r>
      <w:r w:rsidRPr="00E60C7E">
        <w:rPr>
          <w:color w:val="000000"/>
        </w:rPr>
        <w:t xml:space="preserve"> </w:t>
      </w:r>
      <w:r w:rsidRPr="00E60C7E">
        <w:rPr>
          <w:color w:val="000000"/>
        </w:rPr>
        <w:t>cho</w:t>
      </w:r>
      <w:r w:rsidRPr="00E60C7E">
        <w:rPr>
          <w:color w:val="000000"/>
        </w:rPr>
        <w:t xml:space="preserve"> </w:t>
      </w:r>
      <w:r w:rsidRPr="00E60C7E">
        <w:rPr>
          <w:color w:val="000000"/>
        </w:rPr>
        <w:t>nhân</w:t>
      </w:r>
      <w:r w:rsidRPr="00E60C7E">
        <w:rPr>
          <w:color w:val="000000"/>
        </w:rPr>
        <w:t xml:space="preserve"> </w:t>
      </w:r>
      <w:r w:rsidRPr="00E60C7E">
        <w:rPr>
          <w:color w:val="000000"/>
        </w:rPr>
        <w:t>viên</w:t>
      </w:r>
      <w:r w:rsidRPr="00E60C7E">
        <w:rPr>
          <w:color w:val="000000"/>
        </w:rPr>
        <w:t xml:space="preserve"> </w:t>
      </w:r>
      <w:r w:rsidRPr="00E60C7E">
        <w:rPr>
          <w:color w:val="000000"/>
        </w:rPr>
        <w:t>gọi</w:t>
      </w:r>
      <w:r w:rsidRPr="00E60C7E">
        <w:rPr>
          <w:color w:val="000000"/>
        </w:rPr>
        <w:t xml:space="preserve"> </w:t>
      </w:r>
      <w:r w:rsidRPr="00E60C7E">
        <w:rPr>
          <w:color w:val="000000"/>
        </w:rPr>
        <w:t>lệnh</w:t>
      </w:r>
      <w:r w:rsidRPr="00E60C7E">
        <w:rPr>
          <w:color w:val="000000"/>
        </w:rPr>
        <w:t xml:space="preserve"> </w:t>
      </w:r>
      <w:r w:rsidRPr="00E60C7E">
        <w:rPr>
          <w:color w:val="000000"/>
        </w:rPr>
        <w:t>gửi</w:t>
      </w:r>
      <w:r w:rsidRPr="00E60C7E">
        <w:rPr>
          <w:color w:val="000000"/>
        </w:rPr>
        <w:t xml:space="preserve"> </w:t>
      </w:r>
      <w:r w:rsidRPr="00E60C7E">
        <w:rPr>
          <w:color w:val="000000"/>
        </w:rPr>
        <w:t>thông</w:t>
      </w:r>
      <w:r w:rsidRPr="00E60C7E">
        <w:rPr>
          <w:color w:val="000000"/>
        </w:rPr>
        <w:t xml:space="preserve"> </w:t>
      </w:r>
      <w:r w:rsidRPr="00E60C7E">
        <w:rPr>
          <w:color w:val="000000"/>
        </w:rPr>
        <w:t>điệp</w:t>
      </w:r>
      <w:r w:rsidRPr="00E60C7E">
        <w:rPr>
          <w:color w:val="000000"/>
        </w:rPr>
        <w:t>.</w:t>
      </w:r>
    </w:p>
    <w:p w:rsidR="009D1437" w:rsidRPr="00E60C7E" w:rsidP="009D1437" w14:paraId="0DB23865" w14:textId="77777777">
      <w:pPr>
        <w:numPr>
          <w:ilvl w:val="0"/>
          <w:numId w:val="40"/>
        </w:numPr>
        <w:ind w:left="1080"/>
        <w:jc w:val="both"/>
        <w:textAlignment w:val="baseline"/>
        <w:rPr>
          <w:b/>
          <w:bCs/>
          <w:color w:val="000000"/>
          <w:u w:val="single"/>
        </w:rPr>
      </w:pPr>
      <w:r w:rsidRPr="00E60C7E">
        <w:rPr>
          <w:b/>
          <w:bCs/>
          <w:color w:val="000000"/>
        </w:rPr>
        <w:t>Username/pass</w:t>
      </w:r>
      <w:r w:rsidRPr="00E60C7E">
        <w:rPr>
          <w:color w:val="000000"/>
        </w:rPr>
        <w:t xml:space="preserve">: Tài </w:t>
      </w:r>
      <w:r w:rsidRPr="00E60C7E">
        <w:rPr>
          <w:color w:val="000000"/>
        </w:rPr>
        <w:t>khoản</w:t>
      </w:r>
      <w:r w:rsidRPr="00E60C7E">
        <w:rPr>
          <w:color w:val="000000"/>
        </w:rPr>
        <w:t xml:space="preserve"> </w:t>
      </w:r>
      <w:r w:rsidRPr="00E60C7E">
        <w:rPr>
          <w:color w:val="000000"/>
        </w:rPr>
        <w:t>được</w:t>
      </w:r>
      <w:r w:rsidRPr="00E60C7E">
        <w:rPr>
          <w:color w:val="000000"/>
        </w:rPr>
        <w:t xml:space="preserve"> </w:t>
      </w:r>
      <w:r w:rsidRPr="00E60C7E">
        <w:rPr>
          <w:color w:val="000000"/>
        </w:rPr>
        <w:t>cấp</w:t>
      </w:r>
      <w:r w:rsidRPr="00E60C7E">
        <w:rPr>
          <w:color w:val="000000"/>
        </w:rPr>
        <w:t xml:space="preserve"> </w:t>
      </w:r>
      <w:r w:rsidRPr="00E60C7E">
        <w:rPr>
          <w:color w:val="000000"/>
        </w:rPr>
        <w:t>phát</w:t>
      </w:r>
      <w:r w:rsidRPr="00E60C7E">
        <w:rPr>
          <w:color w:val="000000"/>
        </w:rPr>
        <w:t xml:space="preserve"> </w:t>
      </w:r>
      <w:r w:rsidRPr="00E60C7E">
        <w:rPr>
          <w:color w:val="000000"/>
        </w:rPr>
        <w:t>cho</w:t>
      </w:r>
      <w:r w:rsidRPr="00E60C7E">
        <w:rPr>
          <w:color w:val="000000"/>
        </w:rPr>
        <w:t xml:space="preserve"> </w:t>
      </w:r>
      <w:r w:rsidRPr="00E60C7E">
        <w:rPr>
          <w:color w:val="000000"/>
        </w:rPr>
        <w:t>khách</w:t>
      </w:r>
      <w:r w:rsidRPr="00E60C7E">
        <w:rPr>
          <w:color w:val="000000"/>
        </w:rPr>
        <w:t xml:space="preserve"> </w:t>
      </w:r>
      <w:r w:rsidRPr="00E60C7E">
        <w:rPr>
          <w:color w:val="000000"/>
        </w:rPr>
        <w:t>hàng</w:t>
      </w:r>
      <w:r w:rsidRPr="00E60C7E">
        <w:rPr>
          <w:color w:val="000000"/>
        </w:rPr>
        <w:t xml:space="preserve"> </w:t>
      </w:r>
      <w:r w:rsidRPr="00E60C7E">
        <w:rPr>
          <w:color w:val="000000"/>
        </w:rPr>
        <w:t>để</w:t>
      </w:r>
      <w:r w:rsidRPr="00E60C7E">
        <w:rPr>
          <w:color w:val="000000"/>
        </w:rPr>
        <w:t xml:space="preserve"> </w:t>
      </w:r>
      <w:r w:rsidRPr="00E60C7E">
        <w:rPr>
          <w:color w:val="000000"/>
        </w:rPr>
        <w:t>gọi</w:t>
      </w:r>
      <w:r w:rsidRPr="00E60C7E">
        <w:rPr>
          <w:color w:val="000000"/>
        </w:rPr>
        <w:t xml:space="preserve"> </w:t>
      </w:r>
      <w:r w:rsidRPr="00E60C7E">
        <w:rPr>
          <w:color w:val="000000"/>
        </w:rPr>
        <w:t>đến</w:t>
      </w:r>
      <w:r w:rsidRPr="00E60C7E">
        <w:rPr>
          <w:color w:val="000000"/>
        </w:rPr>
        <w:t xml:space="preserve"> webservice (</w:t>
      </w:r>
      <w:r w:rsidRPr="00E60C7E">
        <w:rPr>
          <w:color w:val="000000"/>
        </w:rPr>
        <w:t>tài</w:t>
      </w:r>
      <w:r w:rsidRPr="00E60C7E">
        <w:rPr>
          <w:color w:val="000000"/>
        </w:rPr>
        <w:t xml:space="preserve"> </w:t>
      </w:r>
      <w:r w:rsidRPr="00E60C7E">
        <w:rPr>
          <w:color w:val="000000"/>
        </w:rPr>
        <w:t>khoản</w:t>
      </w:r>
      <w:r w:rsidRPr="00E60C7E">
        <w:rPr>
          <w:color w:val="000000"/>
        </w:rPr>
        <w:t xml:space="preserve"> </w:t>
      </w:r>
      <w:r w:rsidRPr="00E60C7E">
        <w:rPr>
          <w:color w:val="000000"/>
        </w:rPr>
        <w:t>có</w:t>
      </w:r>
      <w:r w:rsidRPr="00E60C7E">
        <w:rPr>
          <w:color w:val="000000"/>
        </w:rPr>
        <w:t xml:space="preserve"> </w:t>
      </w:r>
      <w:r w:rsidRPr="00E60C7E">
        <w:rPr>
          <w:color w:val="000000"/>
        </w:rPr>
        <w:t>quyền</w:t>
      </w:r>
      <w:r w:rsidRPr="00E60C7E">
        <w:rPr>
          <w:color w:val="000000"/>
        </w:rPr>
        <w:t xml:space="preserve"> </w:t>
      </w:r>
      <w:r w:rsidRPr="00E60C7E">
        <w:rPr>
          <w:color w:val="000000"/>
        </w:rPr>
        <w:t>ServiceRole</w:t>
      </w:r>
      <w:r w:rsidRPr="00E60C7E">
        <w:rPr>
          <w:color w:val="000000"/>
        </w:rPr>
        <w:t xml:space="preserve"> </w:t>
      </w:r>
      <w:r w:rsidRPr="00E60C7E">
        <w:rPr>
          <w:color w:val="000000"/>
        </w:rPr>
        <w:t>trong</w:t>
      </w:r>
      <w:r w:rsidRPr="00E60C7E">
        <w:rPr>
          <w:color w:val="000000"/>
        </w:rPr>
        <w:t xml:space="preserve"> </w:t>
      </w:r>
      <w:r w:rsidRPr="00E60C7E">
        <w:rPr>
          <w:color w:val="000000"/>
        </w:rPr>
        <w:t>hệ</w:t>
      </w:r>
      <w:r w:rsidRPr="00E60C7E">
        <w:rPr>
          <w:color w:val="000000"/>
        </w:rPr>
        <w:t xml:space="preserve"> </w:t>
      </w:r>
      <w:r w:rsidRPr="00E60C7E">
        <w:rPr>
          <w:color w:val="000000"/>
        </w:rPr>
        <w:t>thống</w:t>
      </w:r>
      <w:r w:rsidRPr="00E60C7E">
        <w:rPr>
          <w:color w:val="000000"/>
        </w:rPr>
        <w:t>).</w:t>
      </w:r>
    </w:p>
    <w:p w:rsidR="009D1437" w:rsidRPr="00E60C7E" w:rsidP="009D1437" w14:paraId="092A281A" w14:textId="77777777">
      <w:pPr>
        <w:numPr>
          <w:ilvl w:val="0"/>
          <w:numId w:val="40"/>
        </w:numPr>
        <w:ind w:left="1080"/>
        <w:jc w:val="both"/>
        <w:textAlignment w:val="baseline"/>
        <w:rPr>
          <w:b/>
          <w:bCs/>
          <w:color w:val="000000"/>
          <w:u w:val="single"/>
        </w:rPr>
      </w:pPr>
      <w:r w:rsidRPr="00E60C7E">
        <w:rPr>
          <w:b/>
          <w:bCs/>
          <w:color w:val="000000"/>
        </w:rPr>
        <w:t>xml</w:t>
      </w:r>
      <w:r w:rsidRPr="00E60C7E">
        <w:rPr>
          <w:color w:val="000000"/>
        </w:rPr>
        <w:t xml:space="preserve">: </w:t>
      </w:r>
      <w:r w:rsidRPr="00E60C7E">
        <w:rPr>
          <w:color w:val="000000"/>
        </w:rPr>
        <w:t>chuỗi</w:t>
      </w:r>
      <w:r w:rsidRPr="00E60C7E">
        <w:rPr>
          <w:color w:val="000000"/>
        </w:rPr>
        <w:t xml:space="preserve"> xml </w:t>
      </w:r>
      <w:r w:rsidRPr="00E60C7E">
        <w:rPr>
          <w:color w:val="000000"/>
        </w:rPr>
        <w:t>thông</w:t>
      </w:r>
      <w:r w:rsidRPr="00E60C7E">
        <w:rPr>
          <w:color w:val="000000"/>
        </w:rPr>
        <w:t xml:space="preserve"> </w:t>
      </w:r>
      <w:r w:rsidRPr="00E60C7E">
        <w:rPr>
          <w:color w:val="000000"/>
        </w:rPr>
        <w:t>điệp</w:t>
      </w:r>
      <w:r w:rsidRPr="00E60C7E">
        <w:rPr>
          <w:color w:val="000000"/>
        </w:rPr>
        <w:t xml:space="preserve"> </w:t>
      </w:r>
      <w:r w:rsidRPr="00E60C7E">
        <w:rPr>
          <w:color w:val="000000"/>
        </w:rPr>
        <w:t>hóa</w:t>
      </w:r>
      <w:r w:rsidRPr="00E60C7E">
        <w:rPr>
          <w:color w:val="000000"/>
        </w:rPr>
        <w:t xml:space="preserve"> </w:t>
      </w:r>
      <w:r w:rsidRPr="00E60C7E">
        <w:rPr>
          <w:color w:val="000000"/>
        </w:rPr>
        <w:t>đơn</w:t>
      </w:r>
      <w:r w:rsidRPr="00E60C7E">
        <w:rPr>
          <w:color w:val="000000"/>
        </w:rPr>
        <w:t xml:space="preserve"> </w:t>
      </w:r>
      <w:r w:rsidRPr="00E60C7E">
        <w:rPr>
          <w:color w:val="000000"/>
        </w:rPr>
        <w:t>điện</w:t>
      </w:r>
      <w:r w:rsidRPr="00E60C7E">
        <w:rPr>
          <w:color w:val="000000"/>
        </w:rPr>
        <w:t xml:space="preserve"> </w:t>
      </w:r>
      <w:r w:rsidRPr="00E60C7E">
        <w:rPr>
          <w:color w:val="000000"/>
        </w:rPr>
        <w:t>tử</w:t>
      </w:r>
      <w:r w:rsidRPr="00E60C7E">
        <w:rPr>
          <w:color w:val="000000"/>
        </w:rPr>
        <w:t xml:space="preserve"> </w:t>
      </w:r>
      <w:r w:rsidRPr="00E60C7E">
        <w:rPr>
          <w:color w:val="000000"/>
        </w:rPr>
        <w:t>có</w:t>
      </w:r>
      <w:r w:rsidRPr="00E60C7E">
        <w:rPr>
          <w:color w:val="000000"/>
        </w:rPr>
        <w:t xml:space="preserve"> </w:t>
      </w:r>
      <w:r w:rsidRPr="00E60C7E">
        <w:rPr>
          <w:color w:val="000000"/>
        </w:rPr>
        <w:t>sai</w:t>
      </w:r>
      <w:r w:rsidRPr="00E60C7E">
        <w:rPr>
          <w:color w:val="000000"/>
        </w:rPr>
        <w:t xml:space="preserve"> </w:t>
      </w:r>
      <w:r w:rsidRPr="00E60C7E">
        <w:rPr>
          <w:color w:val="000000"/>
        </w:rPr>
        <w:t>sót</w:t>
      </w:r>
      <w:r w:rsidRPr="00E60C7E">
        <w:rPr>
          <w:color w:val="000000"/>
        </w:rPr>
        <w:t xml:space="preserve"> (</w:t>
      </w:r>
      <w:r w:rsidRPr="00E60C7E">
        <w:rPr>
          <w:color w:val="000000"/>
        </w:rPr>
        <w:t>theo</w:t>
      </w:r>
      <w:r w:rsidRPr="00E60C7E">
        <w:rPr>
          <w:color w:val="000000"/>
        </w:rPr>
        <w:t xml:space="preserve"> </w:t>
      </w:r>
      <w:r w:rsidRPr="00E60C7E">
        <w:rPr>
          <w:color w:val="000000"/>
        </w:rPr>
        <w:t>mẫu</w:t>
      </w:r>
      <w:r w:rsidRPr="00E60C7E">
        <w:rPr>
          <w:color w:val="000000"/>
        </w:rPr>
        <w:t xml:space="preserve"> </w:t>
      </w:r>
      <w:r w:rsidRPr="00E60C7E">
        <w:rPr>
          <w:color w:val="000000"/>
        </w:rPr>
        <w:t>mô</w:t>
      </w:r>
      <w:r w:rsidRPr="00E60C7E">
        <w:rPr>
          <w:color w:val="000000"/>
        </w:rPr>
        <w:t xml:space="preserve"> </w:t>
      </w:r>
      <w:r w:rsidRPr="00E60C7E">
        <w:rPr>
          <w:color w:val="000000"/>
        </w:rPr>
        <w:t>tả</w:t>
      </w:r>
      <w:r w:rsidRPr="00E60C7E">
        <w:rPr>
          <w:color w:val="000000"/>
        </w:rPr>
        <w:t xml:space="preserve"> </w:t>
      </w:r>
      <w:r w:rsidRPr="00E60C7E">
        <w:rPr>
          <w:color w:val="000000"/>
        </w:rPr>
        <w:t>kèm</w:t>
      </w:r>
      <w:r w:rsidRPr="00E60C7E">
        <w:rPr>
          <w:color w:val="000000"/>
        </w:rPr>
        <w:t xml:space="preserve"> </w:t>
      </w:r>
      <w:r w:rsidRPr="00E60C7E">
        <w:rPr>
          <w:color w:val="000000"/>
        </w:rPr>
        <w:t>theo</w:t>
      </w:r>
      <w:r w:rsidRPr="00E60C7E">
        <w:rPr>
          <w:color w:val="000000"/>
        </w:rPr>
        <w:t>)</w:t>
      </w:r>
      <w:r w:rsidRPr="00E60C7E">
        <w:rPr>
          <w:b/>
          <w:bCs/>
          <w:color w:val="000000"/>
          <w:u w:val="single"/>
        </w:rPr>
        <w:t>    </w:t>
      </w:r>
    </w:p>
    <w:p w:rsidR="009D1437" w:rsidRPr="00E60C7E" w:rsidP="009D1437" w14:paraId="315123C5" w14:textId="77777777">
      <w:pPr>
        <w:numPr>
          <w:ilvl w:val="0"/>
          <w:numId w:val="40"/>
        </w:numPr>
        <w:ind w:left="1080"/>
        <w:jc w:val="both"/>
        <w:textAlignment w:val="baseline"/>
        <w:rPr>
          <w:b/>
          <w:bCs/>
          <w:color w:val="000000"/>
          <w:u w:val="single"/>
        </w:rPr>
      </w:pPr>
      <w:r w:rsidRPr="00E60C7E">
        <w:rPr>
          <w:b/>
          <w:bCs/>
          <w:color w:val="000000"/>
        </w:rPr>
        <w:t>serial</w:t>
      </w:r>
      <w:r w:rsidRPr="00E60C7E">
        <w:rPr>
          <w:color w:val="000000"/>
        </w:rPr>
        <w:t xml:space="preserve">: serial </w:t>
      </w:r>
      <w:r w:rsidRPr="00E60C7E">
        <w:rPr>
          <w:color w:val="000000"/>
        </w:rPr>
        <w:t>của</w:t>
      </w:r>
      <w:r w:rsidRPr="00E60C7E">
        <w:rPr>
          <w:color w:val="000000"/>
        </w:rPr>
        <w:t xml:space="preserve"> </w:t>
      </w:r>
      <w:r w:rsidRPr="00E60C7E">
        <w:rPr>
          <w:color w:val="000000"/>
        </w:rPr>
        <w:t>chứng</w:t>
      </w:r>
      <w:r w:rsidRPr="00E60C7E">
        <w:rPr>
          <w:color w:val="000000"/>
        </w:rPr>
        <w:t xml:space="preserve"> </w:t>
      </w:r>
      <w:r w:rsidRPr="00E60C7E">
        <w:rPr>
          <w:color w:val="000000"/>
        </w:rPr>
        <w:t>thư</w:t>
      </w:r>
      <w:r w:rsidRPr="00E60C7E">
        <w:rPr>
          <w:color w:val="000000"/>
        </w:rPr>
        <w:t xml:space="preserve"> </w:t>
      </w:r>
      <w:r w:rsidRPr="00E60C7E">
        <w:rPr>
          <w:color w:val="000000"/>
        </w:rPr>
        <w:t>SmartCA</w:t>
      </w:r>
      <w:r w:rsidRPr="00E60C7E">
        <w:rPr>
          <w:color w:val="000000"/>
        </w:rPr>
        <w:t xml:space="preserve"> </w:t>
      </w:r>
      <w:r w:rsidRPr="00E60C7E">
        <w:rPr>
          <w:color w:val="000000"/>
        </w:rPr>
        <w:t>công</w:t>
      </w:r>
      <w:r w:rsidRPr="00E60C7E">
        <w:rPr>
          <w:color w:val="000000"/>
        </w:rPr>
        <w:t xml:space="preserve"> ty </w:t>
      </w:r>
      <w:r w:rsidRPr="00E60C7E">
        <w:rPr>
          <w:color w:val="000000"/>
        </w:rPr>
        <w:t>đã</w:t>
      </w:r>
      <w:r w:rsidRPr="00E60C7E">
        <w:rPr>
          <w:color w:val="000000"/>
        </w:rPr>
        <w:t xml:space="preserve"> </w:t>
      </w:r>
      <w:r w:rsidRPr="00E60C7E">
        <w:rPr>
          <w:color w:val="000000"/>
        </w:rPr>
        <w:t>đăng</w:t>
      </w:r>
      <w:r w:rsidRPr="00E60C7E">
        <w:rPr>
          <w:color w:val="000000"/>
        </w:rPr>
        <w:t xml:space="preserve"> </w:t>
      </w:r>
      <w:r w:rsidRPr="00E60C7E">
        <w:rPr>
          <w:color w:val="000000"/>
        </w:rPr>
        <w:t>ký</w:t>
      </w:r>
      <w:r w:rsidRPr="00E60C7E">
        <w:rPr>
          <w:color w:val="000000"/>
        </w:rPr>
        <w:t xml:space="preserve"> </w:t>
      </w:r>
      <w:r w:rsidRPr="00E60C7E">
        <w:rPr>
          <w:color w:val="000000"/>
        </w:rPr>
        <w:t>trong</w:t>
      </w:r>
      <w:r w:rsidRPr="00E60C7E">
        <w:rPr>
          <w:color w:val="000000"/>
        </w:rPr>
        <w:t xml:space="preserve"> </w:t>
      </w:r>
      <w:r w:rsidRPr="00E60C7E">
        <w:rPr>
          <w:color w:val="000000"/>
        </w:rPr>
        <w:t>hệ</w:t>
      </w:r>
      <w:r w:rsidRPr="00E60C7E">
        <w:rPr>
          <w:color w:val="000000"/>
        </w:rPr>
        <w:t xml:space="preserve"> </w:t>
      </w:r>
      <w:r w:rsidRPr="00E60C7E">
        <w:rPr>
          <w:color w:val="000000"/>
        </w:rPr>
        <w:t>thống</w:t>
      </w:r>
    </w:p>
    <w:p w:rsidR="009D1437" w:rsidRPr="00E60C7E" w:rsidP="009D1437" w14:paraId="10D60A7F" w14:textId="77777777">
      <w:pPr>
        <w:numPr>
          <w:ilvl w:val="0"/>
          <w:numId w:val="40"/>
        </w:numPr>
        <w:ind w:left="1080"/>
        <w:jc w:val="both"/>
        <w:textAlignment w:val="baseline"/>
        <w:rPr>
          <w:b/>
          <w:bCs/>
          <w:color w:val="000000"/>
          <w:u w:val="single"/>
        </w:rPr>
      </w:pPr>
      <w:r w:rsidRPr="00E60C7E">
        <w:rPr>
          <w:b/>
          <w:bCs/>
          <w:color w:val="000000"/>
          <w:shd w:val="clear" w:color="auto" w:fill="FFFFFF"/>
        </w:rPr>
        <w:t>pattern</w:t>
      </w:r>
      <w:r w:rsidRPr="00E60C7E">
        <w:rPr>
          <w:color w:val="000000"/>
        </w:rPr>
        <w:t xml:space="preserve">: </w:t>
      </w:r>
      <w:r w:rsidRPr="00E60C7E">
        <w:rPr>
          <w:color w:val="000000"/>
        </w:rPr>
        <w:t>mẫu</w:t>
      </w:r>
      <w:r w:rsidRPr="00E60C7E">
        <w:rPr>
          <w:color w:val="000000"/>
        </w:rPr>
        <w:t xml:space="preserve"> </w:t>
      </w:r>
      <w:r w:rsidRPr="00E60C7E">
        <w:rPr>
          <w:color w:val="000000"/>
        </w:rPr>
        <w:t>số</w:t>
      </w:r>
      <w:r w:rsidRPr="00E60C7E">
        <w:rPr>
          <w:color w:val="000000"/>
        </w:rPr>
        <w:t xml:space="preserve"> </w:t>
      </w:r>
      <w:r w:rsidRPr="00E60C7E">
        <w:rPr>
          <w:color w:val="000000"/>
        </w:rPr>
        <w:t>hóa</w:t>
      </w:r>
      <w:r w:rsidRPr="00E60C7E">
        <w:rPr>
          <w:color w:val="000000"/>
        </w:rPr>
        <w:t xml:space="preserve"> </w:t>
      </w:r>
      <w:r w:rsidRPr="00E60C7E">
        <w:rPr>
          <w:color w:val="000000"/>
        </w:rPr>
        <w:t>đơn</w:t>
      </w:r>
    </w:p>
    <w:p w:rsidR="009D1437" w:rsidRPr="00E60C7E" w:rsidP="009D1437" w14:paraId="7E5D5A03" w14:textId="77777777">
      <w:pPr>
        <w:numPr>
          <w:ilvl w:val="0"/>
          <w:numId w:val="40"/>
        </w:numPr>
        <w:ind w:left="1080"/>
        <w:jc w:val="both"/>
        <w:textAlignment w:val="baseline"/>
        <w:rPr>
          <w:b/>
          <w:bCs/>
          <w:color w:val="000000"/>
        </w:rPr>
      </w:pPr>
      <w:r w:rsidRPr="00E60C7E">
        <w:rPr>
          <w:b/>
          <w:bCs/>
          <w:color w:val="000000"/>
        </w:rPr>
        <w:t>convert</w:t>
      </w:r>
      <w:r w:rsidRPr="00E60C7E">
        <w:rPr>
          <w:color w:val="000000"/>
        </w:rPr>
        <w:t xml:space="preserve">: </w:t>
      </w:r>
      <w:r w:rsidRPr="00E60C7E">
        <w:rPr>
          <w:color w:val="000000"/>
        </w:rPr>
        <w:t>Mặc</w:t>
      </w:r>
      <w:r w:rsidRPr="00E60C7E">
        <w:rPr>
          <w:color w:val="000000"/>
        </w:rPr>
        <w:t xml:space="preserve"> </w:t>
      </w:r>
      <w:r w:rsidRPr="00E60C7E">
        <w:rPr>
          <w:color w:val="000000"/>
        </w:rPr>
        <w:t>định</w:t>
      </w:r>
      <w:r w:rsidRPr="00E60C7E">
        <w:rPr>
          <w:color w:val="000000"/>
        </w:rPr>
        <w:t xml:space="preserve"> </w:t>
      </w:r>
      <w:r w:rsidRPr="00E60C7E">
        <w:rPr>
          <w:color w:val="000000"/>
        </w:rPr>
        <w:t>là</w:t>
      </w:r>
      <w:r w:rsidRPr="00E60C7E">
        <w:rPr>
          <w:color w:val="000000"/>
        </w:rPr>
        <w:t xml:space="preserve"> 0, (0 – </w:t>
      </w:r>
      <w:r w:rsidRPr="00E60C7E">
        <w:rPr>
          <w:color w:val="000000"/>
        </w:rPr>
        <w:t>Không</w:t>
      </w:r>
      <w:r w:rsidRPr="00E60C7E">
        <w:rPr>
          <w:color w:val="000000"/>
        </w:rPr>
        <w:t xml:space="preserve"> </w:t>
      </w:r>
      <w:r w:rsidRPr="00E60C7E">
        <w:rPr>
          <w:color w:val="000000"/>
        </w:rPr>
        <w:t>cần</w:t>
      </w:r>
      <w:r w:rsidRPr="00E60C7E">
        <w:rPr>
          <w:color w:val="000000"/>
        </w:rPr>
        <w:t xml:space="preserve"> convert </w:t>
      </w:r>
      <w:r w:rsidRPr="00E60C7E">
        <w:rPr>
          <w:color w:val="000000"/>
        </w:rPr>
        <w:t>từ</w:t>
      </w:r>
      <w:r w:rsidRPr="00E60C7E">
        <w:rPr>
          <w:color w:val="000000"/>
        </w:rPr>
        <w:t xml:space="preserve"> TCVN3 sang Unicode. 1- </w:t>
      </w:r>
      <w:r w:rsidRPr="00E60C7E">
        <w:rPr>
          <w:color w:val="000000"/>
        </w:rPr>
        <w:t>Cần</w:t>
      </w:r>
      <w:r w:rsidRPr="00E60C7E">
        <w:rPr>
          <w:color w:val="000000"/>
        </w:rPr>
        <w:t xml:space="preserve"> convert </w:t>
      </w:r>
      <w:r w:rsidRPr="00E60C7E">
        <w:rPr>
          <w:color w:val="000000"/>
        </w:rPr>
        <w:t>từ</w:t>
      </w:r>
      <w:r w:rsidRPr="00E60C7E">
        <w:rPr>
          <w:color w:val="000000"/>
        </w:rPr>
        <w:t xml:space="preserve"> TCVN3 sang Unicode)</w:t>
      </w:r>
    </w:p>
    <w:p w:rsidR="009D1437" w:rsidRPr="00E60C7E" w:rsidP="009D1437" w14:paraId="5E5327EA" w14:textId="77777777">
      <w:pPr>
        <w:ind w:right="14"/>
      </w:pPr>
      <w:r w:rsidRPr="00E60C7E">
        <w:rPr>
          <w:color w:val="000000"/>
        </w:rPr>
        <w:t>RETURNS</w:t>
      </w:r>
    </w:p>
    <w:tbl>
      <w:tblPr>
        <w:tblW w:w="0" w:type="auto"/>
        <w:tblCellMar>
          <w:top w:w="15" w:type="dxa"/>
          <w:left w:w="15" w:type="dxa"/>
          <w:bottom w:w="15" w:type="dxa"/>
          <w:right w:w="15" w:type="dxa"/>
        </w:tblCellMar>
        <w:tblLook w:val="04A0"/>
      </w:tblPr>
      <w:tblGrid>
        <w:gridCol w:w="1611"/>
        <w:gridCol w:w="5819"/>
        <w:gridCol w:w="1920"/>
      </w:tblGrid>
      <w:tr w14:paraId="5BAD003F" w14:textId="77777777" w:rsidTr="00616EC4">
        <w:tblPrEx>
          <w:tblW w:w="0" w:type="auto"/>
          <w:tblLook w:val="04A0"/>
        </w:tblPrEx>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rsidR="009D1437" w:rsidRPr="00E60C7E" w:rsidP="00616EC4" w14:paraId="372F1B8B" w14:textId="77777777">
            <w:pPr>
              <w:spacing w:after="200"/>
              <w:ind w:left="720"/>
            </w:pPr>
            <w:r w:rsidRPr="00E60C7E">
              <w:rPr>
                <w:color w:val="000000"/>
              </w:rPr>
              <w:t>Kết</w:t>
            </w:r>
            <w:r w:rsidRPr="00E60C7E">
              <w:rPr>
                <w:color w:val="000000"/>
              </w:rPr>
              <w:t xml:space="preserve"> </w:t>
            </w:r>
            <w:r w:rsidRPr="00E60C7E">
              <w:rPr>
                <w:color w:val="000000"/>
              </w:rPr>
              <w:t>quả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rsidR="009D1437" w:rsidRPr="00E60C7E" w:rsidP="00616EC4" w14:paraId="25406DAD" w14:textId="77777777">
            <w:pPr>
              <w:spacing w:after="200"/>
              <w:ind w:left="720"/>
            </w:pPr>
            <w:r w:rsidRPr="00E60C7E">
              <w:rPr>
                <w:color w:val="000000"/>
              </w:rPr>
              <w:t>Mô</w:t>
            </w:r>
            <w:r w:rsidRPr="00E60C7E">
              <w:rPr>
                <w:color w:val="000000"/>
              </w:rPr>
              <w:t xml:space="preserve"> </w:t>
            </w:r>
            <w:r w:rsidRPr="00E60C7E">
              <w:rPr>
                <w:color w:val="000000"/>
              </w:rPr>
              <w:t>tả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rsidR="009D1437" w:rsidRPr="00E60C7E" w:rsidP="00616EC4" w14:paraId="33BC58F2" w14:textId="77777777">
            <w:pPr>
              <w:spacing w:after="200"/>
              <w:ind w:left="720"/>
            </w:pPr>
            <w:r w:rsidRPr="00E60C7E">
              <w:rPr>
                <w:color w:val="000000"/>
              </w:rPr>
              <w:t>Ghi</w:t>
            </w:r>
            <w:r w:rsidRPr="00E60C7E">
              <w:rPr>
                <w:color w:val="000000"/>
              </w:rPr>
              <w:t xml:space="preserve"> </w:t>
            </w:r>
            <w:r w:rsidRPr="00E60C7E">
              <w:rPr>
                <w:color w:val="000000"/>
              </w:rPr>
              <w:t>chú</w:t>
            </w:r>
          </w:p>
        </w:tc>
      </w:tr>
      <w:tr w14:paraId="5EB24570" w14:textId="77777777" w:rsidTr="00616EC4">
        <w:tblPrEx>
          <w:tblW w:w="0" w:type="auto"/>
          <w:tblLook w:val="04A0"/>
        </w:tblPrEx>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E60C7E" w:rsidP="00616EC4" w14:paraId="16EF63E8" w14:textId="77777777">
            <w:r w:rsidRPr="00E60C7E">
              <w:rPr>
                <w:color w:val="000000"/>
              </w:rPr>
              <w:t>ERR:1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E60C7E" w:rsidP="00616EC4" w14:paraId="78D867C9" w14:textId="77777777">
            <w:r w:rsidRPr="00E60C7E">
              <w:rPr>
                <w:color w:val="000000"/>
              </w:rPr>
              <w:t xml:space="preserve">Tài </w:t>
            </w:r>
            <w:r w:rsidRPr="00E60C7E">
              <w:rPr>
                <w:color w:val="000000"/>
              </w:rPr>
              <w:t>khoản</w:t>
            </w:r>
            <w:r w:rsidRPr="00E60C7E">
              <w:rPr>
                <w:color w:val="000000"/>
              </w:rPr>
              <w:t xml:space="preserve"> </w:t>
            </w:r>
            <w:r w:rsidRPr="00E60C7E">
              <w:rPr>
                <w:color w:val="000000"/>
              </w:rPr>
              <w:t>đăng</w:t>
            </w:r>
            <w:r w:rsidRPr="00E60C7E">
              <w:rPr>
                <w:color w:val="000000"/>
              </w:rPr>
              <w:t xml:space="preserve"> </w:t>
            </w:r>
            <w:r w:rsidRPr="00E60C7E">
              <w:rPr>
                <w:color w:val="000000"/>
              </w:rPr>
              <w:t>nhập</w:t>
            </w:r>
            <w:r w:rsidRPr="00E60C7E">
              <w:rPr>
                <w:color w:val="000000"/>
              </w:rPr>
              <w:t xml:space="preserve"> </w:t>
            </w:r>
            <w:r w:rsidRPr="00E60C7E">
              <w:rPr>
                <w:color w:val="000000"/>
              </w:rPr>
              <w:t>sai</w:t>
            </w:r>
            <w:r w:rsidRPr="00E60C7E">
              <w:rPr>
                <w:color w:val="000000"/>
              </w:rPr>
              <w:t xml:space="preserve"> </w:t>
            </w:r>
            <w:r w:rsidRPr="00E60C7E">
              <w:rPr>
                <w:color w:val="000000"/>
              </w:rPr>
              <w:t>hoặc</w:t>
            </w:r>
            <w:r w:rsidRPr="00E60C7E">
              <w:rPr>
                <w:color w:val="000000"/>
              </w:rPr>
              <w:t xml:space="preserve"> </w:t>
            </w:r>
            <w:r w:rsidRPr="00E60C7E">
              <w:rPr>
                <w:color w:val="000000"/>
              </w:rPr>
              <w:t>không</w:t>
            </w:r>
            <w:r w:rsidRPr="00E60C7E">
              <w:rPr>
                <w:color w:val="000000"/>
              </w:rPr>
              <w:t xml:space="preserve"> </w:t>
            </w:r>
            <w:r w:rsidRPr="00E60C7E">
              <w:rPr>
                <w:color w:val="000000"/>
              </w:rPr>
              <w:t>có</w:t>
            </w:r>
            <w:r w:rsidRPr="00E60C7E">
              <w:rPr>
                <w:color w:val="000000"/>
              </w:rPr>
              <w:t xml:space="preserve"> </w:t>
            </w:r>
            <w:r w:rsidRPr="00E60C7E">
              <w:rPr>
                <w:color w:val="000000"/>
              </w:rPr>
              <w:t>quyền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E60C7E" w:rsidP="00616EC4" w14:paraId="2112862E" w14:textId="77777777"/>
        </w:tc>
      </w:tr>
      <w:tr w14:paraId="45D76211" w14:textId="77777777" w:rsidTr="00616EC4">
        <w:tblPrEx>
          <w:tblW w:w="0" w:type="auto"/>
          <w:tblLook w:val="04A0"/>
        </w:tblPrEx>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E60C7E" w:rsidP="00616EC4" w14:paraId="781EB266" w14:textId="77777777">
            <w:r w:rsidRPr="00E60C7E">
              <w:rPr>
                <w:color w:val="000000"/>
              </w:rPr>
              <w:t>ERR:21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E60C7E" w:rsidP="00616EC4" w14:paraId="4CAEF5A7" w14:textId="77777777">
            <w:r w:rsidRPr="00E60C7E">
              <w:rPr>
                <w:color w:val="000000"/>
              </w:rPr>
              <w:t>Không</w:t>
            </w:r>
            <w:r w:rsidRPr="00E60C7E">
              <w:rPr>
                <w:color w:val="000000"/>
              </w:rPr>
              <w:t xml:space="preserve"> </w:t>
            </w:r>
            <w:r w:rsidRPr="00E60C7E">
              <w:rPr>
                <w:color w:val="000000"/>
              </w:rPr>
              <w:t>tìm</w:t>
            </w:r>
            <w:r w:rsidRPr="00E60C7E">
              <w:rPr>
                <w:color w:val="000000"/>
              </w:rPr>
              <w:t xml:space="preserve"> </w:t>
            </w:r>
            <w:r w:rsidRPr="00E60C7E">
              <w:rPr>
                <w:color w:val="000000"/>
              </w:rPr>
              <w:t>thấy</w:t>
            </w:r>
            <w:r w:rsidRPr="00E60C7E">
              <w:rPr>
                <w:color w:val="000000"/>
              </w:rPr>
              <w:t xml:space="preserve"> </w:t>
            </w:r>
            <w:r w:rsidRPr="00E60C7E">
              <w:rPr>
                <w:color w:val="000000"/>
              </w:rPr>
              <w:t>công</w:t>
            </w:r>
            <w:r w:rsidRPr="00E60C7E">
              <w:rPr>
                <w:color w:val="000000"/>
              </w:rPr>
              <w:t xml:space="preserve"> ty </w:t>
            </w:r>
            <w:r w:rsidRPr="00E60C7E">
              <w:rPr>
                <w:color w:val="000000"/>
              </w:rPr>
              <w:t>hoặc</w:t>
            </w:r>
            <w:r w:rsidRPr="00E60C7E">
              <w:rPr>
                <w:color w:val="000000"/>
              </w:rPr>
              <w:t xml:space="preserve"> </w:t>
            </w:r>
            <w:r w:rsidRPr="00E60C7E">
              <w:rPr>
                <w:color w:val="000000"/>
              </w:rPr>
              <w:t>tài</w:t>
            </w:r>
            <w:r w:rsidRPr="00E60C7E">
              <w:rPr>
                <w:color w:val="000000"/>
              </w:rPr>
              <w:t xml:space="preserve"> </w:t>
            </w:r>
            <w:r w:rsidRPr="00E60C7E">
              <w:rPr>
                <w:color w:val="000000"/>
              </w:rPr>
              <w:t>khoản</w:t>
            </w:r>
            <w:r w:rsidRPr="00E60C7E">
              <w:rPr>
                <w:color w:val="000000"/>
              </w:rPr>
              <w:t xml:space="preserve"> </w:t>
            </w:r>
            <w:r w:rsidRPr="00E60C7E">
              <w:rPr>
                <w:color w:val="000000"/>
              </w:rPr>
              <w:t>không</w:t>
            </w:r>
            <w:r w:rsidRPr="00E60C7E">
              <w:rPr>
                <w:color w:val="000000"/>
              </w:rPr>
              <w:t xml:space="preserve"> </w:t>
            </w:r>
            <w:r w:rsidRPr="00E60C7E">
              <w:rPr>
                <w:color w:val="000000"/>
              </w:rPr>
              <w:t>tồn</w:t>
            </w:r>
            <w:r w:rsidRPr="00E60C7E">
              <w:rPr>
                <w:color w:val="000000"/>
              </w:rPr>
              <w:t xml:space="preserve"> </w:t>
            </w:r>
            <w:r w:rsidRPr="00E60C7E">
              <w:rPr>
                <w:color w:val="000000"/>
              </w:rPr>
              <w:t>tại</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E60C7E" w:rsidP="00616EC4" w14:paraId="6F12F895" w14:textId="77777777"/>
        </w:tc>
      </w:tr>
      <w:tr w14:paraId="797511AF" w14:textId="77777777" w:rsidTr="00616EC4">
        <w:tblPrEx>
          <w:tblW w:w="0" w:type="auto"/>
          <w:tblLook w:val="04A0"/>
        </w:tblPrEx>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E60C7E" w:rsidP="00616EC4" w14:paraId="72D9FC6A" w14:textId="77777777">
            <w:r w:rsidRPr="00E60C7E">
              <w:rPr>
                <w:color w:val="000000"/>
              </w:rPr>
              <w:t>ERR:22</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E60C7E" w:rsidP="00616EC4" w14:paraId="2FB57155" w14:textId="77777777">
            <w:r w:rsidRPr="00E60C7E">
              <w:rPr>
                <w:color w:val="000000"/>
              </w:rPr>
              <w:t xml:space="preserve">Công ty </w:t>
            </w:r>
            <w:r w:rsidRPr="00E60C7E">
              <w:rPr>
                <w:color w:val="000000"/>
              </w:rPr>
              <w:t>chưa</w:t>
            </w:r>
            <w:r w:rsidRPr="00E60C7E">
              <w:rPr>
                <w:color w:val="000000"/>
              </w:rPr>
              <w:t xml:space="preserve"> </w:t>
            </w:r>
            <w:r w:rsidRPr="00E60C7E">
              <w:rPr>
                <w:color w:val="000000"/>
              </w:rPr>
              <w:t>đăng</w:t>
            </w:r>
            <w:r w:rsidRPr="00E60C7E">
              <w:rPr>
                <w:color w:val="000000"/>
              </w:rPr>
              <w:t xml:space="preserve"> </w:t>
            </w:r>
            <w:r w:rsidRPr="00E60C7E">
              <w:rPr>
                <w:color w:val="000000"/>
              </w:rPr>
              <w:t>ký</w:t>
            </w:r>
            <w:r w:rsidRPr="00E60C7E">
              <w:rPr>
                <w:color w:val="000000"/>
              </w:rPr>
              <w:t xml:space="preserve"> </w:t>
            </w:r>
            <w:r w:rsidRPr="00E60C7E">
              <w:rPr>
                <w:color w:val="000000"/>
              </w:rPr>
              <w:t>chứng</w:t>
            </w:r>
            <w:r w:rsidRPr="00E60C7E">
              <w:rPr>
                <w:color w:val="000000"/>
              </w:rPr>
              <w:t xml:space="preserve"> </w:t>
            </w:r>
            <w:r w:rsidRPr="00E60C7E">
              <w:rPr>
                <w:color w:val="000000"/>
              </w:rPr>
              <w:t>thư</w:t>
            </w:r>
            <w:r w:rsidRPr="00E60C7E">
              <w:rPr>
                <w:color w:val="000000"/>
              </w:rPr>
              <w:t xml:space="preserve"> </w:t>
            </w:r>
            <w:r w:rsidRPr="00E60C7E">
              <w:rPr>
                <w:color w:val="000000"/>
              </w:rPr>
              <w:t>số</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E60C7E" w:rsidP="00616EC4" w14:paraId="5EC9A969" w14:textId="77777777"/>
        </w:tc>
      </w:tr>
      <w:tr w14:paraId="1DF5ED22" w14:textId="77777777" w:rsidTr="00616EC4">
        <w:tblPrEx>
          <w:tblW w:w="0" w:type="auto"/>
          <w:tblLook w:val="04A0"/>
        </w:tblPrEx>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E60C7E" w:rsidP="00616EC4" w14:paraId="1B346009" w14:textId="77777777">
            <w:r w:rsidRPr="00E60C7E">
              <w:rPr>
                <w:color w:val="000000"/>
              </w:rPr>
              <w:t>ERR:28</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E60C7E" w:rsidP="00616EC4" w14:paraId="4354FDAE" w14:textId="77777777">
            <w:r w:rsidRPr="00E60C7E">
              <w:rPr>
                <w:color w:val="000000"/>
              </w:rPr>
              <w:t>Chưa</w:t>
            </w:r>
            <w:r w:rsidRPr="00E60C7E">
              <w:rPr>
                <w:color w:val="000000"/>
              </w:rPr>
              <w:t xml:space="preserve"> </w:t>
            </w:r>
            <w:r w:rsidRPr="00E60C7E">
              <w:rPr>
                <w:color w:val="000000"/>
              </w:rPr>
              <w:t>có</w:t>
            </w:r>
            <w:r w:rsidRPr="00E60C7E">
              <w:rPr>
                <w:color w:val="000000"/>
              </w:rPr>
              <w:t xml:space="preserve"> </w:t>
            </w:r>
            <w:r w:rsidRPr="00E60C7E">
              <w:rPr>
                <w:color w:val="000000"/>
              </w:rPr>
              <w:t>thông</w:t>
            </w:r>
            <w:r w:rsidRPr="00E60C7E">
              <w:rPr>
                <w:color w:val="000000"/>
              </w:rPr>
              <w:t xml:space="preserve"> tin </w:t>
            </w:r>
            <w:r w:rsidRPr="00E60C7E">
              <w:rPr>
                <w:color w:val="000000"/>
              </w:rPr>
              <w:t>chứng</w:t>
            </w:r>
            <w:r w:rsidRPr="00E60C7E">
              <w:rPr>
                <w:color w:val="000000"/>
              </w:rPr>
              <w:t xml:space="preserve"> </w:t>
            </w:r>
            <w:r w:rsidRPr="00E60C7E">
              <w:rPr>
                <w:color w:val="000000"/>
              </w:rPr>
              <w:t>thư</w:t>
            </w:r>
            <w:r w:rsidRPr="00E60C7E">
              <w:rPr>
                <w:color w:val="000000"/>
              </w:rPr>
              <w:t xml:space="preserve"> </w:t>
            </w:r>
            <w:r w:rsidRPr="00E60C7E">
              <w:rPr>
                <w:color w:val="000000"/>
              </w:rPr>
              <w:t>trong</w:t>
            </w:r>
            <w:r w:rsidRPr="00E60C7E">
              <w:rPr>
                <w:color w:val="000000"/>
              </w:rPr>
              <w:t xml:space="preserve"> </w:t>
            </w:r>
            <w:r w:rsidRPr="00E60C7E">
              <w:rPr>
                <w:color w:val="000000"/>
              </w:rPr>
              <w:t>hệ</w:t>
            </w:r>
            <w:r w:rsidRPr="00E60C7E">
              <w:rPr>
                <w:color w:val="000000"/>
              </w:rPr>
              <w:t xml:space="preserve"> </w:t>
            </w:r>
            <w:r w:rsidRPr="00E60C7E">
              <w:rPr>
                <w:color w:val="000000"/>
              </w:rPr>
              <w:t>thống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E60C7E" w:rsidP="00616EC4" w14:paraId="2E94CFD5" w14:textId="77777777"/>
        </w:tc>
      </w:tr>
      <w:tr w14:paraId="1B08D9C1" w14:textId="77777777" w:rsidTr="00616EC4">
        <w:tblPrEx>
          <w:tblW w:w="0" w:type="auto"/>
          <w:tblLook w:val="04A0"/>
        </w:tblPrEx>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E60C7E" w:rsidP="00616EC4" w14:paraId="7E96E127" w14:textId="77777777">
            <w:r w:rsidRPr="00E60C7E">
              <w:rPr>
                <w:color w:val="000000"/>
              </w:rPr>
              <w:t>ERR:24</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E60C7E" w:rsidP="00616EC4" w14:paraId="7D489105" w14:textId="77777777">
            <w:r w:rsidRPr="00E60C7E">
              <w:rPr>
                <w:color w:val="000000"/>
              </w:rPr>
              <w:t>Chứng</w:t>
            </w:r>
            <w:r w:rsidRPr="00E60C7E">
              <w:rPr>
                <w:color w:val="000000"/>
              </w:rPr>
              <w:t xml:space="preserve"> </w:t>
            </w:r>
            <w:r w:rsidRPr="00E60C7E">
              <w:rPr>
                <w:color w:val="000000"/>
              </w:rPr>
              <w:t>thư</w:t>
            </w:r>
            <w:r w:rsidRPr="00E60C7E">
              <w:rPr>
                <w:color w:val="000000"/>
              </w:rPr>
              <w:t xml:space="preserve"> </w:t>
            </w:r>
            <w:r w:rsidRPr="00E60C7E">
              <w:rPr>
                <w:color w:val="000000"/>
              </w:rPr>
              <w:t>truyền</w:t>
            </w:r>
            <w:r w:rsidRPr="00E60C7E">
              <w:rPr>
                <w:color w:val="000000"/>
              </w:rPr>
              <w:t xml:space="preserve"> </w:t>
            </w:r>
            <w:r w:rsidRPr="00E60C7E">
              <w:rPr>
                <w:color w:val="000000"/>
              </w:rPr>
              <w:t>lên</w:t>
            </w:r>
            <w:r w:rsidRPr="00E60C7E">
              <w:rPr>
                <w:color w:val="000000"/>
              </w:rPr>
              <w:t xml:space="preserve"> </w:t>
            </w:r>
            <w:r w:rsidRPr="00E60C7E">
              <w:rPr>
                <w:color w:val="000000"/>
              </w:rPr>
              <w:t>không</w:t>
            </w:r>
            <w:r w:rsidRPr="00E60C7E">
              <w:rPr>
                <w:color w:val="000000"/>
              </w:rPr>
              <w:t xml:space="preserve"> </w:t>
            </w:r>
            <w:r w:rsidRPr="00E60C7E">
              <w:rPr>
                <w:color w:val="000000"/>
              </w:rPr>
              <w:t>đúng</w:t>
            </w:r>
            <w:r w:rsidRPr="00E60C7E">
              <w:rPr>
                <w:color w:val="000000"/>
              </w:rPr>
              <w:t xml:space="preserve"> </w:t>
            </w:r>
            <w:r w:rsidRPr="00E60C7E">
              <w:rPr>
                <w:color w:val="000000"/>
              </w:rPr>
              <w:t>với</w:t>
            </w:r>
            <w:r w:rsidRPr="00E60C7E">
              <w:rPr>
                <w:color w:val="000000"/>
              </w:rPr>
              <w:t xml:space="preserve"> </w:t>
            </w:r>
            <w:r w:rsidRPr="00E60C7E">
              <w:rPr>
                <w:color w:val="000000"/>
              </w:rPr>
              <w:t>chứng</w:t>
            </w:r>
            <w:r w:rsidRPr="00E60C7E">
              <w:rPr>
                <w:color w:val="000000"/>
              </w:rPr>
              <w:t xml:space="preserve"> </w:t>
            </w:r>
            <w:r w:rsidRPr="00E60C7E">
              <w:rPr>
                <w:color w:val="000000"/>
              </w:rPr>
              <w:t>thư</w:t>
            </w:r>
            <w:r w:rsidRPr="00E60C7E">
              <w:rPr>
                <w:color w:val="000000"/>
              </w:rPr>
              <w:t xml:space="preserve"> </w:t>
            </w:r>
            <w:r w:rsidRPr="00E60C7E">
              <w:rPr>
                <w:color w:val="000000"/>
              </w:rPr>
              <w:t>đăng</w:t>
            </w:r>
            <w:r w:rsidRPr="00E60C7E">
              <w:rPr>
                <w:color w:val="000000"/>
              </w:rPr>
              <w:t xml:space="preserve"> </w:t>
            </w:r>
            <w:r w:rsidRPr="00E60C7E">
              <w:rPr>
                <w:color w:val="000000"/>
              </w:rPr>
              <w:t>ký</w:t>
            </w:r>
            <w:r w:rsidRPr="00E60C7E">
              <w:rPr>
                <w:color w:val="000000"/>
              </w:rPr>
              <w:t xml:space="preserve"> </w:t>
            </w:r>
            <w:r w:rsidRPr="00E60C7E">
              <w:rPr>
                <w:color w:val="000000"/>
              </w:rPr>
              <w:t>trong</w:t>
            </w:r>
            <w:r w:rsidRPr="00E60C7E">
              <w:rPr>
                <w:color w:val="000000"/>
              </w:rPr>
              <w:t xml:space="preserve"> </w:t>
            </w:r>
            <w:r w:rsidRPr="00E60C7E">
              <w:rPr>
                <w:color w:val="000000"/>
              </w:rPr>
              <w:t>hệ</w:t>
            </w:r>
            <w:r w:rsidRPr="00E60C7E">
              <w:rPr>
                <w:color w:val="000000"/>
              </w:rPr>
              <w:t xml:space="preserve"> </w:t>
            </w:r>
            <w:r w:rsidRPr="00E60C7E">
              <w:rPr>
                <w:color w:val="000000"/>
              </w:rPr>
              <w:t>thống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E60C7E" w:rsidP="00616EC4" w14:paraId="63F076C2" w14:textId="77777777"/>
        </w:tc>
      </w:tr>
      <w:tr w14:paraId="1BF55FD8" w14:textId="77777777" w:rsidTr="00616EC4">
        <w:tblPrEx>
          <w:tblW w:w="0" w:type="auto"/>
          <w:tblLook w:val="04A0"/>
        </w:tblPrEx>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E60C7E" w:rsidP="00616EC4" w14:paraId="3D967C75" w14:textId="77777777">
            <w:r w:rsidRPr="00E60C7E">
              <w:rPr>
                <w:color w:val="000000"/>
              </w:rPr>
              <w:t>ERR:27</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E60C7E" w:rsidP="00616EC4" w14:paraId="513168F3" w14:textId="77777777">
            <w:r w:rsidRPr="00E60C7E">
              <w:rPr>
                <w:color w:val="000000"/>
              </w:rPr>
              <w:t>Chứng</w:t>
            </w:r>
            <w:r w:rsidRPr="00E60C7E">
              <w:rPr>
                <w:color w:val="000000"/>
              </w:rPr>
              <w:t xml:space="preserve"> </w:t>
            </w:r>
            <w:r w:rsidRPr="00E60C7E">
              <w:rPr>
                <w:color w:val="000000"/>
              </w:rPr>
              <w:t>thư</w:t>
            </w:r>
            <w:r w:rsidRPr="00E60C7E">
              <w:rPr>
                <w:color w:val="000000"/>
              </w:rPr>
              <w:t xml:space="preserve"> </w:t>
            </w:r>
            <w:r w:rsidRPr="00E60C7E">
              <w:rPr>
                <w:color w:val="000000"/>
              </w:rPr>
              <w:t>chưa</w:t>
            </w:r>
            <w:r w:rsidRPr="00E60C7E">
              <w:rPr>
                <w:color w:val="000000"/>
              </w:rPr>
              <w:t xml:space="preserve"> </w:t>
            </w:r>
            <w:r w:rsidRPr="00E60C7E">
              <w:rPr>
                <w:color w:val="000000"/>
              </w:rPr>
              <w:t>đến</w:t>
            </w:r>
            <w:r w:rsidRPr="00E60C7E">
              <w:rPr>
                <w:color w:val="000000"/>
              </w:rPr>
              <w:t xml:space="preserve"> </w:t>
            </w:r>
            <w:r w:rsidRPr="00E60C7E">
              <w:rPr>
                <w:color w:val="000000"/>
              </w:rPr>
              <w:t>thời</w:t>
            </w:r>
            <w:r w:rsidRPr="00E60C7E">
              <w:rPr>
                <w:color w:val="000000"/>
              </w:rPr>
              <w:t xml:space="preserve"> </w:t>
            </w:r>
            <w:r w:rsidRPr="00E60C7E">
              <w:rPr>
                <w:color w:val="000000"/>
              </w:rPr>
              <w:t>điểm</w:t>
            </w:r>
            <w:r w:rsidRPr="00E60C7E">
              <w:rPr>
                <w:color w:val="000000"/>
              </w:rPr>
              <w:t xml:space="preserve"> </w:t>
            </w:r>
            <w:r w:rsidRPr="00E60C7E">
              <w:rPr>
                <w:color w:val="000000"/>
              </w:rPr>
              <w:t>sử</w:t>
            </w:r>
            <w:r w:rsidRPr="00E60C7E">
              <w:rPr>
                <w:color w:val="000000"/>
              </w:rPr>
              <w:t xml:space="preserve"> </w:t>
            </w:r>
            <w:r w:rsidRPr="00E60C7E">
              <w:rPr>
                <w:color w:val="000000"/>
              </w:rPr>
              <w:t>dụng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E60C7E" w:rsidP="00616EC4" w14:paraId="6F9400F3" w14:textId="77777777"/>
        </w:tc>
      </w:tr>
      <w:tr w14:paraId="1C7C93EC" w14:textId="77777777" w:rsidTr="00616EC4">
        <w:tblPrEx>
          <w:tblW w:w="0" w:type="auto"/>
          <w:tblLook w:val="04A0"/>
        </w:tblPrEx>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E60C7E" w:rsidP="00616EC4" w14:paraId="2F6A94CC" w14:textId="77777777">
            <w:r w:rsidRPr="00E60C7E">
              <w:rPr>
                <w:color w:val="000000"/>
              </w:rPr>
              <w:t>ERR:26</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E60C7E" w:rsidP="00616EC4" w14:paraId="26DB19D9" w14:textId="77777777">
            <w:r w:rsidRPr="00E60C7E">
              <w:rPr>
                <w:color w:val="000000"/>
              </w:rPr>
              <w:t>Chứng</w:t>
            </w:r>
            <w:r w:rsidRPr="00E60C7E">
              <w:rPr>
                <w:color w:val="000000"/>
              </w:rPr>
              <w:t xml:space="preserve"> </w:t>
            </w:r>
            <w:r w:rsidRPr="00E60C7E">
              <w:rPr>
                <w:color w:val="000000"/>
              </w:rPr>
              <w:t>thư</w:t>
            </w:r>
            <w:r w:rsidRPr="00E60C7E">
              <w:rPr>
                <w:color w:val="000000"/>
              </w:rPr>
              <w:t xml:space="preserve"> </w:t>
            </w:r>
            <w:r w:rsidRPr="00E60C7E">
              <w:rPr>
                <w:color w:val="000000"/>
              </w:rPr>
              <w:t>số</w:t>
            </w:r>
            <w:r w:rsidRPr="00E60C7E">
              <w:rPr>
                <w:color w:val="000000"/>
              </w:rPr>
              <w:t xml:space="preserve"> </w:t>
            </w:r>
            <w:r w:rsidRPr="00E60C7E">
              <w:rPr>
                <w:color w:val="000000"/>
              </w:rPr>
              <w:t>hết</w:t>
            </w:r>
            <w:r w:rsidRPr="00E60C7E">
              <w:rPr>
                <w:color w:val="000000"/>
              </w:rPr>
              <w:t xml:space="preserve"> </w:t>
            </w:r>
            <w:r w:rsidRPr="00E60C7E">
              <w:rPr>
                <w:color w:val="000000"/>
              </w:rPr>
              <w:t>hạn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E60C7E" w:rsidP="00616EC4" w14:paraId="3E7B551A" w14:textId="77777777"/>
        </w:tc>
      </w:tr>
      <w:tr w14:paraId="4685B969" w14:textId="77777777" w:rsidTr="00616EC4">
        <w:tblPrEx>
          <w:tblW w:w="0" w:type="auto"/>
          <w:tblLook w:val="04A0"/>
        </w:tblPrEx>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E60C7E" w:rsidP="00616EC4" w14:paraId="72439787" w14:textId="77777777">
            <w:r w:rsidRPr="00E60C7E">
              <w:rPr>
                <w:color w:val="000000"/>
              </w:rPr>
              <w:t>ERR:3</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E60C7E" w:rsidP="00616EC4" w14:paraId="26190B3C" w14:textId="77777777">
            <w:r w:rsidRPr="00E60C7E">
              <w:rPr>
                <w:color w:val="000000"/>
              </w:rPr>
              <w:t>Dữ</w:t>
            </w:r>
            <w:r w:rsidRPr="00E60C7E">
              <w:rPr>
                <w:color w:val="000000"/>
              </w:rPr>
              <w:t xml:space="preserve"> </w:t>
            </w:r>
            <w:r w:rsidRPr="00E60C7E">
              <w:rPr>
                <w:color w:val="000000"/>
              </w:rPr>
              <w:t>liệu</w:t>
            </w:r>
            <w:r w:rsidRPr="00E60C7E">
              <w:rPr>
                <w:color w:val="000000"/>
              </w:rPr>
              <w:t xml:space="preserve"> xml </w:t>
            </w:r>
            <w:r w:rsidRPr="00E60C7E">
              <w:rPr>
                <w:color w:val="000000"/>
              </w:rPr>
              <w:t>đầu</w:t>
            </w:r>
            <w:r w:rsidRPr="00E60C7E">
              <w:rPr>
                <w:color w:val="000000"/>
              </w:rPr>
              <w:t xml:space="preserve"> </w:t>
            </w:r>
            <w:r w:rsidRPr="00E60C7E">
              <w:rPr>
                <w:color w:val="000000"/>
              </w:rPr>
              <w:t>vào</w:t>
            </w:r>
            <w:r w:rsidRPr="00E60C7E">
              <w:rPr>
                <w:color w:val="000000"/>
              </w:rPr>
              <w:t xml:space="preserve"> </w:t>
            </w:r>
            <w:r w:rsidRPr="00E60C7E">
              <w:rPr>
                <w:color w:val="000000"/>
              </w:rPr>
              <w:t>không</w:t>
            </w:r>
            <w:r w:rsidRPr="00E60C7E">
              <w:rPr>
                <w:color w:val="000000"/>
              </w:rPr>
              <w:t xml:space="preserve"> </w:t>
            </w:r>
            <w:r w:rsidRPr="00E60C7E">
              <w:rPr>
                <w:color w:val="000000"/>
              </w:rPr>
              <w:t>đúng</w:t>
            </w:r>
            <w:r w:rsidRPr="00E60C7E">
              <w:rPr>
                <w:color w:val="000000"/>
              </w:rPr>
              <w:t xml:space="preserve"> </w:t>
            </w:r>
            <w:r w:rsidRPr="00E60C7E">
              <w:rPr>
                <w:color w:val="000000"/>
              </w:rPr>
              <w:t>quy</w:t>
            </w:r>
            <w:r w:rsidRPr="00E60C7E">
              <w:rPr>
                <w:color w:val="000000"/>
              </w:rPr>
              <w:t xml:space="preserve"> </w:t>
            </w:r>
            <w:r w:rsidRPr="00E60C7E">
              <w:rPr>
                <w:color w:val="000000"/>
              </w:rPr>
              <w:t>định</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E60C7E" w:rsidP="00616EC4" w14:paraId="29D0B392" w14:textId="77777777"/>
        </w:tc>
      </w:tr>
      <w:tr w14:paraId="5C2A0DB1" w14:textId="77777777" w:rsidTr="00616EC4">
        <w:tblPrEx>
          <w:tblW w:w="0" w:type="auto"/>
          <w:tblLook w:val="04A0"/>
        </w:tblPrEx>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E60C7E" w:rsidP="00616EC4" w14:paraId="1326D507" w14:textId="77777777">
            <w:r w:rsidRPr="00E60C7E">
              <w:rPr>
                <w:color w:val="000000"/>
              </w:rPr>
              <w:t>ERR:10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E60C7E" w:rsidP="00616EC4" w14:paraId="53C725E3" w14:textId="77777777">
            <w:r w:rsidRPr="00E60C7E">
              <w:rPr>
                <w:color w:val="000000"/>
              </w:rPr>
              <w:t xml:space="preserve">Lô </w:t>
            </w:r>
            <w:r w:rsidRPr="00E60C7E">
              <w:rPr>
                <w:color w:val="000000"/>
              </w:rPr>
              <w:t>có</w:t>
            </w:r>
            <w:r w:rsidRPr="00E60C7E">
              <w:rPr>
                <w:color w:val="000000"/>
              </w:rPr>
              <w:t xml:space="preserve"> </w:t>
            </w:r>
            <w:r w:rsidRPr="00E60C7E">
              <w:rPr>
                <w:color w:val="000000"/>
              </w:rPr>
              <w:t>số</w:t>
            </w:r>
            <w:r w:rsidRPr="00E60C7E">
              <w:rPr>
                <w:color w:val="000000"/>
              </w:rPr>
              <w:t xml:space="preserve"> </w:t>
            </w:r>
            <w:r w:rsidRPr="00E60C7E">
              <w:rPr>
                <w:color w:val="000000"/>
              </w:rPr>
              <w:t>hóa</w:t>
            </w:r>
            <w:r w:rsidRPr="00E60C7E">
              <w:rPr>
                <w:color w:val="000000"/>
              </w:rPr>
              <w:t xml:space="preserve"> </w:t>
            </w:r>
            <w:r w:rsidRPr="00E60C7E">
              <w:rPr>
                <w:color w:val="000000"/>
              </w:rPr>
              <w:t>đơn</w:t>
            </w:r>
            <w:r w:rsidRPr="00E60C7E">
              <w:rPr>
                <w:color w:val="000000"/>
              </w:rPr>
              <w:t xml:space="preserve"> </w:t>
            </w:r>
            <w:r w:rsidRPr="00E60C7E">
              <w:rPr>
                <w:color w:val="000000"/>
              </w:rPr>
              <w:t>vượt</w:t>
            </w:r>
            <w:r w:rsidRPr="00E60C7E">
              <w:rPr>
                <w:color w:val="000000"/>
              </w:rPr>
              <w:t xml:space="preserve"> </w:t>
            </w:r>
            <w:r w:rsidRPr="00E60C7E">
              <w:rPr>
                <w:color w:val="000000"/>
              </w:rPr>
              <w:t>quá</w:t>
            </w:r>
            <w:r w:rsidRPr="00E60C7E">
              <w:rPr>
                <w:color w:val="000000"/>
              </w:rPr>
              <w:t xml:space="preserve"> </w:t>
            </w:r>
            <w:r w:rsidRPr="00E60C7E">
              <w:rPr>
                <w:color w:val="000000"/>
              </w:rPr>
              <w:t>số</w:t>
            </w:r>
            <w:r w:rsidRPr="00E60C7E">
              <w:rPr>
                <w:color w:val="000000"/>
              </w:rPr>
              <w:t xml:space="preserve"> </w:t>
            </w:r>
            <w:r w:rsidRPr="00E60C7E">
              <w:rPr>
                <w:color w:val="000000"/>
              </w:rPr>
              <w:t>lượng</w:t>
            </w:r>
            <w:r w:rsidRPr="00E60C7E">
              <w:rPr>
                <w:color w:val="000000"/>
              </w:rPr>
              <w:t xml:space="preserve"> </w:t>
            </w:r>
            <w:r w:rsidRPr="00E60C7E">
              <w:rPr>
                <w:color w:val="000000"/>
              </w:rPr>
              <w:t>tối</w:t>
            </w:r>
            <w:r w:rsidRPr="00E60C7E">
              <w:rPr>
                <w:color w:val="000000"/>
              </w:rPr>
              <w:t xml:space="preserve"> </w:t>
            </w:r>
            <w:r w:rsidRPr="00E60C7E">
              <w:rPr>
                <w:color w:val="000000"/>
              </w:rPr>
              <w:t>đa</w:t>
            </w:r>
            <w:r w:rsidRPr="00E60C7E">
              <w:rPr>
                <w:color w:val="000000"/>
              </w:rPr>
              <w:t xml:space="preserve"> </w:t>
            </w:r>
            <w:r w:rsidRPr="00E60C7E">
              <w:rPr>
                <w:color w:val="000000"/>
              </w:rPr>
              <w:t>cho</w:t>
            </w:r>
            <w:r w:rsidRPr="00E60C7E">
              <w:rPr>
                <w:color w:val="000000"/>
              </w:rPr>
              <w:t xml:space="preserve"> </w:t>
            </w:r>
            <w:r w:rsidRPr="00E60C7E">
              <w:rPr>
                <w:color w:val="000000"/>
              </w:rPr>
              <w:t>phép</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E60C7E" w:rsidP="00616EC4" w14:paraId="1A056616" w14:textId="77777777"/>
        </w:tc>
      </w:tr>
      <w:tr w14:paraId="08F71BDA" w14:textId="77777777" w:rsidTr="00616EC4">
        <w:tblPrEx>
          <w:tblW w:w="0" w:type="auto"/>
          <w:tblLook w:val="04A0"/>
        </w:tblPrEx>
        <w:trPr>
          <w:trHeight w:val="413"/>
        </w:trPr>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E60C7E" w:rsidP="00616EC4" w14:paraId="545C25E0" w14:textId="77777777">
            <w:r w:rsidRPr="00E60C7E">
              <w:rPr>
                <w:color w:val="000000"/>
              </w:rPr>
              <w:t>ERR:5</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E60C7E" w:rsidP="00616EC4" w14:paraId="6E25F5C3" w14:textId="77777777">
            <w:r w:rsidRPr="00E60C7E">
              <w:rPr>
                <w:color w:val="000000"/>
              </w:rPr>
              <w:t>Có</w:t>
            </w:r>
            <w:r w:rsidRPr="00E60C7E">
              <w:rPr>
                <w:color w:val="000000"/>
              </w:rPr>
              <w:t xml:space="preserve"> </w:t>
            </w:r>
            <w:r w:rsidRPr="00E60C7E">
              <w:rPr>
                <w:color w:val="000000"/>
              </w:rPr>
              <w:t>lỗi</w:t>
            </w:r>
            <w:r w:rsidRPr="00E60C7E">
              <w:rPr>
                <w:color w:val="000000"/>
              </w:rPr>
              <w:t xml:space="preserve"> </w:t>
            </w:r>
            <w:r w:rsidRPr="00E60C7E">
              <w:rPr>
                <w:color w:val="000000"/>
              </w:rPr>
              <w:t>xảy</w:t>
            </w:r>
            <w:r w:rsidRPr="00E60C7E">
              <w:rPr>
                <w:color w:val="000000"/>
              </w:rPr>
              <w:t xml:space="preserve"> </w:t>
            </w:r>
            <w:r w:rsidRPr="00E60C7E">
              <w:rPr>
                <w:color w:val="000000"/>
              </w:rPr>
              <w:t>ra</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E60C7E" w:rsidP="00616EC4" w14:paraId="41522F8D" w14:textId="77777777">
            <w:pPr>
              <w:jc w:val="both"/>
            </w:pPr>
            <w:r w:rsidRPr="00E60C7E">
              <w:rPr>
                <w:color w:val="000000"/>
              </w:rPr>
              <w:t>Lỗi</w:t>
            </w:r>
            <w:r w:rsidRPr="00E60C7E">
              <w:rPr>
                <w:color w:val="000000"/>
              </w:rPr>
              <w:t xml:space="preserve"> </w:t>
            </w:r>
            <w:r w:rsidRPr="00E60C7E">
              <w:rPr>
                <w:color w:val="000000"/>
              </w:rPr>
              <w:t>không</w:t>
            </w:r>
            <w:r w:rsidRPr="00E60C7E">
              <w:rPr>
                <w:color w:val="000000"/>
              </w:rPr>
              <w:t xml:space="preserve"> </w:t>
            </w:r>
            <w:r w:rsidRPr="00E60C7E">
              <w:rPr>
                <w:color w:val="000000"/>
              </w:rPr>
              <w:t>xác</w:t>
            </w:r>
            <w:r w:rsidRPr="00E60C7E">
              <w:rPr>
                <w:color w:val="000000"/>
              </w:rPr>
              <w:t xml:space="preserve"> </w:t>
            </w:r>
            <w:r w:rsidRPr="00E60C7E">
              <w:rPr>
                <w:color w:val="000000"/>
              </w:rPr>
              <w:t>định</w:t>
            </w:r>
          </w:p>
        </w:tc>
      </w:tr>
      <w:tr w14:paraId="664A05A7" w14:textId="77777777" w:rsidTr="00616EC4">
        <w:tblPrEx>
          <w:tblW w:w="0" w:type="auto"/>
          <w:tblLook w:val="04A0"/>
        </w:tblPrEx>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E60C7E" w:rsidP="00616EC4" w14:paraId="0AF435B1" w14:textId="77777777">
            <w:r w:rsidRPr="00E60C7E">
              <w:rPr>
                <w:color w:val="000000"/>
              </w:rPr>
              <w:t>ERR:30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E60C7E" w:rsidP="00616EC4" w14:paraId="55BC8351" w14:textId="77777777">
            <w:pPr>
              <w:spacing w:after="200"/>
              <w:jc w:val="both"/>
            </w:pPr>
            <w:r w:rsidRPr="00E60C7E">
              <w:rPr>
                <w:color w:val="000000"/>
              </w:rPr>
              <w:t>Tạo</w:t>
            </w:r>
            <w:r w:rsidRPr="00E60C7E">
              <w:rPr>
                <w:color w:val="000000"/>
              </w:rPr>
              <w:t xml:space="preserve"> </w:t>
            </w:r>
            <w:r w:rsidRPr="00E60C7E">
              <w:rPr>
                <w:color w:val="000000"/>
              </w:rPr>
              <w:t>mới</w:t>
            </w:r>
            <w:r w:rsidRPr="00E60C7E">
              <w:rPr>
                <w:color w:val="000000"/>
              </w:rPr>
              <w:t xml:space="preserve"> </w:t>
            </w:r>
            <w:r w:rsidRPr="00E60C7E">
              <w:rPr>
                <w:color w:val="000000"/>
              </w:rPr>
              <w:t>hóa</w:t>
            </w:r>
            <w:r w:rsidRPr="00E60C7E">
              <w:rPr>
                <w:color w:val="000000"/>
              </w:rPr>
              <w:t xml:space="preserve"> </w:t>
            </w:r>
            <w:r w:rsidRPr="00E60C7E">
              <w:rPr>
                <w:color w:val="000000"/>
              </w:rPr>
              <w:t>đơn</w:t>
            </w:r>
            <w:r w:rsidRPr="00E60C7E">
              <w:rPr>
                <w:color w:val="000000"/>
              </w:rPr>
              <w:t xml:space="preserve"> </w:t>
            </w:r>
            <w:r w:rsidRPr="00E60C7E">
              <w:rPr>
                <w:color w:val="000000"/>
              </w:rPr>
              <w:t>có</w:t>
            </w:r>
            <w:r w:rsidRPr="00E60C7E">
              <w:rPr>
                <w:color w:val="000000"/>
              </w:rPr>
              <w:t xml:space="preserve"> </w:t>
            </w:r>
            <w:r w:rsidRPr="00E60C7E">
              <w:rPr>
                <w:color w:val="000000"/>
              </w:rPr>
              <w:t>lỗi</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E60C7E" w:rsidP="00616EC4" w14:paraId="3C06A739" w14:textId="77777777"/>
        </w:tc>
      </w:tr>
      <w:tr w14:paraId="5B9D4749" w14:textId="77777777" w:rsidTr="00616EC4">
        <w:tblPrEx>
          <w:tblW w:w="0" w:type="auto"/>
          <w:tblLook w:val="04A0"/>
        </w:tblPrEx>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E60C7E" w:rsidP="00616EC4" w14:paraId="40C7D09A" w14:textId="77777777">
            <w:r w:rsidRPr="00E60C7E">
              <w:rPr>
                <w:color w:val="000000"/>
              </w:rPr>
              <w:t>Chuỗi</w:t>
            </w:r>
            <w:r w:rsidRPr="00E60C7E">
              <w:rPr>
                <w:color w:val="000000"/>
              </w:rPr>
              <w:t xml:space="preserve"> </w:t>
            </w:r>
            <w:r w:rsidRPr="00E60C7E">
              <w:rPr>
                <w:rFonts w:ascii="Consolas" w:hAnsi="Consolas"/>
                <w:color w:val="000000"/>
                <w:sz w:val="19"/>
                <w:szCs w:val="19"/>
              </w:rPr>
              <w:t>hash</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E60C7E" w:rsidP="00616EC4" w14:paraId="4C9A843A" w14:textId="77777777">
            <w:r w:rsidRPr="00E60C7E">
              <w:rPr>
                <w:color w:val="000000"/>
              </w:rPr>
              <w:t>Chuỗi</w:t>
            </w:r>
            <w:r w:rsidRPr="00E60C7E">
              <w:rPr>
                <w:color w:val="000000"/>
              </w:rPr>
              <w:t xml:space="preserve"> </w:t>
            </w:r>
            <w:r w:rsidRPr="00E60C7E">
              <w:rPr>
                <w:color w:val="000000"/>
              </w:rPr>
              <w:t>trả</w:t>
            </w:r>
            <w:r w:rsidRPr="00E60C7E">
              <w:rPr>
                <w:color w:val="000000"/>
              </w:rPr>
              <w:t xml:space="preserve"> </w:t>
            </w:r>
            <w:r w:rsidRPr="00E60C7E">
              <w:rPr>
                <w:color w:val="000000"/>
              </w:rPr>
              <w:t>về</w:t>
            </w:r>
            <w:r w:rsidRPr="00E60C7E">
              <w:rPr>
                <w:color w:val="000000"/>
              </w:rPr>
              <w:t xml:space="preserve"> </w:t>
            </w:r>
            <w:r w:rsidRPr="00E60C7E">
              <w:rPr>
                <w:color w:val="000000"/>
              </w:rPr>
              <w:t>sử</w:t>
            </w:r>
            <w:r w:rsidRPr="00E60C7E">
              <w:rPr>
                <w:color w:val="000000"/>
              </w:rPr>
              <w:t xml:space="preserve"> </w:t>
            </w:r>
            <w:r w:rsidRPr="00E60C7E">
              <w:rPr>
                <w:color w:val="000000"/>
              </w:rPr>
              <w:t>dụng</w:t>
            </w:r>
            <w:r w:rsidRPr="00E60C7E">
              <w:rPr>
                <w:color w:val="000000"/>
              </w:rPr>
              <w:t xml:space="preserve"> </w:t>
            </w:r>
            <w:r w:rsidRPr="00E60C7E">
              <w:rPr>
                <w:color w:val="000000"/>
              </w:rPr>
              <w:t>để</w:t>
            </w:r>
            <w:r w:rsidRPr="00E60C7E">
              <w:rPr>
                <w:color w:val="000000"/>
              </w:rPr>
              <w:t xml:space="preserve"> </w:t>
            </w:r>
            <w:r w:rsidRPr="00E60C7E">
              <w:rPr>
                <w:color w:val="000000"/>
              </w:rPr>
              <w:t>ký</w:t>
            </w:r>
            <w:r w:rsidRPr="00E60C7E">
              <w:rPr>
                <w:color w:val="000000"/>
              </w:rPr>
              <w:t xml:space="preserve"> </w:t>
            </w:r>
            <w:r w:rsidRPr="00E60C7E">
              <w:rPr>
                <w:color w:val="000000"/>
              </w:rPr>
              <w:t>số</w:t>
            </w:r>
            <w:r w:rsidRPr="00E60C7E">
              <w:rPr>
                <w:color w:val="000000"/>
              </w:rPr>
              <w:t xml:space="preserve"> </w:t>
            </w:r>
            <w:r w:rsidRPr="00E60C7E">
              <w:rPr>
                <w:color w:val="000000"/>
              </w:rPr>
              <w:t>smartCA</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E60C7E" w:rsidP="00616EC4" w14:paraId="5ECF8E91" w14:textId="77777777"/>
        </w:tc>
      </w:tr>
    </w:tbl>
    <w:p w:rsidR="009D1437" w:rsidRPr="00E60C7E" w:rsidP="009D1437" w14:paraId="3BC4A9F7" w14:textId="77777777">
      <w:pPr>
        <w:spacing w:after="240"/>
      </w:pPr>
    </w:p>
    <w:p w:rsidR="009D1437" w:rsidRPr="00E60C7E" w:rsidP="009D1437" w14:paraId="02B93888" w14:textId="77777777">
      <w:r w:rsidRPr="00E60C7E">
        <w:rPr>
          <w:color w:val="000000"/>
        </w:rPr>
        <w:t>Cấu</w:t>
      </w:r>
      <w:r w:rsidRPr="00E60C7E">
        <w:rPr>
          <w:color w:val="000000"/>
        </w:rPr>
        <w:t xml:space="preserve"> </w:t>
      </w:r>
      <w:r w:rsidRPr="00E60C7E">
        <w:rPr>
          <w:color w:val="000000"/>
        </w:rPr>
        <w:t>trúc</w:t>
      </w:r>
      <w:r w:rsidRPr="00E60C7E">
        <w:rPr>
          <w:color w:val="000000"/>
        </w:rPr>
        <w:t xml:space="preserve"> </w:t>
      </w:r>
      <w:r w:rsidRPr="00E60C7E">
        <w:rPr>
          <w:color w:val="000000"/>
        </w:rPr>
        <w:t>chuỗi</w:t>
      </w:r>
      <w:r w:rsidRPr="00E60C7E">
        <w:rPr>
          <w:color w:val="000000"/>
        </w:rPr>
        <w:t xml:space="preserve"> XML </w:t>
      </w:r>
      <w:r w:rsidRPr="00E60C7E">
        <w:rPr>
          <w:color w:val="000000"/>
        </w:rPr>
        <w:t>đầu</w:t>
      </w:r>
      <w:r w:rsidRPr="00E60C7E">
        <w:rPr>
          <w:color w:val="000000"/>
        </w:rPr>
        <w:t xml:space="preserve"> </w:t>
      </w:r>
      <w:r w:rsidRPr="00E60C7E">
        <w:rPr>
          <w:color w:val="000000"/>
        </w:rPr>
        <w:t>vào</w:t>
      </w:r>
      <w:r w:rsidRPr="00E60C7E">
        <w:rPr>
          <w:color w:val="000000"/>
        </w:rPr>
        <w:t xml:space="preserve"> </w:t>
      </w:r>
      <w:r w:rsidRPr="00E60C7E">
        <w:rPr>
          <w:color w:val="000000"/>
        </w:rPr>
        <w:t>của</w:t>
      </w:r>
      <w:r w:rsidRPr="00E60C7E">
        <w:rPr>
          <w:color w:val="000000"/>
        </w:rPr>
        <w:t xml:space="preserve"> </w:t>
      </w:r>
      <w:r w:rsidRPr="00E60C7E">
        <w:rPr>
          <w:color w:val="000000"/>
        </w:rPr>
        <w:t>thông</w:t>
      </w:r>
      <w:r w:rsidRPr="00E60C7E">
        <w:rPr>
          <w:color w:val="000000"/>
        </w:rPr>
        <w:t xml:space="preserve"> </w:t>
      </w:r>
      <w:r w:rsidRPr="00E60C7E">
        <w:rPr>
          <w:color w:val="000000"/>
        </w:rPr>
        <w:t>điệp</w:t>
      </w:r>
      <w:r w:rsidRPr="00E60C7E">
        <w:rPr>
          <w:color w:val="000000"/>
        </w:rPr>
        <w:t>: (</w:t>
      </w:r>
      <w:r w:rsidRPr="00E60C7E">
        <w:rPr>
          <w:color w:val="000000"/>
        </w:rPr>
        <w:t>dấu</w:t>
      </w:r>
      <w:r w:rsidRPr="00E60C7E">
        <w:rPr>
          <w:color w:val="000000"/>
        </w:rPr>
        <w:t xml:space="preserve"> * </w:t>
      </w:r>
      <w:r w:rsidRPr="00E60C7E">
        <w:rPr>
          <w:color w:val="000000"/>
        </w:rPr>
        <w:t>là</w:t>
      </w:r>
      <w:r w:rsidRPr="00E60C7E">
        <w:rPr>
          <w:color w:val="000000"/>
        </w:rPr>
        <w:t xml:space="preserve"> </w:t>
      </w:r>
      <w:r w:rsidRPr="00E60C7E">
        <w:rPr>
          <w:color w:val="000000"/>
        </w:rPr>
        <w:t>bắt</w:t>
      </w:r>
      <w:r w:rsidRPr="00E60C7E">
        <w:rPr>
          <w:color w:val="000000"/>
        </w:rPr>
        <w:t xml:space="preserve"> </w:t>
      </w:r>
      <w:r w:rsidRPr="00E60C7E">
        <w:rPr>
          <w:color w:val="000000"/>
        </w:rPr>
        <w:t>buộc</w:t>
      </w:r>
      <w:r w:rsidRPr="00E60C7E">
        <w:rPr>
          <w:color w:val="000000"/>
        </w:rPr>
        <w:t>)</w:t>
      </w:r>
    </w:p>
    <w:p w:rsidR="009D1437" w:rsidRPr="00E60C7E" w:rsidP="009D1437" w14:paraId="16BA7E0B" w14:textId="77777777">
      <w:pPr>
        <w:shd w:val="clear" w:color="auto" w:fill="1E1E1E"/>
      </w:pPr>
      <w:r w:rsidRPr="00E60C7E">
        <w:rPr>
          <w:rFonts w:ascii="Consolas" w:hAnsi="Consolas"/>
          <w:color w:val="D4D4D4"/>
          <w:sz w:val="21"/>
          <w:szCs w:val="21"/>
        </w:rPr>
        <w:t>&lt;</w:t>
      </w:r>
      <w:r w:rsidRPr="00E60C7E">
        <w:rPr>
          <w:rFonts w:ascii="Consolas" w:hAnsi="Consolas"/>
          <w:color w:val="9CDCFE"/>
          <w:sz w:val="21"/>
          <w:szCs w:val="21"/>
        </w:rPr>
        <w:t>DLTBao</w:t>
      </w:r>
      <w:r w:rsidRPr="00E60C7E">
        <w:rPr>
          <w:rFonts w:ascii="Consolas" w:hAnsi="Consolas"/>
          <w:color w:val="D4D4D4"/>
          <w:sz w:val="21"/>
          <w:szCs w:val="21"/>
        </w:rPr>
        <w:t>&gt;</w:t>
      </w:r>
    </w:p>
    <w:p w:rsidR="009D1437" w:rsidRPr="00E60C7E" w:rsidP="009D1437" w14:paraId="0B822E2A" w14:textId="77777777">
      <w:pPr>
        <w:shd w:val="clear" w:color="auto" w:fill="1E1E1E"/>
      </w:pPr>
      <w:r w:rsidRPr="00E60C7E">
        <w:rPr>
          <w:rFonts w:ascii="Consolas" w:hAnsi="Consolas"/>
          <w:color w:val="D4D4D4"/>
          <w:sz w:val="21"/>
          <w:szCs w:val="21"/>
        </w:rPr>
        <w:t>    &lt;</w:t>
      </w:r>
      <w:r w:rsidRPr="00E60C7E">
        <w:rPr>
          <w:rFonts w:ascii="Consolas" w:hAnsi="Consolas"/>
          <w:color w:val="9CDCFE"/>
          <w:sz w:val="21"/>
          <w:szCs w:val="21"/>
        </w:rPr>
        <w:t>TNNT</w:t>
      </w:r>
      <w:r w:rsidRPr="00E60C7E">
        <w:rPr>
          <w:rFonts w:ascii="Consolas" w:hAnsi="Consolas"/>
          <w:color w:val="D4D4D4"/>
          <w:sz w:val="21"/>
          <w:szCs w:val="21"/>
        </w:rPr>
        <w:t>&gt;&lt;/</w:t>
      </w:r>
      <w:r w:rsidRPr="00E60C7E">
        <w:rPr>
          <w:rFonts w:ascii="Consolas" w:hAnsi="Consolas"/>
          <w:color w:val="9CDCFE"/>
          <w:sz w:val="21"/>
          <w:szCs w:val="21"/>
        </w:rPr>
        <w:t>TNNT</w:t>
      </w:r>
      <w:r w:rsidRPr="00E60C7E">
        <w:rPr>
          <w:rFonts w:ascii="Consolas" w:hAnsi="Consolas"/>
          <w:color w:val="D4D4D4"/>
          <w:sz w:val="21"/>
          <w:szCs w:val="21"/>
        </w:rPr>
        <w:t xml:space="preserve">&gt;* </w:t>
      </w:r>
      <w:r w:rsidRPr="00E60C7E">
        <w:rPr>
          <w:rFonts w:ascii="Consolas" w:hAnsi="Consolas"/>
          <w:color w:val="6A9955"/>
          <w:sz w:val="21"/>
          <w:szCs w:val="21"/>
        </w:rPr>
        <w:t>//</w:t>
      </w:r>
      <w:r w:rsidRPr="00E60C7E">
        <w:rPr>
          <w:rFonts w:ascii="Consolas" w:hAnsi="Consolas"/>
          <w:color w:val="6A9955"/>
          <w:sz w:val="21"/>
          <w:szCs w:val="21"/>
        </w:rPr>
        <w:t>Tên</w:t>
      </w:r>
      <w:r w:rsidRPr="00E60C7E">
        <w:rPr>
          <w:rFonts w:ascii="Consolas" w:hAnsi="Consolas"/>
          <w:color w:val="6A9955"/>
          <w:sz w:val="21"/>
          <w:szCs w:val="21"/>
        </w:rPr>
        <w:t xml:space="preserve"> </w:t>
      </w:r>
      <w:r w:rsidRPr="00E60C7E">
        <w:rPr>
          <w:rFonts w:ascii="Consolas" w:hAnsi="Consolas"/>
          <w:color w:val="6A9955"/>
          <w:sz w:val="21"/>
          <w:szCs w:val="21"/>
        </w:rPr>
        <w:t>người</w:t>
      </w:r>
      <w:r w:rsidRPr="00E60C7E">
        <w:rPr>
          <w:rFonts w:ascii="Consolas" w:hAnsi="Consolas"/>
          <w:color w:val="6A9955"/>
          <w:sz w:val="21"/>
          <w:szCs w:val="21"/>
        </w:rPr>
        <w:t xml:space="preserve"> </w:t>
      </w:r>
      <w:r w:rsidRPr="00E60C7E">
        <w:rPr>
          <w:rFonts w:ascii="Consolas" w:hAnsi="Consolas"/>
          <w:color w:val="6A9955"/>
          <w:sz w:val="21"/>
          <w:szCs w:val="21"/>
        </w:rPr>
        <w:t>nộp</w:t>
      </w:r>
      <w:r w:rsidRPr="00E60C7E">
        <w:rPr>
          <w:rFonts w:ascii="Consolas" w:hAnsi="Consolas"/>
          <w:color w:val="6A9955"/>
          <w:sz w:val="21"/>
          <w:szCs w:val="21"/>
        </w:rPr>
        <w:t xml:space="preserve"> </w:t>
      </w:r>
      <w:r w:rsidRPr="00E60C7E">
        <w:rPr>
          <w:rFonts w:ascii="Consolas" w:hAnsi="Consolas"/>
          <w:color w:val="6A9955"/>
          <w:sz w:val="21"/>
          <w:szCs w:val="21"/>
        </w:rPr>
        <w:t>thuế</w:t>
      </w:r>
    </w:p>
    <w:p w:rsidR="009D1437" w:rsidRPr="00E60C7E" w:rsidP="009D1437" w14:paraId="1C31B449" w14:textId="77777777">
      <w:pPr>
        <w:shd w:val="clear" w:color="auto" w:fill="1E1E1E"/>
      </w:pPr>
      <w:r w:rsidRPr="00E60C7E">
        <w:rPr>
          <w:rFonts w:ascii="Consolas" w:hAnsi="Consolas"/>
          <w:color w:val="D4D4D4"/>
          <w:sz w:val="21"/>
          <w:szCs w:val="21"/>
        </w:rPr>
        <w:t>    &lt;</w:t>
      </w:r>
      <w:r w:rsidRPr="00E60C7E">
        <w:rPr>
          <w:rFonts w:ascii="Consolas" w:hAnsi="Consolas"/>
          <w:color w:val="9CDCFE"/>
          <w:sz w:val="21"/>
          <w:szCs w:val="21"/>
        </w:rPr>
        <w:t>TCQT</w:t>
      </w:r>
      <w:r w:rsidRPr="00E60C7E">
        <w:rPr>
          <w:rFonts w:ascii="Consolas" w:hAnsi="Consolas"/>
          <w:color w:val="D4D4D4"/>
          <w:sz w:val="21"/>
          <w:szCs w:val="21"/>
        </w:rPr>
        <w:t>&gt;&lt;/</w:t>
      </w:r>
      <w:r w:rsidRPr="00E60C7E">
        <w:rPr>
          <w:rFonts w:ascii="Consolas" w:hAnsi="Consolas"/>
          <w:color w:val="9CDCFE"/>
          <w:sz w:val="21"/>
          <w:szCs w:val="21"/>
        </w:rPr>
        <w:t>TCQT</w:t>
      </w:r>
      <w:r w:rsidRPr="00E60C7E">
        <w:rPr>
          <w:rFonts w:ascii="Consolas" w:hAnsi="Consolas"/>
          <w:color w:val="D4D4D4"/>
          <w:sz w:val="21"/>
          <w:szCs w:val="21"/>
        </w:rPr>
        <w:t>&gt;*</w:t>
      </w:r>
      <w:r w:rsidRPr="00E60C7E">
        <w:rPr>
          <w:rFonts w:ascii="Consolas" w:hAnsi="Consolas"/>
          <w:color w:val="6A9955"/>
          <w:sz w:val="21"/>
          <w:szCs w:val="21"/>
        </w:rPr>
        <w:t>//</w:t>
      </w:r>
      <w:r w:rsidRPr="00E60C7E">
        <w:rPr>
          <w:rFonts w:ascii="Consolas" w:hAnsi="Consolas"/>
          <w:color w:val="6A9955"/>
          <w:sz w:val="21"/>
          <w:szCs w:val="21"/>
        </w:rPr>
        <w:t>Tên</w:t>
      </w:r>
      <w:r w:rsidRPr="00E60C7E">
        <w:rPr>
          <w:rFonts w:ascii="Consolas" w:hAnsi="Consolas"/>
          <w:color w:val="6A9955"/>
          <w:sz w:val="21"/>
          <w:szCs w:val="21"/>
        </w:rPr>
        <w:t xml:space="preserve"> </w:t>
      </w:r>
      <w:r w:rsidRPr="00E60C7E">
        <w:rPr>
          <w:rFonts w:ascii="Consolas" w:hAnsi="Consolas"/>
          <w:color w:val="6A9955"/>
          <w:sz w:val="21"/>
          <w:szCs w:val="21"/>
        </w:rPr>
        <w:t>cơ</w:t>
      </w:r>
      <w:r w:rsidRPr="00E60C7E">
        <w:rPr>
          <w:rFonts w:ascii="Consolas" w:hAnsi="Consolas"/>
          <w:color w:val="6A9955"/>
          <w:sz w:val="21"/>
          <w:szCs w:val="21"/>
        </w:rPr>
        <w:t xml:space="preserve"> </w:t>
      </w:r>
      <w:r w:rsidRPr="00E60C7E">
        <w:rPr>
          <w:rFonts w:ascii="Consolas" w:hAnsi="Consolas"/>
          <w:color w:val="6A9955"/>
          <w:sz w:val="21"/>
          <w:szCs w:val="21"/>
        </w:rPr>
        <w:t>quan</w:t>
      </w:r>
      <w:r w:rsidRPr="00E60C7E">
        <w:rPr>
          <w:rFonts w:ascii="Consolas" w:hAnsi="Consolas"/>
          <w:color w:val="6A9955"/>
          <w:sz w:val="21"/>
          <w:szCs w:val="21"/>
        </w:rPr>
        <w:t xml:space="preserve"> </w:t>
      </w:r>
      <w:r w:rsidRPr="00E60C7E">
        <w:rPr>
          <w:rFonts w:ascii="Consolas" w:hAnsi="Consolas"/>
          <w:color w:val="6A9955"/>
          <w:sz w:val="21"/>
          <w:szCs w:val="21"/>
        </w:rPr>
        <w:t>thuế</w:t>
      </w:r>
      <w:r w:rsidRPr="00E60C7E">
        <w:rPr>
          <w:rFonts w:ascii="Consolas" w:hAnsi="Consolas"/>
          <w:color w:val="6A9955"/>
          <w:sz w:val="21"/>
          <w:szCs w:val="21"/>
        </w:rPr>
        <w:t xml:space="preserve"> (</w:t>
      </w:r>
      <w:r w:rsidRPr="00E60C7E">
        <w:rPr>
          <w:rFonts w:ascii="Consolas" w:hAnsi="Consolas"/>
          <w:color w:val="6A9955"/>
          <w:sz w:val="21"/>
          <w:szCs w:val="21"/>
        </w:rPr>
        <w:t>Tên</w:t>
      </w:r>
      <w:r w:rsidRPr="00E60C7E">
        <w:rPr>
          <w:rFonts w:ascii="Consolas" w:hAnsi="Consolas"/>
          <w:color w:val="6A9955"/>
          <w:sz w:val="21"/>
          <w:szCs w:val="21"/>
        </w:rPr>
        <w:t xml:space="preserve"> </w:t>
      </w:r>
      <w:r w:rsidRPr="00E60C7E">
        <w:rPr>
          <w:rFonts w:ascii="Consolas" w:hAnsi="Consolas"/>
          <w:color w:val="6A9955"/>
          <w:sz w:val="21"/>
          <w:szCs w:val="21"/>
        </w:rPr>
        <w:t>cơ</w:t>
      </w:r>
      <w:r w:rsidRPr="00E60C7E">
        <w:rPr>
          <w:rFonts w:ascii="Consolas" w:hAnsi="Consolas"/>
          <w:color w:val="6A9955"/>
          <w:sz w:val="21"/>
          <w:szCs w:val="21"/>
        </w:rPr>
        <w:t xml:space="preserve"> </w:t>
      </w:r>
      <w:r w:rsidRPr="00E60C7E">
        <w:rPr>
          <w:rFonts w:ascii="Consolas" w:hAnsi="Consolas"/>
          <w:color w:val="6A9955"/>
          <w:sz w:val="21"/>
          <w:szCs w:val="21"/>
        </w:rPr>
        <w:t>quan</w:t>
      </w:r>
      <w:r w:rsidRPr="00E60C7E">
        <w:rPr>
          <w:rFonts w:ascii="Consolas" w:hAnsi="Consolas"/>
          <w:color w:val="6A9955"/>
          <w:sz w:val="21"/>
          <w:szCs w:val="21"/>
        </w:rPr>
        <w:t xml:space="preserve"> </w:t>
      </w:r>
      <w:r w:rsidRPr="00E60C7E">
        <w:rPr>
          <w:rFonts w:ascii="Consolas" w:hAnsi="Consolas"/>
          <w:color w:val="6A9955"/>
          <w:sz w:val="21"/>
          <w:szCs w:val="21"/>
        </w:rPr>
        <w:t>thuế</w:t>
      </w:r>
      <w:r w:rsidRPr="00E60C7E">
        <w:rPr>
          <w:rFonts w:ascii="Consolas" w:hAnsi="Consolas"/>
          <w:color w:val="6A9955"/>
          <w:sz w:val="21"/>
          <w:szCs w:val="21"/>
        </w:rPr>
        <w:t xml:space="preserve"> </w:t>
      </w:r>
      <w:r w:rsidRPr="00E60C7E">
        <w:rPr>
          <w:rFonts w:ascii="Consolas" w:hAnsi="Consolas"/>
          <w:color w:val="6A9955"/>
          <w:sz w:val="21"/>
          <w:szCs w:val="21"/>
        </w:rPr>
        <w:t>ra</w:t>
      </w:r>
      <w:r w:rsidRPr="00E60C7E">
        <w:rPr>
          <w:rFonts w:ascii="Consolas" w:hAnsi="Consolas"/>
          <w:color w:val="6A9955"/>
          <w:sz w:val="21"/>
          <w:szCs w:val="21"/>
        </w:rPr>
        <w:t xml:space="preserve"> </w:t>
      </w:r>
      <w:r w:rsidRPr="00E60C7E">
        <w:rPr>
          <w:rFonts w:ascii="Consolas" w:hAnsi="Consolas"/>
          <w:color w:val="6A9955"/>
          <w:sz w:val="21"/>
          <w:szCs w:val="21"/>
        </w:rPr>
        <w:t>thông</w:t>
      </w:r>
      <w:r w:rsidRPr="00E60C7E">
        <w:rPr>
          <w:rFonts w:ascii="Consolas" w:hAnsi="Consolas"/>
          <w:color w:val="6A9955"/>
          <w:sz w:val="21"/>
          <w:szCs w:val="21"/>
        </w:rPr>
        <w:t xml:space="preserve"> </w:t>
      </w:r>
      <w:r w:rsidRPr="00E60C7E">
        <w:rPr>
          <w:rFonts w:ascii="Consolas" w:hAnsi="Consolas"/>
          <w:color w:val="6A9955"/>
          <w:sz w:val="21"/>
          <w:szCs w:val="21"/>
        </w:rPr>
        <w:t>báo</w:t>
      </w:r>
      <w:r w:rsidRPr="00E60C7E">
        <w:rPr>
          <w:rFonts w:ascii="Consolas" w:hAnsi="Consolas"/>
          <w:color w:val="6A9955"/>
          <w:sz w:val="21"/>
          <w:szCs w:val="21"/>
        </w:rPr>
        <w:t>)</w:t>
      </w:r>
    </w:p>
    <w:p w:rsidR="009D1437" w:rsidRPr="00E60C7E" w:rsidP="009D1437" w14:paraId="39DE22BF" w14:textId="77777777">
      <w:pPr>
        <w:shd w:val="clear" w:color="auto" w:fill="1E1E1E"/>
      </w:pPr>
      <w:r w:rsidRPr="00E60C7E">
        <w:rPr>
          <w:rFonts w:ascii="Consolas" w:hAnsi="Consolas"/>
          <w:color w:val="D4D4D4"/>
          <w:sz w:val="21"/>
          <w:szCs w:val="21"/>
        </w:rPr>
        <w:t>    &lt;</w:t>
      </w:r>
      <w:r w:rsidRPr="00E60C7E">
        <w:rPr>
          <w:rFonts w:ascii="Consolas" w:hAnsi="Consolas"/>
          <w:color w:val="9CDCFE"/>
          <w:sz w:val="21"/>
          <w:szCs w:val="21"/>
        </w:rPr>
        <w:t>NTBao</w:t>
      </w:r>
      <w:r w:rsidRPr="00E60C7E">
        <w:rPr>
          <w:rFonts w:ascii="Consolas" w:hAnsi="Consolas"/>
          <w:color w:val="D4D4D4"/>
          <w:sz w:val="21"/>
          <w:szCs w:val="21"/>
        </w:rPr>
        <w:t>&gt;&lt;/</w:t>
      </w:r>
      <w:r w:rsidRPr="00E60C7E">
        <w:rPr>
          <w:rFonts w:ascii="Consolas" w:hAnsi="Consolas"/>
          <w:color w:val="9CDCFE"/>
          <w:sz w:val="21"/>
          <w:szCs w:val="21"/>
        </w:rPr>
        <w:t>NTBao</w:t>
      </w:r>
      <w:r w:rsidRPr="00E60C7E">
        <w:rPr>
          <w:rFonts w:ascii="Consolas" w:hAnsi="Consolas"/>
          <w:color w:val="D4D4D4"/>
          <w:sz w:val="21"/>
          <w:szCs w:val="21"/>
        </w:rPr>
        <w:t>&gt;*</w:t>
      </w:r>
      <w:r w:rsidRPr="00E60C7E">
        <w:rPr>
          <w:rFonts w:ascii="Consolas" w:hAnsi="Consolas"/>
          <w:color w:val="6A9955"/>
          <w:sz w:val="21"/>
          <w:szCs w:val="21"/>
        </w:rPr>
        <w:t>//</w:t>
      </w:r>
      <w:r w:rsidRPr="00E60C7E">
        <w:rPr>
          <w:rFonts w:ascii="Consolas" w:hAnsi="Consolas"/>
          <w:color w:val="6A9955"/>
          <w:sz w:val="21"/>
          <w:szCs w:val="21"/>
        </w:rPr>
        <w:t>Ngày</w:t>
      </w:r>
      <w:r w:rsidRPr="00E60C7E">
        <w:rPr>
          <w:rFonts w:ascii="Consolas" w:hAnsi="Consolas"/>
          <w:color w:val="6A9955"/>
          <w:sz w:val="21"/>
          <w:szCs w:val="21"/>
        </w:rPr>
        <w:t xml:space="preserve"> </w:t>
      </w:r>
      <w:r w:rsidRPr="00E60C7E">
        <w:rPr>
          <w:rFonts w:ascii="Consolas" w:hAnsi="Consolas"/>
          <w:color w:val="6A9955"/>
          <w:sz w:val="21"/>
          <w:szCs w:val="21"/>
        </w:rPr>
        <w:t>thông</w:t>
      </w:r>
      <w:r w:rsidRPr="00E60C7E">
        <w:rPr>
          <w:rFonts w:ascii="Consolas" w:hAnsi="Consolas"/>
          <w:color w:val="6A9955"/>
          <w:sz w:val="21"/>
          <w:szCs w:val="21"/>
        </w:rPr>
        <w:t xml:space="preserve"> </w:t>
      </w:r>
      <w:r w:rsidRPr="00E60C7E">
        <w:rPr>
          <w:rFonts w:ascii="Consolas" w:hAnsi="Consolas"/>
          <w:color w:val="6A9955"/>
          <w:sz w:val="21"/>
          <w:szCs w:val="21"/>
        </w:rPr>
        <w:t>báo</w:t>
      </w:r>
    </w:p>
    <w:p w:rsidR="009D1437" w:rsidRPr="00E60C7E" w:rsidP="009D1437" w14:paraId="19E7C524" w14:textId="77777777">
      <w:pPr>
        <w:shd w:val="clear" w:color="auto" w:fill="1E1E1E"/>
      </w:pPr>
      <w:r w:rsidRPr="00E60C7E">
        <w:rPr>
          <w:rFonts w:ascii="Consolas" w:hAnsi="Consolas"/>
          <w:color w:val="D4D4D4"/>
          <w:sz w:val="21"/>
          <w:szCs w:val="21"/>
        </w:rPr>
        <w:t>    &lt;</w:t>
      </w:r>
      <w:r w:rsidRPr="00E60C7E">
        <w:rPr>
          <w:rFonts w:ascii="Consolas" w:hAnsi="Consolas"/>
          <w:color w:val="9CDCFE"/>
          <w:sz w:val="21"/>
          <w:szCs w:val="21"/>
        </w:rPr>
        <w:t>DDanh</w:t>
      </w:r>
      <w:r w:rsidRPr="00E60C7E">
        <w:rPr>
          <w:rFonts w:ascii="Consolas" w:hAnsi="Consolas"/>
          <w:color w:val="D4D4D4"/>
          <w:sz w:val="21"/>
          <w:szCs w:val="21"/>
        </w:rPr>
        <w:t>&gt;&lt;/</w:t>
      </w:r>
      <w:r w:rsidRPr="00E60C7E">
        <w:rPr>
          <w:rFonts w:ascii="Consolas" w:hAnsi="Consolas"/>
          <w:color w:val="9CDCFE"/>
          <w:sz w:val="21"/>
          <w:szCs w:val="21"/>
        </w:rPr>
        <w:t>DDanh</w:t>
      </w:r>
      <w:r w:rsidRPr="00E60C7E">
        <w:rPr>
          <w:rFonts w:ascii="Consolas" w:hAnsi="Consolas"/>
          <w:color w:val="D4D4D4"/>
          <w:sz w:val="21"/>
          <w:szCs w:val="21"/>
        </w:rPr>
        <w:t>&gt;*</w:t>
      </w:r>
      <w:r w:rsidRPr="00E60C7E">
        <w:rPr>
          <w:rFonts w:ascii="Consolas" w:hAnsi="Consolas"/>
          <w:color w:val="6A9955"/>
          <w:sz w:val="21"/>
          <w:szCs w:val="21"/>
        </w:rPr>
        <w:t>//</w:t>
      </w:r>
      <w:r w:rsidRPr="00E60C7E">
        <w:rPr>
          <w:rFonts w:ascii="Consolas" w:hAnsi="Consolas"/>
          <w:color w:val="6A9955"/>
          <w:sz w:val="21"/>
          <w:szCs w:val="21"/>
        </w:rPr>
        <w:t>Địa</w:t>
      </w:r>
      <w:r w:rsidRPr="00E60C7E">
        <w:rPr>
          <w:rFonts w:ascii="Consolas" w:hAnsi="Consolas"/>
          <w:color w:val="6A9955"/>
          <w:sz w:val="21"/>
          <w:szCs w:val="21"/>
        </w:rPr>
        <w:t xml:space="preserve"> </w:t>
      </w:r>
      <w:r w:rsidRPr="00E60C7E">
        <w:rPr>
          <w:rFonts w:ascii="Consolas" w:hAnsi="Consolas"/>
          <w:color w:val="6A9955"/>
          <w:sz w:val="21"/>
          <w:szCs w:val="21"/>
        </w:rPr>
        <w:t>danh</w:t>
      </w:r>
    </w:p>
    <w:p w:rsidR="009D1437" w:rsidRPr="00E60C7E" w:rsidP="009D1437" w14:paraId="6B82C20E" w14:textId="77777777">
      <w:pPr>
        <w:shd w:val="clear" w:color="auto" w:fill="1E1E1E"/>
      </w:pPr>
      <w:r w:rsidRPr="00E60C7E">
        <w:rPr>
          <w:rFonts w:ascii="Consolas" w:hAnsi="Consolas"/>
          <w:color w:val="D4D4D4"/>
          <w:sz w:val="21"/>
          <w:szCs w:val="21"/>
        </w:rPr>
        <w:t>    &lt;</w:t>
      </w:r>
      <w:r w:rsidRPr="00E60C7E">
        <w:rPr>
          <w:rFonts w:ascii="Consolas" w:hAnsi="Consolas"/>
          <w:color w:val="9CDCFE"/>
          <w:sz w:val="21"/>
          <w:szCs w:val="21"/>
        </w:rPr>
        <w:t>Loai</w:t>
      </w:r>
      <w:r w:rsidRPr="00E60C7E">
        <w:rPr>
          <w:rFonts w:ascii="Consolas" w:hAnsi="Consolas"/>
          <w:color w:val="D4D4D4"/>
          <w:sz w:val="21"/>
          <w:szCs w:val="21"/>
        </w:rPr>
        <w:t>&gt; &lt;/</w:t>
      </w:r>
      <w:r w:rsidRPr="00E60C7E">
        <w:rPr>
          <w:rFonts w:ascii="Consolas" w:hAnsi="Consolas"/>
          <w:color w:val="9CDCFE"/>
          <w:sz w:val="21"/>
          <w:szCs w:val="21"/>
        </w:rPr>
        <w:t>Loai</w:t>
      </w:r>
      <w:r w:rsidRPr="00E60C7E">
        <w:rPr>
          <w:rFonts w:ascii="Consolas" w:hAnsi="Consolas"/>
          <w:color w:val="D4D4D4"/>
          <w:sz w:val="21"/>
          <w:szCs w:val="21"/>
        </w:rPr>
        <w:t>&gt;*</w:t>
      </w:r>
      <w:r w:rsidRPr="00E60C7E">
        <w:rPr>
          <w:rFonts w:ascii="Consolas" w:hAnsi="Consolas"/>
          <w:color w:val="6A9955"/>
          <w:sz w:val="21"/>
          <w:szCs w:val="21"/>
        </w:rPr>
        <w:t>//</w:t>
      </w:r>
      <w:r w:rsidRPr="00E60C7E">
        <w:rPr>
          <w:rFonts w:ascii="Consolas" w:hAnsi="Consolas"/>
          <w:color w:val="6A9955"/>
          <w:sz w:val="21"/>
          <w:szCs w:val="21"/>
        </w:rPr>
        <w:t>Loại</w:t>
      </w:r>
      <w:r w:rsidRPr="00E60C7E">
        <w:rPr>
          <w:rFonts w:ascii="Consolas" w:hAnsi="Consolas"/>
          <w:color w:val="6A9955"/>
          <w:sz w:val="21"/>
          <w:szCs w:val="21"/>
        </w:rPr>
        <w:t xml:space="preserve"> (</w:t>
      </w:r>
      <w:r w:rsidRPr="00E60C7E">
        <w:rPr>
          <w:rFonts w:ascii="Consolas" w:hAnsi="Consolas"/>
          <w:color w:val="6A9955"/>
          <w:sz w:val="21"/>
          <w:szCs w:val="21"/>
        </w:rPr>
        <w:t>Loại</w:t>
      </w:r>
      <w:r w:rsidRPr="00E60C7E">
        <w:rPr>
          <w:rFonts w:ascii="Consolas" w:hAnsi="Consolas"/>
          <w:color w:val="6A9955"/>
          <w:sz w:val="21"/>
          <w:szCs w:val="21"/>
        </w:rPr>
        <w:t xml:space="preserve"> </w:t>
      </w:r>
      <w:r w:rsidRPr="00E60C7E">
        <w:rPr>
          <w:rFonts w:ascii="Consolas" w:hAnsi="Consolas"/>
          <w:color w:val="6A9955"/>
          <w:sz w:val="21"/>
          <w:szCs w:val="21"/>
        </w:rPr>
        <w:t>thông</w:t>
      </w:r>
      <w:r w:rsidRPr="00E60C7E">
        <w:rPr>
          <w:rFonts w:ascii="Consolas" w:hAnsi="Consolas"/>
          <w:color w:val="6A9955"/>
          <w:sz w:val="21"/>
          <w:szCs w:val="21"/>
        </w:rPr>
        <w:t xml:space="preserve"> </w:t>
      </w:r>
      <w:r w:rsidRPr="00E60C7E">
        <w:rPr>
          <w:rFonts w:ascii="Consolas" w:hAnsi="Consolas"/>
          <w:color w:val="6A9955"/>
          <w:sz w:val="21"/>
          <w:szCs w:val="21"/>
        </w:rPr>
        <w:t>báo</w:t>
      </w:r>
      <w:r w:rsidRPr="00E60C7E">
        <w:rPr>
          <w:rFonts w:ascii="Consolas" w:hAnsi="Consolas"/>
          <w:color w:val="6A9955"/>
          <w:sz w:val="21"/>
          <w:szCs w:val="21"/>
        </w:rPr>
        <w:t xml:space="preserve">) (1: Thông </w:t>
      </w:r>
      <w:r w:rsidRPr="00E60C7E">
        <w:rPr>
          <w:rFonts w:ascii="Consolas" w:hAnsi="Consolas"/>
          <w:color w:val="6A9955"/>
          <w:sz w:val="21"/>
          <w:szCs w:val="21"/>
        </w:rPr>
        <w:t>báo</w:t>
      </w:r>
      <w:r w:rsidRPr="00E60C7E">
        <w:rPr>
          <w:rFonts w:ascii="Consolas" w:hAnsi="Consolas"/>
          <w:color w:val="6A9955"/>
          <w:sz w:val="21"/>
          <w:szCs w:val="21"/>
        </w:rPr>
        <w:t xml:space="preserve"> </w:t>
      </w:r>
      <w:r w:rsidRPr="00E60C7E">
        <w:rPr>
          <w:rFonts w:ascii="Consolas" w:hAnsi="Consolas"/>
          <w:color w:val="6A9955"/>
          <w:sz w:val="21"/>
          <w:szCs w:val="21"/>
        </w:rPr>
        <w:t>hủy</w:t>
      </w:r>
      <w:r w:rsidRPr="00E60C7E">
        <w:rPr>
          <w:rFonts w:ascii="Consolas" w:hAnsi="Consolas"/>
          <w:color w:val="6A9955"/>
          <w:sz w:val="21"/>
          <w:szCs w:val="21"/>
        </w:rPr>
        <w:t>/</w:t>
      </w:r>
      <w:r w:rsidRPr="00E60C7E">
        <w:rPr>
          <w:rFonts w:ascii="Consolas" w:hAnsi="Consolas"/>
          <w:color w:val="6A9955"/>
          <w:sz w:val="21"/>
          <w:szCs w:val="21"/>
        </w:rPr>
        <w:t>giải</w:t>
      </w:r>
      <w:r w:rsidRPr="00E60C7E">
        <w:rPr>
          <w:rFonts w:ascii="Consolas" w:hAnsi="Consolas"/>
          <w:color w:val="6A9955"/>
          <w:sz w:val="21"/>
          <w:szCs w:val="21"/>
        </w:rPr>
        <w:t xml:space="preserve"> </w:t>
      </w:r>
      <w:r w:rsidRPr="00E60C7E">
        <w:rPr>
          <w:rFonts w:ascii="Consolas" w:hAnsi="Consolas"/>
          <w:color w:val="6A9955"/>
          <w:sz w:val="21"/>
          <w:szCs w:val="21"/>
        </w:rPr>
        <w:t>trình</w:t>
      </w:r>
      <w:r w:rsidRPr="00E60C7E">
        <w:rPr>
          <w:rFonts w:ascii="Consolas" w:hAnsi="Consolas"/>
          <w:color w:val="6A9955"/>
          <w:sz w:val="21"/>
          <w:szCs w:val="21"/>
        </w:rPr>
        <w:t xml:space="preserve"> </w:t>
      </w:r>
      <w:r w:rsidRPr="00E60C7E">
        <w:rPr>
          <w:rFonts w:ascii="Consolas" w:hAnsi="Consolas"/>
          <w:color w:val="6A9955"/>
          <w:sz w:val="21"/>
          <w:szCs w:val="21"/>
        </w:rPr>
        <w:t>của</w:t>
      </w:r>
      <w:r w:rsidRPr="00E60C7E">
        <w:rPr>
          <w:rFonts w:ascii="Consolas" w:hAnsi="Consolas"/>
          <w:color w:val="6A9955"/>
          <w:sz w:val="21"/>
          <w:szCs w:val="21"/>
        </w:rPr>
        <w:t xml:space="preserve"> NNT, 2: Thông </w:t>
      </w:r>
      <w:r w:rsidRPr="00E60C7E">
        <w:rPr>
          <w:rFonts w:ascii="Consolas" w:hAnsi="Consolas"/>
          <w:color w:val="6A9955"/>
          <w:sz w:val="21"/>
          <w:szCs w:val="21"/>
        </w:rPr>
        <w:t>báo</w:t>
      </w:r>
      <w:r w:rsidRPr="00E60C7E">
        <w:rPr>
          <w:rFonts w:ascii="Consolas" w:hAnsi="Consolas"/>
          <w:color w:val="6A9955"/>
          <w:sz w:val="21"/>
          <w:szCs w:val="21"/>
        </w:rPr>
        <w:t xml:space="preserve"> </w:t>
      </w:r>
      <w:r w:rsidRPr="00E60C7E">
        <w:rPr>
          <w:rFonts w:ascii="Consolas" w:hAnsi="Consolas"/>
          <w:color w:val="6A9955"/>
          <w:sz w:val="21"/>
          <w:szCs w:val="21"/>
        </w:rPr>
        <w:t>hủy</w:t>
      </w:r>
      <w:r w:rsidRPr="00E60C7E">
        <w:rPr>
          <w:rFonts w:ascii="Consolas" w:hAnsi="Consolas"/>
          <w:color w:val="6A9955"/>
          <w:sz w:val="21"/>
          <w:szCs w:val="21"/>
        </w:rPr>
        <w:t>/</w:t>
      </w:r>
      <w:r w:rsidRPr="00E60C7E">
        <w:rPr>
          <w:rFonts w:ascii="Consolas" w:hAnsi="Consolas"/>
          <w:color w:val="6A9955"/>
          <w:sz w:val="21"/>
          <w:szCs w:val="21"/>
        </w:rPr>
        <w:t>giải</w:t>
      </w:r>
      <w:r w:rsidRPr="00E60C7E">
        <w:rPr>
          <w:rFonts w:ascii="Consolas" w:hAnsi="Consolas"/>
          <w:color w:val="6A9955"/>
          <w:sz w:val="21"/>
          <w:szCs w:val="21"/>
        </w:rPr>
        <w:t xml:space="preserve"> </w:t>
      </w:r>
      <w:r w:rsidRPr="00E60C7E">
        <w:rPr>
          <w:rFonts w:ascii="Consolas" w:hAnsi="Consolas"/>
          <w:color w:val="6A9955"/>
          <w:sz w:val="21"/>
          <w:szCs w:val="21"/>
        </w:rPr>
        <w:t>trình</w:t>
      </w:r>
      <w:r w:rsidRPr="00E60C7E">
        <w:rPr>
          <w:rFonts w:ascii="Consolas" w:hAnsi="Consolas"/>
          <w:color w:val="6A9955"/>
          <w:sz w:val="21"/>
          <w:szCs w:val="21"/>
        </w:rPr>
        <w:t xml:space="preserve"> </w:t>
      </w:r>
      <w:r w:rsidRPr="00E60C7E">
        <w:rPr>
          <w:rFonts w:ascii="Consolas" w:hAnsi="Consolas"/>
          <w:color w:val="6A9955"/>
          <w:sz w:val="21"/>
          <w:szCs w:val="21"/>
        </w:rPr>
        <w:t>của</w:t>
      </w:r>
      <w:r w:rsidRPr="00E60C7E">
        <w:rPr>
          <w:rFonts w:ascii="Consolas" w:hAnsi="Consolas"/>
          <w:color w:val="6A9955"/>
          <w:sz w:val="21"/>
          <w:szCs w:val="21"/>
        </w:rPr>
        <w:t xml:space="preserve"> NNT </w:t>
      </w:r>
      <w:r w:rsidRPr="00E60C7E">
        <w:rPr>
          <w:rFonts w:ascii="Consolas" w:hAnsi="Consolas"/>
          <w:color w:val="6A9955"/>
          <w:sz w:val="21"/>
          <w:szCs w:val="21"/>
        </w:rPr>
        <w:t>theo</w:t>
      </w:r>
      <w:r w:rsidRPr="00E60C7E">
        <w:rPr>
          <w:rFonts w:ascii="Consolas" w:hAnsi="Consolas"/>
          <w:color w:val="6A9955"/>
          <w:sz w:val="21"/>
          <w:szCs w:val="21"/>
        </w:rPr>
        <w:t xml:space="preserve"> </w:t>
      </w:r>
      <w:r w:rsidRPr="00E60C7E">
        <w:rPr>
          <w:rFonts w:ascii="Consolas" w:hAnsi="Consolas"/>
          <w:color w:val="6A9955"/>
          <w:sz w:val="21"/>
          <w:szCs w:val="21"/>
        </w:rPr>
        <w:t>thông</w:t>
      </w:r>
      <w:r w:rsidRPr="00E60C7E">
        <w:rPr>
          <w:rFonts w:ascii="Consolas" w:hAnsi="Consolas"/>
          <w:color w:val="6A9955"/>
          <w:sz w:val="21"/>
          <w:szCs w:val="21"/>
        </w:rPr>
        <w:t xml:space="preserve"> </w:t>
      </w:r>
      <w:r w:rsidRPr="00E60C7E">
        <w:rPr>
          <w:rFonts w:ascii="Consolas" w:hAnsi="Consolas"/>
          <w:color w:val="6A9955"/>
          <w:sz w:val="21"/>
          <w:szCs w:val="21"/>
        </w:rPr>
        <w:t>báo</w:t>
      </w:r>
      <w:r w:rsidRPr="00E60C7E">
        <w:rPr>
          <w:rFonts w:ascii="Consolas" w:hAnsi="Consolas"/>
          <w:color w:val="6A9955"/>
          <w:sz w:val="21"/>
          <w:szCs w:val="21"/>
        </w:rPr>
        <w:t xml:space="preserve"> </w:t>
      </w:r>
      <w:r w:rsidRPr="00E60C7E">
        <w:rPr>
          <w:rFonts w:ascii="Consolas" w:hAnsi="Consolas"/>
          <w:color w:val="6A9955"/>
          <w:sz w:val="21"/>
          <w:szCs w:val="21"/>
        </w:rPr>
        <w:t>của</w:t>
      </w:r>
      <w:r w:rsidRPr="00E60C7E">
        <w:rPr>
          <w:rFonts w:ascii="Consolas" w:hAnsi="Consolas"/>
          <w:color w:val="6A9955"/>
          <w:sz w:val="21"/>
          <w:szCs w:val="21"/>
        </w:rPr>
        <w:t xml:space="preserve"> CQT) </w:t>
      </w:r>
    </w:p>
    <w:p w:rsidR="009D1437" w:rsidRPr="00E60C7E" w:rsidP="009D1437" w14:paraId="125B73F9" w14:textId="77777777">
      <w:pPr>
        <w:shd w:val="clear" w:color="auto" w:fill="1E1E1E"/>
      </w:pPr>
      <w:r w:rsidRPr="00E60C7E">
        <w:rPr>
          <w:rFonts w:ascii="Consolas" w:hAnsi="Consolas"/>
          <w:color w:val="D4D4D4"/>
          <w:sz w:val="21"/>
          <w:szCs w:val="21"/>
        </w:rPr>
        <w:t>    &lt;</w:t>
      </w:r>
      <w:r w:rsidRPr="00E60C7E">
        <w:rPr>
          <w:rFonts w:ascii="Consolas" w:hAnsi="Consolas"/>
          <w:color w:val="9CDCFE"/>
          <w:sz w:val="21"/>
          <w:szCs w:val="21"/>
        </w:rPr>
        <w:t>So</w:t>
      </w:r>
      <w:r w:rsidRPr="00E60C7E">
        <w:rPr>
          <w:rFonts w:ascii="Consolas" w:hAnsi="Consolas"/>
          <w:color w:val="D4D4D4"/>
          <w:sz w:val="21"/>
          <w:szCs w:val="21"/>
        </w:rPr>
        <w:t>&gt;&lt;/</w:t>
      </w:r>
      <w:r w:rsidRPr="00E60C7E">
        <w:rPr>
          <w:rFonts w:ascii="Consolas" w:hAnsi="Consolas"/>
          <w:color w:val="9CDCFE"/>
          <w:sz w:val="21"/>
          <w:szCs w:val="21"/>
        </w:rPr>
        <w:t>So</w:t>
      </w:r>
      <w:r w:rsidRPr="00E60C7E">
        <w:rPr>
          <w:rFonts w:ascii="Consolas" w:hAnsi="Consolas"/>
          <w:color w:val="D4D4D4"/>
          <w:sz w:val="21"/>
          <w:szCs w:val="21"/>
        </w:rPr>
        <w:t xml:space="preserve">&gt; </w:t>
      </w:r>
      <w:r w:rsidRPr="00E60C7E">
        <w:rPr>
          <w:rFonts w:ascii="Consolas" w:hAnsi="Consolas"/>
          <w:color w:val="6A9955"/>
          <w:sz w:val="21"/>
          <w:szCs w:val="21"/>
        </w:rPr>
        <w:t>//</w:t>
      </w:r>
      <w:r w:rsidRPr="00E60C7E">
        <w:rPr>
          <w:rFonts w:ascii="Consolas" w:hAnsi="Consolas"/>
          <w:color w:val="6A9955"/>
          <w:sz w:val="21"/>
          <w:szCs w:val="21"/>
        </w:rPr>
        <w:t>Số</w:t>
      </w:r>
      <w:r w:rsidRPr="00E60C7E">
        <w:rPr>
          <w:rFonts w:ascii="Consolas" w:hAnsi="Consolas"/>
          <w:color w:val="6A9955"/>
          <w:sz w:val="21"/>
          <w:szCs w:val="21"/>
        </w:rPr>
        <w:t xml:space="preserve"> </w:t>
      </w:r>
      <w:r w:rsidRPr="00E60C7E">
        <w:rPr>
          <w:rFonts w:ascii="Consolas" w:hAnsi="Consolas"/>
          <w:color w:val="6A9955"/>
          <w:sz w:val="21"/>
          <w:szCs w:val="21"/>
        </w:rPr>
        <w:t>thông</w:t>
      </w:r>
      <w:r w:rsidRPr="00E60C7E">
        <w:rPr>
          <w:rFonts w:ascii="Consolas" w:hAnsi="Consolas"/>
          <w:color w:val="6A9955"/>
          <w:sz w:val="21"/>
          <w:szCs w:val="21"/>
        </w:rPr>
        <w:t xml:space="preserve"> </w:t>
      </w:r>
      <w:r w:rsidRPr="00E60C7E">
        <w:rPr>
          <w:rFonts w:ascii="Consolas" w:hAnsi="Consolas"/>
          <w:color w:val="6A9955"/>
          <w:sz w:val="21"/>
          <w:szCs w:val="21"/>
        </w:rPr>
        <w:t>báo</w:t>
      </w:r>
      <w:r w:rsidRPr="00E60C7E">
        <w:rPr>
          <w:rFonts w:ascii="Consolas" w:hAnsi="Consolas"/>
          <w:color w:val="6A9955"/>
          <w:sz w:val="21"/>
          <w:szCs w:val="21"/>
        </w:rPr>
        <w:t xml:space="preserve"> </w:t>
      </w:r>
      <w:r w:rsidRPr="00E60C7E">
        <w:rPr>
          <w:rFonts w:ascii="Consolas" w:hAnsi="Consolas"/>
          <w:color w:val="6A9955"/>
          <w:sz w:val="21"/>
          <w:szCs w:val="21"/>
        </w:rPr>
        <w:t>của</w:t>
      </w:r>
      <w:r w:rsidRPr="00E60C7E">
        <w:rPr>
          <w:rFonts w:ascii="Consolas" w:hAnsi="Consolas"/>
          <w:color w:val="6A9955"/>
          <w:sz w:val="21"/>
          <w:szCs w:val="21"/>
        </w:rPr>
        <w:t xml:space="preserve"> CQT. </w:t>
      </w:r>
      <w:r w:rsidRPr="00E60C7E">
        <w:rPr>
          <w:rFonts w:ascii="Consolas" w:hAnsi="Consolas"/>
          <w:color w:val="6A9955"/>
          <w:sz w:val="21"/>
          <w:szCs w:val="21"/>
        </w:rPr>
        <w:t>Bắt</w:t>
      </w:r>
      <w:r w:rsidRPr="00E60C7E">
        <w:rPr>
          <w:rFonts w:ascii="Consolas" w:hAnsi="Consolas"/>
          <w:color w:val="6A9955"/>
          <w:sz w:val="21"/>
          <w:szCs w:val="21"/>
        </w:rPr>
        <w:t xml:space="preserve"> </w:t>
      </w:r>
      <w:r w:rsidRPr="00E60C7E">
        <w:rPr>
          <w:rFonts w:ascii="Consolas" w:hAnsi="Consolas"/>
          <w:color w:val="6A9955"/>
          <w:sz w:val="21"/>
          <w:szCs w:val="21"/>
        </w:rPr>
        <w:t>buộc</w:t>
      </w:r>
      <w:r w:rsidRPr="00E60C7E">
        <w:rPr>
          <w:rFonts w:ascii="Consolas" w:hAnsi="Consolas"/>
          <w:color w:val="6A9955"/>
          <w:sz w:val="21"/>
          <w:szCs w:val="21"/>
        </w:rPr>
        <w:t xml:space="preserve"> (</w:t>
      </w:r>
      <w:r w:rsidRPr="00E60C7E">
        <w:rPr>
          <w:rFonts w:ascii="Consolas" w:hAnsi="Consolas"/>
          <w:color w:val="6A9955"/>
          <w:sz w:val="21"/>
          <w:szCs w:val="21"/>
        </w:rPr>
        <w:t>Đối</w:t>
      </w:r>
      <w:r w:rsidRPr="00E60C7E">
        <w:rPr>
          <w:rFonts w:ascii="Consolas" w:hAnsi="Consolas"/>
          <w:color w:val="6A9955"/>
          <w:sz w:val="21"/>
          <w:szCs w:val="21"/>
        </w:rPr>
        <w:t xml:space="preserve"> </w:t>
      </w:r>
      <w:r w:rsidRPr="00E60C7E">
        <w:rPr>
          <w:rFonts w:ascii="Consolas" w:hAnsi="Consolas"/>
          <w:color w:val="6A9955"/>
          <w:sz w:val="21"/>
          <w:szCs w:val="21"/>
        </w:rPr>
        <w:t>với</w:t>
      </w:r>
      <w:r w:rsidRPr="00E60C7E">
        <w:rPr>
          <w:rFonts w:ascii="Consolas" w:hAnsi="Consolas"/>
          <w:color w:val="6A9955"/>
          <w:sz w:val="21"/>
          <w:szCs w:val="21"/>
        </w:rPr>
        <w:t xml:space="preserve"> </w:t>
      </w:r>
      <w:r w:rsidRPr="00E60C7E">
        <w:rPr>
          <w:rFonts w:ascii="Consolas" w:hAnsi="Consolas"/>
          <w:color w:val="6A9955"/>
          <w:sz w:val="21"/>
          <w:szCs w:val="21"/>
        </w:rPr>
        <w:t>Loại</w:t>
      </w:r>
      <w:r w:rsidRPr="00E60C7E">
        <w:rPr>
          <w:rFonts w:ascii="Consolas" w:hAnsi="Consolas"/>
          <w:color w:val="6A9955"/>
          <w:sz w:val="21"/>
          <w:szCs w:val="21"/>
        </w:rPr>
        <w:t xml:space="preserve">=2: Thông </w:t>
      </w:r>
      <w:r w:rsidRPr="00E60C7E">
        <w:rPr>
          <w:rFonts w:ascii="Consolas" w:hAnsi="Consolas"/>
          <w:color w:val="6A9955"/>
          <w:sz w:val="21"/>
          <w:szCs w:val="21"/>
        </w:rPr>
        <w:t>báo</w:t>
      </w:r>
      <w:r w:rsidRPr="00E60C7E">
        <w:rPr>
          <w:rFonts w:ascii="Consolas" w:hAnsi="Consolas"/>
          <w:color w:val="6A9955"/>
          <w:sz w:val="21"/>
          <w:szCs w:val="21"/>
        </w:rPr>
        <w:t xml:space="preserve"> </w:t>
      </w:r>
      <w:r w:rsidRPr="00E60C7E">
        <w:rPr>
          <w:rFonts w:ascii="Consolas" w:hAnsi="Consolas"/>
          <w:color w:val="6A9955"/>
          <w:sz w:val="21"/>
          <w:szCs w:val="21"/>
        </w:rPr>
        <w:t>hủy</w:t>
      </w:r>
      <w:r w:rsidRPr="00E60C7E">
        <w:rPr>
          <w:rFonts w:ascii="Consolas" w:hAnsi="Consolas"/>
          <w:color w:val="6A9955"/>
          <w:sz w:val="21"/>
          <w:szCs w:val="21"/>
        </w:rPr>
        <w:t>/</w:t>
      </w:r>
      <w:r w:rsidRPr="00E60C7E">
        <w:rPr>
          <w:rFonts w:ascii="Consolas" w:hAnsi="Consolas"/>
          <w:color w:val="6A9955"/>
          <w:sz w:val="21"/>
          <w:szCs w:val="21"/>
        </w:rPr>
        <w:t>giải</w:t>
      </w:r>
      <w:r w:rsidRPr="00E60C7E">
        <w:rPr>
          <w:rFonts w:ascii="Consolas" w:hAnsi="Consolas"/>
          <w:color w:val="6A9955"/>
          <w:sz w:val="21"/>
          <w:szCs w:val="21"/>
        </w:rPr>
        <w:t xml:space="preserve"> </w:t>
      </w:r>
      <w:r w:rsidRPr="00E60C7E">
        <w:rPr>
          <w:rFonts w:ascii="Consolas" w:hAnsi="Consolas"/>
          <w:color w:val="6A9955"/>
          <w:sz w:val="21"/>
          <w:szCs w:val="21"/>
        </w:rPr>
        <w:t>trình</w:t>
      </w:r>
      <w:r w:rsidRPr="00E60C7E">
        <w:rPr>
          <w:rFonts w:ascii="Consolas" w:hAnsi="Consolas"/>
          <w:color w:val="6A9955"/>
          <w:sz w:val="21"/>
          <w:szCs w:val="21"/>
        </w:rPr>
        <w:t xml:space="preserve"> </w:t>
      </w:r>
      <w:r w:rsidRPr="00E60C7E">
        <w:rPr>
          <w:rFonts w:ascii="Consolas" w:hAnsi="Consolas"/>
          <w:color w:val="6A9955"/>
          <w:sz w:val="21"/>
          <w:szCs w:val="21"/>
        </w:rPr>
        <w:t>của</w:t>
      </w:r>
      <w:r w:rsidRPr="00E60C7E">
        <w:rPr>
          <w:rFonts w:ascii="Consolas" w:hAnsi="Consolas"/>
          <w:color w:val="6A9955"/>
          <w:sz w:val="21"/>
          <w:szCs w:val="21"/>
        </w:rPr>
        <w:t xml:space="preserve"> NNT </w:t>
      </w:r>
      <w:r w:rsidRPr="00E60C7E">
        <w:rPr>
          <w:rFonts w:ascii="Consolas" w:hAnsi="Consolas"/>
          <w:color w:val="6A9955"/>
          <w:sz w:val="21"/>
          <w:szCs w:val="21"/>
        </w:rPr>
        <w:t>theo</w:t>
      </w:r>
      <w:r w:rsidRPr="00E60C7E">
        <w:rPr>
          <w:rFonts w:ascii="Consolas" w:hAnsi="Consolas"/>
          <w:color w:val="6A9955"/>
          <w:sz w:val="21"/>
          <w:szCs w:val="21"/>
        </w:rPr>
        <w:t xml:space="preserve"> </w:t>
      </w:r>
      <w:r w:rsidRPr="00E60C7E">
        <w:rPr>
          <w:rFonts w:ascii="Consolas" w:hAnsi="Consolas"/>
          <w:color w:val="6A9955"/>
          <w:sz w:val="21"/>
          <w:szCs w:val="21"/>
        </w:rPr>
        <w:t>thông</w:t>
      </w:r>
      <w:r w:rsidRPr="00E60C7E">
        <w:rPr>
          <w:rFonts w:ascii="Consolas" w:hAnsi="Consolas"/>
          <w:color w:val="6A9955"/>
          <w:sz w:val="21"/>
          <w:szCs w:val="21"/>
        </w:rPr>
        <w:t xml:space="preserve"> </w:t>
      </w:r>
      <w:r w:rsidRPr="00E60C7E">
        <w:rPr>
          <w:rFonts w:ascii="Consolas" w:hAnsi="Consolas"/>
          <w:color w:val="6A9955"/>
          <w:sz w:val="21"/>
          <w:szCs w:val="21"/>
        </w:rPr>
        <w:t>báo</w:t>
      </w:r>
      <w:r w:rsidRPr="00E60C7E">
        <w:rPr>
          <w:rFonts w:ascii="Consolas" w:hAnsi="Consolas"/>
          <w:color w:val="6A9955"/>
          <w:sz w:val="21"/>
          <w:szCs w:val="21"/>
        </w:rPr>
        <w:t xml:space="preserve"> </w:t>
      </w:r>
      <w:r w:rsidRPr="00E60C7E">
        <w:rPr>
          <w:rFonts w:ascii="Consolas" w:hAnsi="Consolas"/>
          <w:color w:val="6A9955"/>
          <w:sz w:val="21"/>
          <w:szCs w:val="21"/>
        </w:rPr>
        <w:t>của</w:t>
      </w:r>
      <w:r w:rsidRPr="00E60C7E">
        <w:rPr>
          <w:rFonts w:ascii="Consolas" w:hAnsi="Consolas"/>
          <w:color w:val="6A9955"/>
          <w:sz w:val="21"/>
          <w:szCs w:val="21"/>
        </w:rPr>
        <w:t xml:space="preserve"> CQT)</w:t>
      </w:r>
    </w:p>
    <w:p w:rsidR="009D1437" w:rsidRPr="00E60C7E" w:rsidP="009D1437" w14:paraId="597CC5B0" w14:textId="77777777">
      <w:pPr>
        <w:shd w:val="clear" w:color="auto" w:fill="1E1E1E"/>
      </w:pPr>
      <w:r w:rsidRPr="00E60C7E">
        <w:rPr>
          <w:rFonts w:ascii="Consolas" w:hAnsi="Consolas"/>
          <w:color w:val="D4D4D4"/>
          <w:sz w:val="21"/>
          <w:szCs w:val="21"/>
        </w:rPr>
        <w:t>    &lt;</w:t>
      </w:r>
      <w:r w:rsidRPr="00E60C7E">
        <w:rPr>
          <w:rFonts w:ascii="Consolas" w:hAnsi="Consolas"/>
          <w:color w:val="9CDCFE"/>
          <w:sz w:val="21"/>
          <w:szCs w:val="21"/>
        </w:rPr>
        <w:t>NTBCCQT</w:t>
      </w:r>
      <w:r w:rsidRPr="00E60C7E">
        <w:rPr>
          <w:rFonts w:ascii="Consolas" w:hAnsi="Consolas"/>
          <w:color w:val="D4D4D4"/>
          <w:sz w:val="21"/>
          <w:szCs w:val="21"/>
        </w:rPr>
        <w:t>&gt;&lt;/</w:t>
      </w:r>
      <w:r w:rsidRPr="00E60C7E">
        <w:rPr>
          <w:rFonts w:ascii="Consolas" w:hAnsi="Consolas"/>
          <w:color w:val="9CDCFE"/>
          <w:sz w:val="21"/>
          <w:szCs w:val="21"/>
        </w:rPr>
        <w:t>NTBCCQT</w:t>
      </w:r>
      <w:r w:rsidRPr="00E60C7E">
        <w:rPr>
          <w:rFonts w:ascii="Consolas" w:hAnsi="Consolas"/>
          <w:color w:val="D4D4D4"/>
          <w:sz w:val="21"/>
          <w:szCs w:val="21"/>
        </w:rPr>
        <w:t>&gt;</w:t>
      </w:r>
      <w:r w:rsidRPr="00E60C7E">
        <w:rPr>
          <w:rFonts w:ascii="Consolas" w:hAnsi="Consolas"/>
          <w:color w:val="6A9955"/>
          <w:sz w:val="21"/>
          <w:szCs w:val="21"/>
        </w:rPr>
        <w:t>//</w:t>
      </w:r>
      <w:r w:rsidRPr="00E60C7E">
        <w:rPr>
          <w:rFonts w:ascii="Consolas" w:hAnsi="Consolas"/>
          <w:color w:val="6A9955"/>
          <w:sz w:val="21"/>
          <w:szCs w:val="21"/>
        </w:rPr>
        <w:t>Ngày</w:t>
      </w:r>
      <w:r w:rsidRPr="00E60C7E">
        <w:rPr>
          <w:rFonts w:ascii="Consolas" w:hAnsi="Consolas"/>
          <w:color w:val="6A9955"/>
          <w:sz w:val="21"/>
          <w:szCs w:val="21"/>
        </w:rPr>
        <w:t xml:space="preserve"> </w:t>
      </w:r>
      <w:r w:rsidRPr="00E60C7E">
        <w:rPr>
          <w:rFonts w:ascii="Consolas" w:hAnsi="Consolas"/>
          <w:color w:val="6A9955"/>
          <w:sz w:val="21"/>
          <w:szCs w:val="21"/>
        </w:rPr>
        <w:t>thông</w:t>
      </w:r>
      <w:r w:rsidRPr="00E60C7E">
        <w:rPr>
          <w:rFonts w:ascii="Consolas" w:hAnsi="Consolas"/>
          <w:color w:val="6A9955"/>
          <w:sz w:val="21"/>
          <w:szCs w:val="21"/>
        </w:rPr>
        <w:t xml:space="preserve"> </w:t>
      </w:r>
      <w:r w:rsidRPr="00E60C7E">
        <w:rPr>
          <w:rFonts w:ascii="Consolas" w:hAnsi="Consolas"/>
          <w:color w:val="6A9955"/>
          <w:sz w:val="21"/>
          <w:szCs w:val="21"/>
        </w:rPr>
        <w:t>báo</w:t>
      </w:r>
      <w:r w:rsidRPr="00E60C7E">
        <w:rPr>
          <w:rFonts w:ascii="Consolas" w:hAnsi="Consolas"/>
          <w:color w:val="6A9955"/>
          <w:sz w:val="21"/>
          <w:szCs w:val="21"/>
        </w:rPr>
        <w:t xml:space="preserve"> </w:t>
      </w:r>
      <w:r w:rsidRPr="00E60C7E">
        <w:rPr>
          <w:rFonts w:ascii="Consolas" w:hAnsi="Consolas"/>
          <w:color w:val="6A9955"/>
          <w:sz w:val="21"/>
          <w:szCs w:val="21"/>
        </w:rPr>
        <w:t>của</w:t>
      </w:r>
      <w:r w:rsidRPr="00E60C7E">
        <w:rPr>
          <w:rFonts w:ascii="Consolas" w:hAnsi="Consolas"/>
          <w:color w:val="6A9955"/>
          <w:sz w:val="21"/>
          <w:szCs w:val="21"/>
        </w:rPr>
        <w:t xml:space="preserve"> CQT. </w:t>
      </w:r>
      <w:r w:rsidRPr="00E60C7E">
        <w:rPr>
          <w:rFonts w:ascii="Consolas" w:hAnsi="Consolas"/>
          <w:color w:val="6A9955"/>
          <w:sz w:val="21"/>
          <w:szCs w:val="21"/>
        </w:rPr>
        <w:t>Bắt</w:t>
      </w:r>
      <w:r w:rsidRPr="00E60C7E">
        <w:rPr>
          <w:rFonts w:ascii="Consolas" w:hAnsi="Consolas"/>
          <w:color w:val="6A9955"/>
          <w:sz w:val="21"/>
          <w:szCs w:val="21"/>
        </w:rPr>
        <w:t xml:space="preserve"> </w:t>
      </w:r>
      <w:r w:rsidRPr="00E60C7E">
        <w:rPr>
          <w:rFonts w:ascii="Consolas" w:hAnsi="Consolas"/>
          <w:color w:val="6A9955"/>
          <w:sz w:val="21"/>
          <w:szCs w:val="21"/>
        </w:rPr>
        <w:t>buộc</w:t>
      </w:r>
      <w:r w:rsidRPr="00E60C7E">
        <w:rPr>
          <w:rFonts w:ascii="Consolas" w:hAnsi="Consolas"/>
          <w:color w:val="6A9955"/>
          <w:sz w:val="21"/>
          <w:szCs w:val="21"/>
        </w:rPr>
        <w:t xml:space="preserve"> (</w:t>
      </w:r>
      <w:r w:rsidRPr="00E60C7E">
        <w:rPr>
          <w:rFonts w:ascii="Consolas" w:hAnsi="Consolas"/>
          <w:color w:val="6A9955"/>
          <w:sz w:val="21"/>
          <w:szCs w:val="21"/>
        </w:rPr>
        <w:t>Đối</w:t>
      </w:r>
      <w:r w:rsidRPr="00E60C7E">
        <w:rPr>
          <w:rFonts w:ascii="Consolas" w:hAnsi="Consolas"/>
          <w:color w:val="6A9955"/>
          <w:sz w:val="21"/>
          <w:szCs w:val="21"/>
        </w:rPr>
        <w:t xml:space="preserve"> </w:t>
      </w:r>
      <w:r w:rsidRPr="00E60C7E">
        <w:rPr>
          <w:rFonts w:ascii="Consolas" w:hAnsi="Consolas"/>
          <w:color w:val="6A9955"/>
          <w:sz w:val="21"/>
          <w:szCs w:val="21"/>
        </w:rPr>
        <w:t>với</w:t>
      </w:r>
      <w:r w:rsidRPr="00E60C7E">
        <w:rPr>
          <w:rFonts w:ascii="Consolas" w:hAnsi="Consolas"/>
          <w:color w:val="6A9955"/>
          <w:sz w:val="21"/>
          <w:szCs w:val="21"/>
        </w:rPr>
        <w:t xml:space="preserve"> </w:t>
      </w:r>
      <w:r w:rsidRPr="00E60C7E">
        <w:rPr>
          <w:rFonts w:ascii="Consolas" w:hAnsi="Consolas"/>
          <w:color w:val="6A9955"/>
          <w:sz w:val="21"/>
          <w:szCs w:val="21"/>
        </w:rPr>
        <w:t>Loại</w:t>
      </w:r>
      <w:r w:rsidRPr="00E60C7E">
        <w:rPr>
          <w:rFonts w:ascii="Consolas" w:hAnsi="Consolas"/>
          <w:color w:val="6A9955"/>
          <w:sz w:val="21"/>
          <w:szCs w:val="21"/>
        </w:rPr>
        <w:t xml:space="preserve">=2: Thông </w:t>
      </w:r>
      <w:r w:rsidRPr="00E60C7E">
        <w:rPr>
          <w:rFonts w:ascii="Consolas" w:hAnsi="Consolas"/>
          <w:color w:val="6A9955"/>
          <w:sz w:val="21"/>
          <w:szCs w:val="21"/>
        </w:rPr>
        <w:t>báo</w:t>
      </w:r>
      <w:r w:rsidRPr="00E60C7E">
        <w:rPr>
          <w:rFonts w:ascii="Consolas" w:hAnsi="Consolas"/>
          <w:color w:val="6A9955"/>
          <w:sz w:val="21"/>
          <w:szCs w:val="21"/>
        </w:rPr>
        <w:t xml:space="preserve"> </w:t>
      </w:r>
      <w:r w:rsidRPr="00E60C7E">
        <w:rPr>
          <w:rFonts w:ascii="Consolas" w:hAnsi="Consolas"/>
          <w:color w:val="6A9955"/>
          <w:sz w:val="21"/>
          <w:szCs w:val="21"/>
        </w:rPr>
        <w:t>hủy</w:t>
      </w:r>
      <w:r w:rsidRPr="00E60C7E">
        <w:rPr>
          <w:rFonts w:ascii="Consolas" w:hAnsi="Consolas"/>
          <w:color w:val="6A9955"/>
          <w:sz w:val="21"/>
          <w:szCs w:val="21"/>
        </w:rPr>
        <w:t>/</w:t>
      </w:r>
      <w:r w:rsidRPr="00E60C7E">
        <w:rPr>
          <w:rFonts w:ascii="Consolas" w:hAnsi="Consolas"/>
          <w:color w:val="6A9955"/>
          <w:sz w:val="21"/>
          <w:szCs w:val="21"/>
        </w:rPr>
        <w:t>giải</w:t>
      </w:r>
      <w:r w:rsidRPr="00E60C7E">
        <w:rPr>
          <w:rFonts w:ascii="Consolas" w:hAnsi="Consolas"/>
          <w:color w:val="6A9955"/>
          <w:sz w:val="21"/>
          <w:szCs w:val="21"/>
        </w:rPr>
        <w:t xml:space="preserve"> </w:t>
      </w:r>
      <w:r w:rsidRPr="00E60C7E">
        <w:rPr>
          <w:rFonts w:ascii="Consolas" w:hAnsi="Consolas"/>
          <w:color w:val="6A9955"/>
          <w:sz w:val="21"/>
          <w:szCs w:val="21"/>
        </w:rPr>
        <w:t>trình</w:t>
      </w:r>
      <w:r w:rsidRPr="00E60C7E">
        <w:rPr>
          <w:rFonts w:ascii="Consolas" w:hAnsi="Consolas"/>
          <w:color w:val="6A9955"/>
          <w:sz w:val="21"/>
          <w:szCs w:val="21"/>
        </w:rPr>
        <w:t xml:space="preserve"> </w:t>
      </w:r>
      <w:r w:rsidRPr="00E60C7E">
        <w:rPr>
          <w:rFonts w:ascii="Consolas" w:hAnsi="Consolas"/>
          <w:color w:val="6A9955"/>
          <w:sz w:val="21"/>
          <w:szCs w:val="21"/>
        </w:rPr>
        <w:t>của</w:t>
      </w:r>
      <w:r w:rsidRPr="00E60C7E">
        <w:rPr>
          <w:rFonts w:ascii="Consolas" w:hAnsi="Consolas"/>
          <w:color w:val="6A9955"/>
          <w:sz w:val="21"/>
          <w:szCs w:val="21"/>
        </w:rPr>
        <w:t xml:space="preserve"> NNT </w:t>
      </w:r>
      <w:r w:rsidRPr="00E60C7E">
        <w:rPr>
          <w:rFonts w:ascii="Consolas" w:hAnsi="Consolas"/>
          <w:color w:val="6A9955"/>
          <w:sz w:val="21"/>
          <w:szCs w:val="21"/>
        </w:rPr>
        <w:t>theo</w:t>
      </w:r>
      <w:r w:rsidRPr="00E60C7E">
        <w:rPr>
          <w:rFonts w:ascii="Consolas" w:hAnsi="Consolas"/>
          <w:color w:val="6A9955"/>
          <w:sz w:val="21"/>
          <w:szCs w:val="21"/>
        </w:rPr>
        <w:t xml:space="preserve"> </w:t>
      </w:r>
      <w:r w:rsidRPr="00E60C7E">
        <w:rPr>
          <w:rFonts w:ascii="Consolas" w:hAnsi="Consolas"/>
          <w:color w:val="6A9955"/>
          <w:sz w:val="21"/>
          <w:szCs w:val="21"/>
        </w:rPr>
        <w:t>thông</w:t>
      </w:r>
      <w:r w:rsidRPr="00E60C7E">
        <w:rPr>
          <w:rFonts w:ascii="Consolas" w:hAnsi="Consolas"/>
          <w:color w:val="6A9955"/>
          <w:sz w:val="21"/>
          <w:szCs w:val="21"/>
        </w:rPr>
        <w:t xml:space="preserve"> </w:t>
      </w:r>
      <w:r w:rsidRPr="00E60C7E">
        <w:rPr>
          <w:rFonts w:ascii="Consolas" w:hAnsi="Consolas"/>
          <w:color w:val="6A9955"/>
          <w:sz w:val="21"/>
          <w:szCs w:val="21"/>
        </w:rPr>
        <w:t>báo</w:t>
      </w:r>
      <w:r w:rsidRPr="00E60C7E">
        <w:rPr>
          <w:rFonts w:ascii="Consolas" w:hAnsi="Consolas"/>
          <w:color w:val="6A9955"/>
          <w:sz w:val="21"/>
          <w:szCs w:val="21"/>
        </w:rPr>
        <w:t xml:space="preserve"> </w:t>
      </w:r>
      <w:r w:rsidRPr="00E60C7E">
        <w:rPr>
          <w:rFonts w:ascii="Consolas" w:hAnsi="Consolas"/>
          <w:color w:val="6A9955"/>
          <w:sz w:val="21"/>
          <w:szCs w:val="21"/>
        </w:rPr>
        <w:t>của</w:t>
      </w:r>
      <w:r w:rsidRPr="00E60C7E">
        <w:rPr>
          <w:rFonts w:ascii="Consolas" w:hAnsi="Consolas"/>
          <w:color w:val="6A9955"/>
          <w:sz w:val="21"/>
          <w:szCs w:val="21"/>
        </w:rPr>
        <w:t xml:space="preserve"> CQT) </w:t>
      </w:r>
    </w:p>
    <w:p w:rsidR="009D1437" w:rsidRPr="00E60C7E" w:rsidP="009D1437" w14:paraId="22B8CD8D" w14:textId="77777777">
      <w:pPr>
        <w:shd w:val="clear" w:color="auto" w:fill="1E1E1E"/>
      </w:pPr>
      <w:r w:rsidRPr="00E60C7E">
        <w:rPr>
          <w:rFonts w:ascii="Consolas" w:hAnsi="Consolas"/>
          <w:color w:val="D4D4D4"/>
          <w:sz w:val="21"/>
          <w:szCs w:val="21"/>
        </w:rPr>
        <w:t>    &lt;</w:t>
      </w:r>
      <w:r w:rsidRPr="00E60C7E">
        <w:rPr>
          <w:rFonts w:ascii="Consolas" w:hAnsi="Consolas"/>
          <w:color w:val="9CDCFE"/>
          <w:sz w:val="21"/>
          <w:szCs w:val="21"/>
        </w:rPr>
        <w:t>DSHDon</w:t>
      </w:r>
      <w:r w:rsidRPr="00E60C7E">
        <w:rPr>
          <w:rFonts w:ascii="Consolas" w:hAnsi="Consolas"/>
          <w:color w:val="D4D4D4"/>
          <w:sz w:val="21"/>
          <w:szCs w:val="21"/>
        </w:rPr>
        <w:t>&gt;</w:t>
      </w:r>
    </w:p>
    <w:p w:rsidR="009D1437" w:rsidRPr="00E60C7E" w:rsidP="009D1437" w14:paraId="26B2612E" w14:textId="77777777">
      <w:pPr>
        <w:shd w:val="clear" w:color="auto" w:fill="1E1E1E"/>
      </w:pPr>
      <w:r w:rsidRPr="00E60C7E">
        <w:rPr>
          <w:rFonts w:ascii="Consolas" w:hAnsi="Consolas"/>
          <w:color w:val="D4D4D4"/>
          <w:sz w:val="21"/>
          <w:szCs w:val="21"/>
        </w:rPr>
        <w:t>        &lt;</w:t>
      </w:r>
      <w:r w:rsidRPr="00E60C7E">
        <w:rPr>
          <w:rFonts w:ascii="Consolas" w:hAnsi="Consolas"/>
          <w:color w:val="9CDCFE"/>
          <w:sz w:val="21"/>
          <w:szCs w:val="21"/>
        </w:rPr>
        <w:t>HDon</w:t>
      </w:r>
      <w:r w:rsidRPr="00E60C7E">
        <w:rPr>
          <w:rFonts w:ascii="Consolas" w:hAnsi="Consolas"/>
          <w:color w:val="D4D4D4"/>
          <w:sz w:val="21"/>
          <w:szCs w:val="21"/>
        </w:rPr>
        <w:t>&gt;</w:t>
      </w:r>
    </w:p>
    <w:p w:rsidR="009D1437" w:rsidRPr="00E60C7E" w:rsidP="009D1437" w14:paraId="2446FC14" w14:textId="77777777">
      <w:pPr>
        <w:shd w:val="clear" w:color="auto" w:fill="1E1E1E"/>
      </w:pPr>
      <w:r w:rsidRPr="00E60C7E">
        <w:rPr>
          <w:rFonts w:ascii="Consolas" w:hAnsi="Consolas"/>
          <w:color w:val="D4D4D4"/>
          <w:sz w:val="21"/>
          <w:szCs w:val="21"/>
        </w:rPr>
        <w:t>            &lt;</w:t>
      </w:r>
      <w:r w:rsidRPr="00E60C7E">
        <w:rPr>
          <w:rFonts w:ascii="Consolas" w:hAnsi="Consolas"/>
          <w:color w:val="9CDCFE"/>
          <w:sz w:val="21"/>
          <w:szCs w:val="21"/>
        </w:rPr>
        <w:t>STT</w:t>
      </w:r>
      <w:r w:rsidRPr="00E60C7E">
        <w:rPr>
          <w:rFonts w:ascii="Consolas" w:hAnsi="Consolas"/>
          <w:color w:val="D4D4D4"/>
          <w:sz w:val="21"/>
          <w:szCs w:val="21"/>
        </w:rPr>
        <w:t>&gt;&lt;/</w:t>
      </w:r>
      <w:r w:rsidRPr="00E60C7E">
        <w:rPr>
          <w:rFonts w:ascii="Consolas" w:hAnsi="Consolas"/>
          <w:color w:val="9CDCFE"/>
          <w:sz w:val="21"/>
          <w:szCs w:val="21"/>
        </w:rPr>
        <w:t>STT</w:t>
      </w:r>
      <w:r w:rsidRPr="00E60C7E">
        <w:rPr>
          <w:rFonts w:ascii="Consolas" w:hAnsi="Consolas"/>
          <w:color w:val="D4D4D4"/>
          <w:sz w:val="21"/>
          <w:szCs w:val="21"/>
        </w:rPr>
        <w:t xml:space="preserve">&gt; </w:t>
      </w:r>
      <w:r w:rsidRPr="00E60C7E">
        <w:rPr>
          <w:rFonts w:ascii="Consolas" w:hAnsi="Consolas"/>
          <w:color w:val="6A9955"/>
          <w:sz w:val="21"/>
          <w:szCs w:val="21"/>
        </w:rPr>
        <w:t>//</w:t>
      </w:r>
      <w:r w:rsidRPr="00E60C7E">
        <w:rPr>
          <w:rFonts w:ascii="Consolas" w:hAnsi="Consolas"/>
          <w:color w:val="6A9955"/>
          <w:sz w:val="21"/>
          <w:szCs w:val="21"/>
        </w:rPr>
        <w:t>Số</w:t>
      </w:r>
      <w:r w:rsidRPr="00E60C7E">
        <w:rPr>
          <w:rFonts w:ascii="Consolas" w:hAnsi="Consolas"/>
          <w:color w:val="6A9955"/>
          <w:sz w:val="21"/>
          <w:szCs w:val="21"/>
        </w:rPr>
        <w:t xml:space="preserve"> thứ tự</w:t>
      </w:r>
    </w:p>
    <w:p w:rsidR="009D1437" w:rsidRPr="00E60C7E" w:rsidP="009D1437" w14:paraId="524140FD" w14:textId="77777777">
      <w:pPr>
        <w:shd w:val="clear" w:color="auto" w:fill="1E1E1E"/>
      </w:pPr>
      <w:r w:rsidRPr="00E60C7E">
        <w:rPr>
          <w:rFonts w:ascii="Consolas" w:hAnsi="Consolas"/>
          <w:color w:val="D4D4D4"/>
          <w:sz w:val="21"/>
          <w:szCs w:val="21"/>
        </w:rPr>
        <w:t>            &lt;</w:t>
      </w:r>
      <w:r w:rsidRPr="00E60C7E">
        <w:rPr>
          <w:rFonts w:ascii="Consolas" w:hAnsi="Consolas"/>
          <w:color w:val="9CDCFE"/>
          <w:sz w:val="21"/>
          <w:szCs w:val="21"/>
        </w:rPr>
        <w:t>MCQTCap</w:t>
      </w:r>
      <w:r w:rsidRPr="00E60C7E">
        <w:rPr>
          <w:rFonts w:ascii="Consolas" w:hAnsi="Consolas"/>
          <w:color w:val="D4D4D4"/>
          <w:sz w:val="21"/>
          <w:szCs w:val="21"/>
        </w:rPr>
        <w:t>&gt; &lt;/</w:t>
      </w:r>
      <w:r w:rsidRPr="00E60C7E">
        <w:rPr>
          <w:rFonts w:ascii="Consolas" w:hAnsi="Consolas"/>
          <w:color w:val="9CDCFE"/>
          <w:sz w:val="21"/>
          <w:szCs w:val="21"/>
        </w:rPr>
        <w:t>MCQTCap</w:t>
      </w:r>
      <w:r w:rsidRPr="00E60C7E">
        <w:rPr>
          <w:rFonts w:ascii="Consolas" w:hAnsi="Consolas"/>
          <w:color w:val="D4D4D4"/>
          <w:sz w:val="21"/>
          <w:szCs w:val="21"/>
        </w:rPr>
        <w:t xml:space="preserve">&gt; </w:t>
      </w:r>
      <w:r w:rsidRPr="00E60C7E">
        <w:rPr>
          <w:rFonts w:ascii="Consolas" w:hAnsi="Consolas"/>
          <w:color w:val="6A9955"/>
          <w:sz w:val="21"/>
          <w:szCs w:val="21"/>
        </w:rPr>
        <w:t>//</w:t>
      </w:r>
      <w:r w:rsidRPr="00E60C7E">
        <w:rPr>
          <w:rFonts w:ascii="Consolas" w:hAnsi="Consolas"/>
          <w:color w:val="6A9955"/>
          <w:sz w:val="21"/>
          <w:szCs w:val="21"/>
        </w:rPr>
        <w:t>Mã</w:t>
      </w:r>
      <w:r w:rsidRPr="00E60C7E">
        <w:rPr>
          <w:rFonts w:ascii="Consolas" w:hAnsi="Consolas"/>
          <w:color w:val="6A9955"/>
          <w:sz w:val="21"/>
          <w:szCs w:val="21"/>
        </w:rPr>
        <w:t xml:space="preserve"> CQT </w:t>
      </w:r>
      <w:r w:rsidRPr="00E60C7E">
        <w:rPr>
          <w:rFonts w:ascii="Consolas" w:hAnsi="Consolas"/>
          <w:color w:val="6A9955"/>
          <w:sz w:val="21"/>
          <w:szCs w:val="21"/>
        </w:rPr>
        <w:t>cấp</w:t>
      </w:r>
      <w:r w:rsidRPr="00E60C7E">
        <w:rPr>
          <w:rFonts w:ascii="Consolas" w:hAnsi="Consolas"/>
          <w:color w:val="6A9955"/>
          <w:sz w:val="21"/>
          <w:szCs w:val="21"/>
        </w:rPr>
        <w:t xml:space="preserve">. </w:t>
      </w:r>
      <w:r w:rsidRPr="00E60C7E">
        <w:rPr>
          <w:rFonts w:ascii="Consolas" w:hAnsi="Consolas"/>
          <w:color w:val="6A9955"/>
          <w:sz w:val="21"/>
          <w:szCs w:val="21"/>
        </w:rPr>
        <w:t>Bắt</w:t>
      </w:r>
      <w:r w:rsidRPr="00E60C7E">
        <w:rPr>
          <w:rFonts w:ascii="Consolas" w:hAnsi="Consolas"/>
          <w:color w:val="6A9955"/>
          <w:sz w:val="21"/>
          <w:szCs w:val="21"/>
        </w:rPr>
        <w:t xml:space="preserve"> </w:t>
      </w:r>
      <w:r w:rsidRPr="00E60C7E">
        <w:rPr>
          <w:rFonts w:ascii="Consolas" w:hAnsi="Consolas"/>
          <w:color w:val="6A9955"/>
          <w:sz w:val="21"/>
          <w:szCs w:val="21"/>
        </w:rPr>
        <w:t>buộc</w:t>
      </w:r>
      <w:r w:rsidRPr="00E60C7E">
        <w:rPr>
          <w:rFonts w:ascii="Consolas" w:hAnsi="Consolas"/>
          <w:color w:val="6A9955"/>
          <w:sz w:val="21"/>
          <w:szCs w:val="21"/>
        </w:rPr>
        <w:t xml:space="preserve"> (</w:t>
      </w:r>
      <w:r w:rsidRPr="00E60C7E">
        <w:rPr>
          <w:rFonts w:ascii="Consolas" w:hAnsi="Consolas"/>
          <w:color w:val="6A9955"/>
          <w:sz w:val="21"/>
          <w:szCs w:val="21"/>
        </w:rPr>
        <w:t>Trừ</w:t>
      </w:r>
      <w:r w:rsidRPr="00E60C7E">
        <w:rPr>
          <w:rFonts w:ascii="Consolas" w:hAnsi="Consolas"/>
          <w:color w:val="6A9955"/>
          <w:sz w:val="21"/>
          <w:szCs w:val="21"/>
        </w:rPr>
        <w:t xml:space="preserve"> </w:t>
      </w:r>
      <w:r w:rsidRPr="00E60C7E">
        <w:rPr>
          <w:rFonts w:ascii="Consolas" w:hAnsi="Consolas"/>
          <w:color w:val="6A9955"/>
          <w:sz w:val="21"/>
          <w:szCs w:val="21"/>
        </w:rPr>
        <w:t>trường</w:t>
      </w:r>
      <w:r w:rsidRPr="00E60C7E">
        <w:rPr>
          <w:rFonts w:ascii="Consolas" w:hAnsi="Consolas"/>
          <w:color w:val="6A9955"/>
          <w:sz w:val="21"/>
          <w:szCs w:val="21"/>
        </w:rPr>
        <w:t xml:space="preserve"> </w:t>
      </w:r>
      <w:r w:rsidRPr="00E60C7E">
        <w:rPr>
          <w:rFonts w:ascii="Consolas" w:hAnsi="Consolas"/>
          <w:color w:val="6A9955"/>
          <w:sz w:val="21"/>
          <w:szCs w:val="21"/>
        </w:rPr>
        <w:t>hợp</w:t>
      </w:r>
      <w:r w:rsidRPr="00E60C7E">
        <w:rPr>
          <w:rFonts w:ascii="Consolas" w:hAnsi="Consolas"/>
          <w:color w:val="6A9955"/>
          <w:sz w:val="21"/>
          <w:szCs w:val="21"/>
        </w:rPr>
        <w:t xml:space="preserve"> </w:t>
      </w:r>
      <w:r w:rsidRPr="00E60C7E">
        <w:rPr>
          <w:rFonts w:ascii="Consolas" w:hAnsi="Consolas"/>
          <w:color w:val="6A9955"/>
          <w:sz w:val="21"/>
          <w:szCs w:val="21"/>
        </w:rPr>
        <w:t>là</w:t>
      </w:r>
      <w:r w:rsidRPr="00E60C7E">
        <w:rPr>
          <w:rFonts w:ascii="Consolas" w:hAnsi="Consolas"/>
          <w:color w:val="6A9955"/>
          <w:sz w:val="21"/>
          <w:szCs w:val="21"/>
        </w:rPr>
        <w:t xml:space="preserve"> </w:t>
      </w:r>
      <w:r w:rsidRPr="00E60C7E">
        <w:rPr>
          <w:rFonts w:ascii="Consolas" w:hAnsi="Consolas"/>
          <w:color w:val="6A9955"/>
          <w:sz w:val="21"/>
          <w:szCs w:val="21"/>
        </w:rPr>
        <w:t>hóa</w:t>
      </w:r>
      <w:r w:rsidRPr="00E60C7E">
        <w:rPr>
          <w:rFonts w:ascii="Consolas" w:hAnsi="Consolas"/>
          <w:color w:val="6A9955"/>
          <w:sz w:val="21"/>
          <w:szCs w:val="21"/>
        </w:rPr>
        <w:t xml:space="preserve"> </w:t>
      </w:r>
      <w:r w:rsidRPr="00E60C7E">
        <w:rPr>
          <w:rFonts w:ascii="Consolas" w:hAnsi="Consolas"/>
          <w:color w:val="6A9955"/>
          <w:sz w:val="21"/>
          <w:szCs w:val="21"/>
        </w:rPr>
        <w:t>đơn</w:t>
      </w:r>
      <w:r w:rsidRPr="00E60C7E">
        <w:rPr>
          <w:rFonts w:ascii="Consolas" w:hAnsi="Consolas"/>
          <w:color w:val="6A9955"/>
          <w:sz w:val="21"/>
          <w:szCs w:val="21"/>
        </w:rPr>
        <w:t xml:space="preserve"> </w:t>
      </w:r>
      <w:r w:rsidRPr="00E60C7E">
        <w:rPr>
          <w:rFonts w:ascii="Consolas" w:hAnsi="Consolas"/>
          <w:color w:val="6A9955"/>
          <w:sz w:val="21"/>
          <w:szCs w:val="21"/>
        </w:rPr>
        <w:t>không</w:t>
      </w:r>
      <w:r w:rsidRPr="00E60C7E">
        <w:rPr>
          <w:rFonts w:ascii="Consolas" w:hAnsi="Consolas"/>
          <w:color w:val="6A9955"/>
          <w:sz w:val="21"/>
          <w:szCs w:val="21"/>
        </w:rPr>
        <w:t xml:space="preserve"> </w:t>
      </w:r>
      <w:r w:rsidRPr="00E60C7E">
        <w:rPr>
          <w:rFonts w:ascii="Consolas" w:hAnsi="Consolas"/>
          <w:color w:val="6A9955"/>
          <w:sz w:val="21"/>
          <w:szCs w:val="21"/>
        </w:rPr>
        <w:t>có</w:t>
      </w:r>
      <w:r w:rsidRPr="00E60C7E">
        <w:rPr>
          <w:rFonts w:ascii="Consolas" w:hAnsi="Consolas"/>
          <w:color w:val="6A9955"/>
          <w:sz w:val="21"/>
          <w:szCs w:val="21"/>
        </w:rPr>
        <w:t xml:space="preserve"> </w:t>
      </w:r>
      <w:r w:rsidRPr="00E60C7E">
        <w:rPr>
          <w:rFonts w:ascii="Consolas" w:hAnsi="Consolas"/>
          <w:color w:val="6A9955"/>
          <w:sz w:val="21"/>
          <w:szCs w:val="21"/>
        </w:rPr>
        <w:t>mã</w:t>
      </w:r>
      <w:r w:rsidRPr="00E60C7E">
        <w:rPr>
          <w:rFonts w:ascii="Consolas" w:hAnsi="Consolas"/>
          <w:color w:val="6A9955"/>
          <w:sz w:val="21"/>
          <w:szCs w:val="21"/>
        </w:rPr>
        <w:t xml:space="preserve"> </w:t>
      </w:r>
      <w:r w:rsidRPr="00E60C7E">
        <w:rPr>
          <w:rFonts w:ascii="Consolas" w:hAnsi="Consolas"/>
          <w:color w:val="6A9955"/>
          <w:sz w:val="21"/>
          <w:szCs w:val="21"/>
        </w:rPr>
        <w:t>của</w:t>
      </w:r>
      <w:r w:rsidRPr="00E60C7E">
        <w:rPr>
          <w:rFonts w:ascii="Consolas" w:hAnsi="Consolas"/>
          <w:color w:val="6A9955"/>
          <w:sz w:val="21"/>
          <w:szCs w:val="21"/>
        </w:rPr>
        <w:t xml:space="preserve"> CQT)</w:t>
      </w:r>
    </w:p>
    <w:p w:rsidR="009D1437" w:rsidRPr="00E60C7E" w:rsidP="009D1437" w14:paraId="2C670CD1" w14:textId="77777777">
      <w:pPr>
        <w:shd w:val="clear" w:color="auto" w:fill="1E1E1E"/>
      </w:pPr>
      <w:r w:rsidRPr="00E60C7E">
        <w:rPr>
          <w:rFonts w:ascii="Consolas" w:hAnsi="Consolas"/>
          <w:color w:val="D4D4D4"/>
          <w:sz w:val="21"/>
          <w:szCs w:val="21"/>
        </w:rPr>
        <w:t>            &lt;</w:t>
      </w:r>
      <w:r w:rsidRPr="00E60C7E">
        <w:rPr>
          <w:rFonts w:ascii="Consolas" w:hAnsi="Consolas"/>
          <w:color w:val="9CDCFE"/>
          <w:sz w:val="21"/>
          <w:szCs w:val="21"/>
        </w:rPr>
        <w:t>KHMSHDon</w:t>
      </w:r>
      <w:r w:rsidRPr="00E60C7E">
        <w:rPr>
          <w:rFonts w:ascii="Consolas" w:hAnsi="Consolas"/>
          <w:color w:val="D4D4D4"/>
          <w:sz w:val="21"/>
          <w:szCs w:val="21"/>
        </w:rPr>
        <w:t>&gt;&lt;/</w:t>
      </w:r>
      <w:r w:rsidRPr="00E60C7E">
        <w:rPr>
          <w:rFonts w:ascii="Consolas" w:hAnsi="Consolas"/>
          <w:color w:val="9CDCFE"/>
          <w:sz w:val="21"/>
          <w:szCs w:val="21"/>
        </w:rPr>
        <w:t>KHMSHDon</w:t>
      </w:r>
      <w:r w:rsidRPr="00E60C7E">
        <w:rPr>
          <w:rFonts w:ascii="Consolas" w:hAnsi="Consolas"/>
          <w:color w:val="D4D4D4"/>
          <w:sz w:val="21"/>
          <w:szCs w:val="21"/>
        </w:rPr>
        <w:t xml:space="preserve">&gt;* </w:t>
      </w:r>
      <w:r w:rsidRPr="00E60C7E">
        <w:rPr>
          <w:rFonts w:ascii="Consolas" w:hAnsi="Consolas"/>
          <w:color w:val="6A9955"/>
          <w:sz w:val="21"/>
          <w:szCs w:val="21"/>
        </w:rPr>
        <w:t xml:space="preserve">//Ký </w:t>
      </w:r>
      <w:r w:rsidRPr="00E60C7E">
        <w:rPr>
          <w:rFonts w:ascii="Consolas" w:hAnsi="Consolas"/>
          <w:color w:val="6A9955"/>
          <w:sz w:val="21"/>
          <w:szCs w:val="21"/>
        </w:rPr>
        <w:t>hiệu</w:t>
      </w:r>
      <w:r w:rsidRPr="00E60C7E">
        <w:rPr>
          <w:rFonts w:ascii="Consolas" w:hAnsi="Consolas"/>
          <w:color w:val="6A9955"/>
          <w:sz w:val="21"/>
          <w:szCs w:val="21"/>
        </w:rPr>
        <w:t xml:space="preserve"> </w:t>
      </w:r>
      <w:r w:rsidRPr="00E60C7E">
        <w:rPr>
          <w:rFonts w:ascii="Consolas" w:hAnsi="Consolas"/>
          <w:color w:val="6A9955"/>
          <w:sz w:val="21"/>
          <w:szCs w:val="21"/>
        </w:rPr>
        <w:t>mẫu</w:t>
      </w:r>
      <w:r w:rsidRPr="00E60C7E">
        <w:rPr>
          <w:rFonts w:ascii="Consolas" w:hAnsi="Consolas"/>
          <w:color w:val="6A9955"/>
          <w:sz w:val="21"/>
          <w:szCs w:val="21"/>
        </w:rPr>
        <w:t xml:space="preserve"> </w:t>
      </w:r>
      <w:r w:rsidRPr="00E60C7E">
        <w:rPr>
          <w:rFonts w:ascii="Consolas" w:hAnsi="Consolas"/>
          <w:color w:val="6A9955"/>
          <w:sz w:val="21"/>
          <w:szCs w:val="21"/>
        </w:rPr>
        <w:t>số</w:t>
      </w:r>
      <w:r w:rsidRPr="00E60C7E">
        <w:rPr>
          <w:rFonts w:ascii="Consolas" w:hAnsi="Consolas"/>
          <w:color w:val="6A9955"/>
          <w:sz w:val="21"/>
          <w:szCs w:val="21"/>
        </w:rPr>
        <w:t xml:space="preserve"> hóa đơn</w:t>
      </w:r>
    </w:p>
    <w:p w:rsidR="009D1437" w:rsidRPr="00E60C7E" w:rsidP="009D1437" w14:paraId="08637EC7" w14:textId="77777777">
      <w:pPr>
        <w:shd w:val="clear" w:color="auto" w:fill="1E1E1E"/>
      </w:pPr>
      <w:r w:rsidRPr="00E60C7E">
        <w:rPr>
          <w:rFonts w:ascii="Consolas" w:hAnsi="Consolas"/>
          <w:color w:val="D4D4D4"/>
          <w:sz w:val="21"/>
          <w:szCs w:val="21"/>
        </w:rPr>
        <w:t>            &lt;</w:t>
      </w:r>
      <w:r w:rsidRPr="00E60C7E">
        <w:rPr>
          <w:rFonts w:ascii="Consolas" w:hAnsi="Consolas"/>
          <w:color w:val="9CDCFE"/>
          <w:sz w:val="21"/>
          <w:szCs w:val="21"/>
        </w:rPr>
        <w:t>KHHDon</w:t>
      </w:r>
      <w:r w:rsidRPr="00E60C7E">
        <w:rPr>
          <w:rFonts w:ascii="Consolas" w:hAnsi="Consolas"/>
          <w:color w:val="D4D4D4"/>
          <w:sz w:val="21"/>
          <w:szCs w:val="21"/>
        </w:rPr>
        <w:t>&gt;&lt;/</w:t>
      </w:r>
      <w:r w:rsidRPr="00E60C7E">
        <w:rPr>
          <w:rFonts w:ascii="Consolas" w:hAnsi="Consolas"/>
          <w:color w:val="9CDCFE"/>
          <w:sz w:val="21"/>
          <w:szCs w:val="21"/>
        </w:rPr>
        <w:t>KHHDon</w:t>
      </w:r>
      <w:r w:rsidRPr="00E60C7E">
        <w:rPr>
          <w:rFonts w:ascii="Consolas" w:hAnsi="Consolas"/>
          <w:color w:val="D4D4D4"/>
          <w:sz w:val="21"/>
          <w:szCs w:val="21"/>
        </w:rPr>
        <w:t>&gt;*</w:t>
      </w:r>
      <w:r w:rsidRPr="00E60C7E">
        <w:rPr>
          <w:rFonts w:ascii="Consolas" w:hAnsi="Consolas"/>
          <w:color w:val="6A9955"/>
          <w:sz w:val="21"/>
          <w:szCs w:val="21"/>
        </w:rPr>
        <w:t>//</w:t>
      </w:r>
      <w:r w:rsidRPr="00E60C7E">
        <w:rPr>
          <w:rFonts w:ascii="Consolas" w:hAnsi="Consolas"/>
          <w:color w:val="6A9955"/>
          <w:sz w:val="21"/>
          <w:szCs w:val="21"/>
        </w:rPr>
        <w:t>Ký</w:t>
      </w:r>
      <w:r w:rsidRPr="00E60C7E">
        <w:rPr>
          <w:rFonts w:ascii="Consolas" w:hAnsi="Consolas"/>
          <w:color w:val="6A9955"/>
          <w:sz w:val="21"/>
          <w:szCs w:val="21"/>
        </w:rPr>
        <w:t xml:space="preserve"> </w:t>
      </w:r>
      <w:r w:rsidRPr="00E60C7E">
        <w:rPr>
          <w:rFonts w:ascii="Consolas" w:hAnsi="Consolas"/>
          <w:color w:val="6A9955"/>
          <w:sz w:val="21"/>
          <w:szCs w:val="21"/>
        </w:rPr>
        <w:t>hiệu</w:t>
      </w:r>
      <w:r w:rsidRPr="00E60C7E">
        <w:rPr>
          <w:rFonts w:ascii="Consolas" w:hAnsi="Consolas"/>
          <w:color w:val="6A9955"/>
          <w:sz w:val="21"/>
          <w:szCs w:val="21"/>
        </w:rPr>
        <w:t xml:space="preserve"> </w:t>
      </w:r>
      <w:r w:rsidRPr="00E60C7E">
        <w:rPr>
          <w:rFonts w:ascii="Consolas" w:hAnsi="Consolas"/>
          <w:color w:val="6A9955"/>
          <w:sz w:val="21"/>
          <w:szCs w:val="21"/>
        </w:rPr>
        <w:t>hóa</w:t>
      </w:r>
      <w:r w:rsidRPr="00E60C7E">
        <w:rPr>
          <w:rFonts w:ascii="Consolas" w:hAnsi="Consolas"/>
          <w:color w:val="6A9955"/>
          <w:sz w:val="21"/>
          <w:szCs w:val="21"/>
        </w:rPr>
        <w:t xml:space="preserve"> </w:t>
      </w:r>
      <w:r w:rsidRPr="00E60C7E">
        <w:rPr>
          <w:rFonts w:ascii="Consolas" w:hAnsi="Consolas"/>
          <w:color w:val="6A9955"/>
          <w:sz w:val="21"/>
          <w:szCs w:val="21"/>
        </w:rPr>
        <w:t>đơn</w:t>
      </w:r>
    </w:p>
    <w:p w:rsidR="009D1437" w:rsidRPr="00E60C7E" w:rsidP="009D1437" w14:paraId="6C034B64" w14:textId="77777777">
      <w:pPr>
        <w:shd w:val="clear" w:color="auto" w:fill="1E1E1E"/>
      </w:pPr>
      <w:r w:rsidRPr="00E60C7E">
        <w:rPr>
          <w:rFonts w:ascii="Consolas" w:hAnsi="Consolas"/>
          <w:color w:val="D4D4D4"/>
          <w:sz w:val="21"/>
          <w:szCs w:val="21"/>
        </w:rPr>
        <w:t>            &lt;</w:t>
      </w:r>
      <w:r w:rsidRPr="00E60C7E">
        <w:rPr>
          <w:rFonts w:ascii="Consolas" w:hAnsi="Consolas"/>
          <w:color w:val="9CDCFE"/>
          <w:sz w:val="21"/>
          <w:szCs w:val="21"/>
        </w:rPr>
        <w:t>SHDon</w:t>
      </w:r>
      <w:r w:rsidRPr="00E60C7E">
        <w:rPr>
          <w:rFonts w:ascii="Consolas" w:hAnsi="Consolas"/>
          <w:color w:val="D4D4D4"/>
          <w:sz w:val="21"/>
          <w:szCs w:val="21"/>
        </w:rPr>
        <w:t>&gt;&lt;/</w:t>
      </w:r>
      <w:r w:rsidRPr="00E60C7E">
        <w:rPr>
          <w:rFonts w:ascii="Consolas" w:hAnsi="Consolas"/>
          <w:color w:val="9CDCFE"/>
          <w:sz w:val="21"/>
          <w:szCs w:val="21"/>
        </w:rPr>
        <w:t>SHDon</w:t>
      </w:r>
      <w:r w:rsidRPr="00E60C7E">
        <w:rPr>
          <w:rFonts w:ascii="Consolas" w:hAnsi="Consolas"/>
          <w:color w:val="D4D4D4"/>
          <w:sz w:val="21"/>
          <w:szCs w:val="21"/>
        </w:rPr>
        <w:t>&gt;*</w:t>
      </w:r>
      <w:r w:rsidRPr="00E60C7E">
        <w:rPr>
          <w:rFonts w:ascii="Consolas" w:hAnsi="Consolas"/>
          <w:color w:val="6A9955"/>
          <w:sz w:val="21"/>
          <w:szCs w:val="21"/>
        </w:rPr>
        <w:t>//</w:t>
      </w:r>
      <w:r w:rsidRPr="00E60C7E">
        <w:rPr>
          <w:rFonts w:ascii="Consolas" w:hAnsi="Consolas"/>
          <w:color w:val="6A9955"/>
          <w:sz w:val="21"/>
          <w:szCs w:val="21"/>
        </w:rPr>
        <w:t>Sô</w:t>
      </w:r>
      <w:r w:rsidRPr="00E60C7E">
        <w:rPr>
          <w:rFonts w:ascii="Consolas" w:hAnsi="Consolas"/>
          <w:color w:val="6A9955"/>
          <w:sz w:val="21"/>
          <w:szCs w:val="21"/>
        </w:rPr>
        <w:t xml:space="preserve">́ </w:t>
      </w:r>
      <w:r w:rsidRPr="00E60C7E">
        <w:rPr>
          <w:rFonts w:ascii="Consolas" w:hAnsi="Consolas"/>
          <w:color w:val="6A9955"/>
          <w:sz w:val="21"/>
          <w:szCs w:val="21"/>
        </w:rPr>
        <w:t>hóa</w:t>
      </w:r>
      <w:r w:rsidRPr="00E60C7E">
        <w:rPr>
          <w:rFonts w:ascii="Consolas" w:hAnsi="Consolas"/>
          <w:color w:val="6A9955"/>
          <w:sz w:val="21"/>
          <w:szCs w:val="21"/>
        </w:rPr>
        <w:t xml:space="preserve"> </w:t>
      </w:r>
      <w:r w:rsidRPr="00E60C7E">
        <w:rPr>
          <w:rFonts w:ascii="Consolas" w:hAnsi="Consolas"/>
          <w:color w:val="6A9955"/>
          <w:sz w:val="21"/>
          <w:szCs w:val="21"/>
        </w:rPr>
        <w:t>đơn</w:t>
      </w:r>
      <w:r w:rsidRPr="00E60C7E">
        <w:rPr>
          <w:rFonts w:ascii="Consolas" w:hAnsi="Consolas"/>
          <w:color w:val="6A9955"/>
          <w:sz w:val="21"/>
          <w:szCs w:val="21"/>
        </w:rPr>
        <w:t xml:space="preserve"> (</w:t>
      </w:r>
      <w:r w:rsidRPr="00E60C7E">
        <w:rPr>
          <w:rFonts w:ascii="Consolas" w:hAnsi="Consolas"/>
          <w:color w:val="6A9955"/>
          <w:sz w:val="21"/>
          <w:szCs w:val="21"/>
        </w:rPr>
        <w:t>Sô</w:t>
      </w:r>
      <w:r w:rsidRPr="00E60C7E">
        <w:rPr>
          <w:rFonts w:ascii="Consolas" w:hAnsi="Consolas"/>
          <w:color w:val="6A9955"/>
          <w:sz w:val="21"/>
          <w:szCs w:val="21"/>
        </w:rPr>
        <w:t xml:space="preserve">́ </w:t>
      </w:r>
      <w:r w:rsidRPr="00E60C7E">
        <w:rPr>
          <w:rFonts w:ascii="Consolas" w:hAnsi="Consolas"/>
          <w:color w:val="6A9955"/>
          <w:sz w:val="21"/>
          <w:szCs w:val="21"/>
        </w:rPr>
        <w:t>hóa</w:t>
      </w:r>
      <w:r w:rsidRPr="00E60C7E">
        <w:rPr>
          <w:rFonts w:ascii="Consolas" w:hAnsi="Consolas"/>
          <w:color w:val="6A9955"/>
          <w:sz w:val="21"/>
          <w:szCs w:val="21"/>
        </w:rPr>
        <w:t xml:space="preserve"> đơn điện </w:t>
      </w:r>
      <w:r w:rsidRPr="00E60C7E">
        <w:rPr>
          <w:rFonts w:ascii="Consolas" w:hAnsi="Consolas"/>
          <w:color w:val="6A9955"/>
          <w:sz w:val="21"/>
          <w:szCs w:val="21"/>
        </w:rPr>
        <w:t>tử</w:t>
      </w:r>
      <w:r w:rsidRPr="00E60C7E">
        <w:rPr>
          <w:rFonts w:ascii="Consolas" w:hAnsi="Consolas"/>
          <w:color w:val="6A9955"/>
          <w:sz w:val="21"/>
          <w:szCs w:val="21"/>
        </w:rPr>
        <w:t>)</w:t>
      </w:r>
    </w:p>
    <w:p w:rsidR="009D1437" w:rsidRPr="00E60C7E" w:rsidP="009D1437" w14:paraId="557036E2" w14:textId="77777777">
      <w:pPr>
        <w:shd w:val="clear" w:color="auto" w:fill="1E1E1E"/>
      </w:pPr>
      <w:r w:rsidRPr="00E60C7E">
        <w:rPr>
          <w:rFonts w:ascii="Consolas" w:hAnsi="Consolas"/>
          <w:color w:val="D4D4D4"/>
          <w:sz w:val="21"/>
          <w:szCs w:val="21"/>
        </w:rPr>
        <w:t>            &lt;</w:t>
      </w:r>
      <w:r w:rsidRPr="00E60C7E">
        <w:rPr>
          <w:rFonts w:ascii="Consolas" w:hAnsi="Consolas"/>
          <w:color w:val="9CDCFE"/>
          <w:sz w:val="21"/>
          <w:szCs w:val="21"/>
        </w:rPr>
        <w:t>Ngay</w:t>
      </w:r>
      <w:r w:rsidRPr="00E60C7E">
        <w:rPr>
          <w:rFonts w:ascii="Consolas" w:hAnsi="Consolas"/>
          <w:color w:val="D4D4D4"/>
          <w:sz w:val="21"/>
          <w:szCs w:val="21"/>
        </w:rPr>
        <w:t>&gt;&lt;/</w:t>
      </w:r>
      <w:r w:rsidRPr="00E60C7E">
        <w:rPr>
          <w:rFonts w:ascii="Consolas" w:hAnsi="Consolas"/>
          <w:color w:val="9CDCFE"/>
          <w:sz w:val="21"/>
          <w:szCs w:val="21"/>
        </w:rPr>
        <w:t>Ngay</w:t>
      </w:r>
      <w:r w:rsidRPr="00E60C7E">
        <w:rPr>
          <w:rFonts w:ascii="Consolas" w:hAnsi="Consolas"/>
          <w:color w:val="D4D4D4"/>
          <w:sz w:val="21"/>
          <w:szCs w:val="21"/>
        </w:rPr>
        <w:t>&gt;*</w:t>
      </w:r>
      <w:r w:rsidRPr="00E60C7E">
        <w:rPr>
          <w:rFonts w:ascii="Consolas" w:hAnsi="Consolas"/>
          <w:color w:val="6A9955"/>
          <w:sz w:val="21"/>
          <w:szCs w:val="21"/>
        </w:rPr>
        <w:t>//</w:t>
      </w:r>
      <w:r w:rsidRPr="00E60C7E">
        <w:rPr>
          <w:rFonts w:ascii="Consolas" w:hAnsi="Consolas"/>
          <w:color w:val="6A9955"/>
          <w:sz w:val="21"/>
          <w:szCs w:val="21"/>
        </w:rPr>
        <w:t>Ngày</w:t>
      </w:r>
      <w:r w:rsidRPr="00E60C7E">
        <w:rPr>
          <w:rFonts w:ascii="Consolas" w:hAnsi="Consolas"/>
          <w:color w:val="6A9955"/>
          <w:sz w:val="21"/>
          <w:szCs w:val="21"/>
        </w:rPr>
        <w:t xml:space="preserve"> (</w:t>
      </w:r>
      <w:r w:rsidRPr="00E60C7E">
        <w:rPr>
          <w:rFonts w:ascii="Consolas" w:hAnsi="Consolas"/>
          <w:color w:val="6A9955"/>
          <w:sz w:val="21"/>
          <w:szCs w:val="21"/>
        </w:rPr>
        <w:t>Ngày</w:t>
      </w:r>
      <w:r w:rsidRPr="00E60C7E">
        <w:rPr>
          <w:rFonts w:ascii="Consolas" w:hAnsi="Consolas"/>
          <w:color w:val="6A9955"/>
          <w:sz w:val="21"/>
          <w:szCs w:val="21"/>
        </w:rPr>
        <w:t xml:space="preserve"> </w:t>
      </w:r>
      <w:r w:rsidRPr="00E60C7E">
        <w:rPr>
          <w:rFonts w:ascii="Consolas" w:hAnsi="Consolas"/>
          <w:color w:val="6A9955"/>
          <w:sz w:val="21"/>
          <w:szCs w:val="21"/>
        </w:rPr>
        <w:t>lập</w:t>
      </w:r>
      <w:r w:rsidRPr="00E60C7E">
        <w:rPr>
          <w:rFonts w:ascii="Consolas" w:hAnsi="Consolas"/>
          <w:color w:val="6A9955"/>
          <w:sz w:val="21"/>
          <w:szCs w:val="21"/>
        </w:rPr>
        <w:t xml:space="preserve"> </w:t>
      </w:r>
      <w:r w:rsidRPr="00E60C7E">
        <w:rPr>
          <w:rFonts w:ascii="Consolas" w:hAnsi="Consolas"/>
          <w:color w:val="6A9955"/>
          <w:sz w:val="21"/>
          <w:szCs w:val="21"/>
        </w:rPr>
        <w:t>hóa</w:t>
      </w:r>
      <w:r w:rsidRPr="00E60C7E">
        <w:rPr>
          <w:rFonts w:ascii="Consolas" w:hAnsi="Consolas"/>
          <w:color w:val="6A9955"/>
          <w:sz w:val="21"/>
          <w:szCs w:val="21"/>
        </w:rPr>
        <w:t xml:space="preserve"> </w:t>
      </w:r>
      <w:r w:rsidRPr="00E60C7E">
        <w:rPr>
          <w:rFonts w:ascii="Consolas" w:hAnsi="Consolas"/>
          <w:color w:val="6A9955"/>
          <w:sz w:val="21"/>
          <w:szCs w:val="21"/>
        </w:rPr>
        <w:t>đơn</w:t>
      </w:r>
      <w:r w:rsidRPr="00E60C7E">
        <w:rPr>
          <w:rFonts w:ascii="Consolas" w:hAnsi="Consolas"/>
          <w:color w:val="6A9955"/>
          <w:sz w:val="21"/>
          <w:szCs w:val="21"/>
        </w:rPr>
        <w:t xml:space="preserve">) - </w:t>
      </w:r>
      <w:r w:rsidRPr="00E60C7E">
        <w:rPr>
          <w:rFonts w:ascii="Consolas" w:hAnsi="Consolas"/>
          <w:color w:val="6A9955"/>
          <w:sz w:val="21"/>
          <w:szCs w:val="21"/>
        </w:rPr>
        <w:t>định</w:t>
      </w:r>
      <w:r w:rsidRPr="00E60C7E">
        <w:rPr>
          <w:rFonts w:ascii="Consolas" w:hAnsi="Consolas"/>
          <w:color w:val="6A9955"/>
          <w:sz w:val="21"/>
          <w:szCs w:val="21"/>
        </w:rPr>
        <w:t xml:space="preserve"> </w:t>
      </w:r>
      <w:r w:rsidRPr="00E60C7E">
        <w:rPr>
          <w:rFonts w:ascii="Consolas" w:hAnsi="Consolas"/>
          <w:color w:val="6A9955"/>
          <w:sz w:val="21"/>
          <w:szCs w:val="21"/>
        </w:rPr>
        <w:t>dạng</w:t>
      </w:r>
      <w:r w:rsidRPr="00E60C7E">
        <w:rPr>
          <w:rFonts w:ascii="Consolas" w:hAnsi="Consolas"/>
          <w:color w:val="6A9955"/>
          <w:sz w:val="21"/>
          <w:szCs w:val="21"/>
        </w:rPr>
        <w:t>: YYYY-MM-YY</w:t>
      </w:r>
    </w:p>
    <w:p w:rsidR="009D1437" w:rsidRPr="00E60C7E" w:rsidP="009D1437" w14:paraId="4CF66A2C" w14:textId="77777777">
      <w:pPr>
        <w:shd w:val="clear" w:color="auto" w:fill="1E1E1E"/>
      </w:pPr>
      <w:r w:rsidRPr="00E60C7E">
        <w:rPr>
          <w:rFonts w:ascii="Consolas" w:hAnsi="Consolas"/>
          <w:color w:val="D4D4D4"/>
          <w:sz w:val="21"/>
          <w:szCs w:val="21"/>
        </w:rPr>
        <w:t>            &lt;</w:t>
      </w:r>
      <w:r w:rsidRPr="00E60C7E">
        <w:rPr>
          <w:rFonts w:ascii="Consolas" w:hAnsi="Consolas"/>
          <w:color w:val="9CDCFE"/>
          <w:sz w:val="21"/>
          <w:szCs w:val="21"/>
        </w:rPr>
        <w:t>LADHDDT</w:t>
      </w:r>
      <w:r w:rsidRPr="00E60C7E">
        <w:rPr>
          <w:rFonts w:ascii="Consolas" w:hAnsi="Consolas"/>
          <w:color w:val="D4D4D4"/>
          <w:sz w:val="21"/>
          <w:szCs w:val="21"/>
        </w:rPr>
        <w:t>&gt;&lt;/</w:t>
      </w:r>
      <w:r w:rsidRPr="00E60C7E">
        <w:rPr>
          <w:rFonts w:ascii="Consolas" w:hAnsi="Consolas"/>
          <w:color w:val="9CDCFE"/>
          <w:sz w:val="21"/>
          <w:szCs w:val="21"/>
        </w:rPr>
        <w:t>LADHDDT</w:t>
      </w:r>
      <w:r w:rsidRPr="00E60C7E">
        <w:rPr>
          <w:rFonts w:ascii="Consolas" w:hAnsi="Consolas"/>
          <w:color w:val="D4D4D4"/>
          <w:sz w:val="21"/>
          <w:szCs w:val="21"/>
        </w:rPr>
        <w:t>&gt;*</w:t>
      </w:r>
      <w:r w:rsidRPr="00E60C7E">
        <w:rPr>
          <w:rFonts w:ascii="Consolas" w:hAnsi="Consolas"/>
          <w:color w:val="6A9955"/>
          <w:sz w:val="21"/>
          <w:szCs w:val="21"/>
        </w:rPr>
        <w:t>//</w:t>
      </w:r>
      <w:r w:rsidRPr="00E60C7E">
        <w:rPr>
          <w:rFonts w:ascii="Consolas" w:hAnsi="Consolas"/>
          <w:color w:val="6A9955"/>
          <w:sz w:val="21"/>
          <w:szCs w:val="21"/>
        </w:rPr>
        <w:t>Loại</w:t>
      </w:r>
      <w:r w:rsidRPr="00E60C7E">
        <w:rPr>
          <w:rFonts w:ascii="Consolas" w:hAnsi="Consolas"/>
          <w:color w:val="6A9955"/>
          <w:sz w:val="21"/>
          <w:szCs w:val="21"/>
        </w:rPr>
        <w:t xml:space="preserve"> </w:t>
      </w:r>
      <w:r w:rsidRPr="00E60C7E">
        <w:rPr>
          <w:rFonts w:ascii="Consolas" w:hAnsi="Consolas"/>
          <w:color w:val="6A9955"/>
          <w:sz w:val="21"/>
          <w:szCs w:val="21"/>
        </w:rPr>
        <w:t>áp</w:t>
      </w:r>
      <w:r w:rsidRPr="00E60C7E">
        <w:rPr>
          <w:rFonts w:ascii="Consolas" w:hAnsi="Consolas"/>
          <w:color w:val="6A9955"/>
          <w:sz w:val="21"/>
          <w:szCs w:val="21"/>
        </w:rPr>
        <w:t xml:space="preserve"> </w:t>
      </w:r>
      <w:r w:rsidRPr="00E60C7E">
        <w:rPr>
          <w:rFonts w:ascii="Consolas" w:hAnsi="Consolas"/>
          <w:color w:val="6A9955"/>
          <w:sz w:val="21"/>
          <w:szCs w:val="21"/>
        </w:rPr>
        <w:t>dụng</w:t>
      </w:r>
      <w:r w:rsidRPr="00E60C7E">
        <w:rPr>
          <w:rFonts w:ascii="Consolas" w:hAnsi="Consolas"/>
          <w:color w:val="6A9955"/>
          <w:sz w:val="21"/>
          <w:szCs w:val="21"/>
        </w:rPr>
        <w:t xml:space="preserve"> </w:t>
      </w:r>
      <w:r w:rsidRPr="00E60C7E">
        <w:rPr>
          <w:rFonts w:ascii="Consolas" w:hAnsi="Consolas"/>
          <w:color w:val="6A9955"/>
          <w:sz w:val="21"/>
          <w:szCs w:val="21"/>
        </w:rPr>
        <w:t>hóa</w:t>
      </w:r>
      <w:r w:rsidRPr="00E60C7E">
        <w:rPr>
          <w:rFonts w:ascii="Consolas" w:hAnsi="Consolas"/>
          <w:color w:val="6A9955"/>
          <w:sz w:val="21"/>
          <w:szCs w:val="21"/>
        </w:rPr>
        <w:t xml:space="preserve"> </w:t>
      </w:r>
      <w:r w:rsidRPr="00E60C7E">
        <w:rPr>
          <w:rFonts w:ascii="Consolas" w:hAnsi="Consolas"/>
          <w:color w:val="6A9955"/>
          <w:sz w:val="21"/>
          <w:szCs w:val="21"/>
        </w:rPr>
        <w:t>đơn</w:t>
      </w:r>
      <w:r w:rsidRPr="00E60C7E">
        <w:rPr>
          <w:rFonts w:ascii="Consolas" w:hAnsi="Consolas"/>
          <w:color w:val="6A9955"/>
          <w:sz w:val="21"/>
          <w:szCs w:val="21"/>
        </w:rPr>
        <w:t xml:space="preserve"> điện tử </w:t>
      </w:r>
    </w:p>
    <w:p w:rsidR="009D1437" w:rsidRPr="00E60C7E" w:rsidP="009D1437" w14:paraId="2453ED4F" w14:textId="77777777">
      <w:pPr>
        <w:shd w:val="clear" w:color="auto" w:fill="1E1E1E"/>
      </w:pPr>
      <w:r w:rsidRPr="00E60C7E">
        <w:rPr>
          <w:rFonts w:ascii="Consolas" w:hAnsi="Consolas"/>
          <w:color w:val="D4D4D4"/>
          <w:sz w:val="21"/>
          <w:szCs w:val="21"/>
        </w:rPr>
        <w:t>            (</w:t>
      </w:r>
      <w:r w:rsidRPr="00E60C7E">
        <w:rPr>
          <w:rFonts w:ascii="Consolas" w:hAnsi="Consolas"/>
          <w:color w:val="B5CEA8"/>
          <w:sz w:val="21"/>
          <w:szCs w:val="21"/>
        </w:rPr>
        <w:t>1</w:t>
      </w:r>
      <w:r w:rsidRPr="00E60C7E">
        <w:rPr>
          <w:rFonts w:ascii="Consolas" w:hAnsi="Consolas"/>
          <w:color w:val="D4D4D4"/>
          <w:sz w:val="21"/>
          <w:szCs w:val="21"/>
        </w:rPr>
        <w:t>:</w:t>
      </w:r>
      <w:r w:rsidRPr="00E60C7E">
        <w:rPr>
          <w:rFonts w:ascii="Consolas" w:hAnsi="Consolas"/>
          <w:color w:val="9CDCFE"/>
          <w:sz w:val="21"/>
          <w:szCs w:val="21"/>
        </w:rPr>
        <w:t>Hóa</w:t>
      </w:r>
      <w:r w:rsidRPr="00E60C7E">
        <w:rPr>
          <w:rFonts w:ascii="Consolas" w:hAnsi="Consolas"/>
          <w:color w:val="D4D4D4"/>
          <w:sz w:val="21"/>
          <w:szCs w:val="21"/>
        </w:rPr>
        <w:t xml:space="preserve"> </w:t>
      </w:r>
      <w:r w:rsidRPr="00E60C7E">
        <w:rPr>
          <w:rFonts w:ascii="Consolas" w:hAnsi="Consolas"/>
          <w:color w:val="9CDCFE"/>
          <w:sz w:val="21"/>
          <w:szCs w:val="21"/>
        </w:rPr>
        <w:t>đơn</w:t>
      </w:r>
      <w:r w:rsidRPr="00E60C7E">
        <w:rPr>
          <w:rFonts w:ascii="Consolas" w:hAnsi="Consolas"/>
          <w:color w:val="D4D4D4"/>
          <w:sz w:val="21"/>
          <w:szCs w:val="21"/>
        </w:rPr>
        <w:t xml:space="preserve"> </w:t>
      </w:r>
      <w:r w:rsidRPr="00E60C7E">
        <w:rPr>
          <w:rFonts w:ascii="Consolas" w:hAnsi="Consolas"/>
          <w:color w:val="9CDCFE"/>
          <w:sz w:val="21"/>
          <w:szCs w:val="21"/>
        </w:rPr>
        <w:t>điện</w:t>
      </w:r>
      <w:r w:rsidRPr="00E60C7E">
        <w:rPr>
          <w:rFonts w:ascii="Consolas" w:hAnsi="Consolas"/>
          <w:color w:val="D4D4D4"/>
          <w:sz w:val="21"/>
          <w:szCs w:val="21"/>
        </w:rPr>
        <w:t xml:space="preserve"> </w:t>
      </w:r>
      <w:r w:rsidRPr="00E60C7E">
        <w:rPr>
          <w:rFonts w:ascii="Consolas" w:hAnsi="Consolas"/>
          <w:color w:val="9CDCFE"/>
          <w:sz w:val="21"/>
          <w:szCs w:val="21"/>
        </w:rPr>
        <w:t>tử</w:t>
      </w:r>
      <w:r w:rsidRPr="00E60C7E">
        <w:rPr>
          <w:rFonts w:ascii="Consolas" w:hAnsi="Consolas"/>
          <w:color w:val="D4D4D4"/>
          <w:sz w:val="21"/>
          <w:szCs w:val="21"/>
        </w:rPr>
        <w:t xml:space="preserve"> </w:t>
      </w:r>
      <w:r w:rsidRPr="00E60C7E">
        <w:rPr>
          <w:rFonts w:ascii="Consolas" w:hAnsi="Consolas"/>
          <w:color w:val="9CDCFE"/>
          <w:sz w:val="21"/>
          <w:szCs w:val="21"/>
        </w:rPr>
        <w:t>theo</w:t>
      </w:r>
      <w:r w:rsidRPr="00E60C7E">
        <w:rPr>
          <w:rFonts w:ascii="Consolas" w:hAnsi="Consolas"/>
          <w:color w:val="D4D4D4"/>
          <w:sz w:val="21"/>
          <w:szCs w:val="21"/>
        </w:rPr>
        <w:t xml:space="preserve"> </w:t>
      </w:r>
      <w:r w:rsidRPr="00E60C7E">
        <w:rPr>
          <w:rFonts w:ascii="Consolas" w:hAnsi="Consolas"/>
          <w:color w:val="9CDCFE"/>
          <w:sz w:val="21"/>
          <w:szCs w:val="21"/>
        </w:rPr>
        <w:t>Nghị</w:t>
      </w:r>
      <w:r w:rsidRPr="00E60C7E">
        <w:rPr>
          <w:rFonts w:ascii="Consolas" w:hAnsi="Consolas"/>
          <w:color w:val="D4D4D4"/>
          <w:sz w:val="21"/>
          <w:szCs w:val="21"/>
        </w:rPr>
        <w:t xml:space="preserve"> </w:t>
      </w:r>
      <w:r w:rsidRPr="00E60C7E">
        <w:rPr>
          <w:rFonts w:ascii="Consolas" w:hAnsi="Consolas"/>
          <w:color w:val="9CDCFE"/>
          <w:sz w:val="21"/>
          <w:szCs w:val="21"/>
        </w:rPr>
        <w:t>định</w:t>
      </w:r>
      <w:r w:rsidRPr="00E60C7E">
        <w:rPr>
          <w:rFonts w:ascii="Consolas" w:hAnsi="Consolas"/>
          <w:color w:val="D4D4D4"/>
          <w:sz w:val="21"/>
          <w:szCs w:val="21"/>
        </w:rPr>
        <w:t xml:space="preserve"> </w:t>
      </w:r>
      <w:r w:rsidRPr="00E60C7E">
        <w:rPr>
          <w:rFonts w:ascii="Consolas" w:hAnsi="Consolas"/>
          <w:color w:val="B5CEA8"/>
          <w:sz w:val="21"/>
          <w:szCs w:val="21"/>
        </w:rPr>
        <w:t>123</w:t>
      </w:r>
      <w:r w:rsidRPr="00E60C7E">
        <w:rPr>
          <w:rFonts w:ascii="Consolas" w:hAnsi="Consolas"/>
          <w:color w:val="D4D4D4"/>
          <w:sz w:val="21"/>
          <w:szCs w:val="21"/>
        </w:rPr>
        <w:t>/</w:t>
      </w:r>
      <w:r w:rsidRPr="00E60C7E">
        <w:rPr>
          <w:rFonts w:ascii="Consolas" w:hAnsi="Consolas"/>
          <w:color w:val="B5CEA8"/>
          <w:sz w:val="21"/>
          <w:szCs w:val="21"/>
        </w:rPr>
        <w:t>2020</w:t>
      </w:r>
      <w:r w:rsidRPr="00E60C7E">
        <w:rPr>
          <w:rFonts w:ascii="Consolas" w:hAnsi="Consolas"/>
          <w:color w:val="D4D4D4"/>
          <w:sz w:val="21"/>
          <w:szCs w:val="21"/>
        </w:rPr>
        <w:t>/</w:t>
      </w:r>
      <w:r w:rsidRPr="00E60C7E">
        <w:rPr>
          <w:rFonts w:ascii="Consolas" w:hAnsi="Consolas"/>
          <w:color w:val="9CDCFE"/>
          <w:sz w:val="21"/>
          <w:szCs w:val="21"/>
        </w:rPr>
        <w:t>NĐ</w:t>
      </w:r>
      <w:r w:rsidRPr="00E60C7E">
        <w:rPr>
          <w:rFonts w:ascii="Consolas" w:hAnsi="Consolas"/>
          <w:color w:val="D4D4D4"/>
          <w:sz w:val="21"/>
          <w:szCs w:val="21"/>
        </w:rPr>
        <w:t>-</w:t>
      </w:r>
      <w:r w:rsidRPr="00E60C7E">
        <w:rPr>
          <w:rFonts w:ascii="Consolas" w:hAnsi="Consolas"/>
          <w:color w:val="9CDCFE"/>
          <w:sz w:val="21"/>
          <w:szCs w:val="21"/>
        </w:rPr>
        <w:t>CP</w:t>
      </w:r>
      <w:r w:rsidRPr="00E60C7E">
        <w:rPr>
          <w:rFonts w:ascii="Consolas" w:hAnsi="Consolas"/>
          <w:color w:val="D4D4D4"/>
          <w:sz w:val="21"/>
          <w:szCs w:val="21"/>
        </w:rPr>
        <w:t>; </w:t>
      </w:r>
    </w:p>
    <w:p w:rsidR="009D1437" w:rsidRPr="00E60C7E" w:rsidP="009D1437" w14:paraId="42C3A293" w14:textId="77777777">
      <w:pPr>
        <w:shd w:val="clear" w:color="auto" w:fill="1E1E1E"/>
      </w:pPr>
      <w:r w:rsidRPr="00E60C7E">
        <w:rPr>
          <w:rFonts w:ascii="Consolas" w:hAnsi="Consolas"/>
          <w:color w:val="D4D4D4"/>
          <w:sz w:val="21"/>
          <w:szCs w:val="21"/>
        </w:rPr>
        <w:t xml:space="preserve">            </w:t>
      </w:r>
      <w:r w:rsidRPr="00E60C7E">
        <w:rPr>
          <w:rFonts w:ascii="Consolas" w:hAnsi="Consolas"/>
          <w:color w:val="B5CEA8"/>
          <w:sz w:val="21"/>
          <w:szCs w:val="21"/>
        </w:rPr>
        <w:t>2</w:t>
      </w:r>
      <w:r w:rsidRPr="00E60C7E">
        <w:rPr>
          <w:rFonts w:ascii="Consolas" w:hAnsi="Consolas"/>
          <w:color w:val="D4D4D4"/>
          <w:sz w:val="21"/>
          <w:szCs w:val="21"/>
        </w:rPr>
        <w:t xml:space="preserve">: </w:t>
      </w:r>
      <w:r w:rsidRPr="00E60C7E">
        <w:rPr>
          <w:rFonts w:ascii="Consolas" w:hAnsi="Consolas"/>
          <w:color w:val="9CDCFE"/>
          <w:sz w:val="21"/>
          <w:szCs w:val="21"/>
        </w:rPr>
        <w:t>Hóa</w:t>
      </w:r>
      <w:r w:rsidRPr="00E60C7E">
        <w:rPr>
          <w:rFonts w:ascii="Consolas" w:hAnsi="Consolas"/>
          <w:color w:val="D4D4D4"/>
          <w:sz w:val="21"/>
          <w:szCs w:val="21"/>
        </w:rPr>
        <w:t xml:space="preserve"> </w:t>
      </w:r>
      <w:r w:rsidRPr="00E60C7E">
        <w:rPr>
          <w:rFonts w:ascii="Consolas" w:hAnsi="Consolas"/>
          <w:color w:val="9CDCFE"/>
          <w:sz w:val="21"/>
          <w:szCs w:val="21"/>
        </w:rPr>
        <w:t>đơn</w:t>
      </w:r>
      <w:r w:rsidRPr="00E60C7E">
        <w:rPr>
          <w:rFonts w:ascii="Consolas" w:hAnsi="Consolas"/>
          <w:color w:val="D4D4D4"/>
          <w:sz w:val="21"/>
          <w:szCs w:val="21"/>
        </w:rPr>
        <w:t xml:space="preserve"> </w:t>
      </w:r>
      <w:r w:rsidRPr="00E60C7E">
        <w:rPr>
          <w:rFonts w:ascii="Consolas" w:hAnsi="Consolas"/>
          <w:color w:val="9CDCFE"/>
          <w:sz w:val="21"/>
          <w:szCs w:val="21"/>
        </w:rPr>
        <w:t>điện</w:t>
      </w:r>
      <w:r w:rsidRPr="00E60C7E">
        <w:rPr>
          <w:rFonts w:ascii="Consolas" w:hAnsi="Consolas"/>
          <w:color w:val="D4D4D4"/>
          <w:sz w:val="21"/>
          <w:szCs w:val="21"/>
        </w:rPr>
        <w:t xml:space="preserve"> </w:t>
      </w:r>
      <w:r w:rsidRPr="00E60C7E">
        <w:rPr>
          <w:rFonts w:ascii="Consolas" w:hAnsi="Consolas"/>
          <w:color w:val="9CDCFE"/>
          <w:sz w:val="21"/>
          <w:szCs w:val="21"/>
        </w:rPr>
        <w:t>tử</w:t>
      </w:r>
      <w:r w:rsidRPr="00E60C7E">
        <w:rPr>
          <w:rFonts w:ascii="Consolas" w:hAnsi="Consolas"/>
          <w:color w:val="D4D4D4"/>
          <w:sz w:val="21"/>
          <w:szCs w:val="21"/>
        </w:rPr>
        <w:t xml:space="preserve"> </w:t>
      </w:r>
      <w:r w:rsidRPr="00E60C7E">
        <w:rPr>
          <w:rFonts w:ascii="Consolas" w:hAnsi="Consolas"/>
          <w:color w:val="9CDCFE"/>
          <w:sz w:val="21"/>
          <w:szCs w:val="21"/>
        </w:rPr>
        <w:t>có</w:t>
      </w:r>
      <w:r w:rsidRPr="00E60C7E">
        <w:rPr>
          <w:rFonts w:ascii="Consolas" w:hAnsi="Consolas"/>
          <w:color w:val="D4D4D4"/>
          <w:sz w:val="21"/>
          <w:szCs w:val="21"/>
        </w:rPr>
        <w:t xml:space="preserve"> </w:t>
      </w:r>
      <w:r w:rsidRPr="00E60C7E">
        <w:rPr>
          <w:rFonts w:ascii="Consolas" w:hAnsi="Consolas"/>
          <w:color w:val="9CDCFE"/>
          <w:sz w:val="21"/>
          <w:szCs w:val="21"/>
        </w:rPr>
        <w:t>mã</w:t>
      </w:r>
      <w:r w:rsidRPr="00E60C7E">
        <w:rPr>
          <w:rFonts w:ascii="Consolas" w:hAnsi="Consolas"/>
          <w:color w:val="D4D4D4"/>
          <w:sz w:val="21"/>
          <w:szCs w:val="21"/>
        </w:rPr>
        <w:t xml:space="preserve"> </w:t>
      </w:r>
      <w:r w:rsidRPr="00E60C7E">
        <w:rPr>
          <w:rFonts w:ascii="Consolas" w:hAnsi="Consolas"/>
          <w:color w:val="9CDCFE"/>
          <w:sz w:val="21"/>
          <w:szCs w:val="21"/>
        </w:rPr>
        <w:t>xác</w:t>
      </w:r>
      <w:r w:rsidRPr="00E60C7E">
        <w:rPr>
          <w:rFonts w:ascii="Consolas" w:hAnsi="Consolas"/>
          <w:color w:val="D4D4D4"/>
          <w:sz w:val="21"/>
          <w:szCs w:val="21"/>
        </w:rPr>
        <w:t xml:space="preserve"> </w:t>
      </w:r>
      <w:r w:rsidRPr="00E60C7E">
        <w:rPr>
          <w:rFonts w:ascii="Consolas" w:hAnsi="Consolas"/>
          <w:color w:val="9CDCFE"/>
          <w:sz w:val="21"/>
          <w:szCs w:val="21"/>
        </w:rPr>
        <w:t>thực</w:t>
      </w:r>
      <w:r w:rsidRPr="00E60C7E">
        <w:rPr>
          <w:rFonts w:ascii="Consolas" w:hAnsi="Consolas"/>
          <w:color w:val="D4D4D4"/>
          <w:sz w:val="21"/>
          <w:szCs w:val="21"/>
        </w:rPr>
        <w:t xml:space="preserve"> </w:t>
      </w:r>
      <w:r w:rsidRPr="00E60C7E">
        <w:rPr>
          <w:rFonts w:ascii="Consolas" w:hAnsi="Consolas"/>
          <w:color w:val="9CDCFE"/>
          <w:sz w:val="21"/>
          <w:szCs w:val="21"/>
        </w:rPr>
        <w:t>của</w:t>
      </w:r>
      <w:r w:rsidRPr="00E60C7E">
        <w:rPr>
          <w:rFonts w:ascii="Consolas" w:hAnsi="Consolas"/>
          <w:color w:val="D4D4D4"/>
          <w:sz w:val="21"/>
          <w:szCs w:val="21"/>
        </w:rPr>
        <w:t xml:space="preserve"> </w:t>
      </w:r>
      <w:r w:rsidRPr="00E60C7E">
        <w:rPr>
          <w:rFonts w:ascii="Consolas" w:hAnsi="Consolas"/>
          <w:color w:val="9CDCFE"/>
          <w:sz w:val="21"/>
          <w:szCs w:val="21"/>
        </w:rPr>
        <w:t>cơ</w:t>
      </w:r>
      <w:r w:rsidRPr="00E60C7E">
        <w:rPr>
          <w:rFonts w:ascii="Consolas" w:hAnsi="Consolas"/>
          <w:color w:val="D4D4D4"/>
          <w:sz w:val="21"/>
          <w:szCs w:val="21"/>
        </w:rPr>
        <w:t xml:space="preserve"> </w:t>
      </w:r>
      <w:r w:rsidRPr="00E60C7E">
        <w:rPr>
          <w:rFonts w:ascii="Consolas" w:hAnsi="Consolas"/>
          <w:color w:val="9CDCFE"/>
          <w:sz w:val="21"/>
          <w:szCs w:val="21"/>
        </w:rPr>
        <w:t>quan</w:t>
      </w:r>
      <w:r w:rsidRPr="00E60C7E">
        <w:rPr>
          <w:rFonts w:ascii="Consolas" w:hAnsi="Consolas"/>
          <w:color w:val="D4D4D4"/>
          <w:sz w:val="21"/>
          <w:szCs w:val="21"/>
        </w:rPr>
        <w:t xml:space="preserve"> </w:t>
      </w:r>
      <w:r w:rsidRPr="00E60C7E">
        <w:rPr>
          <w:rFonts w:ascii="Consolas" w:hAnsi="Consolas"/>
          <w:color w:val="9CDCFE"/>
          <w:sz w:val="21"/>
          <w:szCs w:val="21"/>
        </w:rPr>
        <w:t>thuế</w:t>
      </w:r>
      <w:r w:rsidRPr="00E60C7E">
        <w:rPr>
          <w:rFonts w:ascii="Consolas" w:hAnsi="Consolas"/>
          <w:color w:val="D4D4D4"/>
          <w:sz w:val="21"/>
          <w:szCs w:val="21"/>
        </w:rPr>
        <w:t xml:space="preserve"> </w:t>
      </w:r>
      <w:r w:rsidRPr="00E60C7E">
        <w:rPr>
          <w:rFonts w:ascii="Consolas" w:hAnsi="Consolas"/>
          <w:color w:val="9CDCFE"/>
          <w:sz w:val="21"/>
          <w:szCs w:val="21"/>
        </w:rPr>
        <w:t>theo</w:t>
      </w:r>
      <w:r w:rsidRPr="00E60C7E">
        <w:rPr>
          <w:rFonts w:ascii="Consolas" w:hAnsi="Consolas"/>
          <w:color w:val="D4D4D4"/>
          <w:sz w:val="21"/>
          <w:szCs w:val="21"/>
        </w:rPr>
        <w:t xml:space="preserve"> </w:t>
      </w:r>
      <w:r w:rsidRPr="00E60C7E">
        <w:rPr>
          <w:rFonts w:ascii="Consolas" w:hAnsi="Consolas"/>
          <w:color w:val="9CDCFE"/>
          <w:sz w:val="21"/>
          <w:szCs w:val="21"/>
        </w:rPr>
        <w:t>Quyết</w:t>
      </w:r>
      <w:r w:rsidRPr="00E60C7E">
        <w:rPr>
          <w:rFonts w:ascii="Consolas" w:hAnsi="Consolas"/>
          <w:color w:val="D4D4D4"/>
          <w:sz w:val="21"/>
          <w:szCs w:val="21"/>
        </w:rPr>
        <w:t xml:space="preserve"> </w:t>
      </w:r>
      <w:r w:rsidRPr="00E60C7E">
        <w:rPr>
          <w:rFonts w:ascii="Consolas" w:hAnsi="Consolas"/>
          <w:color w:val="9CDCFE"/>
          <w:sz w:val="21"/>
          <w:szCs w:val="21"/>
        </w:rPr>
        <w:t>định</w:t>
      </w:r>
      <w:r w:rsidRPr="00E60C7E">
        <w:rPr>
          <w:rFonts w:ascii="Consolas" w:hAnsi="Consolas"/>
          <w:color w:val="D4D4D4"/>
          <w:sz w:val="21"/>
          <w:szCs w:val="21"/>
        </w:rPr>
        <w:t xml:space="preserve"> </w:t>
      </w:r>
      <w:r w:rsidRPr="00E60C7E">
        <w:rPr>
          <w:rFonts w:ascii="Consolas" w:hAnsi="Consolas"/>
          <w:color w:val="9CDCFE"/>
          <w:sz w:val="21"/>
          <w:szCs w:val="21"/>
        </w:rPr>
        <w:t>số</w:t>
      </w:r>
      <w:r w:rsidRPr="00E60C7E">
        <w:rPr>
          <w:rFonts w:ascii="Consolas" w:hAnsi="Consolas"/>
          <w:color w:val="D4D4D4"/>
          <w:sz w:val="21"/>
          <w:szCs w:val="21"/>
        </w:rPr>
        <w:t xml:space="preserve"> </w:t>
      </w:r>
      <w:r w:rsidRPr="00E60C7E">
        <w:rPr>
          <w:rFonts w:ascii="Consolas" w:hAnsi="Consolas"/>
          <w:color w:val="B5CEA8"/>
          <w:sz w:val="21"/>
          <w:szCs w:val="21"/>
        </w:rPr>
        <w:t>1209</w:t>
      </w:r>
      <w:r w:rsidRPr="00E60C7E">
        <w:rPr>
          <w:rFonts w:ascii="Consolas" w:hAnsi="Consolas"/>
          <w:color w:val="D4D4D4"/>
          <w:sz w:val="21"/>
          <w:szCs w:val="21"/>
        </w:rPr>
        <w:t>/</w:t>
      </w:r>
      <w:r w:rsidRPr="00E60C7E">
        <w:rPr>
          <w:rFonts w:ascii="Consolas" w:hAnsi="Consolas"/>
          <w:color w:val="9CDCFE"/>
          <w:sz w:val="21"/>
          <w:szCs w:val="21"/>
        </w:rPr>
        <w:t>QĐ</w:t>
      </w:r>
      <w:r w:rsidRPr="00E60C7E">
        <w:rPr>
          <w:rFonts w:ascii="Consolas" w:hAnsi="Consolas"/>
          <w:color w:val="D4D4D4"/>
          <w:sz w:val="21"/>
          <w:szCs w:val="21"/>
        </w:rPr>
        <w:t>-</w:t>
      </w:r>
      <w:r w:rsidRPr="00E60C7E">
        <w:rPr>
          <w:rFonts w:ascii="Consolas" w:hAnsi="Consolas"/>
          <w:color w:val="9CDCFE"/>
          <w:sz w:val="21"/>
          <w:szCs w:val="21"/>
        </w:rPr>
        <w:t>BTC</w:t>
      </w:r>
      <w:r w:rsidRPr="00E60C7E">
        <w:rPr>
          <w:rFonts w:ascii="Consolas" w:hAnsi="Consolas"/>
          <w:color w:val="D4D4D4"/>
          <w:sz w:val="21"/>
          <w:szCs w:val="21"/>
        </w:rPr>
        <w:t>;</w:t>
      </w:r>
    </w:p>
    <w:p w:rsidR="009D1437" w:rsidRPr="00E60C7E" w:rsidP="009D1437" w14:paraId="6640C80D" w14:textId="77777777">
      <w:pPr>
        <w:shd w:val="clear" w:color="auto" w:fill="1E1E1E"/>
      </w:pPr>
      <w:r w:rsidRPr="00E60C7E">
        <w:rPr>
          <w:rFonts w:ascii="Consolas" w:hAnsi="Consolas"/>
          <w:color w:val="D4D4D4"/>
          <w:sz w:val="21"/>
          <w:szCs w:val="21"/>
        </w:rPr>
        <w:t xml:space="preserve">            </w:t>
      </w:r>
      <w:r w:rsidRPr="00E60C7E">
        <w:rPr>
          <w:rFonts w:ascii="Consolas" w:hAnsi="Consolas"/>
          <w:color w:val="B5CEA8"/>
          <w:sz w:val="21"/>
          <w:szCs w:val="21"/>
        </w:rPr>
        <w:t>3</w:t>
      </w:r>
      <w:r w:rsidRPr="00E60C7E">
        <w:rPr>
          <w:rFonts w:ascii="Consolas" w:hAnsi="Consolas"/>
          <w:color w:val="D4D4D4"/>
          <w:sz w:val="21"/>
          <w:szCs w:val="21"/>
        </w:rPr>
        <w:t xml:space="preserve">: </w:t>
      </w:r>
      <w:r w:rsidRPr="00E60C7E">
        <w:rPr>
          <w:rFonts w:ascii="Consolas" w:hAnsi="Consolas"/>
          <w:color w:val="9CDCFE"/>
          <w:sz w:val="21"/>
          <w:szCs w:val="21"/>
        </w:rPr>
        <w:t>Hóa</w:t>
      </w:r>
      <w:r w:rsidRPr="00E60C7E">
        <w:rPr>
          <w:rFonts w:ascii="Consolas" w:hAnsi="Consolas"/>
          <w:color w:val="D4D4D4"/>
          <w:sz w:val="21"/>
          <w:szCs w:val="21"/>
        </w:rPr>
        <w:t xml:space="preserve"> </w:t>
      </w:r>
      <w:r w:rsidRPr="00E60C7E">
        <w:rPr>
          <w:rFonts w:ascii="Consolas" w:hAnsi="Consolas"/>
          <w:color w:val="9CDCFE"/>
          <w:sz w:val="21"/>
          <w:szCs w:val="21"/>
        </w:rPr>
        <w:t>đơn</w:t>
      </w:r>
      <w:r w:rsidRPr="00E60C7E">
        <w:rPr>
          <w:rFonts w:ascii="Consolas" w:hAnsi="Consolas"/>
          <w:color w:val="D4D4D4"/>
          <w:sz w:val="21"/>
          <w:szCs w:val="21"/>
        </w:rPr>
        <w:t xml:space="preserve"> </w:t>
      </w:r>
      <w:r w:rsidRPr="00E60C7E">
        <w:rPr>
          <w:rFonts w:ascii="Consolas" w:hAnsi="Consolas"/>
          <w:color w:val="9CDCFE"/>
          <w:sz w:val="21"/>
          <w:szCs w:val="21"/>
        </w:rPr>
        <w:t>theo</w:t>
      </w:r>
      <w:r w:rsidRPr="00E60C7E">
        <w:rPr>
          <w:rFonts w:ascii="Consolas" w:hAnsi="Consolas"/>
          <w:color w:val="D4D4D4"/>
          <w:sz w:val="21"/>
          <w:szCs w:val="21"/>
        </w:rPr>
        <w:t xml:space="preserve"> </w:t>
      </w:r>
      <w:r w:rsidRPr="00E60C7E">
        <w:rPr>
          <w:rFonts w:ascii="Consolas" w:hAnsi="Consolas"/>
          <w:color w:val="9CDCFE"/>
          <w:sz w:val="21"/>
          <w:szCs w:val="21"/>
        </w:rPr>
        <w:t>Nghị</w:t>
      </w:r>
      <w:r w:rsidRPr="00E60C7E">
        <w:rPr>
          <w:rFonts w:ascii="Consolas" w:hAnsi="Consolas"/>
          <w:color w:val="D4D4D4"/>
          <w:sz w:val="21"/>
          <w:szCs w:val="21"/>
        </w:rPr>
        <w:t xml:space="preserve"> </w:t>
      </w:r>
      <w:r w:rsidRPr="00E60C7E">
        <w:rPr>
          <w:rFonts w:ascii="Consolas" w:hAnsi="Consolas"/>
          <w:color w:val="9CDCFE"/>
          <w:sz w:val="21"/>
          <w:szCs w:val="21"/>
        </w:rPr>
        <w:t>định</w:t>
      </w:r>
      <w:r w:rsidRPr="00E60C7E">
        <w:rPr>
          <w:rFonts w:ascii="Consolas" w:hAnsi="Consolas"/>
          <w:color w:val="D4D4D4"/>
          <w:sz w:val="21"/>
          <w:szCs w:val="21"/>
        </w:rPr>
        <w:t xml:space="preserve"> </w:t>
      </w:r>
      <w:r w:rsidRPr="00E60C7E">
        <w:rPr>
          <w:rFonts w:ascii="Consolas" w:hAnsi="Consolas"/>
          <w:color w:val="9CDCFE"/>
          <w:sz w:val="21"/>
          <w:szCs w:val="21"/>
        </w:rPr>
        <w:t>số</w:t>
      </w:r>
      <w:r w:rsidRPr="00E60C7E">
        <w:rPr>
          <w:rFonts w:ascii="Consolas" w:hAnsi="Consolas"/>
          <w:color w:val="D4D4D4"/>
          <w:sz w:val="21"/>
          <w:szCs w:val="21"/>
        </w:rPr>
        <w:t xml:space="preserve"> </w:t>
      </w:r>
      <w:r w:rsidRPr="00E60C7E">
        <w:rPr>
          <w:rFonts w:ascii="Consolas" w:hAnsi="Consolas"/>
          <w:color w:val="B5CEA8"/>
          <w:sz w:val="21"/>
          <w:szCs w:val="21"/>
        </w:rPr>
        <w:t>51</w:t>
      </w:r>
      <w:r w:rsidRPr="00E60C7E">
        <w:rPr>
          <w:rFonts w:ascii="Consolas" w:hAnsi="Consolas"/>
          <w:color w:val="D4D4D4"/>
          <w:sz w:val="21"/>
          <w:szCs w:val="21"/>
        </w:rPr>
        <w:t>/</w:t>
      </w:r>
      <w:r w:rsidRPr="00E60C7E">
        <w:rPr>
          <w:rFonts w:ascii="Consolas" w:hAnsi="Consolas"/>
          <w:color w:val="B5CEA8"/>
          <w:sz w:val="21"/>
          <w:szCs w:val="21"/>
        </w:rPr>
        <w:t>2010</w:t>
      </w:r>
      <w:r w:rsidRPr="00E60C7E">
        <w:rPr>
          <w:rFonts w:ascii="Consolas" w:hAnsi="Consolas"/>
          <w:color w:val="D4D4D4"/>
          <w:sz w:val="21"/>
          <w:szCs w:val="21"/>
        </w:rPr>
        <w:t>/</w:t>
      </w:r>
      <w:r w:rsidRPr="00E60C7E">
        <w:rPr>
          <w:rFonts w:ascii="Consolas" w:hAnsi="Consolas"/>
          <w:color w:val="9CDCFE"/>
          <w:sz w:val="21"/>
          <w:szCs w:val="21"/>
        </w:rPr>
        <w:t>NĐ</w:t>
      </w:r>
      <w:r w:rsidRPr="00E60C7E">
        <w:rPr>
          <w:rFonts w:ascii="Consolas" w:hAnsi="Consolas"/>
          <w:color w:val="D4D4D4"/>
          <w:sz w:val="21"/>
          <w:szCs w:val="21"/>
        </w:rPr>
        <w:t>-</w:t>
      </w:r>
      <w:r w:rsidRPr="00E60C7E">
        <w:rPr>
          <w:rFonts w:ascii="Consolas" w:hAnsi="Consolas"/>
          <w:color w:val="9CDCFE"/>
          <w:sz w:val="21"/>
          <w:szCs w:val="21"/>
        </w:rPr>
        <w:t>CP</w:t>
      </w:r>
      <w:r w:rsidRPr="00E60C7E">
        <w:rPr>
          <w:rFonts w:ascii="Consolas" w:hAnsi="Consolas"/>
          <w:color w:val="D4D4D4"/>
          <w:sz w:val="21"/>
          <w:szCs w:val="21"/>
        </w:rPr>
        <w:t xml:space="preserve"> </w:t>
      </w:r>
      <w:r w:rsidRPr="00E60C7E">
        <w:rPr>
          <w:rFonts w:ascii="Consolas" w:hAnsi="Consolas"/>
          <w:color w:val="9CDCFE"/>
          <w:sz w:val="21"/>
          <w:szCs w:val="21"/>
        </w:rPr>
        <w:t>và</w:t>
      </w:r>
      <w:r w:rsidRPr="00E60C7E">
        <w:rPr>
          <w:rFonts w:ascii="Consolas" w:hAnsi="Consolas"/>
          <w:color w:val="D4D4D4"/>
          <w:sz w:val="21"/>
          <w:szCs w:val="21"/>
        </w:rPr>
        <w:t xml:space="preserve"> </w:t>
      </w:r>
      <w:r w:rsidRPr="00E60C7E">
        <w:rPr>
          <w:rFonts w:ascii="Consolas" w:hAnsi="Consolas"/>
          <w:color w:val="9CDCFE"/>
          <w:sz w:val="21"/>
          <w:szCs w:val="21"/>
        </w:rPr>
        <w:t>Nghị</w:t>
      </w:r>
      <w:r w:rsidRPr="00E60C7E">
        <w:rPr>
          <w:rFonts w:ascii="Consolas" w:hAnsi="Consolas"/>
          <w:color w:val="D4D4D4"/>
          <w:sz w:val="21"/>
          <w:szCs w:val="21"/>
        </w:rPr>
        <w:t xml:space="preserve"> </w:t>
      </w:r>
      <w:r w:rsidRPr="00E60C7E">
        <w:rPr>
          <w:rFonts w:ascii="Consolas" w:hAnsi="Consolas"/>
          <w:color w:val="9CDCFE"/>
          <w:sz w:val="21"/>
          <w:szCs w:val="21"/>
        </w:rPr>
        <w:t>định</w:t>
      </w:r>
      <w:r w:rsidRPr="00E60C7E">
        <w:rPr>
          <w:rFonts w:ascii="Consolas" w:hAnsi="Consolas"/>
          <w:color w:val="D4D4D4"/>
          <w:sz w:val="21"/>
          <w:szCs w:val="21"/>
        </w:rPr>
        <w:t xml:space="preserve"> </w:t>
      </w:r>
      <w:r w:rsidRPr="00E60C7E">
        <w:rPr>
          <w:rFonts w:ascii="Consolas" w:hAnsi="Consolas"/>
          <w:color w:val="9CDCFE"/>
          <w:sz w:val="21"/>
          <w:szCs w:val="21"/>
        </w:rPr>
        <w:t>số</w:t>
      </w:r>
      <w:r w:rsidRPr="00E60C7E">
        <w:rPr>
          <w:rFonts w:ascii="Consolas" w:hAnsi="Consolas"/>
          <w:color w:val="D4D4D4"/>
          <w:sz w:val="21"/>
          <w:szCs w:val="21"/>
        </w:rPr>
        <w:t xml:space="preserve"> </w:t>
      </w:r>
      <w:r w:rsidRPr="00E60C7E">
        <w:rPr>
          <w:rFonts w:ascii="Consolas" w:hAnsi="Consolas"/>
          <w:color w:val="B5CEA8"/>
          <w:sz w:val="21"/>
          <w:szCs w:val="21"/>
        </w:rPr>
        <w:t>04</w:t>
      </w:r>
      <w:r w:rsidRPr="00E60C7E">
        <w:rPr>
          <w:rFonts w:ascii="Consolas" w:hAnsi="Consolas"/>
          <w:color w:val="D4D4D4"/>
          <w:sz w:val="21"/>
          <w:szCs w:val="21"/>
        </w:rPr>
        <w:t>/</w:t>
      </w:r>
      <w:r w:rsidRPr="00E60C7E">
        <w:rPr>
          <w:rFonts w:ascii="Consolas" w:hAnsi="Consolas"/>
          <w:color w:val="B5CEA8"/>
          <w:sz w:val="21"/>
          <w:szCs w:val="21"/>
        </w:rPr>
        <w:t>2014</w:t>
      </w:r>
      <w:r w:rsidRPr="00E60C7E">
        <w:rPr>
          <w:rFonts w:ascii="Consolas" w:hAnsi="Consolas"/>
          <w:color w:val="D4D4D4"/>
          <w:sz w:val="21"/>
          <w:szCs w:val="21"/>
        </w:rPr>
        <w:t>/</w:t>
      </w:r>
      <w:r w:rsidRPr="00E60C7E">
        <w:rPr>
          <w:rFonts w:ascii="Consolas" w:hAnsi="Consolas"/>
          <w:color w:val="9CDCFE"/>
          <w:sz w:val="21"/>
          <w:szCs w:val="21"/>
        </w:rPr>
        <w:t>NĐ</w:t>
      </w:r>
      <w:r w:rsidRPr="00E60C7E">
        <w:rPr>
          <w:rFonts w:ascii="Consolas" w:hAnsi="Consolas"/>
          <w:color w:val="D4D4D4"/>
          <w:sz w:val="21"/>
          <w:szCs w:val="21"/>
        </w:rPr>
        <w:t>-</w:t>
      </w:r>
      <w:r w:rsidRPr="00E60C7E">
        <w:rPr>
          <w:rFonts w:ascii="Consolas" w:hAnsi="Consolas"/>
          <w:color w:val="9CDCFE"/>
          <w:sz w:val="21"/>
          <w:szCs w:val="21"/>
        </w:rPr>
        <w:t>CP</w:t>
      </w:r>
      <w:r w:rsidRPr="00E60C7E">
        <w:rPr>
          <w:rFonts w:ascii="Consolas" w:hAnsi="Consolas"/>
          <w:color w:val="D4D4D4"/>
          <w:sz w:val="21"/>
          <w:szCs w:val="21"/>
        </w:rPr>
        <w:t>;</w:t>
      </w:r>
    </w:p>
    <w:p w:rsidR="009D1437" w:rsidRPr="00E60C7E" w:rsidP="009D1437" w14:paraId="5E479514" w14:textId="77777777">
      <w:pPr>
        <w:shd w:val="clear" w:color="auto" w:fill="1E1E1E"/>
      </w:pPr>
      <w:r w:rsidRPr="00E60C7E">
        <w:rPr>
          <w:rFonts w:ascii="Consolas" w:hAnsi="Consolas"/>
          <w:color w:val="D4D4D4"/>
          <w:sz w:val="21"/>
          <w:szCs w:val="21"/>
        </w:rPr>
        <w:t xml:space="preserve">            </w:t>
      </w:r>
      <w:r w:rsidRPr="00E60C7E">
        <w:rPr>
          <w:rFonts w:ascii="Consolas" w:hAnsi="Consolas"/>
          <w:color w:val="B5CEA8"/>
          <w:sz w:val="21"/>
          <w:szCs w:val="21"/>
        </w:rPr>
        <w:t>4</w:t>
      </w:r>
      <w:r w:rsidRPr="00E60C7E">
        <w:rPr>
          <w:rFonts w:ascii="Consolas" w:hAnsi="Consolas"/>
          <w:color w:val="D4D4D4"/>
          <w:sz w:val="21"/>
          <w:szCs w:val="21"/>
        </w:rPr>
        <w:t xml:space="preserve">: </w:t>
      </w:r>
      <w:r w:rsidRPr="00E60C7E">
        <w:rPr>
          <w:rFonts w:ascii="Consolas" w:hAnsi="Consolas"/>
          <w:color w:val="9CDCFE"/>
          <w:sz w:val="21"/>
          <w:szCs w:val="21"/>
        </w:rPr>
        <w:t>Hóa</w:t>
      </w:r>
      <w:r w:rsidRPr="00E60C7E">
        <w:rPr>
          <w:rFonts w:ascii="Consolas" w:hAnsi="Consolas"/>
          <w:color w:val="D4D4D4"/>
          <w:sz w:val="21"/>
          <w:szCs w:val="21"/>
        </w:rPr>
        <w:t xml:space="preserve"> </w:t>
      </w:r>
      <w:r w:rsidRPr="00E60C7E">
        <w:rPr>
          <w:rFonts w:ascii="Consolas" w:hAnsi="Consolas"/>
          <w:color w:val="9CDCFE"/>
          <w:sz w:val="21"/>
          <w:szCs w:val="21"/>
        </w:rPr>
        <w:t>đơn</w:t>
      </w:r>
      <w:r w:rsidRPr="00E60C7E">
        <w:rPr>
          <w:rFonts w:ascii="Consolas" w:hAnsi="Consolas"/>
          <w:color w:val="D4D4D4"/>
          <w:sz w:val="21"/>
          <w:szCs w:val="21"/>
        </w:rPr>
        <w:t xml:space="preserve"> </w:t>
      </w:r>
      <w:r w:rsidRPr="00E60C7E">
        <w:rPr>
          <w:rFonts w:ascii="Consolas" w:hAnsi="Consolas"/>
          <w:color w:val="9CDCFE"/>
          <w:sz w:val="21"/>
          <w:szCs w:val="21"/>
        </w:rPr>
        <w:t>đặt</w:t>
      </w:r>
      <w:r w:rsidRPr="00E60C7E">
        <w:rPr>
          <w:rFonts w:ascii="Consolas" w:hAnsi="Consolas"/>
          <w:color w:val="D4D4D4"/>
          <w:sz w:val="21"/>
          <w:szCs w:val="21"/>
        </w:rPr>
        <w:t xml:space="preserve"> </w:t>
      </w:r>
      <w:r w:rsidRPr="00E60C7E">
        <w:rPr>
          <w:rFonts w:ascii="Consolas" w:hAnsi="Consolas"/>
          <w:color w:val="9CDCFE"/>
          <w:sz w:val="21"/>
          <w:szCs w:val="21"/>
        </w:rPr>
        <w:t>in</w:t>
      </w:r>
      <w:r w:rsidRPr="00E60C7E">
        <w:rPr>
          <w:rFonts w:ascii="Consolas" w:hAnsi="Consolas"/>
          <w:color w:val="D4D4D4"/>
          <w:sz w:val="21"/>
          <w:szCs w:val="21"/>
        </w:rPr>
        <w:t xml:space="preserve"> </w:t>
      </w:r>
      <w:r w:rsidRPr="00E60C7E">
        <w:rPr>
          <w:rFonts w:ascii="Consolas" w:hAnsi="Consolas"/>
          <w:color w:val="9CDCFE"/>
          <w:sz w:val="21"/>
          <w:szCs w:val="21"/>
        </w:rPr>
        <w:t>theo</w:t>
      </w:r>
      <w:r w:rsidRPr="00E60C7E">
        <w:rPr>
          <w:rFonts w:ascii="Consolas" w:hAnsi="Consolas"/>
          <w:color w:val="D4D4D4"/>
          <w:sz w:val="21"/>
          <w:szCs w:val="21"/>
        </w:rPr>
        <w:t xml:space="preserve"> </w:t>
      </w:r>
      <w:r w:rsidRPr="00E60C7E">
        <w:rPr>
          <w:rFonts w:ascii="Consolas" w:hAnsi="Consolas"/>
          <w:color w:val="9CDCFE"/>
          <w:sz w:val="21"/>
          <w:szCs w:val="21"/>
        </w:rPr>
        <w:t>Nghị</w:t>
      </w:r>
      <w:r w:rsidRPr="00E60C7E">
        <w:rPr>
          <w:rFonts w:ascii="Consolas" w:hAnsi="Consolas"/>
          <w:color w:val="D4D4D4"/>
          <w:sz w:val="21"/>
          <w:szCs w:val="21"/>
        </w:rPr>
        <w:t xml:space="preserve"> </w:t>
      </w:r>
      <w:r w:rsidRPr="00E60C7E">
        <w:rPr>
          <w:rFonts w:ascii="Consolas" w:hAnsi="Consolas"/>
          <w:color w:val="9CDCFE"/>
          <w:sz w:val="21"/>
          <w:szCs w:val="21"/>
        </w:rPr>
        <w:t>định</w:t>
      </w:r>
      <w:r w:rsidRPr="00E60C7E">
        <w:rPr>
          <w:rFonts w:ascii="Consolas" w:hAnsi="Consolas"/>
          <w:color w:val="D4D4D4"/>
          <w:sz w:val="21"/>
          <w:szCs w:val="21"/>
        </w:rPr>
        <w:t xml:space="preserve"> </w:t>
      </w:r>
      <w:r w:rsidRPr="00E60C7E">
        <w:rPr>
          <w:rFonts w:ascii="Consolas" w:hAnsi="Consolas"/>
          <w:color w:val="B5CEA8"/>
          <w:sz w:val="21"/>
          <w:szCs w:val="21"/>
        </w:rPr>
        <w:t>123</w:t>
      </w:r>
      <w:r w:rsidRPr="00E60C7E">
        <w:rPr>
          <w:rFonts w:ascii="Consolas" w:hAnsi="Consolas"/>
          <w:color w:val="D4D4D4"/>
          <w:sz w:val="21"/>
          <w:szCs w:val="21"/>
        </w:rPr>
        <w:t>/</w:t>
      </w:r>
      <w:r w:rsidRPr="00E60C7E">
        <w:rPr>
          <w:rFonts w:ascii="Consolas" w:hAnsi="Consolas"/>
          <w:color w:val="B5CEA8"/>
          <w:sz w:val="21"/>
          <w:szCs w:val="21"/>
        </w:rPr>
        <w:t>2020</w:t>
      </w:r>
      <w:r w:rsidRPr="00E60C7E">
        <w:rPr>
          <w:rFonts w:ascii="Consolas" w:hAnsi="Consolas"/>
          <w:color w:val="D4D4D4"/>
          <w:sz w:val="21"/>
          <w:szCs w:val="21"/>
        </w:rPr>
        <w:t>/</w:t>
      </w:r>
      <w:r w:rsidRPr="00E60C7E">
        <w:rPr>
          <w:rFonts w:ascii="Consolas" w:hAnsi="Consolas"/>
          <w:color w:val="9CDCFE"/>
          <w:sz w:val="21"/>
          <w:szCs w:val="21"/>
        </w:rPr>
        <w:t>NĐ</w:t>
      </w:r>
      <w:r w:rsidRPr="00E60C7E">
        <w:rPr>
          <w:rFonts w:ascii="Consolas" w:hAnsi="Consolas"/>
          <w:color w:val="D4D4D4"/>
          <w:sz w:val="21"/>
          <w:szCs w:val="21"/>
        </w:rPr>
        <w:t>-</w:t>
      </w:r>
      <w:r w:rsidRPr="00E60C7E">
        <w:rPr>
          <w:rFonts w:ascii="Consolas" w:hAnsi="Consolas"/>
          <w:color w:val="9CDCFE"/>
          <w:sz w:val="21"/>
          <w:szCs w:val="21"/>
        </w:rPr>
        <w:t>CP</w:t>
      </w:r>
      <w:r w:rsidRPr="00E60C7E">
        <w:rPr>
          <w:rFonts w:ascii="Consolas" w:hAnsi="Consolas"/>
          <w:color w:val="D4D4D4"/>
          <w:sz w:val="21"/>
          <w:szCs w:val="21"/>
        </w:rPr>
        <w:t>)</w:t>
      </w:r>
    </w:p>
    <w:p w:rsidR="009D1437" w:rsidRPr="00E60C7E" w:rsidP="009D1437" w14:paraId="7B2F11DB" w14:textId="77777777">
      <w:pPr>
        <w:shd w:val="clear" w:color="auto" w:fill="1E1E1E"/>
      </w:pPr>
      <w:r w:rsidRPr="00E60C7E">
        <w:rPr>
          <w:rFonts w:ascii="Consolas" w:hAnsi="Consolas"/>
          <w:color w:val="D4D4D4"/>
          <w:sz w:val="21"/>
          <w:szCs w:val="21"/>
        </w:rPr>
        <w:t>            &lt;</w:t>
      </w:r>
      <w:r w:rsidRPr="00E60C7E">
        <w:rPr>
          <w:rFonts w:ascii="Consolas" w:hAnsi="Consolas"/>
          <w:color w:val="9CDCFE"/>
          <w:sz w:val="21"/>
          <w:szCs w:val="21"/>
        </w:rPr>
        <w:t>TCTBao</w:t>
      </w:r>
      <w:r w:rsidRPr="00E60C7E">
        <w:rPr>
          <w:rFonts w:ascii="Consolas" w:hAnsi="Consolas"/>
          <w:color w:val="D4D4D4"/>
          <w:sz w:val="21"/>
          <w:szCs w:val="21"/>
        </w:rPr>
        <w:t>&gt;&lt;/</w:t>
      </w:r>
      <w:r w:rsidRPr="00E60C7E">
        <w:rPr>
          <w:rFonts w:ascii="Consolas" w:hAnsi="Consolas"/>
          <w:color w:val="9CDCFE"/>
          <w:sz w:val="21"/>
          <w:szCs w:val="21"/>
        </w:rPr>
        <w:t>TCTBao</w:t>
      </w:r>
      <w:r w:rsidRPr="00E60C7E">
        <w:rPr>
          <w:rFonts w:ascii="Consolas" w:hAnsi="Consolas"/>
          <w:color w:val="D4D4D4"/>
          <w:sz w:val="21"/>
          <w:szCs w:val="21"/>
        </w:rPr>
        <w:t>&gt; *</w:t>
      </w:r>
      <w:r w:rsidRPr="00E60C7E">
        <w:rPr>
          <w:rFonts w:ascii="Consolas" w:hAnsi="Consolas"/>
          <w:color w:val="6A9955"/>
          <w:sz w:val="21"/>
          <w:szCs w:val="21"/>
        </w:rPr>
        <w:t>//</w:t>
      </w:r>
      <w:r w:rsidRPr="00E60C7E">
        <w:rPr>
          <w:rFonts w:ascii="Consolas" w:hAnsi="Consolas"/>
          <w:color w:val="6A9955"/>
          <w:sz w:val="21"/>
          <w:szCs w:val="21"/>
        </w:rPr>
        <w:t>Tính</w:t>
      </w:r>
      <w:r w:rsidRPr="00E60C7E">
        <w:rPr>
          <w:rFonts w:ascii="Consolas" w:hAnsi="Consolas"/>
          <w:color w:val="6A9955"/>
          <w:sz w:val="21"/>
          <w:szCs w:val="21"/>
        </w:rPr>
        <w:t xml:space="preserve"> </w:t>
      </w:r>
      <w:r w:rsidRPr="00E60C7E">
        <w:rPr>
          <w:rFonts w:ascii="Consolas" w:hAnsi="Consolas"/>
          <w:color w:val="6A9955"/>
          <w:sz w:val="21"/>
          <w:szCs w:val="21"/>
        </w:rPr>
        <w:t>chất</w:t>
      </w:r>
      <w:r w:rsidRPr="00E60C7E">
        <w:rPr>
          <w:rFonts w:ascii="Consolas" w:hAnsi="Consolas"/>
          <w:color w:val="6A9955"/>
          <w:sz w:val="21"/>
          <w:szCs w:val="21"/>
        </w:rPr>
        <w:t xml:space="preserve"> </w:t>
      </w:r>
      <w:r w:rsidRPr="00E60C7E">
        <w:rPr>
          <w:rFonts w:ascii="Consolas" w:hAnsi="Consolas"/>
          <w:color w:val="6A9955"/>
          <w:sz w:val="21"/>
          <w:szCs w:val="21"/>
        </w:rPr>
        <w:t>thông</w:t>
      </w:r>
      <w:r w:rsidRPr="00E60C7E">
        <w:rPr>
          <w:rFonts w:ascii="Consolas" w:hAnsi="Consolas"/>
          <w:color w:val="6A9955"/>
          <w:sz w:val="21"/>
          <w:szCs w:val="21"/>
        </w:rPr>
        <w:t xml:space="preserve"> </w:t>
      </w:r>
      <w:r w:rsidRPr="00E60C7E">
        <w:rPr>
          <w:rFonts w:ascii="Consolas" w:hAnsi="Consolas"/>
          <w:color w:val="6A9955"/>
          <w:sz w:val="21"/>
          <w:szCs w:val="21"/>
        </w:rPr>
        <w:t>báo</w:t>
      </w:r>
      <w:r w:rsidRPr="00E60C7E">
        <w:rPr>
          <w:rFonts w:ascii="Consolas" w:hAnsi="Consolas"/>
          <w:color w:val="6A9955"/>
          <w:sz w:val="21"/>
          <w:szCs w:val="21"/>
        </w:rPr>
        <w:t xml:space="preserve"> (1: </w:t>
      </w:r>
      <w:r w:rsidRPr="00E60C7E">
        <w:rPr>
          <w:rFonts w:ascii="Consolas" w:hAnsi="Consolas"/>
          <w:color w:val="6A9955"/>
          <w:sz w:val="21"/>
          <w:szCs w:val="21"/>
        </w:rPr>
        <w:t>Hủy</w:t>
      </w:r>
      <w:r w:rsidRPr="00E60C7E">
        <w:rPr>
          <w:rFonts w:ascii="Consolas" w:hAnsi="Consolas"/>
          <w:color w:val="6A9955"/>
          <w:sz w:val="21"/>
          <w:szCs w:val="21"/>
        </w:rPr>
        <w:t xml:space="preserve">; 2: </w:t>
      </w:r>
      <w:r w:rsidRPr="00E60C7E">
        <w:rPr>
          <w:rFonts w:ascii="Consolas" w:hAnsi="Consolas"/>
          <w:color w:val="6A9955"/>
          <w:sz w:val="21"/>
          <w:szCs w:val="21"/>
        </w:rPr>
        <w:t>Điều</w:t>
      </w:r>
      <w:r w:rsidRPr="00E60C7E">
        <w:rPr>
          <w:rFonts w:ascii="Consolas" w:hAnsi="Consolas"/>
          <w:color w:val="6A9955"/>
          <w:sz w:val="21"/>
          <w:szCs w:val="21"/>
        </w:rPr>
        <w:t xml:space="preserve"> </w:t>
      </w:r>
      <w:r w:rsidRPr="00E60C7E">
        <w:rPr>
          <w:rFonts w:ascii="Consolas" w:hAnsi="Consolas"/>
          <w:color w:val="6A9955"/>
          <w:sz w:val="21"/>
          <w:szCs w:val="21"/>
        </w:rPr>
        <w:t>chỉnh</w:t>
      </w:r>
      <w:r w:rsidRPr="00E60C7E">
        <w:rPr>
          <w:rFonts w:ascii="Consolas" w:hAnsi="Consolas"/>
          <w:color w:val="6A9955"/>
          <w:sz w:val="21"/>
          <w:szCs w:val="21"/>
        </w:rPr>
        <w:t xml:space="preserve">; 3: Thay </w:t>
      </w:r>
      <w:r w:rsidRPr="00E60C7E">
        <w:rPr>
          <w:rFonts w:ascii="Consolas" w:hAnsi="Consolas"/>
          <w:color w:val="6A9955"/>
          <w:sz w:val="21"/>
          <w:szCs w:val="21"/>
        </w:rPr>
        <w:t>thế</w:t>
      </w:r>
      <w:r w:rsidRPr="00E60C7E">
        <w:rPr>
          <w:rFonts w:ascii="Consolas" w:hAnsi="Consolas"/>
          <w:color w:val="6A9955"/>
          <w:sz w:val="21"/>
          <w:szCs w:val="21"/>
        </w:rPr>
        <w:t xml:space="preserve">; 4: Giải </w:t>
      </w:r>
      <w:r w:rsidRPr="00E60C7E">
        <w:rPr>
          <w:rFonts w:ascii="Consolas" w:hAnsi="Consolas"/>
          <w:color w:val="6A9955"/>
          <w:sz w:val="21"/>
          <w:szCs w:val="21"/>
        </w:rPr>
        <w:t>trình</w:t>
      </w:r>
      <w:r w:rsidRPr="00E60C7E">
        <w:rPr>
          <w:rFonts w:ascii="Consolas" w:hAnsi="Consolas"/>
          <w:color w:val="6A9955"/>
          <w:sz w:val="21"/>
          <w:szCs w:val="21"/>
        </w:rPr>
        <w:t>)</w:t>
      </w:r>
    </w:p>
    <w:p w:rsidR="009D1437" w:rsidRPr="00E60C7E" w:rsidP="009D1437" w14:paraId="57CCE67C" w14:textId="77777777">
      <w:pPr>
        <w:shd w:val="clear" w:color="auto" w:fill="1E1E1E"/>
      </w:pPr>
      <w:r w:rsidRPr="00E60C7E">
        <w:rPr>
          <w:rFonts w:ascii="Consolas" w:hAnsi="Consolas"/>
          <w:color w:val="D4D4D4"/>
          <w:sz w:val="21"/>
          <w:szCs w:val="21"/>
        </w:rPr>
        <w:t>            &lt;</w:t>
      </w:r>
      <w:r w:rsidRPr="00E60C7E">
        <w:rPr>
          <w:rFonts w:ascii="Consolas" w:hAnsi="Consolas"/>
          <w:color w:val="9CDCFE"/>
          <w:sz w:val="21"/>
          <w:szCs w:val="21"/>
        </w:rPr>
        <w:t>LDo</w:t>
      </w:r>
      <w:r w:rsidRPr="00E60C7E">
        <w:rPr>
          <w:rFonts w:ascii="Consolas" w:hAnsi="Consolas"/>
          <w:color w:val="D4D4D4"/>
          <w:sz w:val="21"/>
          <w:szCs w:val="21"/>
        </w:rPr>
        <w:t>&gt;&lt;/</w:t>
      </w:r>
      <w:r w:rsidRPr="00E60C7E">
        <w:rPr>
          <w:rFonts w:ascii="Consolas" w:hAnsi="Consolas"/>
          <w:color w:val="9CDCFE"/>
          <w:sz w:val="21"/>
          <w:szCs w:val="21"/>
        </w:rPr>
        <w:t>LDo</w:t>
      </w:r>
      <w:r w:rsidRPr="00E60C7E">
        <w:rPr>
          <w:rFonts w:ascii="Consolas" w:hAnsi="Consolas"/>
          <w:color w:val="D4D4D4"/>
          <w:sz w:val="21"/>
          <w:szCs w:val="21"/>
        </w:rPr>
        <w:t xml:space="preserve">&gt; </w:t>
      </w:r>
      <w:r w:rsidRPr="00E60C7E">
        <w:rPr>
          <w:rFonts w:ascii="Consolas" w:hAnsi="Consolas"/>
          <w:color w:val="6A9955"/>
          <w:sz w:val="21"/>
          <w:szCs w:val="21"/>
        </w:rPr>
        <w:t>//Lý do</w:t>
      </w:r>
    </w:p>
    <w:p w:rsidR="009D1437" w:rsidRPr="00E60C7E" w:rsidP="009D1437" w14:paraId="6AB2FA7C" w14:textId="77777777">
      <w:pPr>
        <w:shd w:val="clear" w:color="auto" w:fill="1E1E1E"/>
      </w:pPr>
      <w:r w:rsidRPr="00E60C7E">
        <w:rPr>
          <w:rFonts w:ascii="Consolas" w:hAnsi="Consolas"/>
          <w:color w:val="D4D4D4"/>
          <w:sz w:val="21"/>
          <w:szCs w:val="21"/>
        </w:rPr>
        <w:t>            &lt;</w:t>
      </w:r>
      <w:r w:rsidRPr="00E60C7E">
        <w:rPr>
          <w:rFonts w:ascii="Consolas" w:hAnsi="Consolas"/>
          <w:color w:val="9CDCFE"/>
          <w:sz w:val="21"/>
          <w:szCs w:val="21"/>
        </w:rPr>
        <w:t>Fkey</w:t>
      </w:r>
      <w:r w:rsidRPr="00E60C7E">
        <w:rPr>
          <w:rFonts w:ascii="Consolas" w:hAnsi="Consolas"/>
          <w:color w:val="D4D4D4"/>
          <w:sz w:val="21"/>
          <w:szCs w:val="21"/>
        </w:rPr>
        <w:t>&gt;&lt;/</w:t>
      </w:r>
      <w:r w:rsidRPr="00E60C7E">
        <w:rPr>
          <w:rFonts w:ascii="Consolas" w:hAnsi="Consolas"/>
          <w:color w:val="9CDCFE"/>
          <w:sz w:val="21"/>
          <w:szCs w:val="21"/>
        </w:rPr>
        <w:t>Fkey</w:t>
      </w:r>
      <w:r w:rsidRPr="00E60C7E">
        <w:rPr>
          <w:rFonts w:ascii="Consolas" w:hAnsi="Consolas"/>
          <w:color w:val="D4D4D4"/>
          <w:sz w:val="21"/>
          <w:szCs w:val="21"/>
        </w:rPr>
        <w:t>&gt;</w:t>
      </w:r>
    </w:p>
    <w:p w:rsidR="009D1437" w:rsidRPr="00E60C7E" w:rsidP="009D1437" w14:paraId="6F406646" w14:textId="77777777">
      <w:pPr>
        <w:shd w:val="clear" w:color="auto" w:fill="1E1E1E"/>
      </w:pPr>
      <w:r w:rsidRPr="00E60C7E">
        <w:rPr>
          <w:rFonts w:ascii="Consolas" w:hAnsi="Consolas"/>
          <w:color w:val="D4D4D4"/>
          <w:sz w:val="21"/>
          <w:szCs w:val="21"/>
        </w:rPr>
        <w:t>        &lt;/</w:t>
      </w:r>
      <w:r w:rsidRPr="00E60C7E">
        <w:rPr>
          <w:rFonts w:ascii="Consolas" w:hAnsi="Consolas"/>
          <w:color w:val="9CDCFE"/>
          <w:sz w:val="21"/>
          <w:szCs w:val="21"/>
        </w:rPr>
        <w:t>HDon</w:t>
      </w:r>
      <w:r w:rsidRPr="00E60C7E">
        <w:rPr>
          <w:rFonts w:ascii="Consolas" w:hAnsi="Consolas"/>
          <w:color w:val="D4D4D4"/>
          <w:sz w:val="21"/>
          <w:szCs w:val="21"/>
        </w:rPr>
        <w:t>&gt;</w:t>
      </w:r>
    </w:p>
    <w:p w:rsidR="009D1437" w:rsidRPr="00E60C7E" w:rsidP="009D1437" w14:paraId="14A0759B" w14:textId="77777777">
      <w:pPr>
        <w:shd w:val="clear" w:color="auto" w:fill="1E1E1E"/>
      </w:pPr>
      <w:r w:rsidRPr="00E60C7E">
        <w:rPr>
          <w:rFonts w:ascii="Consolas" w:hAnsi="Consolas"/>
          <w:color w:val="D4D4D4"/>
          <w:sz w:val="21"/>
          <w:szCs w:val="21"/>
        </w:rPr>
        <w:t>    &lt;/</w:t>
      </w:r>
      <w:r w:rsidRPr="00E60C7E">
        <w:rPr>
          <w:rFonts w:ascii="Consolas" w:hAnsi="Consolas"/>
          <w:color w:val="9CDCFE"/>
          <w:sz w:val="21"/>
          <w:szCs w:val="21"/>
        </w:rPr>
        <w:t>DSHDon</w:t>
      </w:r>
      <w:r w:rsidRPr="00E60C7E">
        <w:rPr>
          <w:rFonts w:ascii="Consolas" w:hAnsi="Consolas"/>
          <w:color w:val="D4D4D4"/>
          <w:sz w:val="21"/>
          <w:szCs w:val="21"/>
        </w:rPr>
        <w:t>&gt;</w:t>
      </w:r>
    </w:p>
    <w:p w:rsidR="009D1437" w:rsidRPr="00E60C7E" w:rsidP="009D1437" w14:paraId="6ACC7D9E" w14:textId="77777777">
      <w:pPr>
        <w:shd w:val="clear" w:color="auto" w:fill="1E1E1E"/>
      </w:pPr>
      <w:r w:rsidRPr="00E60C7E">
        <w:rPr>
          <w:rFonts w:ascii="Consolas" w:hAnsi="Consolas"/>
          <w:color w:val="D4D4D4"/>
          <w:sz w:val="21"/>
          <w:szCs w:val="21"/>
        </w:rPr>
        <w:t>&lt;/</w:t>
      </w:r>
      <w:r w:rsidRPr="00E60C7E">
        <w:rPr>
          <w:rFonts w:ascii="Consolas" w:hAnsi="Consolas"/>
          <w:color w:val="9CDCFE"/>
          <w:sz w:val="21"/>
          <w:szCs w:val="21"/>
        </w:rPr>
        <w:t>DLTBao</w:t>
      </w:r>
      <w:r w:rsidRPr="00E60C7E">
        <w:rPr>
          <w:rFonts w:ascii="Consolas" w:hAnsi="Consolas"/>
          <w:color w:val="D4D4D4"/>
          <w:sz w:val="21"/>
          <w:szCs w:val="21"/>
        </w:rPr>
        <w:t>&gt;</w:t>
      </w:r>
    </w:p>
    <w:p w:rsidR="009D1437" w:rsidRPr="00E60C7E" w:rsidP="009D1437" w14:paraId="41FC0D16" w14:textId="77777777"/>
    <w:p w:rsidR="009D1437" w:rsidRPr="00E60C7E" w:rsidP="009D1437" w14:paraId="7D8ED40A" w14:textId="77777777">
      <w:r w:rsidRPr="00E60C7E">
        <w:rPr>
          <w:color w:val="000000"/>
        </w:rPr>
        <w:t>Cấu</w:t>
      </w:r>
      <w:r w:rsidRPr="00E60C7E">
        <w:rPr>
          <w:color w:val="000000"/>
        </w:rPr>
        <w:t xml:space="preserve"> </w:t>
      </w:r>
      <w:r w:rsidRPr="00E60C7E">
        <w:rPr>
          <w:color w:val="000000"/>
        </w:rPr>
        <w:t>trúc</w:t>
      </w:r>
      <w:r w:rsidRPr="00E60C7E">
        <w:rPr>
          <w:color w:val="000000"/>
        </w:rPr>
        <w:t xml:space="preserve"> </w:t>
      </w:r>
      <w:r w:rsidRPr="00E60C7E">
        <w:rPr>
          <w:color w:val="000000"/>
        </w:rPr>
        <w:t>chuỗi</w:t>
      </w:r>
      <w:r w:rsidRPr="00E60C7E">
        <w:rPr>
          <w:color w:val="000000"/>
        </w:rPr>
        <w:t xml:space="preserve"> Hash </w:t>
      </w:r>
      <w:r w:rsidRPr="00E60C7E">
        <w:rPr>
          <w:color w:val="000000"/>
        </w:rPr>
        <w:t>trả</w:t>
      </w:r>
      <w:r w:rsidRPr="00E60C7E">
        <w:rPr>
          <w:color w:val="000000"/>
        </w:rPr>
        <w:t xml:space="preserve"> </w:t>
      </w:r>
      <w:r w:rsidRPr="00E60C7E">
        <w:rPr>
          <w:color w:val="000000"/>
        </w:rPr>
        <w:t>về</w:t>
      </w:r>
      <w:r w:rsidRPr="00E60C7E">
        <w:rPr>
          <w:color w:val="000000"/>
        </w:rPr>
        <w:t>:</w:t>
      </w:r>
    </w:p>
    <w:p w:rsidR="009D1437" w:rsidRPr="00E60C7E" w:rsidP="009D1437" w14:paraId="6B6975AC" w14:textId="77777777">
      <w:pPr>
        <w:shd w:val="clear" w:color="auto" w:fill="1E1E1E"/>
      </w:pPr>
      <w:r w:rsidRPr="00E60C7E">
        <w:rPr>
          <w:rFonts w:ascii="Consolas" w:hAnsi="Consolas"/>
          <w:color w:val="9CDCFE"/>
          <w:sz w:val="21"/>
          <w:szCs w:val="21"/>
        </w:rPr>
        <w:t>tFcVc</w:t>
      </w:r>
      <w:r w:rsidRPr="00E60C7E">
        <w:rPr>
          <w:rFonts w:ascii="Consolas" w:hAnsi="Consolas"/>
          <w:color w:val="9CDCFE"/>
          <w:sz w:val="21"/>
          <w:szCs w:val="21"/>
        </w:rPr>
        <w:t>/</w:t>
      </w:r>
      <w:r w:rsidRPr="00E60C7E">
        <w:rPr>
          <w:rFonts w:ascii="Consolas" w:hAnsi="Consolas"/>
          <w:color w:val="9CDCFE"/>
          <w:sz w:val="21"/>
          <w:szCs w:val="21"/>
        </w:rPr>
        <w:t>SWLPX+kbJ</w:t>
      </w:r>
      <w:r w:rsidRPr="00E60C7E">
        <w:rPr>
          <w:rFonts w:ascii="Consolas" w:hAnsi="Consolas"/>
          <w:color w:val="9CDCFE"/>
          <w:sz w:val="21"/>
          <w:szCs w:val="21"/>
        </w:rPr>
        <w:t>/uNzlVYBNNeoWlAIAQ0RmkGaYgqs=</w:t>
      </w:r>
    </w:p>
    <w:p w:rsidR="009D1437" w:rsidRPr="00193CC8" w:rsidP="009D1437" w14:paraId="47D43302" w14:textId="77777777">
      <w:pPr>
        <w:shd w:val="clear" w:color="auto" w:fill="FFFFFF"/>
        <w:rPr>
          <w:rFonts w:ascii="Courier New" w:hAnsi="Courier New" w:cs="Courier New"/>
          <w:b/>
          <w:bCs/>
          <w:color w:val="000000"/>
          <w:sz w:val="20"/>
          <w:szCs w:val="20"/>
        </w:rPr>
      </w:pPr>
    </w:p>
    <w:p w:rsidR="009D1437" w:rsidP="00C35F19" w14:paraId="32B5A061" w14:textId="77777777">
      <w:pPr>
        <w:pStyle w:val="Heading3"/>
      </w:pPr>
      <w:bookmarkStart w:id="16" w:name="_Toc101427537"/>
      <w:bookmarkStart w:id="17" w:name="_Toc106724516"/>
      <w:r>
        <w:t>Gửi</w:t>
      </w:r>
      <w:r>
        <w:t xml:space="preserve"> </w:t>
      </w:r>
      <w:r>
        <w:t>thông</w:t>
      </w:r>
      <w:r>
        <w:t xml:space="preserve"> </w:t>
      </w:r>
      <w:r>
        <w:t>điệp</w:t>
      </w:r>
      <w:r>
        <w:t xml:space="preserve"> </w:t>
      </w:r>
      <w:r>
        <w:t>hóa</w:t>
      </w:r>
      <w:r>
        <w:t xml:space="preserve"> </w:t>
      </w:r>
      <w:r>
        <w:t>đơn</w:t>
      </w:r>
      <w:r>
        <w:t xml:space="preserve"> </w:t>
      </w:r>
      <w:r>
        <w:t>điện</w:t>
      </w:r>
      <w:r>
        <w:t xml:space="preserve"> </w:t>
      </w:r>
      <w:r>
        <w:t>tử</w:t>
      </w:r>
      <w:r>
        <w:t xml:space="preserve"> </w:t>
      </w:r>
      <w:r>
        <w:t>có</w:t>
      </w:r>
      <w:r>
        <w:t xml:space="preserve"> </w:t>
      </w:r>
      <w:r>
        <w:t>sai</w:t>
      </w:r>
      <w:r>
        <w:t xml:space="preserve"> </w:t>
      </w:r>
      <w:r>
        <w:t>sót</w:t>
      </w:r>
      <w:r>
        <w:t xml:space="preserve"> </w:t>
      </w:r>
      <w:r>
        <w:t>sử</w:t>
      </w:r>
      <w:r>
        <w:t xml:space="preserve"> </w:t>
      </w:r>
      <w:r>
        <w:t>dụng</w:t>
      </w:r>
      <w:r>
        <w:t xml:space="preserve"> </w:t>
      </w:r>
      <w:r>
        <w:rPr>
          <w:lang w:val="en-US"/>
        </w:rPr>
        <w:t>SmartCA</w:t>
      </w:r>
      <w:r>
        <w:t xml:space="preserve"> (</w:t>
      </w:r>
      <w:r>
        <w:t>bước</w:t>
      </w:r>
      <w:r>
        <w:t xml:space="preserve"> 2)</w:t>
      </w:r>
      <w:bookmarkEnd w:id="16"/>
      <w:bookmarkEnd w:id="17"/>
    </w:p>
    <w:p w:rsidR="009D1437" w:rsidRPr="009E4666" w:rsidP="009D1437" w14:paraId="7CD67C1B" w14:textId="77777777">
      <w:pPr>
        <w:ind w:right="14"/>
      </w:pPr>
      <w:r w:rsidRPr="009E4666">
        <w:rPr>
          <w:color w:val="000000"/>
        </w:rPr>
        <w:t>URL</w:t>
      </w:r>
    </w:p>
    <w:p w:rsidR="009D1437" w:rsidRPr="009E4666" w:rsidP="009D1437" w14:paraId="4B6413F7" w14:textId="77777777">
      <w:pPr>
        <w:ind w:right="14"/>
      </w:pPr>
      <w:r w:rsidRPr="009E4666">
        <w:rPr>
          <w:color w:val="000000"/>
        </w:rPr>
        <w:tab/>
        <w:t xml:space="preserve"> string </w:t>
      </w:r>
      <w:r w:rsidRPr="009E4666">
        <w:rPr>
          <w:b/>
          <w:bCs/>
          <w:color w:val="000000"/>
        </w:rPr>
        <w:t>SendInvNoticeErrorsWithSmartCA</w:t>
      </w:r>
      <w:r w:rsidRPr="009E4666">
        <w:rPr>
          <w:b/>
          <w:bCs/>
          <w:color w:val="000000"/>
        </w:rPr>
        <w:t>(</w:t>
      </w:r>
      <w:r w:rsidRPr="009E4666">
        <w:rPr>
          <w:color w:val="000000"/>
        </w:rPr>
        <w:t xml:space="preserve">string Account, string </w:t>
      </w:r>
      <w:r w:rsidRPr="009E4666">
        <w:rPr>
          <w:color w:val="000000"/>
        </w:rPr>
        <w:t>ACpass</w:t>
      </w:r>
      <w:r w:rsidRPr="009E4666">
        <w:rPr>
          <w:color w:val="000000"/>
        </w:rPr>
        <w:t>, string username, string password, string xml</w:t>
      </w:r>
      <w:r w:rsidRPr="009E4666">
        <w:rPr>
          <w:b/>
          <w:bCs/>
          <w:color w:val="000000"/>
        </w:rPr>
        <w:t>) </w:t>
      </w:r>
    </w:p>
    <w:p w:rsidR="009D1437" w:rsidRPr="009E4666" w:rsidP="009D1437" w14:paraId="595EC3D2" w14:textId="77777777">
      <w:pPr>
        <w:ind w:right="14"/>
      </w:pPr>
      <w:r w:rsidRPr="009E4666">
        <w:rPr>
          <w:color w:val="000000"/>
        </w:rPr>
        <w:t>DESCRIPTION</w:t>
      </w:r>
    </w:p>
    <w:p w:rsidR="009D1437" w:rsidRPr="009E4666" w:rsidP="009D1437" w14:paraId="238B2802" w14:textId="77777777">
      <w:pPr>
        <w:ind w:right="14"/>
      </w:pPr>
      <w:r w:rsidRPr="009E4666">
        <w:rPr>
          <w:color w:val="000000"/>
        </w:rPr>
        <w:tab/>
      </w:r>
      <w:r w:rsidRPr="009E4666">
        <w:rPr>
          <w:color w:val="000000"/>
        </w:rPr>
        <w:t>Đây</w:t>
      </w:r>
      <w:r w:rsidRPr="009E4666">
        <w:rPr>
          <w:color w:val="000000"/>
        </w:rPr>
        <w:t xml:space="preserve"> </w:t>
      </w:r>
      <w:r w:rsidRPr="009E4666">
        <w:rPr>
          <w:color w:val="000000"/>
        </w:rPr>
        <w:t>là</w:t>
      </w:r>
      <w:r w:rsidRPr="009E4666">
        <w:rPr>
          <w:color w:val="000000"/>
        </w:rPr>
        <w:t xml:space="preserve"> web service </w:t>
      </w:r>
      <w:r w:rsidRPr="009E4666">
        <w:rPr>
          <w:color w:val="000000"/>
        </w:rPr>
        <w:t>cho</w:t>
      </w:r>
      <w:r w:rsidRPr="009E4666">
        <w:rPr>
          <w:color w:val="000000"/>
        </w:rPr>
        <w:t xml:space="preserve"> </w:t>
      </w:r>
      <w:r w:rsidRPr="009E4666">
        <w:rPr>
          <w:color w:val="000000"/>
        </w:rPr>
        <w:t>phép</w:t>
      </w:r>
      <w:r w:rsidRPr="009E4666">
        <w:rPr>
          <w:color w:val="000000"/>
        </w:rPr>
        <w:t xml:space="preserve"> </w:t>
      </w:r>
      <w:r w:rsidRPr="009E4666">
        <w:rPr>
          <w:color w:val="000000"/>
        </w:rPr>
        <w:t>gửi</w:t>
      </w:r>
      <w:r w:rsidRPr="009E4666">
        <w:rPr>
          <w:color w:val="000000"/>
        </w:rPr>
        <w:t xml:space="preserve"> </w:t>
      </w:r>
      <w:r w:rsidRPr="009E4666">
        <w:rPr>
          <w:color w:val="000000"/>
        </w:rPr>
        <w:t>thông</w:t>
      </w:r>
      <w:r w:rsidRPr="009E4666">
        <w:rPr>
          <w:color w:val="000000"/>
        </w:rPr>
        <w:t xml:space="preserve"> </w:t>
      </w:r>
      <w:r w:rsidRPr="009E4666">
        <w:rPr>
          <w:color w:val="000000"/>
        </w:rPr>
        <w:t>điệp</w:t>
      </w:r>
      <w:r w:rsidRPr="009E4666">
        <w:rPr>
          <w:color w:val="000000"/>
        </w:rPr>
        <w:t xml:space="preserve"> </w:t>
      </w:r>
      <w:r w:rsidRPr="009E4666">
        <w:rPr>
          <w:color w:val="000000"/>
        </w:rPr>
        <w:t>hóa</w:t>
      </w:r>
      <w:r w:rsidRPr="009E4666">
        <w:rPr>
          <w:color w:val="000000"/>
        </w:rPr>
        <w:t xml:space="preserve"> </w:t>
      </w:r>
      <w:r w:rsidRPr="009E4666">
        <w:rPr>
          <w:color w:val="000000"/>
        </w:rPr>
        <w:t>đơn</w:t>
      </w:r>
      <w:r w:rsidRPr="009E4666">
        <w:rPr>
          <w:color w:val="000000"/>
        </w:rPr>
        <w:t xml:space="preserve"> </w:t>
      </w:r>
      <w:r w:rsidRPr="009E4666">
        <w:rPr>
          <w:color w:val="000000"/>
        </w:rPr>
        <w:t>điện</w:t>
      </w:r>
      <w:r w:rsidRPr="009E4666">
        <w:rPr>
          <w:color w:val="000000"/>
        </w:rPr>
        <w:t xml:space="preserve"> </w:t>
      </w:r>
      <w:r w:rsidRPr="009E4666">
        <w:rPr>
          <w:color w:val="000000"/>
        </w:rPr>
        <w:t>tử</w:t>
      </w:r>
      <w:r w:rsidRPr="009E4666">
        <w:rPr>
          <w:color w:val="000000"/>
        </w:rPr>
        <w:t xml:space="preserve"> </w:t>
      </w:r>
      <w:r w:rsidRPr="009E4666">
        <w:rPr>
          <w:color w:val="000000"/>
        </w:rPr>
        <w:t>có</w:t>
      </w:r>
      <w:r w:rsidRPr="009E4666">
        <w:rPr>
          <w:color w:val="000000"/>
        </w:rPr>
        <w:t xml:space="preserve"> </w:t>
      </w:r>
      <w:r w:rsidRPr="009E4666">
        <w:rPr>
          <w:color w:val="000000"/>
        </w:rPr>
        <w:t>sai</w:t>
      </w:r>
      <w:r w:rsidRPr="009E4666">
        <w:rPr>
          <w:color w:val="000000"/>
        </w:rPr>
        <w:t xml:space="preserve"> </w:t>
      </w:r>
      <w:r w:rsidRPr="009E4666">
        <w:rPr>
          <w:color w:val="000000"/>
        </w:rPr>
        <w:t>sót</w:t>
      </w:r>
      <w:r w:rsidRPr="009E4666">
        <w:rPr>
          <w:color w:val="000000"/>
        </w:rPr>
        <w:t xml:space="preserve"> </w:t>
      </w:r>
      <w:r w:rsidRPr="009E4666">
        <w:rPr>
          <w:color w:val="000000"/>
        </w:rPr>
        <w:t>với</w:t>
      </w:r>
      <w:r w:rsidRPr="009E4666">
        <w:rPr>
          <w:color w:val="000000"/>
        </w:rPr>
        <w:t xml:space="preserve"> </w:t>
      </w:r>
      <w:r w:rsidRPr="009E4666">
        <w:rPr>
          <w:color w:val="000000"/>
        </w:rPr>
        <w:t>các</w:t>
      </w:r>
      <w:r w:rsidRPr="009E4666">
        <w:rPr>
          <w:color w:val="000000"/>
        </w:rPr>
        <w:t xml:space="preserve"> </w:t>
      </w:r>
      <w:r w:rsidRPr="009E4666">
        <w:rPr>
          <w:color w:val="000000"/>
        </w:rPr>
        <w:t>hệ</w:t>
      </w:r>
      <w:r w:rsidRPr="009E4666">
        <w:rPr>
          <w:color w:val="000000"/>
        </w:rPr>
        <w:t xml:space="preserve"> </w:t>
      </w:r>
      <w:r w:rsidRPr="009E4666">
        <w:rPr>
          <w:color w:val="000000"/>
        </w:rPr>
        <w:t>thống</w:t>
      </w:r>
      <w:r w:rsidRPr="009E4666">
        <w:rPr>
          <w:color w:val="000000"/>
        </w:rPr>
        <w:t xml:space="preserve"> </w:t>
      </w:r>
      <w:r w:rsidRPr="009E4666">
        <w:rPr>
          <w:color w:val="000000"/>
        </w:rPr>
        <w:t>sử</w:t>
      </w:r>
      <w:r w:rsidRPr="009E4666">
        <w:rPr>
          <w:color w:val="000000"/>
        </w:rPr>
        <w:t xml:space="preserve"> </w:t>
      </w:r>
      <w:r w:rsidRPr="009E4666">
        <w:rPr>
          <w:color w:val="000000"/>
        </w:rPr>
        <w:t>dụng</w:t>
      </w:r>
      <w:r w:rsidRPr="009E4666">
        <w:rPr>
          <w:color w:val="000000"/>
        </w:rPr>
        <w:t xml:space="preserve"> </w:t>
      </w:r>
      <w:r w:rsidRPr="009E4666">
        <w:rPr>
          <w:color w:val="000000"/>
        </w:rPr>
        <w:t>SmartCA</w:t>
      </w:r>
      <w:r w:rsidRPr="009E4666">
        <w:rPr>
          <w:color w:val="000000"/>
        </w:rPr>
        <w:t xml:space="preserve">, </w:t>
      </w:r>
      <w:r w:rsidRPr="009E4666">
        <w:rPr>
          <w:color w:val="000000"/>
        </w:rPr>
        <w:t>sau</w:t>
      </w:r>
      <w:r w:rsidRPr="009E4666">
        <w:rPr>
          <w:color w:val="000000"/>
        </w:rPr>
        <w:t xml:space="preserve"> </w:t>
      </w:r>
      <w:r w:rsidRPr="009E4666">
        <w:rPr>
          <w:color w:val="000000"/>
        </w:rPr>
        <w:t>khi</w:t>
      </w:r>
      <w:r w:rsidRPr="009E4666">
        <w:rPr>
          <w:color w:val="000000"/>
        </w:rPr>
        <w:t xml:space="preserve"> </w:t>
      </w:r>
      <w:r w:rsidRPr="009E4666">
        <w:rPr>
          <w:color w:val="000000"/>
        </w:rPr>
        <w:t>thực</w:t>
      </w:r>
      <w:r w:rsidRPr="009E4666">
        <w:rPr>
          <w:color w:val="000000"/>
        </w:rPr>
        <w:t xml:space="preserve"> </w:t>
      </w:r>
      <w:r w:rsidRPr="009E4666">
        <w:rPr>
          <w:color w:val="000000"/>
        </w:rPr>
        <w:t>hiện</w:t>
      </w:r>
      <w:r w:rsidRPr="009E4666">
        <w:rPr>
          <w:color w:val="000000"/>
        </w:rPr>
        <w:t xml:space="preserve"> </w:t>
      </w:r>
      <w:r w:rsidRPr="009E4666">
        <w:rPr>
          <w:color w:val="000000"/>
        </w:rPr>
        <w:t>gọi</w:t>
      </w:r>
      <w:r w:rsidRPr="009E4666">
        <w:rPr>
          <w:color w:val="000000"/>
        </w:rPr>
        <w:t xml:space="preserve"> </w:t>
      </w:r>
      <w:r w:rsidRPr="009E4666">
        <w:rPr>
          <w:color w:val="000000"/>
        </w:rPr>
        <w:t>hàm</w:t>
      </w:r>
      <w:r w:rsidRPr="009E4666">
        <w:rPr>
          <w:color w:val="000000"/>
        </w:rPr>
        <w:t xml:space="preserve"> </w:t>
      </w:r>
      <w:r w:rsidRPr="009E4666">
        <w:rPr>
          <w:color w:val="000000"/>
        </w:rPr>
        <w:t>Lấy</w:t>
      </w:r>
      <w:r w:rsidRPr="009E4666">
        <w:rPr>
          <w:color w:val="000000"/>
        </w:rPr>
        <w:t xml:space="preserve"> </w:t>
      </w:r>
      <w:r w:rsidRPr="009E4666">
        <w:rPr>
          <w:color w:val="000000"/>
        </w:rPr>
        <w:t>giá</w:t>
      </w:r>
      <w:r w:rsidRPr="009E4666">
        <w:rPr>
          <w:color w:val="000000"/>
        </w:rPr>
        <w:t xml:space="preserve"> </w:t>
      </w:r>
      <w:r w:rsidRPr="009E4666">
        <w:rPr>
          <w:color w:val="000000"/>
        </w:rPr>
        <w:t>trị</w:t>
      </w:r>
      <w:r w:rsidRPr="009E4666">
        <w:rPr>
          <w:color w:val="000000"/>
        </w:rPr>
        <w:t xml:space="preserve"> Hash ở </w:t>
      </w:r>
      <w:r w:rsidRPr="009E4666">
        <w:rPr>
          <w:color w:val="000000"/>
        </w:rPr>
        <w:t>bước</w:t>
      </w:r>
      <w:r w:rsidRPr="009E4666">
        <w:rPr>
          <w:color w:val="000000"/>
        </w:rPr>
        <w:t xml:space="preserve"> </w:t>
      </w:r>
      <w:r w:rsidRPr="009E4666">
        <w:rPr>
          <w:b/>
          <w:bCs/>
          <w:color w:val="000000"/>
        </w:rPr>
        <w:t>GetHashInvNoticeErrorsWidthSmartCA</w:t>
      </w:r>
    </w:p>
    <w:p w:rsidR="009D1437" w:rsidRPr="009E4666" w:rsidP="009D1437" w14:paraId="2C8A8A9A" w14:textId="77777777">
      <w:pPr>
        <w:ind w:right="14"/>
      </w:pPr>
      <w:r w:rsidRPr="009E4666">
        <w:rPr>
          <w:color w:val="000000"/>
        </w:rPr>
        <w:t>HTTP METHOD</w:t>
      </w:r>
    </w:p>
    <w:p w:rsidR="009D1437" w:rsidRPr="009E4666" w:rsidP="009D1437" w14:paraId="59F4006C" w14:textId="77777777">
      <w:pPr>
        <w:ind w:right="14"/>
      </w:pPr>
      <w:r w:rsidRPr="009E4666">
        <w:rPr>
          <w:color w:val="000000"/>
        </w:rPr>
        <w:tab/>
      </w:r>
      <w:r w:rsidRPr="009E4666">
        <w:rPr>
          <w:color w:val="000000"/>
        </w:rPr>
        <w:tab/>
        <w:t>POST</w:t>
      </w:r>
    </w:p>
    <w:p w:rsidR="009D1437" w:rsidRPr="009E4666" w:rsidP="009D1437" w14:paraId="00C11E35" w14:textId="77777777">
      <w:pPr>
        <w:ind w:right="14"/>
      </w:pPr>
      <w:r w:rsidRPr="009E4666">
        <w:rPr>
          <w:color w:val="000000"/>
        </w:rPr>
        <w:t>REQUEST BODY</w:t>
      </w:r>
    </w:p>
    <w:p w:rsidR="009D1437" w:rsidRPr="009E4666" w:rsidP="009D1437" w14:paraId="0BB08B1C" w14:textId="77777777">
      <w:pPr>
        <w:numPr>
          <w:ilvl w:val="0"/>
          <w:numId w:val="41"/>
        </w:numPr>
        <w:ind w:left="1080"/>
        <w:jc w:val="both"/>
        <w:textAlignment w:val="baseline"/>
        <w:rPr>
          <w:b/>
          <w:bCs/>
          <w:color w:val="000000"/>
          <w:u w:val="single"/>
        </w:rPr>
      </w:pPr>
      <w:r w:rsidRPr="009E4666">
        <w:rPr>
          <w:b/>
          <w:bCs/>
          <w:color w:val="000000"/>
        </w:rPr>
        <w:t>Account/</w:t>
      </w:r>
      <w:r w:rsidRPr="009E4666">
        <w:rPr>
          <w:b/>
          <w:bCs/>
          <w:color w:val="000000"/>
        </w:rPr>
        <w:t>ACPass</w:t>
      </w:r>
      <w:r w:rsidRPr="009E4666">
        <w:rPr>
          <w:b/>
          <w:bCs/>
          <w:color w:val="000000"/>
        </w:rPr>
        <w:t xml:space="preserve">:  </w:t>
      </w:r>
      <w:r w:rsidRPr="009E4666">
        <w:rPr>
          <w:color w:val="000000"/>
        </w:rPr>
        <w:t xml:space="preserve">Tài </w:t>
      </w:r>
      <w:r w:rsidRPr="009E4666">
        <w:rPr>
          <w:color w:val="000000"/>
        </w:rPr>
        <w:t>khoản</w:t>
      </w:r>
      <w:r w:rsidRPr="009E4666">
        <w:rPr>
          <w:color w:val="000000"/>
        </w:rPr>
        <w:t xml:space="preserve"> </w:t>
      </w:r>
      <w:r w:rsidRPr="009E4666">
        <w:rPr>
          <w:color w:val="000000"/>
        </w:rPr>
        <w:t>được</w:t>
      </w:r>
      <w:r w:rsidRPr="009E4666">
        <w:rPr>
          <w:color w:val="000000"/>
        </w:rPr>
        <w:t xml:space="preserve"> </w:t>
      </w:r>
      <w:r w:rsidRPr="009E4666">
        <w:rPr>
          <w:color w:val="000000"/>
        </w:rPr>
        <w:t>cấp</w:t>
      </w:r>
      <w:r w:rsidRPr="009E4666">
        <w:rPr>
          <w:color w:val="000000"/>
        </w:rPr>
        <w:t xml:space="preserve"> </w:t>
      </w:r>
      <w:r w:rsidRPr="009E4666">
        <w:rPr>
          <w:color w:val="000000"/>
        </w:rPr>
        <w:t>phát</w:t>
      </w:r>
      <w:r w:rsidRPr="009E4666">
        <w:rPr>
          <w:color w:val="000000"/>
        </w:rPr>
        <w:t xml:space="preserve"> </w:t>
      </w:r>
      <w:r w:rsidRPr="009E4666">
        <w:rPr>
          <w:color w:val="000000"/>
        </w:rPr>
        <w:t>cho</w:t>
      </w:r>
      <w:r w:rsidRPr="009E4666">
        <w:rPr>
          <w:color w:val="000000"/>
        </w:rPr>
        <w:t xml:space="preserve"> </w:t>
      </w:r>
      <w:r w:rsidRPr="009E4666">
        <w:rPr>
          <w:color w:val="000000"/>
        </w:rPr>
        <w:t>nhân</w:t>
      </w:r>
      <w:r w:rsidRPr="009E4666">
        <w:rPr>
          <w:color w:val="000000"/>
        </w:rPr>
        <w:t xml:space="preserve"> </w:t>
      </w:r>
      <w:r w:rsidRPr="009E4666">
        <w:rPr>
          <w:color w:val="000000"/>
        </w:rPr>
        <w:t>viên</w:t>
      </w:r>
      <w:r w:rsidRPr="009E4666">
        <w:rPr>
          <w:color w:val="000000"/>
        </w:rPr>
        <w:t xml:space="preserve"> </w:t>
      </w:r>
      <w:r w:rsidRPr="009E4666">
        <w:rPr>
          <w:color w:val="000000"/>
        </w:rPr>
        <w:t>gọi</w:t>
      </w:r>
      <w:r w:rsidRPr="009E4666">
        <w:rPr>
          <w:color w:val="000000"/>
        </w:rPr>
        <w:t xml:space="preserve"> </w:t>
      </w:r>
      <w:r w:rsidRPr="009E4666">
        <w:rPr>
          <w:color w:val="000000"/>
        </w:rPr>
        <w:t>lệnh</w:t>
      </w:r>
      <w:r w:rsidRPr="009E4666">
        <w:rPr>
          <w:color w:val="000000"/>
        </w:rPr>
        <w:t xml:space="preserve"> </w:t>
      </w:r>
      <w:r w:rsidRPr="009E4666">
        <w:rPr>
          <w:color w:val="000000"/>
        </w:rPr>
        <w:t>gửi</w:t>
      </w:r>
      <w:r w:rsidRPr="009E4666">
        <w:rPr>
          <w:color w:val="000000"/>
        </w:rPr>
        <w:t xml:space="preserve"> </w:t>
      </w:r>
      <w:r w:rsidRPr="009E4666">
        <w:rPr>
          <w:color w:val="000000"/>
        </w:rPr>
        <w:t>thông</w:t>
      </w:r>
      <w:r w:rsidRPr="009E4666">
        <w:rPr>
          <w:color w:val="000000"/>
        </w:rPr>
        <w:t xml:space="preserve"> </w:t>
      </w:r>
      <w:r w:rsidRPr="009E4666">
        <w:rPr>
          <w:color w:val="000000"/>
        </w:rPr>
        <w:t>điệp</w:t>
      </w:r>
      <w:r w:rsidRPr="009E4666">
        <w:rPr>
          <w:color w:val="000000"/>
        </w:rPr>
        <w:t>.</w:t>
      </w:r>
    </w:p>
    <w:p w:rsidR="009D1437" w:rsidRPr="009E4666" w:rsidP="009D1437" w14:paraId="0ED558F7" w14:textId="77777777">
      <w:pPr>
        <w:numPr>
          <w:ilvl w:val="0"/>
          <w:numId w:val="41"/>
        </w:numPr>
        <w:ind w:left="1080"/>
        <w:jc w:val="both"/>
        <w:textAlignment w:val="baseline"/>
        <w:rPr>
          <w:b/>
          <w:bCs/>
          <w:color w:val="000000"/>
          <w:u w:val="single"/>
        </w:rPr>
      </w:pPr>
      <w:r w:rsidRPr="009E4666">
        <w:rPr>
          <w:b/>
          <w:bCs/>
          <w:color w:val="000000"/>
        </w:rPr>
        <w:t>Username/pass</w:t>
      </w:r>
      <w:r w:rsidRPr="009E4666">
        <w:rPr>
          <w:color w:val="000000"/>
        </w:rPr>
        <w:t xml:space="preserve">: Tài </w:t>
      </w:r>
      <w:r w:rsidRPr="009E4666">
        <w:rPr>
          <w:color w:val="000000"/>
        </w:rPr>
        <w:t>khoản</w:t>
      </w:r>
      <w:r w:rsidRPr="009E4666">
        <w:rPr>
          <w:color w:val="000000"/>
        </w:rPr>
        <w:t xml:space="preserve"> </w:t>
      </w:r>
      <w:r w:rsidRPr="009E4666">
        <w:rPr>
          <w:color w:val="000000"/>
        </w:rPr>
        <w:t>được</w:t>
      </w:r>
      <w:r w:rsidRPr="009E4666">
        <w:rPr>
          <w:color w:val="000000"/>
        </w:rPr>
        <w:t xml:space="preserve"> </w:t>
      </w:r>
      <w:r w:rsidRPr="009E4666">
        <w:rPr>
          <w:color w:val="000000"/>
        </w:rPr>
        <w:t>cấp</w:t>
      </w:r>
      <w:r w:rsidRPr="009E4666">
        <w:rPr>
          <w:color w:val="000000"/>
        </w:rPr>
        <w:t xml:space="preserve"> </w:t>
      </w:r>
      <w:r w:rsidRPr="009E4666">
        <w:rPr>
          <w:color w:val="000000"/>
        </w:rPr>
        <w:t>phát</w:t>
      </w:r>
      <w:r w:rsidRPr="009E4666">
        <w:rPr>
          <w:color w:val="000000"/>
        </w:rPr>
        <w:t xml:space="preserve"> </w:t>
      </w:r>
      <w:r w:rsidRPr="009E4666">
        <w:rPr>
          <w:color w:val="000000"/>
        </w:rPr>
        <w:t>cho</w:t>
      </w:r>
      <w:r w:rsidRPr="009E4666">
        <w:rPr>
          <w:color w:val="000000"/>
        </w:rPr>
        <w:t xml:space="preserve"> </w:t>
      </w:r>
      <w:r w:rsidRPr="009E4666">
        <w:rPr>
          <w:color w:val="000000"/>
        </w:rPr>
        <w:t>khách</w:t>
      </w:r>
      <w:r w:rsidRPr="009E4666">
        <w:rPr>
          <w:color w:val="000000"/>
        </w:rPr>
        <w:t xml:space="preserve"> </w:t>
      </w:r>
      <w:r w:rsidRPr="009E4666">
        <w:rPr>
          <w:color w:val="000000"/>
        </w:rPr>
        <w:t>hàng</w:t>
      </w:r>
      <w:r w:rsidRPr="009E4666">
        <w:rPr>
          <w:color w:val="000000"/>
        </w:rPr>
        <w:t xml:space="preserve"> </w:t>
      </w:r>
      <w:r w:rsidRPr="009E4666">
        <w:rPr>
          <w:color w:val="000000"/>
        </w:rPr>
        <w:t>để</w:t>
      </w:r>
      <w:r w:rsidRPr="009E4666">
        <w:rPr>
          <w:color w:val="000000"/>
        </w:rPr>
        <w:t xml:space="preserve"> </w:t>
      </w:r>
      <w:r w:rsidRPr="009E4666">
        <w:rPr>
          <w:color w:val="000000"/>
        </w:rPr>
        <w:t>gọi</w:t>
      </w:r>
      <w:r w:rsidRPr="009E4666">
        <w:rPr>
          <w:color w:val="000000"/>
        </w:rPr>
        <w:t xml:space="preserve"> </w:t>
      </w:r>
      <w:r w:rsidRPr="009E4666">
        <w:rPr>
          <w:color w:val="000000"/>
        </w:rPr>
        <w:t>đến</w:t>
      </w:r>
      <w:r w:rsidRPr="009E4666">
        <w:rPr>
          <w:color w:val="000000"/>
        </w:rPr>
        <w:t xml:space="preserve"> webservice (</w:t>
      </w:r>
      <w:r w:rsidRPr="009E4666">
        <w:rPr>
          <w:color w:val="000000"/>
        </w:rPr>
        <w:t>tài</w:t>
      </w:r>
      <w:r w:rsidRPr="009E4666">
        <w:rPr>
          <w:color w:val="000000"/>
        </w:rPr>
        <w:t xml:space="preserve"> </w:t>
      </w:r>
      <w:r w:rsidRPr="009E4666">
        <w:rPr>
          <w:color w:val="000000"/>
        </w:rPr>
        <w:t>khoản</w:t>
      </w:r>
      <w:r w:rsidRPr="009E4666">
        <w:rPr>
          <w:color w:val="000000"/>
        </w:rPr>
        <w:t xml:space="preserve"> </w:t>
      </w:r>
      <w:r w:rsidRPr="009E4666">
        <w:rPr>
          <w:color w:val="000000"/>
        </w:rPr>
        <w:t>có</w:t>
      </w:r>
      <w:r w:rsidRPr="009E4666">
        <w:rPr>
          <w:color w:val="000000"/>
        </w:rPr>
        <w:t xml:space="preserve"> </w:t>
      </w:r>
      <w:r w:rsidRPr="009E4666">
        <w:rPr>
          <w:color w:val="000000"/>
        </w:rPr>
        <w:t>quyền</w:t>
      </w:r>
      <w:r w:rsidRPr="009E4666">
        <w:rPr>
          <w:color w:val="000000"/>
        </w:rPr>
        <w:t xml:space="preserve"> </w:t>
      </w:r>
      <w:r w:rsidRPr="009E4666">
        <w:rPr>
          <w:color w:val="000000"/>
        </w:rPr>
        <w:t>ServiceRole</w:t>
      </w:r>
      <w:r w:rsidRPr="009E4666">
        <w:rPr>
          <w:color w:val="000000"/>
        </w:rPr>
        <w:t xml:space="preserve"> </w:t>
      </w:r>
      <w:r w:rsidRPr="009E4666">
        <w:rPr>
          <w:color w:val="000000"/>
        </w:rPr>
        <w:t>trong</w:t>
      </w:r>
      <w:r w:rsidRPr="009E4666">
        <w:rPr>
          <w:color w:val="000000"/>
        </w:rPr>
        <w:t xml:space="preserve"> </w:t>
      </w:r>
      <w:r w:rsidRPr="009E4666">
        <w:rPr>
          <w:color w:val="000000"/>
        </w:rPr>
        <w:t>hệ</w:t>
      </w:r>
      <w:r w:rsidRPr="009E4666">
        <w:rPr>
          <w:color w:val="000000"/>
        </w:rPr>
        <w:t xml:space="preserve"> </w:t>
      </w:r>
      <w:r w:rsidRPr="009E4666">
        <w:rPr>
          <w:color w:val="000000"/>
        </w:rPr>
        <w:t>thống</w:t>
      </w:r>
      <w:r w:rsidRPr="009E4666">
        <w:rPr>
          <w:color w:val="000000"/>
        </w:rPr>
        <w:t>).</w:t>
      </w:r>
    </w:p>
    <w:p w:rsidR="009D1437" w:rsidRPr="009E4666" w:rsidP="009D1437" w14:paraId="29C2A5A8" w14:textId="77777777">
      <w:pPr>
        <w:numPr>
          <w:ilvl w:val="0"/>
          <w:numId w:val="41"/>
        </w:numPr>
        <w:ind w:left="1080"/>
        <w:jc w:val="both"/>
        <w:textAlignment w:val="baseline"/>
        <w:rPr>
          <w:b/>
          <w:bCs/>
          <w:color w:val="000000"/>
          <w:u w:val="single"/>
        </w:rPr>
      </w:pPr>
      <w:r w:rsidRPr="009E4666">
        <w:rPr>
          <w:b/>
          <w:bCs/>
          <w:color w:val="000000"/>
        </w:rPr>
        <w:t>xml</w:t>
      </w:r>
      <w:r w:rsidRPr="009E4666">
        <w:rPr>
          <w:color w:val="000000"/>
        </w:rPr>
        <w:t xml:space="preserve">: </w:t>
      </w:r>
      <w:r w:rsidRPr="009E4666">
        <w:rPr>
          <w:color w:val="000000"/>
        </w:rPr>
        <w:t>chuỗi</w:t>
      </w:r>
      <w:r w:rsidRPr="009E4666">
        <w:rPr>
          <w:color w:val="000000"/>
        </w:rPr>
        <w:t xml:space="preserve"> xml </w:t>
      </w:r>
      <w:r w:rsidRPr="009E4666">
        <w:rPr>
          <w:color w:val="000000"/>
        </w:rPr>
        <w:t>dữ</w:t>
      </w:r>
      <w:r w:rsidRPr="009E4666">
        <w:rPr>
          <w:color w:val="000000"/>
        </w:rPr>
        <w:t xml:space="preserve"> </w:t>
      </w:r>
      <w:r w:rsidRPr="009E4666">
        <w:rPr>
          <w:color w:val="000000"/>
        </w:rPr>
        <w:t>liệu</w:t>
      </w:r>
      <w:r w:rsidRPr="009E4666">
        <w:rPr>
          <w:color w:val="000000"/>
        </w:rPr>
        <w:t xml:space="preserve"> </w:t>
      </w:r>
      <w:r w:rsidRPr="009E4666">
        <w:rPr>
          <w:color w:val="000000"/>
        </w:rPr>
        <w:t>ký</w:t>
      </w:r>
      <w:r w:rsidRPr="009E4666">
        <w:rPr>
          <w:color w:val="000000"/>
        </w:rPr>
        <w:t xml:space="preserve"> hash.</w:t>
      </w:r>
      <w:r w:rsidRPr="009E4666">
        <w:rPr>
          <w:b/>
          <w:bCs/>
          <w:color w:val="000000"/>
          <w:u w:val="single"/>
        </w:rPr>
        <w:t> </w:t>
      </w:r>
    </w:p>
    <w:p w:rsidR="009D1437" w:rsidRPr="009E4666" w:rsidP="009D1437" w14:paraId="2B59D66B" w14:textId="77777777">
      <w:pPr>
        <w:numPr>
          <w:ilvl w:val="0"/>
          <w:numId w:val="41"/>
        </w:numPr>
        <w:ind w:left="1080"/>
        <w:jc w:val="both"/>
        <w:textAlignment w:val="baseline"/>
        <w:rPr>
          <w:b/>
          <w:bCs/>
          <w:color w:val="000000"/>
          <w:u w:val="single"/>
        </w:rPr>
      </w:pPr>
      <w:r w:rsidRPr="009E4666">
        <w:rPr>
          <w:b/>
          <w:bCs/>
          <w:color w:val="000000"/>
        </w:rPr>
        <w:t xml:space="preserve">convert: </w:t>
      </w:r>
      <w:r w:rsidRPr="009E4666">
        <w:rPr>
          <w:color w:val="000000"/>
        </w:rPr>
        <w:t>Mặc</w:t>
      </w:r>
      <w:r w:rsidRPr="009E4666">
        <w:rPr>
          <w:color w:val="000000"/>
        </w:rPr>
        <w:t xml:space="preserve"> </w:t>
      </w:r>
      <w:r w:rsidRPr="009E4666">
        <w:rPr>
          <w:color w:val="000000"/>
        </w:rPr>
        <w:t>định</w:t>
      </w:r>
      <w:r w:rsidRPr="009E4666">
        <w:rPr>
          <w:color w:val="000000"/>
        </w:rPr>
        <w:t xml:space="preserve"> </w:t>
      </w:r>
      <w:r w:rsidRPr="009E4666">
        <w:rPr>
          <w:color w:val="000000"/>
        </w:rPr>
        <w:t>là</w:t>
      </w:r>
      <w:r w:rsidRPr="009E4666">
        <w:rPr>
          <w:color w:val="000000"/>
        </w:rPr>
        <w:t xml:space="preserve"> 0 (0 – </w:t>
      </w:r>
      <w:r w:rsidRPr="009E4666">
        <w:rPr>
          <w:color w:val="000000"/>
        </w:rPr>
        <w:t>Không</w:t>
      </w:r>
      <w:r w:rsidRPr="009E4666">
        <w:rPr>
          <w:color w:val="000000"/>
        </w:rPr>
        <w:t xml:space="preserve"> </w:t>
      </w:r>
      <w:r w:rsidRPr="009E4666">
        <w:rPr>
          <w:color w:val="000000"/>
        </w:rPr>
        <w:t>cần</w:t>
      </w:r>
      <w:r w:rsidRPr="009E4666">
        <w:rPr>
          <w:color w:val="000000"/>
        </w:rPr>
        <w:t xml:space="preserve"> convert </w:t>
      </w:r>
      <w:r w:rsidRPr="009E4666">
        <w:rPr>
          <w:color w:val="000000"/>
        </w:rPr>
        <w:t>từ</w:t>
      </w:r>
      <w:r w:rsidRPr="009E4666">
        <w:rPr>
          <w:color w:val="000000"/>
        </w:rPr>
        <w:t xml:space="preserve"> TCVN3 sang Unicode / 1- </w:t>
      </w:r>
      <w:r w:rsidRPr="009E4666">
        <w:rPr>
          <w:color w:val="000000"/>
        </w:rPr>
        <w:t>Cần</w:t>
      </w:r>
      <w:r w:rsidRPr="009E4666">
        <w:rPr>
          <w:color w:val="000000"/>
        </w:rPr>
        <w:t xml:space="preserve"> convert </w:t>
      </w:r>
      <w:r w:rsidRPr="009E4666">
        <w:rPr>
          <w:color w:val="000000"/>
        </w:rPr>
        <w:t>từ</w:t>
      </w:r>
      <w:r w:rsidRPr="009E4666">
        <w:rPr>
          <w:color w:val="000000"/>
        </w:rPr>
        <w:t xml:space="preserve"> TCVN3 sang Unicode)</w:t>
      </w:r>
    </w:p>
    <w:p w:rsidR="009D1437" w:rsidRPr="009E4666" w:rsidP="009D1437" w14:paraId="3083816E" w14:textId="77777777">
      <w:pPr>
        <w:ind w:right="14"/>
      </w:pPr>
      <w:r w:rsidRPr="009E4666">
        <w:rPr>
          <w:color w:val="000000"/>
        </w:rPr>
        <w:t>RETURNS</w:t>
      </w:r>
    </w:p>
    <w:tbl>
      <w:tblPr>
        <w:tblW w:w="0" w:type="auto"/>
        <w:tblCellMar>
          <w:top w:w="15" w:type="dxa"/>
          <w:left w:w="15" w:type="dxa"/>
          <w:bottom w:w="15" w:type="dxa"/>
          <w:right w:w="15" w:type="dxa"/>
        </w:tblCellMar>
        <w:tblLook w:val="04A0"/>
      </w:tblPr>
      <w:tblGrid>
        <w:gridCol w:w="1611"/>
        <w:gridCol w:w="5819"/>
        <w:gridCol w:w="1920"/>
      </w:tblGrid>
      <w:tr w14:paraId="63E310CA" w14:textId="77777777" w:rsidTr="00616EC4">
        <w:tblPrEx>
          <w:tblW w:w="0" w:type="auto"/>
          <w:tblLook w:val="04A0"/>
        </w:tblPrEx>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rsidR="009D1437" w:rsidRPr="009E4666" w:rsidP="00616EC4" w14:paraId="40091DC8" w14:textId="77777777">
            <w:pPr>
              <w:spacing w:after="200"/>
              <w:ind w:left="720"/>
            </w:pPr>
            <w:r w:rsidRPr="009E4666">
              <w:rPr>
                <w:color w:val="000000"/>
              </w:rPr>
              <w:t>Kết</w:t>
            </w:r>
            <w:r w:rsidRPr="009E4666">
              <w:rPr>
                <w:color w:val="000000"/>
              </w:rPr>
              <w:t xml:space="preserve"> </w:t>
            </w:r>
            <w:r w:rsidRPr="009E4666">
              <w:rPr>
                <w:color w:val="000000"/>
              </w:rPr>
              <w:t>quả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rsidR="009D1437" w:rsidRPr="009E4666" w:rsidP="00616EC4" w14:paraId="38C8686C" w14:textId="77777777">
            <w:pPr>
              <w:spacing w:after="200"/>
              <w:ind w:left="720"/>
            </w:pPr>
            <w:r w:rsidRPr="009E4666">
              <w:rPr>
                <w:color w:val="000000"/>
              </w:rPr>
              <w:t>Mô</w:t>
            </w:r>
            <w:r w:rsidRPr="009E4666">
              <w:rPr>
                <w:color w:val="000000"/>
              </w:rPr>
              <w:t xml:space="preserve"> </w:t>
            </w:r>
            <w:r w:rsidRPr="009E4666">
              <w:rPr>
                <w:color w:val="000000"/>
              </w:rPr>
              <w:t>tả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rsidR="009D1437" w:rsidRPr="009E4666" w:rsidP="00616EC4" w14:paraId="7B5AC276" w14:textId="77777777">
            <w:pPr>
              <w:spacing w:after="200"/>
              <w:ind w:left="720"/>
            </w:pPr>
            <w:r w:rsidRPr="009E4666">
              <w:rPr>
                <w:color w:val="000000"/>
              </w:rPr>
              <w:t>Ghi</w:t>
            </w:r>
            <w:r w:rsidRPr="009E4666">
              <w:rPr>
                <w:color w:val="000000"/>
              </w:rPr>
              <w:t xml:space="preserve"> </w:t>
            </w:r>
            <w:r w:rsidRPr="009E4666">
              <w:rPr>
                <w:color w:val="000000"/>
              </w:rPr>
              <w:t>chú</w:t>
            </w:r>
          </w:p>
        </w:tc>
      </w:tr>
      <w:tr w14:paraId="0D4AD10B" w14:textId="77777777" w:rsidTr="00616EC4">
        <w:tblPrEx>
          <w:tblW w:w="0" w:type="auto"/>
          <w:tblLook w:val="04A0"/>
        </w:tblPrEx>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9E4666" w:rsidP="00616EC4" w14:paraId="19081331" w14:textId="77777777">
            <w:r w:rsidRPr="009E4666">
              <w:rPr>
                <w:color w:val="000000"/>
              </w:rPr>
              <w:t>ERR:1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9E4666" w:rsidP="00616EC4" w14:paraId="65D4F14D" w14:textId="77777777">
            <w:r w:rsidRPr="009E4666">
              <w:rPr>
                <w:color w:val="000000"/>
              </w:rPr>
              <w:t xml:space="preserve">Tài </w:t>
            </w:r>
            <w:r w:rsidRPr="009E4666">
              <w:rPr>
                <w:color w:val="000000"/>
              </w:rPr>
              <w:t>khoản</w:t>
            </w:r>
            <w:r w:rsidRPr="009E4666">
              <w:rPr>
                <w:color w:val="000000"/>
              </w:rPr>
              <w:t xml:space="preserve"> </w:t>
            </w:r>
            <w:r w:rsidRPr="009E4666">
              <w:rPr>
                <w:color w:val="000000"/>
              </w:rPr>
              <w:t>đăng</w:t>
            </w:r>
            <w:r w:rsidRPr="009E4666">
              <w:rPr>
                <w:color w:val="000000"/>
              </w:rPr>
              <w:t xml:space="preserve"> </w:t>
            </w:r>
            <w:r w:rsidRPr="009E4666">
              <w:rPr>
                <w:color w:val="000000"/>
              </w:rPr>
              <w:t>nhập</w:t>
            </w:r>
            <w:r w:rsidRPr="009E4666">
              <w:rPr>
                <w:color w:val="000000"/>
              </w:rPr>
              <w:t xml:space="preserve"> </w:t>
            </w:r>
            <w:r w:rsidRPr="009E4666">
              <w:rPr>
                <w:color w:val="000000"/>
              </w:rPr>
              <w:t>sai</w:t>
            </w:r>
            <w:r w:rsidRPr="009E4666">
              <w:rPr>
                <w:color w:val="000000"/>
              </w:rPr>
              <w:t xml:space="preserve"> </w:t>
            </w:r>
            <w:r w:rsidRPr="009E4666">
              <w:rPr>
                <w:color w:val="000000"/>
              </w:rPr>
              <w:t>hoặc</w:t>
            </w:r>
            <w:r w:rsidRPr="009E4666">
              <w:rPr>
                <w:color w:val="000000"/>
              </w:rPr>
              <w:t xml:space="preserve"> </w:t>
            </w:r>
            <w:r w:rsidRPr="009E4666">
              <w:rPr>
                <w:color w:val="000000"/>
              </w:rPr>
              <w:t>không</w:t>
            </w:r>
            <w:r w:rsidRPr="009E4666">
              <w:rPr>
                <w:color w:val="000000"/>
              </w:rPr>
              <w:t xml:space="preserve"> </w:t>
            </w:r>
            <w:r w:rsidRPr="009E4666">
              <w:rPr>
                <w:color w:val="000000"/>
              </w:rPr>
              <w:t>có</w:t>
            </w:r>
            <w:r w:rsidRPr="009E4666">
              <w:rPr>
                <w:color w:val="000000"/>
              </w:rPr>
              <w:t xml:space="preserve"> </w:t>
            </w:r>
            <w:r w:rsidRPr="009E4666">
              <w:rPr>
                <w:color w:val="000000"/>
              </w:rPr>
              <w:t>quyền</w:t>
            </w:r>
            <w:r w:rsidRPr="009E4666">
              <w:rPr>
                <w:color w:val="000000"/>
              </w:rPr>
              <w:t xml:space="preserve"> </w:t>
            </w:r>
            <w:r w:rsidRPr="009E4666">
              <w:rPr>
                <w:color w:val="000000"/>
              </w:rPr>
              <w:t>phát</w:t>
            </w:r>
            <w:r w:rsidRPr="009E4666">
              <w:rPr>
                <w:color w:val="000000"/>
              </w:rPr>
              <w:t xml:space="preserve"> </w:t>
            </w:r>
            <w:r w:rsidRPr="009E4666">
              <w:rPr>
                <w:color w:val="000000"/>
              </w:rPr>
              <w:t>hành</w:t>
            </w:r>
            <w:r w:rsidRPr="009E4666">
              <w:rPr>
                <w:color w:val="000000"/>
              </w:rPr>
              <w:t xml:space="preserve"> </w:t>
            </w:r>
            <w:r w:rsidRPr="009E4666">
              <w:rPr>
                <w:color w:val="000000"/>
              </w:rPr>
              <w:t>hóa</w:t>
            </w:r>
            <w:r w:rsidRPr="009E4666">
              <w:rPr>
                <w:color w:val="000000"/>
              </w:rPr>
              <w:t xml:space="preserve"> </w:t>
            </w:r>
            <w:r w:rsidRPr="009E4666">
              <w:rPr>
                <w:color w:val="000000"/>
              </w:rPr>
              <w:t>đơn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9E4666" w:rsidP="00616EC4" w14:paraId="353A0126" w14:textId="77777777"/>
        </w:tc>
      </w:tr>
      <w:tr w14:paraId="554D9F2C" w14:textId="77777777" w:rsidTr="00616EC4">
        <w:tblPrEx>
          <w:tblW w:w="0" w:type="auto"/>
          <w:tblLook w:val="04A0"/>
        </w:tblPrEx>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9E4666" w:rsidP="00616EC4" w14:paraId="0A425C5B" w14:textId="77777777">
            <w:r w:rsidRPr="009E4666">
              <w:rPr>
                <w:color w:val="000000"/>
              </w:rPr>
              <w:t>ERR:21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9E4666" w:rsidP="00616EC4" w14:paraId="2EDDBBDE" w14:textId="77777777">
            <w:r w:rsidRPr="009E4666">
              <w:rPr>
                <w:color w:val="000000"/>
              </w:rPr>
              <w:t>Không</w:t>
            </w:r>
            <w:r w:rsidRPr="009E4666">
              <w:rPr>
                <w:color w:val="000000"/>
              </w:rPr>
              <w:t xml:space="preserve"> </w:t>
            </w:r>
            <w:r w:rsidRPr="009E4666">
              <w:rPr>
                <w:color w:val="000000"/>
              </w:rPr>
              <w:t>tìm</w:t>
            </w:r>
            <w:r w:rsidRPr="009E4666">
              <w:rPr>
                <w:color w:val="000000"/>
              </w:rPr>
              <w:t xml:space="preserve"> </w:t>
            </w:r>
            <w:r w:rsidRPr="009E4666">
              <w:rPr>
                <w:color w:val="000000"/>
              </w:rPr>
              <w:t>thấy</w:t>
            </w:r>
            <w:r w:rsidRPr="009E4666">
              <w:rPr>
                <w:color w:val="000000"/>
              </w:rPr>
              <w:t xml:space="preserve"> </w:t>
            </w:r>
            <w:r w:rsidRPr="009E4666">
              <w:rPr>
                <w:color w:val="000000"/>
              </w:rPr>
              <w:t>công</w:t>
            </w:r>
            <w:r w:rsidRPr="009E4666">
              <w:rPr>
                <w:color w:val="000000"/>
              </w:rPr>
              <w:t xml:space="preserve"> ty </w:t>
            </w:r>
            <w:r w:rsidRPr="009E4666">
              <w:rPr>
                <w:color w:val="000000"/>
              </w:rPr>
              <w:t>hoặc</w:t>
            </w:r>
            <w:r w:rsidRPr="009E4666">
              <w:rPr>
                <w:color w:val="000000"/>
              </w:rPr>
              <w:t xml:space="preserve"> </w:t>
            </w:r>
            <w:r w:rsidRPr="009E4666">
              <w:rPr>
                <w:color w:val="000000"/>
              </w:rPr>
              <w:t>tài</w:t>
            </w:r>
            <w:r w:rsidRPr="009E4666">
              <w:rPr>
                <w:color w:val="000000"/>
              </w:rPr>
              <w:t xml:space="preserve"> </w:t>
            </w:r>
            <w:r w:rsidRPr="009E4666">
              <w:rPr>
                <w:color w:val="000000"/>
              </w:rPr>
              <w:t>khoản</w:t>
            </w:r>
            <w:r w:rsidRPr="009E4666">
              <w:rPr>
                <w:color w:val="000000"/>
              </w:rPr>
              <w:t xml:space="preserve"> </w:t>
            </w:r>
            <w:r w:rsidRPr="009E4666">
              <w:rPr>
                <w:color w:val="000000"/>
              </w:rPr>
              <w:t>không</w:t>
            </w:r>
            <w:r w:rsidRPr="009E4666">
              <w:rPr>
                <w:color w:val="000000"/>
              </w:rPr>
              <w:t xml:space="preserve"> </w:t>
            </w:r>
            <w:r w:rsidRPr="009E4666">
              <w:rPr>
                <w:color w:val="000000"/>
              </w:rPr>
              <w:t>tồn</w:t>
            </w:r>
            <w:r w:rsidRPr="009E4666">
              <w:rPr>
                <w:color w:val="000000"/>
              </w:rPr>
              <w:t xml:space="preserve"> </w:t>
            </w:r>
            <w:r w:rsidRPr="009E4666">
              <w:rPr>
                <w:color w:val="000000"/>
              </w:rPr>
              <w:t>tại</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9E4666" w:rsidP="00616EC4" w14:paraId="0B7CFEF4" w14:textId="77777777"/>
        </w:tc>
      </w:tr>
      <w:tr w14:paraId="608089E0" w14:textId="77777777" w:rsidTr="00616EC4">
        <w:tblPrEx>
          <w:tblW w:w="0" w:type="auto"/>
          <w:tblLook w:val="04A0"/>
        </w:tblPrEx>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9E4666" w:rsidP="00616EC4" w14:paraId="1DE02E3B" w14:textId="77777777">
            <w:r w:rsidRPr="009E4666">
              <w:rPr>
                <w:color w:val="000000"/>
              </w:rPr>
              <w:t>ERR:22</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9E4666" w:rsidP="00616EC4" w14:paraId="3C5A5FB5" w14:textId="77777777">
            <w:r w:rsidRPr="009E4666">
              <w:rPr>
                <w:color w:val="000000"/>
              </w:rPr>
              <w:t xml:space="preserve">Công ty </w:t>
            </w:r>
            <w:r w:rsidRPr="009E4666">
              <w:rPr>
                <w:color w:val="000000"/>
              </w:rPr>
              <w:t>chưa</w:t>
            </w:r>
            <w:r w:rsidRPr="009E4666">
              <w:rPr>
                <w:color w:val="000000"/>
              </w:rPr>
              <w:t xml:space="preserve"> </w:t>
            </w:r>
            <w:r w:rsidRPr="009E4666">
              <w:rPr>
                <w:color w:val="000000"/>
              </w:rPr>
              <w:t>đăng</w:t>
            </w:r>
            <w:r w:rsidRPr="009E4666">
              <w:rPr>
                <w:color w:val="000000"/>
              </w:rPr>
              <w:t xml:space="preserve"> </w:t>
            </w:r>
            <w:r w:rsidRPr="009E4666">
              <w:rPr>
                <w:color w:val="000000"/>
              </w:rPr>
              <w:t>ký</w:t>
            </w:r>
            <w:r w:rsidRPr="009E4666">
              <w:rPr>
                <w:color w:val="000000"/>
              </w:rPr>
              <w:t xml:space="preserve"> </w:t>
            </w:r>
            <w:r w:rsidRPr="009E4666">
              <w:rPr>
                <w:color w:val="000000"/>
              </w:rPr>
              <w:t>chứng</w:t>
            </w:r>
            <w:r w:rsidRPr="009E4666">
              <w:rPr>
                <w:color w:val="000000"/>
              </w:rPr>
              <w:t xml:space="preserve"> </w:t>
            </w:r>
            <w:r w:rsidRPr="009E4666">
              <w:rPr>
                <w:color w:val="000000"/>
              </w:rPr>
              <w:t>thư</w:t>
            </w:r>
            <w:r w:rsidRPr="009E4666">
              <w:rPr>
                <w:color w:val="000000"/>
              </w:rPr>
              <w:t xml:space="preserve"> </w:t>
            </w:r>
            <w:r w:rsidRPr="009E4666">
              <w:rPr>
                <w:color w:val="000000"/>
              </w:rPr>
              <w:t>số</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9E4666" w:rsidP="00616EC4" w14:paraId="72166729" w14:textId="77777777"/>
        </w:tc>
      </w:tr>
      <w:tr w14:paraId="64BE2E7B" w14:textId="77777777" w:rsidTr="00616EC4">
        <w:tblPrEx>
          <w:tblW w:w="0" w:type="auto"/>
          <w:tblLook w:val="04A0"/>
        </w:tblPrEx>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9E4666" w:rsidP="00616EC4" w14:paraId="3E364B7D" w14:textId="77777777">
            <w:r w:rsidRPr="009E4666">
              <w:rPr>
                <w:color w:val="000000"/>
              </w:rPr>
              <w:t>ERR:28</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9E4666" w:rsidP="00616EC4" w14:paraId="43FAD094" w14:textId="77777777">
            <w:r w:rsidRPr="009E4666">
              <w:rPr>
                <w:color w:val="000000"/>
              </w:rPr>
              <w:t>Chưa</w:t>
            </w:r>
            <w:r w:rsidRPr="009E4666">
              <w:rPr>
                <w:color w:val="000000"/>
              </w:rPr>
              <w:t xml:space="preserve"> </w:t>
            </w:r>
            <w:r w:rsidRPr="009E4666">
              <w:rPr>
                <w:color w:val="000000"/>
              </w:rPr>
              <w:t>có</w:t>
            </w:r>
            <w:r w:rsidRPr="009E4666">
              <w:rPr>
                <w:color w:val="000000"/>
              </w:rPr>
              <w:t xml:space="preserve"> </w:t>
            </w:r>
            <w:r w:rsidRPr="009E4666">
              <w:rPr>
                <w:color w:val="000000"/>
              </w:rPr>
              <w:t>thông</w:t>
            </w:r>
            <w:r w:rsidRPr="009E4666">
              <w:rPr>
                <w:color w:val="000000"/>
              </w:rPr>
              <w:t xml:space="preserve"> tin </w:t>
            </w:r>
            <w:r w:rsidRPr="009E4666">
              <w:rPr>
                <w:color w:val="000000"/>
              </w:rPr>
              <w:t>chứng</w:t>
            </w:r>
            <w:r w:rsidRPr="009E4666">
              <w:rPr>
                <w:color w:val="000000"/>
              </w:rPr>
              <w:t xml:space="preserve"> </w:t>
            </w:r>
            <w:r w:rsidRPr="009E4666">
              <w:rPr>
                <w:color w:val="000000"/>
              </w:rPr>
              <w:t>thư</w:t>
            </w:r>
            <w:r w:rsidRPr="009E4666">
              <w:rPr>
                <w:color w:val="000000"/>
              </w:rPr>
              <w:t xml:space="preserve"> </w:t>
            </w:r>
            <w:r w:rsidRPr="009E4666">
              <w:rPr>
                <w:color w:val="000000"/>
              </w:rPr>
              <w:t>trong</w:t>
            </w:r>
            <w:r w:rsidRPr="009E4666">
              <w:rPr>
                <w:color w:val="000000"/>
              </w:rPr>
              <w:t xml:space="preserve"> </w:t>
            </w:r>
            <w:r w:rsidRPr="009E4666">
              <w:rPr>
                <w:color w:val="000000"/>
              </w:rPr>
              <w:t>hệ</w:t>
            </w:r>
            <w:r w:rsidRPr="009E4666">
              <w:rPr>
                <w:color w:val="000000"/>
              </w:rPr>
              <w:t xml:space="preserve"> </w:t>
            </w:r>
            <w:r w:rsidRPr="009E4666">
              <w:rPr>
                <w:color w:val="000000"/>
              </w:rPr>
              <w:t>thống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9E4666" w:rsidP="00616EC4" w14:paraId="08209343" w14:textId="77777777"/>
        </w:tc>
      </w:tr>
      <w:tr w14:paraId="5212BABE" w14:textId="77777777" w:rsidTr="00616EC4">
        <w:tblPrEx>
          <w:tblW w:w="0" w:type="auto"/>
          <w:tblLook w:val="04A0"/>
        </w:tblPrEx>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9E4666" w:rsidP="00616EC4" w14:paraId="6F0A06E9" w14:textId="77777777">
            <w:r w:rsidRPr="009E4666">
              <w:rPr>
                <w:color w:val="000000"/>
              </w:rPr>
              <w:t>ERR:24</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9E4666" w:rsidP="00616EC4" w14:paraId="6EB81DDD" w14:textId="77777777">
            <w:r w:rsidRPr="009E4666">
              <w:rPr>
                <w:color w:val="000000"/>
              </w:rPr>
              <w:t>Chứng</w:t>
            </w:r>
            <w:r w:rsidRPr="009E4666">
              <w:rPr>
                <w:color w:val="000000"/>
              </w:rPr>
              <w:t xml:space="preserve"> </w:t>
            </w:r>
            <w:r w:rsidRPr="009E4666">
              <w:rPr>
                <w:color w:val="000000"/>
              </w:rPr>
              <w:t>thư</w:t>
            </w:r>
            <w:r w:rsidRPr="009E4666">
              <w:rPr>
                <w:color w:val="000000"/>
              </w:rPr>
              <w:t xml:space="preserve"> </w:t>
            </w:r>
            <w:r w:rsidRPr="009E4666">
              <w:rPr>
                <w:color w:val="000000"/>
              </w:rPr>
              <w:t>truyền</w:t>
            </w:r>
            <w:r w:rsidRPr="009E4666">
              <w:rPr>
                <w:color w:val="000000"/>
              </w:rPr>
              <w:t xml:space="preserve"> </w:t>
            </w:r>
            <w:r w:rsidRPr="009E4666">
              <w:rPr>
                <w:color w:val="000000"/>
              </w:rPr>
              <w:t>lên</w:t>
            </w:r>
            <w:r w:rsidRPr="009E4666">
              <w:rPr>
                <w:color w:val="000000"/>
              </w:rPr>
              <w:t xml:space="preserve"> </w:t>
            </w:r>
            <w:r w:rsidRPr="009E4666">
              <w:rPr>
                <w:color w:val="000000"/>
              </w:rPr>
              <w:t>không</w:t>
            </w:r>
            <w:r w:rsidRPr="009E4666">
              <w:rPr>
                <w:color w:val="000000"/>
              </w:rPr>
              <w:t xml:space="preserve"> </w:t>
            </w:r>
            <w:r w:rsidRPr="009E4666">
              <w:rPr>
                <w:color w:val="000000"/>
              </w:rPr>
              <w:t>đúng</w:t>
            </w:r>
            <w:r w:rsidRPr="009E4666">
              <w:rPr>
                <w:color w:val="000000"/>
              </w:rPr>
              <w:t xml:space="preserve"> </w:t>
            </w:r>
            <w:r w:rsidRPr="009E4666">
              <w:rPr>
                <w:color w:val="000000"/>
              </w:rPr>
              <w:t>với</w:t>
            </w:r>
            <w:r w:rsidRPr="009E4666">
              <w:rPr>
                <w:color w:val="000000"/>
              </w:rPr>
              <w:t xml:space="preserve"> </w:t>
            </w:r>
            <w:r w:rsidRPr="009E4666">
              <w:rPr>
                <w:color w:val="000000"/>
              </w:rPr>
              <w:t>chứng</w:t>
            </w:r>
            <w:r w:rsidRPr="009E4666">
              <w:rPr>
                <w:color w:val="000000"/>
              </w:rPr>
              <w:t xml:space="preserve"> </w:t>
            </w:r>
            <w:r w:rsidRPr="009E4666">
              <w:rPr>
                <w:color w:val="000000"/>
              </w:rPr>
              <w:t>thư</w:t>
            </w:r>
            <w:r w:rsidRPr="009E4666">
              <w:rPr>
                <w:color w:val="000000"/>
              </w:rPr>
              <w:t xml:space="preserve"> </w:t>
            </w:r>
            <w:r w:rsidRPr="009E4666">
              <w:rPr>
                <w:color w:val="000000"/>
              </w:rPr>
              <w:t>đăng</w:t>
            </w:r>
            <w:r w:rsidRPr="009E4666">
              <w:rPr>
                <w:color w:val="000000"/>
              </w:rPr>
              <w:t xml:space="preserve"> </w:t>
            </w:r>
            <w:r w:rsidRPr="009E4666">
              <w:rPr>
                <w:color w:val="000000"/>
              </w:rPr>
              <w:t>ký</w:t>
            </w:r>
            <w:r w:rsidRPr="009E4666">
              <w:rPr>
                <w:color w:val="000000"/>
              </w:rPr>
              <w:t xml:space="preserve"> </w:t>
            </w:r>
            <w:r w:rsidRPr="009E4666">
              <w:rPr>
                <w:color w:val="000000"/>
              </w:rPr>
              <w:t>trong</w:t>
            </w:r>
            <w:r w:rsidRPr="009E4666">
              <w:rPr>
                <w:color w:val="000000"/>
              </w:rPr>
              <w:t xml:space="preserve"> </w:t>
            </w:r>
            <w:r w:rsidRPr="009E4666">
              <w:rPr>
                <w:color w:val="000000"/>
              </w:rPr>
              <w:t>hệ</w:t>
            </w:r>
            <w:r w:rsidRPr="009E4666">
              <w:rPr>
                <w:color w:val="000000"/>
              </w:rPr>
              <w:t xml:space="preserve"> </w:t>
            </w:r>
            <w:r w:rsidRPr="009E4666">
              <w:rPr>
                <w:color w:val="000000"/>
              </w:rPr>
              <w:t>thống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9E4666" w:rsidP="00616EC4" w14:paraId="285EA5FE" w14:textId="77777777"/>
        </w:tc>
      </w:tr>
      <w:tr w14:paraId="32966CF8" w14:textId="77777777" w:rsidTr="00616EC4">
        <w:tblPrEx>
          <w:tblW w:w="0" w:type="auto"/>
          <w:tblLook w:val="04A0"/>
        </w:tblPrEx>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9E4666" w:rsidP="00616EC4" w14:paraId="3392F114" w14:textId="77777777">
            <w:r w:rsidRPr="009E4666">
              <w:rPr>
                <w:color w:val="000000"/>
              </w:rPr>
              <w:t>ERR:27</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9E4666" w:rsidP="00616EC4" w14:paraId="27374EE1" w14:textId="77777777">
            <w:r w:rsidRPr="009E4666">
              <w:rPr>
                <w:color w:val="000000"/>
              </w:rPr>
              <w:t>Chứng</w:t>
            </w:r>
            <w:r w:rsidRPr="009E4666">
              <w:rPr>
                <w:color w:val="000000"/>
              </w:rPr>
              <w:t xml:space="preserve"> </w:t>
            </w:r>
            <w:r w:rsidRPr="009E4666">
              <w:rPr>
                <w:color w:val="000000"/>
              </w:rPr>
              <w:t>thư</w:t>
            </w:r>
            <w:r w:rsidRPr="009E4666">
              <w:rPr>
                <w:color w:val="000000"/>
              </w:rPr>
              <w:t xml:space="preserve"> </w:t>
            </w:r>
            <w:r w:rsidRPr="009E4666">
              <w:rPr>
                <w:color w:val="000000"/>
              </w:rPr>
              <w:t>chưa</w:t>
            </w:r>
            <w:r w:rsidRPr="009E4666">
              <w:rPr>
                <w:color w:val="000000"/>
              </w:rPr>
              <w:t xml:space="preserve"> </w:t>
            </w:r>
            <w:r w:rsidRPr="009E4666">
              <w:rPr>
                <w:color w:val="000000"/>
              </w:rPr>
              <w:t>đến</w:t>
            </w:r>
            <w:r w:rsidRPr="009E4666">
              <w:rPr>
                <w:color w:val="000000"/>
              </w:rPr>
              <w:t xml:space="preserve"> </w:t>
            </w:r>
            <w:r w:rsidRPr="009E4666">
              <w:rPr>
                <w:color w:val="000000"/>
              </w:rPr>
              <w:t>thời</w:t>
            </w:r>
            <w:r w:rsidRPr="009E4666">
              <w:rPr>
                <w:color w:val="000000"/>
              </w:rPr>
              <w:t xml:space="preserve"> </w:t>
            </w:r>
            <w:r w:rsidRPr="009E4666">
              <w:rPr>
                <w:color w:val="000000"/>
              </w:rPr>
              <w:t>điểm</w:t>
            </w:r>
            <w:r w:rsidRPr="009E4666">
              <w:rPr>
                <w:color w:val="000000"/>
              </w:rPr>
              <w:t xml:space="preserve"> </w:t>
            </w:r>
            <w:r w:rsidRPr="009E4666">
              <w:rPr>
                <w:color w:val="000000"/>
              </w:rPr>
              <w:t>sử</w:t>
            </w:r>
            <w:r w:rsidRPr="009E4666">
              <w:rPr>
                <w:color w:val="000000"/>
              </w:rPr>
              <w:t xml:space="preserve"> </w:t>
            </w:r>
            <w:r w:rsidRPr="009E4666">
              <w:rPr>
                <w:color w:val="000000"/>
              </w:rPr>
              <w:t>dụng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9E4666" w:rsidP="00616EC4" w14:paraId="0FD9D393" w14:textId="77777777"/>
        </w:tc>
      </w:tr>
      <w:tr w14:paraId="08184101" w14:textId="77777777" w:rsidTr="00616EC4">
        <w:tblPrEx>
          <w:tblW w:w="0" w:type="auto"/>
          <w:tblLook w:val="04A0"/>
        </w:tblPrEx>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9E4666" w:rsidP="00616EC4" w14:paraId="4FDF3345" w14:textId="77777777">
            <w:r w:rsidRPr="009E4666">
              <w:rPr>
                <w:color w:val="000000"/>
              </w:rPr>
              <w:t>ERR:26</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9E4666" w:rsidP="00616EC4" w14:paraId="40BEBB5A" w14:textId="77777777">
            <w:r w:rsidRPr="009E4666">
              <w:rPr>
                <w:color w:val="000000"/>
              </w:rPr>
              <w:t>Chứng</w:t>
            </w:r>
            <w:r w:rsidRPr="009E4666">
              <w:rPr>
                <w:color w:val="000000"/>
              </w:rPr>
              <w:t xml:space="preserve"> </w:t>
            </w:r>
            <w:r w:rsidRPr="009E4666">
              <w:rPr>
                <w:color w:val="000000"/>
              </w:rPr>
              <w:t>thư</w:t>
            </w:r>
            <w:r w:rsidRPr="009E4666">
              <w:rPr>
                <w:color w:val="000000"/>
              </w:rPr>
              <w:t xml:space="preserve"> </w:t>
            </w:r>
            <w:r w:rsidRPr="009E4666">
              <w:rPr>
                <w:color w:val="000000"/>
              </w:rPr>
              <w:t>số</w:t>
            </w:r>
            <w:r w:rsidRPr="009E4666">
              <w:rPr>
                <w:color w:val="000000"/>
              </w:rPr>
              <w:t xml:space="preserve"> </w:t>
            </w:r>
            <w:r w:rsidRPr="009E4666">
              <w:rPr>
                <w:color w:val="000000"/>
              </w:rPr>
              <w:t>hết</w:t>
            </w:r>
            <w:r w:rsidRPr="009E4666">
              <w:rPr>
                <w:color w:val="000000"/>
              </w:rPr>
              <w:t xml:space="preserve"> </w:t>
            </w:r>
            <w:r w:rsidRPr="009E4666">
              <w:rPr>
                <w:color w:val="000000"/>
              </w:rPr>
              <w:t>hạn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9E4666" w:rsidP="00616EC4" w14:paraId="70264B00" w14:textId="77777777"/>
        </w:tc>
      </w:tr>
      <w:tr w14:paraId="006E5537" w14:textId="77777777" w:rsidTr="00616EC4">
        <w:tblPrEx>
          <w:tblW w:w="0" w:type="auto"/>
          <w:tblLook w:val="04A0"/>
        </w:tblPrEx>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9E4666" w:rsidP="00616EC4" w14:paraId="25827C89" w14:textId="77777777">
            <w:r w:rsidRPr="009E4666">
              <w:rPr>
                <w:color w:val="000000"/>
              </w:rPr>
              <w:t>ERR:3</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9E4666" w:rsidP="00616EC4" w14:paraId="19F05DF4" w14:textId="77777777">
            <w:r w:rsidRPr="009E4666">
              <w:rPr>
                <w:color w:val="000000"/>
              </w:rPr>
              <w:t>Dữ</w:t>
            </w:r>
            <w:r w:rsidRPr="009E4666">
              <w:rPr>
                <w:color w:val="000000"/>
              </w:rPr>
              <w:t xml:space="preserve"> </w:t>
            </w:r>
            <w:r w:rsidRPr="009E4666">
              <w:rPr>
                <w:color w:val="000000"/>
              </w:rPr>
              <w:t>liệu</w:t>
            </w:r>
            <w:r w:rsidRPr="009E4666">
              <w:rPr>
                <w:color w:val="000000"/>
              </w:rPr>
              <w:t xml:space="preserve"> xml </w:t>
            </w:r>
            <w:r w:rsidRPr="009E4666">
              <w:rPr>
                <w:color w:val="000000"/>
              </w:rPr>
              <w:t>đầu</w:t>
            </w:r>
            <w:r w:rsidRPr="009E4666">
              <w:rPr>
                <w:color w:val="000000"/>
              </w:rPr>
              <w:t xml:space="preserve"> </w:t>
            </w:r>
            <w:r w:rsidRPr="009E4666">
              <w:rPr>
                <w:color w:val="000000"/>
              </w:rPr>
              <w:t>vào</w:t>
            </w:r>
            <w:r w:rsidRPr="009E4666">
              <w:rPr>
                <w:color w:val="000000"/>
              </w:rPr>
              <w:t xml:space="preserve"> </w:t>
            </w:r>
            <w:r w:rsidRPr="009E4666">
              <w:rPr>
                <w:color w:val="000000"/>
              </w:rPr>
              <w:t>không</w:t>
            </w:r>
            <w:r w:rsidRPr="009E4666">
              <w:rPr>
                <w:color w:val="000000"/>
              </w:rPr>
              <w:t xml:space="preserve"> </w:t>
            </w:r>
            <w:r w:rsidRPr="009E4666">
              <w:rPr>
                <w:color w:val="000000"/>
              </w:rPr>
              <w:t>đúng</w:t>
            </w:r>
            <w:r w:rsidRPr="009E4666">
              <w:rPr>
                <w:color w:val="000000"/>
              </w:rPr>
              <w:t xml:space="preserve"> </w:t>
            </w:r>
            <w:r w:rsidRPr="009E4666">
              <w:rPr>
                <w:color w:val="000000"/>
              </w:rPr>
              <w:t>quy</w:t>
            </w:r>
            <w:r w:rsidRPr="009E4666">
              <w:rPr>
                <w:color w:val="000000"/>
              </w:rPr>
              <w:t xml:space="preserve"> </w:t>
            </w:r>
            <w:r w:rsidRPr="009E4666">
              <w:rPr>
                <w:color w:val="000000"/>
              </w:rPr>
              <w:t>định</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9E4666" w:rsidP="00616EC4" w14:paraId="35510660" w14:textId="77777777"/>
        </w:tc>
      </w:tr>
      <w:tr w14:paraId="5530D862" w14:textId="77777777" w:rsidTr="00616EC4">
        <w:tblPrEx>
          <w:tblW w:w="0" w:type="auto"/>
          <w:tblLook w:val="04A0"/>
        </w:tblPrEx>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9E4666" w:rsidP="00616EC4" w14:paraId="23C7C545" w14:textId="77777777">
            <w:r w:rsidRPr="009E4666">
              <w:rPr>
                <w:color w:val="000000"/>
              </w:rPr>
              <w:t>ERR:10</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9E4666" w:rsidP="00616EC4" w14:paraId="41E7BAF0" w14:textId="77777777">
            <w:r w:rsidRPr="009E4666">
              <w:rPr>
                <w:color w:val="000000"/>
              </w:rPr>
              <w:t xml:space="preserve">Lô </w:t>
            </w:r>
            <w:r w:rsidRPr="009E4666">
              <w:rPr>
                <w:color w:val="000000"/>
              </w:rPr>
              <w:t>có</w:t>
            </w:r>
            <w:r w:rsidRPr="009E4666">
              <w:rPr>
                <w:color w:val="000000"/>
              </w:rPr>
              <w:t xml:space="preserve"> </w:t>
            </w:r>
            <w:r w:rsidRPr="009E4666">
              <w:rPr>
                <w:color w:val="000000"/>
              </w:rPr>
              <w:t>số</w:t>
            </w:r>
            <w:r w:rsidRPr="009E4666">
              <w:rPr>
                <w:color w:val="000000"/>
              </w:rPr>
              <w:t xml:space="preserve"> </w:t>
            </w:r>
            <w:r w:rsidRPr="009E4666">
              <w:rPr>
                <w:color w:val="000000"/>
              </w:rPr>
              <w:t>hóa</w:t>
            </w:r>
            <w:r w:rsidRPr="009E4666">
              <w:rPr>
                <w:color w:val="000000"/>
              </w:rPr>
              <w:t xml:space="preserve"> </w:t>
            </w:r>
            <w:r w:rsidRPr="009E4666">
              <w:rPr>
                <w:color w:val="000000"/>
              </w:rPr>
              <w:t>đơn</w:t>
            </w:r>
            <w:r w:rsidRPr="009E4666">
              <w:rPr>
                <w:color w:val="000000"/>
              </w:rPr>
              <w:t xml:space="preserve"> </w:t>
            </w:r>
            <w:r w:rsidRPr="009E4666">
              <w:rPr>
                <w:color w:val="000000"/>
              </w:rPr>
              <w:t>vượt</w:t>
            </w:r>
            <w:r w:rsidRPr="009E4666">
              <w:rPr>
                <w:color w:val="000000"/>
              </w:rPr>
              <w:t xml:space="preserve"> </w:t>
            </w:r>
            <w:r w:rsidRPr="009E4666">
              <w:rPr>
                <w:color w:val="000000"/>
              </w:rPr>
              <w:t>quá</w:t>
            </w:r>
            <w:r w:rsidRPr="009E4666">
              <w:rPr>
                <w:color w:val="000000"/>
              </w:rPr>
              <w:t xml:space="preserve"> max </w:t>
            </w:r>
            <w:r w:rsidRPr="009E4666">
              <w:rPr>
                <w:color w:val="000000"/>
              </w:rPr>
              <w:t>cho</w:t>
            </w:r>
            <w:r w:rsidRPr="009E4666">
              <w:rPr>
                <w:color w:val="000000"/>
              </w:rPr>
              <w:t xml:space="preserve"> </w:t>
            </w:r>
            <w:r w:rsidRPr="009E4666">
              <w:rPr>
                <w:color w:val="000000"/>
              </w:rPr>
              <w:t>phép</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9E4666" w:rsidP="00616EC4" w14:paraId="71FB6A7B" w14:textId="77777777"/>
        </w:tc>
      </w:tr>
      <w:tr w14:paraId="3CA1335C" w14:textId="77777777" w:rsidTr="00616EC4">
        <w:tblPrEx>
          <w:tblW w:w="0" w:type="auto"/>
          <w:tblLook w:val="04A0"/>
        </w:tblPrEx>
        <w:trPr>
          <w:trHeight w:val="413"/>
        </w:trPr>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9E4666" w:rsidP="00616EC4" w14:paraId="4DEA106D" w14:textId="77777777">
            <w:r w:rsidRPr="009E4666">
              <w:rPr>
                <w:color w:val="000000"/>
              </w:rPr>
              <w:t>ERR:5</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9E4666" w:rsidP="00616EC4" w14:paraId="278503DC" w14:textId="77777777">
            <w:r w:rsidRPr="009E4666">
              <w:rPr>
                <w:color w:val="000000"/>
              </w:rPr>
              <w:t>Có</w:t>
            </w:r>
            <w:r w:rsidRPr="009E4666">
              <w:rPr>
                <w:color w:val="000000"/>
              </w:rPr>
              <w:t xml:space="preserve"> </w:t>
            </w:r>
            <w:r w:rsidRPr="009E4666">
              <w:rPr>
                <w:color w:val="000000"/>
              </w:rPr>
              <w:t>lỗi</w:t>
            </w:r>
            <w:r w:rsidRPr="009E4666">
              <w:rPr>
                <w:color w:val="000000"/>
              </w:rPr>
              <w:t xml:space="preserve"> </w:t>
            </w:r>
            <w:r w:rsidRPr="009E4666">
              <w:rPr>
                <w:color w:val="000000"/>
              </w:rPr>
              <w:t>xảy</w:t>
            </w:r>
            <w:r w:rsidRPr="009E4666">
              <w:rPr>
                <w:color w:val="000000"/>
              </w:rPr>
              <w:t xml:space="preserve"> </w:t>
            </w:r>
            <w:r w:rsidRPr="009E4666">
              <w:rPr>
                <w:color w:val="000000"/>
              </w:rPr>
              <w:t>ra</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9E4666" w:rsidP="00616EC4" w14:paraId="34F1D5BB" w14:textId="77777777">
            <w:pPr>
              <w:jc w:val="both"/>
            </w:pPr>
            <w:r w:rsidRPr="009E4666">
              <w:rPr>
                <w:color w:val="000000"/>
              </w:rPr>
              <w:t>Lỗi</w:t>
            </w:r>
            <w:r w:rsidRPr="009E4666">
              <w:rPr>
                <w:color w:val="000000"/>
              </w:rPr>
              <w:t xml:space="preserve"> </w:t>
            </w:r>
            <w:r w:rsidRPr="009E4666">
              <w:rPr>
                <w:color w:val="000000"/>
              </w:rPr>
              <w:t>không</w:t>
            </w:r>
            <w:r w:rsidRPr="009E4666">
              <w:rPr>
                <w:color w:val="000000"/>
              </w:rPr>
              <w:t xml:space="preserve"> </w:t>
            </w:r>
            <w:r w:rsidRPr="009E4666">
              <w:rPr>
                <w:color w:val="000000"/>
              </w:rPr>
              <w:t>xác</w:t>
            </w:r>
            <w:r w:rsidRPr="009E4666">
              <w:rPr>
                <w:color w:val="000000"/>
              </w:rPr>
              <w:t xml:space="preserve"> </w:t>
            </w:r>
            <w:r w:rsidRPr="009E4666">
              <w:rPr>
                <w:color w:val="000000"/>
              </w:rPr>
              <w:t>định</w:t>
            </w:r>
          </w:p>
        </w:tc>
      </w:tr>
      <w:tr w14:paraId="7B8EDFEE" w14:textId="77777777" w:rsidTr="00616EC4">
        <w:tblPrEx>
          <w:tblW w:w="0" w:type="auto"/>
          <w:tblLook w:val="04A0"/>
        </w:tblPrEx>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9E4666" w:rsidP="00616EC4" w14:paraId="0F3C34C1" w14:textId="77777777">
            <w:r w:rsidRPr="009E4666">
              <w:rPr>
                <w:color w:val="000000"/>
              </w:rPr>
              <w:t>OK:mtd</w:t>
            </w:r>
          </w:p>
          <w:p w:rsidR="009D1437" w:rsidRPr="009E4666" w:rsidP="00616EC4" w14:paraId="13C08BE9" w14:textId="77777777"/>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9E4666" w:rsidP="00616EC4" w14:paraId="5CC41B2C" w14:textId="77777777">
            <w:r w:rsidRPr="009E4666">
              <w:rPr>
                <w:color w:val="000000"/>
              </w:rPr>
              <w:t>Gửi</w:t>
            </w:r>
            <w:r w:rsidRPr="009E4666">
              <w:rPr>
                <w:color w:val="000000"/>
              </w:rPr>
              <w:t xml:space="preserve"> </w:t>
            </w:r>
            <w:r w:rsidRPr="009E4666">
              <w:rPr>
                <w:color w:val="000000"/>
              </w:rPr>
              <w:t>thông</w:t>
            </w:r>
            <w:r w:rsidRPr="009E4666">
              <w:rPr>
                <w:color w:val="000000"/>
              </w:rPr>
              <w:t xml:space="preserve"> </w:t>
            </w:r>
            <w:r w:rsidRPr="009E4666">
              <w:rPr>
                <w:color w:val="000000"/>
              </w:rPr>
              <w:t>điệp</w:t>
            </w:r>
            <w:r w:rsidRPr="009E4666">
              <w:rPr>
                <w:color w:val="000000"/>
              </w:rPr>
              <w:t xml:space="preserve"> </w:t>
            </w:r>
            <w:r w:rsidRPr="009E4666">
              <w:rPr>
                <w:color w:val="000000"/>
              </w:rPr>
              <w:t>thành</w:t>
            </w:r>
            <w:r w:rsidRPr="009E4666">
              <w:rPr>
                <w:color w:val="000000"/>
              </w:rPr>
              <w:t xml:space="preserve"> </w:t>
            </w:r>
            <w:r w:rsidRPr="009E4666">
              <w:rPr>
                <w:color w:val="000000"/>
              </w:rPr>
              <w:t>công</w:t>
            </w:r>
            <w:r w:rsidRPr="009E4666">
              <w:rPr>
                <w:color w:val="000000"/>
              </w:rPr>
              <w:t xml:space="preserve">, </w:t>
            </w:r>
            <w:r w:rsidRPr="009E4666">
              <w:rPr>
                <w:color w:val="000000"/>
              </w:rPr>
              <w:t>trả</w:t>
            </w:r>
            <w:r w:rsidRPr="009E4666">
              <w:rPr>
                <w:color w:val="000000"/>
              </w:rPr>
              <w:t xml:space="preserve"> </w:t>
            </w:r>
            <w:r w:rsidRPr="009E4666">
              <w:rPr>
                <w:color w:val="000000"/>
              </w:rPr>
              <w:t>về</w:t>
            </w:r>
            <w:r w:rsidRPr="009E4666">
              <w:rPr>
                <w:color w:val="000000"/>
              </w:rPr>
              <w:t xml:space="preserve"> </w:t>
            </w:r>
            <w:r w:rsidRPr="009E4666">
              <w:rPr>
                <w:color w:val="000000"/>
              </w:rPr>
              <w:t>mã</w:t>
            </w:r>
            <w:r w:rsidRPr="009E4666">
              <w:rPr>
                <w:color w:val="000000"/>
              </w:rPr>
              <w:t xml:space="preserve"> </w:t>
            </w:r>
            <w:r w:rsidRPr="009E4666">
              <w:rPr>
                <w:color w:val="000000"/>
              </w:rPr>
              <w:t>thông</w:t>
            </w:r>
            <w:r w:rsidRPr="009E4666">
              <w:rPr>
                <w:color w:val="000000"/>
              </w:rPr>
              <w:t xml:space="preserve"> </w:t>
            </w:r>
            <w:r w:rsidRPr="009E4666">
              <w:rPr>
                <w:color w:val="000000"/>
              </w:rPr>
              <w:t>điệp</w:t>
            </w:r>
          </w:p>
          <w:p w:rsidR="009D1437" w:rsidRPr="009E4666" w:rsidP="00616EC4" w14:paraId="6A53434B" w14:textId="77777777"/>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9E4666" w:rsidP="00616EC4" w14:paraId="17498C0F" w14:textId="77777777"/>
        </w:tc>
      </w:tr>
    </w:tbl>
    <w:p w:rsidR="009D1437" w:rsidRPr="009E4666" w:rsidP="009D1437" w14:paraId="3331AE6A" w14:textId="77777777"/>
    <w:p w:rsidR="009D1437" w:rsidRPr="009E4666" w:rsidP="009D1437" w14:paraId="13FCE337" w14:textId="77777777">
      <w:r w:rsidRPr="009E4666">
        <w:rPr>
          <w:b/>
          <w:bCs/>
          <w:color w:val="000000"/>
        </w:rPr>
        <w:t>Cấu</w:t>
      </w:r>
      <w:r w:rsidRPr="009E4666">
        <w:rPr>
          <w:b/>
          <w:bCs/>
          <w:color w:val="000000"/>
        </w:rPr>
        <w:t xml:space="preserve"> </w:t>
      </w:r>
      <w:r w:rsidRPr="009E4666">
        <w:rPr>
          <w:b/>
          <w:bCs/>
          <w:color w:val="000000"/>
        </w:rPr>
        <w:t>trúc</w:t>
      </w:r>
      <w:r w:rsidRPr="009E4666">
        <w:rPr>
          <w:b/>
          <w:bCs/>
          <w:color w:val="000000"/>
        </w:rPr>
        <w:t xml:space="preserve"> </w:t>
      </w:r>
      <w:r w:rsidRPr="009E4666">
        <w:rPr>
          <w:b/>
          <w:bCs/>
          <w:color w:val="000000"/>
        </w:rPr>
        <w:t>chuỗi</w:t>
      </w:r>
      <w:r w:rsidRPr="009E4666">
        <w:rPr>
          <w:b/>
          <w:bCs/>
          <w:color w:val="000000"/>
        </w:rPr>
        <w:t xml:space="preserve"> xml </w:t>
      </w:r>
      <w:r w:rsidRPr="009E4666">
        <w:rPr>
          <w:b/>
          <w:bCs/>
          <w:color w:val="000000"/>
        </w:rPr>
        <w:t>truyền</w:t>
      </w:r>
      <w:r w:rsidRPr="009E4666">
        <w:rPr>
          <w:b/>
          <w:bCs/>
          <w:color w:val="000000"/>
        </w:rPr>
        <w:t xml:space="preserve"> </w:t>
      </w:r>
      <w:r w:rsidRPr="009E4666">
        <w:rPr>
          <w:b/>
          <w:bCs/>
          <w:color w:val="000000"/>
        </w:rPr>
        <w:t>lên</w:t>
      </w:r>
      <w:r w:rsidRPr="009E4666">
        <w:rPr>
          <w:b/>
          <w:bCs/>
          <w:color w:val="000000"/>
        </w:rPr>
        <w:t>:</w:t>
      </w:r>
    </w:p>
    <w:p w:rsidR="009D1437" w:rsidRPr="009E4666" w:rsidP="009D1437" w14:paraId="67A56C20" w14:textId="77777777">
      <w:pPr>
        <w:shd w:val="clear" w:color="auto" w:fill="1E1E1E"/>
      </w:pPr>
      <w:r w:rsidRPr="009E4666">
        <w:t> </w:t>
      </w:r>
    </w:p>
    <w:p w:rsidR="009D1437" w:rsidRPr="009E4666" w:rsidP="009D1437" w14:paraId="5031FBD7" w14:textId="77777777">
      <w:pPr>
        <w:shd w:val="clear" w:color="auto" w:fill="1E1E1E"/>
      </w:pPr>
      <w:r w:rsidRPr="009E4666">
        <w:rPr>
          <w:rFonts w:ascii="Consolas" w:hAnsi="Consolas"/>
          <w:color w:val="D4D4D4"/>
          <w:sz w:val="21"/>
          <w:szCs w:val="21"/>
        </w:rPr>
        <w:t>&lt;</w:t>
      </w:r>
      <w:r w:rsidRPr="009E4666">
        <w:rPr>
          <w:rFonts w:ascii="Consolas" w:hAnsi="Consolas"/>
          <w:color w:val="9CDCFE"/>
          <w:sz w:val="21"/>
          <w:szCs w:val="21"/>
        </w:rPr>
        <w:t>CKS</w:t>
      </w:r>
      <w:r w:rsidRPr="009E4666">
        <w:rPr>
          <w:rFonts w:ascii="Consolas" w:hAnsi="Consolas"/>
          <w:color w:val="D4D4D4"/>
          <w:sz w:val="21"/>
          <w:szCs w:val="21"/>
        </w:rPr>
        <w:t>&gt;</w:t>
      </w:r>
    </w:p>
    <w:p w:rsidR="009D1437" w:rsidRPr="009E4666" w:rsidP="009D1437" w14:paraId="28973662" w14:textId="77777777">
      <w:pPr>
        <w:shd w:val="clear" w:color="auto" w:fill="1E1E1E"/>
      </w:pPr>
      <w:r w:rsidRPr="009E4666">
        <w:rPr>
          <w:rFonts w:ascii="Consolas" w:hAnsi="Consolas"/>
          <w:color w:val="D4D4D4"/>
          <w:sz w:val="21"/>
          <w:szCs w:val="21"/>
        </w:rPr>
        <w:t>    &lt;</w:t>
      </w:r>
      <w:r w:rsidRPr="009E4666">
        <w:rPr>
          <w:rFonts w:ascii="Consolas" w:hAnsi="Consolas"/>
          <w:color w:val="9CDCFE"/>
          <w:sz w:val="21"/>
          <w:szCs w:val="21"/>
        </w:rPr>
        <w:t>SerialCert</w:t>
      </w:r>
      <w:r w:rsidRPr="009E4666">
        <w:rPr>
          <w:rFonts w:ascii="Consolas" w:hAnsi="Consolas"/>
          <w:color w:val="D4D4D4"/>
          <w:sz w:val="21"/>
          <w:szCs w:val="21"/>
        </w:rPr>
        <w:t>&gt;&lt;/</w:t>
      </w:r>
      <w:r w:rsidRPr="009E4666">
        <w:rPr>
          <w:rFonts w:ascii="Consolas" w:hAnsi="Consolas"/>
          <w:color w:val="9CDCFE"/>
          <w:sz w:val="21"/>
          <w:szCs w:val="21"/>
        </w:rPr>
        <w:t>SerialCert</w:t>
      </w:r>
      <w:r w:rsidRPr="009E4666">
        <w:rPr>
          <w:rFonts w:ascii="Consolas" w:hAnsi="Consolas"/>
          <w:color w:val="D4D4D4"/>
          <w:sz w:val="21"/>
          <w:szCs w:val="21"/>
        </w:rPr>
        <w:t>&gt; *</w:t>
      </w:r>
      <w:r w:rsidRPr="009E4666">
        <w:rPr>
          <w:rFonts w:ascii="Consolas" w:hAnsi="Consolas"/>
          <w:color w:val="6A9955"/>
          <w:sz w:val="21"/>
          <w:szCs w:val="21"/>
        </w:rPr>
        <w:t xml:space="preserve">//serial </w:t>
      </w:r>
      <w:r w:rsidRPr="009E4666">
        <w:rPr>
          <w:rFonts w:ascii="Consolas" w:hAnsi="Consolas"/>
          <w:color w:val="6A9955"/>
          <w:sz w:val="21"/>
          <w:szCs w:val="21"/>
        </w:rPr>
        <w:t>chứng</w:t>
      </w:r>
      <w:r w:rsidRPr="009E4666">
        <w:rPr>
          <w:rFonts w:ascii="Consolas" w:hAnsi="Consolas"/>
          <w:color w:val="6A9955"/>
          <w:sz w:val="21"/>
          <w:szCs w:val="21"/>
        </w:rPr>
        <w:t xml:space="preserve"> </w:t>
      </w:r>
      <w:r w:rsidRPr="009E4666">
        <w:rPr>
          <w:rFonts w:ascii="Consolas" w:hAnsi="Consolas"/>
          <w:color w:val="6A9955"/>
          <w:sz w:val="21"/>
          <w:szCs w:val="21"/>
        </w:rPr>
        <w:t>thư</w:t>
      </w:r>
      <w:r w:rsidRPr="009E4666">
        <w:rPr>
          <w:rFonts w:ascii="Consolas" w:hAnsi="Consolas"/>
          <w:color w:val="6A9955"/>
          <w:sz w:val="21"/>
          <w:szCs w:val="21"/>
        </w:rPr>
        <w:t xml:space="preserve"> </w:t>
      </w:r>
      <w:r w:rsidRPr="009E4666">
        <w:rPr>
          <w:rFonts w:ascii="Consolas" w:hAnsi="Consolas"/>
          <w:color w:val="6A9955"/>
          <w:sz w:val="21"/>
          <w:szCs w:val="21"/>
        </w:rPr>
        <w:t>của</w:t>
      </w:r>
      <w:r w:rsidRPr="009E4666">
        <w:rPr>
          <w:rFonts w:ascii="Consolas" w:hAnsi="Consolas"/>
          <w:color w:val="6A9955"/>
          <w:sz w:val="21"/>
          <w:szCs w:val="21"/>
        </w:rPr>
        <w:t xml:space="preserve"> </w:t>
      </w:r>
      <w:r w:rsidRPr="009E4666">
        <w:rPr>
          <w:rFonts w:ascii="Consolas" w:hAnsi="Consolas"/>
          <w:color w:val="6A9955"/>
          <w:sz w:val="21"/>
          <w:szCs w:val="21"/>
        </w:rPr>
        <w:t>công</w:t>
      </w:r>
      <w:r w:rsidRPr="009E4666">
        <w:rPr>
          <w:rFonts w:ascii="Consolas" w:hAnsi="Consolas"/>
          <w:color w:val="6A9955"/>
          <w:sz w:val="21"/>
          <w:szCs w:val="21"/>
        </w:rPr>
        <w:t xml:space="preserve"> ty</w:t>
      </w:r>
    </w:p>
    <w:p w:rsidR="009D1437" w:rsidRPr="009E4666" w:rsidP="009D1437" w14:paraId="4C0E07D2" w14:textId="77777777">
      <w:pPr>
        <w:shd w:val="clear" w:color="auto" w:fill="1E1E1E"/>
      </w:pPr>
      <w:r w:rsidRPr="009E4666">
        <w:rPr>
          <w:rFonts w:ascii="Consolas" w:hAnsi="Consolas"/>
          <w:color w:val="D4D4D4"/>
          <w:sz w:val="21"/>
          <w:szCs w:val="21"/>
        </w:rPr>
        <w:t>    &lt;</w:t>
      </w:r>
      <w:r w:rsidRPr="009E4666">
        <w:rPr>
          <w:rFonts w:ascii="Consolas" w:hAnsi="Consolas"/>
          <w:color w:val="9CDCFE"/>
          <w:sz w:val="21"/>
          <w:szCs w:val="21"/>
        </w:rPr>
        <w:t>HashValue</w:t>
      </w:r>
      <w:r w:rsidRPr="009E4666">
        <w:rPr>
          <w:rFonts w:ascii="Consolas" w:hAnsi="Consolas"/>
          <w:color w:val="D4D4D4"/>
          <w:sz w:val="21"/>
          <w:szCs w:val="21"/>
        </w:rPr>
        <w:t>&gt;&lt;/</w:t>
      </w:r>
      <w:r w:rsidRPr="009E4666">
        <w:rPr>
          <w:rFonts w:ascii="Consolas" w:hAnsi="Consolas"/>
          <w:color w:val="9CDCFE"/>
          <w:sz w:val="21"/>
          <w:szCs w:val="21"/>
        </w:rPr>
        <w:t>HashValue</w:t>
      </w:r>
      <w:r w:rsidRPr="009E4666">
        <w:rPr>
          <w:rFonts w:ascii="Consolas" w:hAnsi="Consolas"/>
          <w:color w:val="D4D4D4"/>
          <w:sz w:val="21"/>
          <w:szCs w:val="21"/>
        </w:rPr>
        <w:t xml:space="preserve"> &gt; *</w:t>
      </w:r>
      <w:r w:rsidRPr="009E4666">
        <w:rPr>
          <w:rFonts w:ascii="Consolas" w:hAnsi="Consolas"/>
          <w:color w:val="6A9955"/>
          <w:sz w:val="21"/>
          <w:szCs w:val="21"/>
        </w:rPr>
        <w:t>//</w:t>
      </w:r>
      <w:r w:rsidRPr="009E4666">
        <w:rPr>
          <w:rFonts w:ascii="Consolas" w:hAnsi="Consolas"/>
          <w:color w:val="6A9955"/>
          <w:sz w:val="21"/>
          <w:szCs w:val="21"/>
        </w:rPr>
        <w:t>chuỗi</w:t>
      </w:r>
      <w:r w:rsidRPr="009E4666">
        <w:rPr>
          <w:rFonts w:ascii="Consolas" w:hAnsi="Consolas"/>
          <w:color w:val="6A9955"/>
          <w:sz w:val="21"/>
          <w:szCs w:val="21"/>
        </w:rPr>
        <w:t xml:space="preserve"> Hash </w:t>
      </w:r>
      <w:r w:rsidRPr="009E4666">
        <w:rPr>
          <w:rFonts w:ascii="Consolas" w:hAnsi="Consolas"/>
          <w:color w:val="6A9955"/>
          <w:sz w:val="21"/>
          <w:szCs w:val="21"/>
        </w:rPr>
        <w:t>lấy</w:t>
      </w:r>
      <w:r w:rsidRPr="009E4666">
        <w:rPr>
          <w:rFonts w:ascii="Consolas" w:hAnsi="Consolas"/>
          <w:color w:val="6A9955"/>
          <w:sz w:val="21"/>
          <w:szCs w:val="21"/>
        </w:rPr>
        <w:t xml:space="preserve"> </w:t>
      </w:r>
      <w:r w:rsidRPr="009E4666">
        <w:rPr>
          <w:rFonts w:ascii="Consolas" w:hAnsi="Consolas"/>
          <w:color w:val="6A9955"/>
          <w:sz w:val="21"/>
          <w:szCs w:val="21"/>
        </w:rPr>
        <w:t>từ</w:t>
      </w:r>
      <w:r w:rsidRPr="009E4666">
        <w:rPr>
          <w:rFonts w:ascii="Consolas" w:hAnsi="Consolas"/>
          <w:color w:val="6A9955"/>
          <w:sz w:val="21"/>
          <w:szCs w:val="21"/>
        </w:rPr>
        <w:t xml:space="preserve"> </w:t>
      </w:r>
      <w:r w:rsidRPr="009E4666">
        <w:rPr>
          <w:rFonts w:ascii="Consolas" w:hAnsi="Consolas"/>
          <w:color w:val="6A9955"/>
          <w:sz w:val="21"/>
          <w:szCs w:val="21"/>
        </w:rPr>
        <w:t>bước</w:t>
      </w:r>
      <w:r w:rsidRPr="009E4666">
        <w:rPr>
          <w:rFonts w:ascii="Consolas" w:hAnsi="Consolas"/>
          <w:color w:val="6A9955"/>
          <w:sz w:val="21"/>
          <w:szCs w:val="21"/>
        </w:rPr>
        <w:t xml:space="preserve"> 1</w:t>
      </w:r>
    </w:p>
    <w:p w:rsidR="009D1437" w:rsidRPr="009E4666" w:rsidP="009D1437" w14:paraId="514EE24C" w14:textId="77777777">
      <w:pPr>
        <w:shd w:val="clear" w:color="auto" w:fill="1E1E1E"/>
      </w:pPr>
      <w:r w:rsidRPr="009E4666">
        <w:rPr>
          <w:rFonts w:ascii="Consolas" w:hAnsi="Consolas"/>
          <w:color w:val="D4D4D4"/>
          <w:sz w:val="21"/>
          <w:szCs w:val="21"/>
        </w:rPr>
        <w:t>    &lt;</w:t>
      </w:r>
      <w:r w:rsidRPr="009E4666">
        <w:rPr>
          <w:rFonts w:ascii="Consolas" w:hAnsi="Consolas"/>
          <w:color w:val="9CDCFE"/>
          <w:sz w:val="21"/>
          <w:szCs w:val="21"/>
        </w:rPr>
        <w:t>SignValue</w:t>
      </w:r>
      <w:r w:rsidRPr="009E4666">
        <w:rPr>
          <w:rFonts w:ascii="Consolas" w:hAnsi="Consolas"/>
          <w:color w:val="D4D4D4"/>
          <w:sz w:val="21"/>
          <w:szCs w:val="21"/>
        </w:rPr>
        <w:t>&gt;&lt;/</w:t>
      </w:r>
      <w:r w:rsidRPr="009E4666">
        <w:rPr>
          <w:rFonts w:ascii="Consolas" w:hAnsi="Consolas"/>
          <w:color w:val="9CDCFE"/>
          <w:sz w:val="21"/>
          <w:szCs w:val="21"/>
        </w:rPr>
        <w:t>SignValue</w:t>
      </w:r>
      <w:r w:rsidRPr="009E4666">
        <w:rPr>
          <w:rFonts w:ascii="Consolas" w:hAnsi="Consolas"/>
          <w:color w:val="D4D4D4"/>
          <w:sz w:val="21"/>
          <w:szCs w:val="21"/>
        </w:rPr>
        <w:t>&gt; *</w:t>
      </w:r>
      <w:r w:rsidRPr="009E4666">
        <w:rPr>
          <w:rFonts w:ascii="Consolas" w:hAnsi="Consolas"/>
          <w:color w:val="6A9955"/>
          <w:sz w:val="21"/>
          <w:szCs w:val="21"/>
        </w:rPr>
        <w:t>//</w:t>
      </w:r>
      <w:r w:rsidRPr="009E4666">
        <w:rPr>
          <w:rFonts w:ascii="Consolas" w:hAnsi="Consolas"/>
          <w:color w:val="6A9955"/>
          <w:sz w:val="21"/>
          <w:szCs w:val="21"/>
        </w:rPr>
        <w:t>chuỗi</w:t>
      </w:r>
      <w:r w:rsidRPr="009E4666">
        <w:rPr>
          <w:rFonts w:ascii="Consolas" w:hAnsi="Consolas"/>
          <w:color w:val="6A9955"/>
          <w:sz w:val="21"/>
          <w:szCs w:val="21"/>
        </w:rPr>
        <w:t xml:space="preserve"> </w:t>
      </w:r>
      <w:r w:rsidRPr="009E4666">
        <w:rPr>
          <w:rFonts w:ascii="Consolas" w:hAnsi="Consolas"/>
          <w:color w:val="6A9955"/>
          <w:sz w:val="21"/>
          <w:szCs w:val="21"/>
        </w:rPr>
        <w:t>ký</w:t>
      </w:r>
    </w:p>
    <w:p w:rsidR="009D1437" w:rsidRPr="009E4666" w:rsidP="009D1437" w14:paraId="5A4C63BC" w14:textId="77777777">
      <w:pPr>
        <w:shd w:val="clear" w:color="auto" w:fill="1E1E1E"/>
      </w:pPr>
      <w:r w:rsidRPr="009E4666">
        <w:rPr>
          <w:rFonts w:ascii="Consolas" w:hAnsi="Consolas"/>
          <w:color w:val="D4D4D4"/>
          <w:sz w:val="21"/>
          <w:szCs w:val="21"/>
        </w:rPr>
        <w:t>&lt;/</w:t>
      </w:r>
      <w:r w:rsidRPr="009E4666">
        <w:rPr>
          <w:rFonts w:ascii="Consolas" w:hAnsi="Consolas"/>
          <w:color w:val="9CDCFE"/>
          <w:sz w:val="21"/>
          <w:szCs w:val="21"/>
        </w:rPr>
        <w:t>CKS</w:t>
      </w:r>
      <w:r w:rsidRPr="009E4666">
        <w:rPr>
          <w:rFonts w:ascii="Consolas" w:hAnsi="Consolas"/>
          <w:color w:val="D4D4D4"/>
          <w:sz w:val="21"/>
          <w:szCs w:val="21"/>
        </w:rPr>
        <w:t>&gt;</w:t>
      </w:r>
    </w:p>
    <w:p w:rsidR="009D1437" w:rsidP="009D1437" w14:paraId="3F9B133D" w14:textId="77777777"/>
    <w:p w:rsidR="009D1437" w:rsidP="00C35F19" w14:paraId="3B3DF33C" w14:textId="77777777">
      <w:pPr>
        <w:pStyle w:val="Heading3"/>
      </w:pPr>
      <w:bookmarkStart w:id="18" w:name="_Toc106724517"/>
      <w:r>
        <w:t>Nhận</w:t>
      </w:r>
      <w:r>
        <w:t xml:space="preserve"> </w:t>
      </w:r>
      <w:r>
        <w:t>kết</w:t>
      </w:r>
      <w:r>
        <w:t xml:space="preserve"> </w:t>
      </w:r>
      <w:r>
        <w:t>quả</w:t>
      </w:r>
      <w:r>
        <w:t xml:space="preserve"> </w:t>
      </w:r>
      <w:r>
        <w:t>thông</w:t>
      </w:r>
      <w:r>
        <w:t xml:space="preserve"> </w:t>
      </w:r>
      <w:r>
        <w:t>điệp</w:t>
      </w:r>
      <w:r>
        <w:t xml:space="preserve"> </w:t>
      </w:r>
      <w:r>
        <w:t>hóa</w:t>
      </w:r>
      <w:r>
        <w:t xml:space="preserve"> </w:t>
      </w:r>
      <w:r>
        <w:t>đơn</w:t>
      </w:r>
      <w:r>
        <w:t xml:space="preserve"> </w:t>
      </w:r>
      <w:r>
        <w:t>sai</w:t>
      </w:r>
      <w:r>
        <w:t xml:space="preserve"> </w:t>
      </w:r>
      <w:r>
        <w:t>sót</w:t>
      </w:r>
      <w:bookmarkEnd w:id="18"/>
    </w:p>
    <w:p w:rsidR="009D1437" w:rsidRPr="00593BE8" w:rsidP="009D1437" w14:paraId="52A92A19" w14:textId="77777777">
      <w:pPr>
        <w:pStyle w:val="N"/>
      </w:pPr>
      <w:r w:rsidRPr="00593BE8">
        <w:t>URL</w:t>
      </w:r>
    </w:p>
    <w:p w:rsidR="009D1437" w:rsidP="009D1437" w14:paraId="3EC0F11A" w14:textId="77777777">
      <w:pPr>
        <w:pStyle w:val="N"/>
      </w:pPr>
      <w:r>
        <w:tab/>
      </w:r>
      <w:r w:rsidRPr="00007702">
        <w:t xml:space="preserve"> </w:t>
      </w:r>
      <w:r>
        <w:t>s</w:t>
      </w:r>
      <w:r w:rsidRPr="00EB3AC8">
        <w:t xml:space="preserve">tring </w:t>
      </w:r>
      <w:r w:rsidRPr="00FB5980">
        <w:rPr>
          <w:b/>
          <w:bCs/>
          <w:color w:val="000000"/>
        </w:rPr>
        <w:t>ReceivedInvoiceErrors</w:t>
      </w:r>
      <w:r w:rsidRPr="00A0628B">
        <w:t xml:space="preserve"> (</w:t>
      </w:r>
      <w:r w:rsidRPr="00951FEF">
        <w:t xml:space="preserve">string Account, string ACpass, string username, string password, string </w:t>
      </w:r>
      <w:r>
        <w:t>mtd</w:t>
      </w:r>
      <w:r w:rsidRPr="00A0628B">
        <w:t>)</w:t>
      </w:r>
    </w:p>
    <w:p w:rsidR="009D1437" w:rsidRPr="00593BE8" w:rsidP="009D1437" w14:paraId="0AEE3B21" w14:textId="77777777">
      <w:pPr>
        <w:pStyle w:val="N"/>
      </w:pPr>
      <w:r w:rsidRPr="00593BE8">
        <w:t>DESCRIPTION</w:t>
      </w:r>
    </w:p>
    <w:p w:rsidR="009D1437" w:rsidRPr="007C1EEB" w:rsidP="009D1437" w14:paraId="705F1BCE" w14:textId="77777777">
      <w:pPr>
        <w:pStyle w:val="N"/>
      </w:pPr>
      <w:r>
        <w:tab/>
      </w:r>
      <w:r>
        <w:tab/>
        <w:t>Đây là web service nhận kết quả phản hồi của thuế theo mã thông điệp</w:t>
      </w:r>
    </w:p>
    <w:p w:rsidR="009D1437" w:rsidRPr="00007702" w:rsidP="009D1437" w14:paraId="0BBA9E3B" w14:textId="77777777">
      <w:pPr>
        <w:pStyle w:val="N"/>
      </w:pPr>
      <w:r w:rsidRPr="00663B3E">
        <w:t>HTTP METHOD</w:t>
      </w:r>
    </w:p>
    <w:p w:rsidR="009D1437" w:rsidRPr="00007702" w:rsidP="009D1437" w14:paraId="11550298" w14:textId="77777777">
      <w:pPr>
        <w:pStyle w:val="N"/>
        <w:rPr>
          <w:b/>
        </w:rPr>
      </w:pPr>
      <w:r w:rsidRPr="00610AFD">
        <w:tab/>
      </w:r>
      <w:r w:rsidRPr="00610AFD">
        <w:tab/>
      </w:r>
      <w:r>
        <w:t>GET</w:t>
      </w:r>
    </w:p>
    <w:p w:rsidR="009D1437" w:rsidRPr="00610AFD" w:rsidP="009D1437" w14:paraId="05514DCD" w14:textId="77777777">
      <w:pPr>
        <w:pStyle w:val="N"/>
      </w:pPr>
      <w:r w:rsidRPr="00610AFD">
        <w:t>REQUEST BODY</w:t>
      </w:r>
    </w:p>
    <w:p w:rsidR="009D1437" w:rsidRPr="009372AD" w:rsidP="009D1437" w14:paraId="1B225704" w14:textId="77777777">
      <w:pPr>
        <w:pStyle w:val="ListParagraph"/>
        <w:numPr>
          <w:ilvl w:val="0"/>
          <w:numId w:val="3"/>
        </w:numPr>
        <w:spacing w:after="0" w:line="360" w:lineRule="auto"/>
        <w:jc w:val="both"/>
        <w:rPr>
          <w:rFonts w:eastAsia="Calibri"/>
          <w:b/>
          <w:u w:val="single"/>
        </w:rPr>
      </w:pPr>
      <w:r>
        <w:rPr>
          <w:rFonts w:eastAsia="Calibri"/>
          <w:b/>
        </w:rPr>
        <w:t>Account/</w:t>
      </w:r>
      <w:r>
        <w:rPr>
          <w:rFonts w:eastAsia="Calibri"/>
          <w:b/>
        </w:rPr>
        <w:t>ACPass</w:t>
      </w:r>
      <w:r w:rsidRPr="009372AD">
        <w:rPr>
          <w:rFonts w:eastAsia="Calibri"/>
          <w:b/>
        </w:rPr>
        <w:t xml:space="preserve">:  </w:t>
      </w:r>
      <w:r w:rsidRPr="009372AD">
        <w:rPr>
          <w:rFonts w:eastAsia="Calibri"/>
        </w:rPr>
        <w:t xml:space="preserve">Tài </w:t>
      </w:r>
      <w:r w:rsidRPr="009372AD">
        <w:rPr>
          <w:rFonts w:eastAsia="Calibri"/>
        </w:rPr>
        <w:t>khoản</w:t>
      </w:r>
      <w:r w:rsidRPr="009372AD">
        <w:rPr>
          <w:rFonts w:eastAsia="Calibri"/>
        </w:rPr>
        <w:t xml:space="preserve"> </w:t>
      </w:r>
      <w:r w:rsidRPr="009372AD">
        <w:rPr>
          <w:rFonts w:eastAsia="Calibri"/>
        </w:rPr>
        <w:t>được</w:t>
      </w:r>
      <w:r w:rsidRPr="009372AD">
        <w:rPr>
          <w:rFonts w:eastAsia="Calibri"/>
        </w:rPr>
        <w:t xml:space="preserve"> </w:t>
      </w:r>
      <w:r w:rsidRPr="009372AD">
        <w:rPr>
          <w:rFonts w:eastAsia="Calibri"/>
        </w:rPr>
        <w:t>cấp</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cho</w:t>
      </w:r>
      <w:r w:rsidRPr="009372AD">
        <w:rPr>
          <w:rFonts w:eastAsia="Calibri"/>
        </w:rPr>
        <w:t xml:space="preserve"> </w:t>
      </w:r>
      <w:r w:rsidRPr="009372AD">
        <w:rPr>
          <w:rFonts w:eastAsia="Calibri"/>
        </w:rPr>
        <w:t>nhân</w:t>
      </w:r>
      <w:r w:rsidRPr="009372AD">
        <w:rPr>
          <w:rFonts w:eastAsia="Calibri"/>
        </w:rPr>
        <w:t xml:space="preserve"> </w:t>
      </w:r>
      <w:r w:rsidRPr="009372AD">
        <w:rPr>
          <w:rFonts w:eastAsia="Calibri"/>
        </w:rPr>
        <w:t>viên</w:t>
      </w:r>
      <w:r w:rsidRPr="009372AD">
        <w:rPr>
          <w:rFonts w:eastAsia="Calibri"/>
        </w:rPr>
        <w:t xml:space="preserve"> </w:t>
      </w:r>
      <w:r w:rsidRPr="009372AD">
        <w:rPr>
          <w:rFonts w:eastAsia="Calibri"/>
        </w:rPr>
        <w:t>gọi</w:t>
      </w:r>
      <w:r w:rsidRPr="009372AD">
        <w:rPr>
          <w:rFonts w:eastAsia="Calibri"/>
        </w:rPr>
        <w:t xml:space="preserve"> </w:t>
      </w:r>
      <w:r w:rsidRPr="009372AD">
        <w:rPr>
          <w:rFonts w:eastAsia="Calibri"/>
        </w:rPr>
        <w:t>lệnh</w:t>
      </w:r>
      <w:r w:rsidRPr="009372AD">
        <w:rPr>
          <w:rFonts w:eastAsia="Calibri"/>
        </w:rPr>
        <w:t xml:space="preserve"> </w:t>
      </w:r>
      <w:r>
        <w:rPr>
          <w:rFonts w:eastAsia="Calibri"/>
        </w:rPr>
        <w:t>gửi</w:t>
      </w:r>
      <w:r>
        <w:rPr>
          <w:rFonts w:eastAsia="Calibri"/>
        </w:rPr>
        <w:t xml:space="preserve"> </w:t>
      </w:r>
      <w:r>
        <w:rPr>
          <w:rFonts w:eastAsia="Calibri"/>
        </w:rPr>
        <w:t>thông</w:t>
      </w:r>
      <w:r>
        <w:rPr>
          <w:rFonts w:eastAsia="Calibri"/>
        </w:rPr>
        <w:t xml:space="preserve"> </w:t>
      </w:r>
      <w:r>
        <w:rPr>
          <w:rFonts w:eastAsia="Calibri"/>
        </w:rPr>
        <w:t>điệp</w:t>
      </w:r>
      <w:r>
        <w:rPr>
          <w:rFonts w:eastAsia="Calibri"/>
        </w:rPr>
        <w:t>.</w:t>
      </w:r>
    </w:p>
    <w:p w:rsidR="009D1437" w:rsidRPr="00076E1C" w:rsidP="009D1437" w14:paraId="0F70E802" w14:textId="7777777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w:t>
      </w:r>
      <w:r w:rsidRPr="009372AD">
        <w:rPr>
          <w:rFonts w:eastAsia="Calibri"/>
        </w:rPr>
        <w:t>khoản</w:t>
      </w:r>
      <w:r w:rsidRPr="009372AD">
        <w:rPr>
          <w:rFonts w:eastAsia="Calibri"/>
        </w:rPr>
        <w:t xml:space="preserve"> </w:t>
      </w:r>
      <w:r w:rsidRPr="009372AD">
        <w:rPr>
          <w:rFonts w:eastAsia="Calibri"/>
        </w:rPr>
        <w:t>được</w:t>
      </w:r>
      <w:r w:rsidRPr="009372AD">
        <w:rPr>
          <w:rFonts w:eastAsia="Calibri"/>
        </w:rPr>
        <w:t xml:space="preserve"> </w:t>
      </w:r>
      <w:r w:rsidRPr="009372AD">
        <w:rPr>
          <w:rFonts w:eastAsia="Calibri"/>
        </w:rPr>
        <w:t>cấp</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cho</w:t>
      </w:r>
      <w:r w:rsidRPr="009372AD">
        <w:rPr>
          <w:rFonts w:eastAsia="Calibri"/>
        </w:rPr>
        <w:t xml:space="preserve"> </w:t>
      </w:r>
      <w:r w:rsidRPr="009372AD">
        <w:rPr>
          <w:rFonts w:eastAsia="Calibri"/>
        </w:rPr>
        <w:t>khách</w:t>
      </w:r>
      <w:r w:rsidRPr="009372AD">
        <w:rPr>
          <w:rFonts w:eastAsia="Calibri"/>
        </w:rPr>
        <w:t xml:space="preserve"> </w:t>
      </w:r>
      <w:r w:rsidRPr="009372AD">
        <w:rPr>
          <w:rFonts w:eastAsia="Calibri"/>
        </w:rPr>
        <w:t>hàng</w:t>
      </w:r>
      <w:r w:rsidRPr="009372AD">
        <w:rPr>
          <w:rFonts w:eastAsia="Calibri"/>
        </w:rPr>
        <w:t xml:space="preserve"> </w:t>
      </w:r>
      <w:r w:rsidRPr="009372AD">
        <w:rPr>
          <w:rFonts w:eastAsia="Calibri"/>
        </w:rPr>
        <w:t>để</w:t>
      </w:r>
      <w:r w:rsidRPr="009372AD">
        <w:rPr>
          <w:rFonts w:eastAsia="Calibri"/>
        </w:rPr>
        <w:t xml:space="preserve"> </w:t>
      </w:r>
      <w:r w:rsidRPr="009372AD">
        <w:rPr>
          <w:rFonts w:eastAsia="Calibri"/>
        </w:rPr>
        <w:t>gọi</w:t>
      </w:r>
      <w:r w:rsidRPr="009372AD">
        <w:rPr>
          <w:rFonts w:eastAsia="Calibri"/>
        </w:rPr>
        <w:t xml:space="preserve"> </w:t>
      </w:r>
      <w:r>
        <w:rPr>
          <w:rFonts w:eastAsia="Calibri"/>
        </w:rPr>
        <w:t>đến</w:t>
      </w:r>
      <w:r>
        <w:rPr>
          <w:rFonts w:eastAsia="Calibri"/>
        </w:rPr>
        <w:t xml:space="preserve"> webservice (</w:t>
      </w:r>
      <w:r>
        <w:rPr>
          <w:rFonts w:eastAsia="Calibri"/>
        </w:rPr>
        <w:t>tài</w:t>
      </w:r>
      <w:r>
        <w:rPr>
          <w:rFonts w:eastAsia="Calibri"/>
        </w:rPr>
        <w:t xml:space="preserve"> </w:t>
      </w:r>
      <w:r>
        <w:rPr>
          <w:rFonts w:eastAsia="Calibri"/>
        </w:rPr>
        <w:t>khoản</w:t>
      </w:r>
      <w:r>
        <w:rPr>
          <w:rFonts w:eastAsia="Calibri"/>
        </w:rPr>
        <w:t xml:space="preserve"> </w:t>
      </w:r>
      <w:r>
        <w:rPr>
          <w:rFonts w:eastAsia="Calibri"/>
        </w:rPr>
        <w:t>có</w:t>
      </w:r>
      <w:r>
        <w:rPr>
          <w:rFonts w:eastAsia="Calibri"/>
        </w:rPr>
        <w:t xml:space="preserve"> </w:t>
      </w:r>
      <w:r>
        <w:rPr>
          <w:rFonts w:eastAsia="Calibri"/>
        </w:rPr>
        <w:t>quyền</w:t>
      </w:r>
      <w:r>
        <w:rPr>
          <w:rFonts w:eastAsia="Calibri"/>
        </w:rPr>
        <w:t xml:space="preserve"> </w:t>
      </w:r>
      <w:r>
        <w:rPr>
          <w:rFonts w:eastAsia="Calibri"/>
        </w:rPr>
        <w:t>ServiceRole</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r>
        <w:rPr>
          <w:rFonts w:eastAsia="Calibri"/>
        </w:rPr>
        <w:t>)</w:t>
      </w:r>
      <w:r w:rsidRPr="009372AD">
        <w:rPr>
          <w:rFonts w:eastAsia="Calibri"/>
        </w:rPr>
        <w:t>.</w:t>
      </w:r>
    </w:p>
    <w:p w:rsidR="009D1437" w:rsidRPr="00E009AD" w:rsidP="009D1437" w14:paraId="79814700" w14:textId="77777777">
      <w:pPr>
        <w:pStyle w:val="ListParagraph"/>
        <w:numPr>
          <w:ilvl w:val="0"/>
          <w:numId w:val="2"/>
        </w:numPr>
        <w:spacing w:after="0" w:line="360" w:lineRule="auto"/>
        <w:ind w:left="1080"/>
        <w:jc w:val="both"/>
        <w:rPr>
          <w:rFonts w:eastAsia="Calibri"/>
          <w:b/>
        </w:rPr>
      </w:pPr>
      <w:r>
        <w:rPr>
          <w:b/>
          <w:color w:val="000000"/>
        </w:rPr>
        <w:t>Mtd</w:t>
      </w:r>
      <w:r>
        <w:rPr>
          <w:b/>
          <w:color w:val="000000"/>
        </w:rPr>
        <w:t xml:space="preserve">: </w:t>
      </w:r>
      <w:r w:rsidRPr="008431C5">
        <w:rPr>
          <w:bCs/>
          <w:color w:val="000000"/>
        </w:rPr>
        <w:t>Mã</w:t>
      </w:r>
      <w:r w:rsidRPr="008431C5">
        <w:rPr>
          <w:bCs/>
          <w:color w:val="000000"/>
        </w:rPr>
        <w:t xml:space="preserve"> </w:t>
      </w:r>
      <w:r w:rsidRPr="008431C5">
        <w:rPr>
          <w:bCs/>
          <w:color w:val="000000"/>
        </w:rPr>
        <w:t>thông</w:t>
      </w:r>
      <w:r w:rsidRPr="008431C5">
        <w:rPr>
          <w:bCs/>
          <w:color w:val="000000"/>
        </w:rPr>
        <w:t xml:space="preserve"> </w:t>
      </w:r>
      <w:r w:rsidRPr="008431C5">
        <w:rPr>
          <w:bCs/>
          <w:color w:val="000000"/>
        </w:rPr>
        <w:t>điệp</w:t>
      </w:r>
      <w:r w:rsidRPr="008431C5">
        <w:rPr>
          <w:bCs/>
          <w:color w:val="000000"/>
        </w:rPr>
        <w:t xml:space="preserve"> </w:t>
      </w:r>
      <w:r w:rsidRPr="008431C5">
        <w:rPr>
          <w:bCs/>
          <w:color w:val="000000"/>
        </w:rPr>
        <w:t>thuế</w:t>
      </w:r>
      <w:r w:rsidRPr="008431C5">
        <w:rPr>
          <w:bCs/>
          <w:color w:val="000000"/>
        </w:rPr>
        <w:t xml:space="preserve"> </w:t>
      </w:r>
      <w:r w:rsidRPr="008431C5">
        <w:rPr>
          <w:bCs/>
          <w:color w:val="000000"/>
        </w:rPr>
        <w:t>trả</w:t>
      </w:r>
      <w:r w:rsidRPr="008431C5">
        <w:rPr>
          <w:bCs/>
          <w:color w:val="000000"/>
        </w:rPr>
        <w:t xml:space="preserve"> </w:t>
      </w:r>
      <w:r w:rsidRPr="008431C5">
        <w:rPr>
          <w:bCs/>
          <w:color w:val="000000"/>
        </w:rPr>
        <w:t>về</w:t>
      </w:r>
      <w:r w:rsidRPr="008431C5">
        <w:rPr>
          <w:bCs/>
          <w:color w:val="000000"/>
        </w:rPr>
        <w:t xml:space="preserve"> </w:t>
      </w:r>
      <w:r w:rsidRPr="008431C5">
        <w:rPr>
          <w:bCs/>
          <w:color w:val="000000"/>
        </w:rPr>
        <w:t>sau</w:t>
      </w:r>
      <w:r w:rsidRPr="008431C5">
        <w:rPr>
          <w:bCs/>
          <w:color w:val="000000"/>
        </w:rPr>
        <w:t xml:space="preserve"> </w:t>
      </w:r>
      <w:r w:rsidRPr="008431C5">
        <w:rPr>
          <w:bCs/>
          <w:color w:val="000000"/>
        </w:rPr>
        <w:t>khi</w:t>
      </w:r>
      <w:r w:rsidRPr="008431C5">
        <w:rPr>
          <w:bCs/>
          <w:color w:val="000000"/>
        </w:rPr>
        <w:t xml:space="preserve"> </w:t>
      </w:r>
      <w:r w:rsidRPr="008431C5">
        <w:rPr>
          <w:bCs/>
          <w:color w:val="000000"/>
        </w:rPr>
        <w:t>gọi</w:t>
      </w:r>
      <w:r w:rsidRPr="008431C5">
        <w:rPr>
          <w:bCs/>
          <w:color w:val="000000"/>
        </w:rPr>
        <w:t xml:space="preserve"> </w:t>
      </w:r>
      <w:r w:rsidRPr="008431C5">
        <w:rPr>
          <w:bCs/>
          <w:color w:val="000000"/>
        </w:rPr>
        <w:t>hàm</w:t>
      </w:r>
      <w:r w:rsidRPr="008431C5">
        <w:rPr>
          <w:bCs/>
          <w:color w:val="000000"/>
        </w:rPr>
        <w:t xml:space="preserve"> </w:t>
      </w:r>
      <w:r w:rsidRPr="008431C5">
        <w:rPr>
          <w:bCs/>
          <w:color w:val="000000"/>
        </w:rPr>
        <w:t>gửi</w:t>
      </w:r>
      <w:r w:rsidRPr="008431C5">
        <w:rPr>
          <w:bCs/>
          <w:color w:val="000000"/>
        </w:rPr>
        <w:t xml:space="preserve"> </w:t>
      </w:r>
      <w:r w:rsidRPr="008431C5">
        <w:rPr>
          <w:bCs/>
          <w:color w:val="000000"/>
        </w:rPr>
        <w:t>thông</w:t>
      </w:r>
      <w:r w:rsidRPr="008431C5">
        <w:rPr>
          <w:bCs/>
          <w:color w:val="000000"/>
        </w:rPr>
        <w:t xml:space="preserve"> </w:t>
      </w:r>
      <w:r w:rsidRPr="008431C5">
        <w:rPr>
          <w:bCs/>
          <w:color w:val="000000"/>
        </w:rPr>
        <w:t>điệp</w:t>
      </w:r>
    </w:p>
    <w:p w:rsidR="009D1437" w:rsidP="009D1437" w14:paraId="6F8DC6A1" w14:textId="7777777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4899"/>
        <w:gridCol w:w="2116"/>
      </w:tblGrid>
      <w:tr w14:paraId="00E4D918"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2D0A039A" w14:textId="77777777">
            <w:pPr>
              <w:pStyle w:val="ListParagraph"/>
            </w:pPr>
            <w:r>
              <w:t>Kết</w:t>
            </w:r>
            <w:r>
              <w:t xml:space="preserve"> </w:t>
            </w:r>
            <w:r>
              <w:t>quả</w:t>
            </w:r>
          </w:p>
        </w:tc>
        <w:tc>
          <w:tcPr>
            <w:tcW w:w="4899"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7439012F" w14:textId="77777777">
            <w:pPr>
              <w:pStyle w:val="ListParagraph"/>
            </w:pPr>
            <w:r w:rsidRPr="00660ABB">
              <w:t>Mô</w:t>
            </w:r>
            <w:r w:rsidRPr="00660ABB">
              <w:t xml:space="preserve"> </w:t>
            </w:r>
            <w:r w:rsidRPr="00660ABB">
              <w:t>tả</w:t>
            </w:r>
          </w:p>
        </w:tc>
        <w:tc>
          <w:tcPr>
            <w:tcW w:w="2116"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49EF6AE6" w14:textId="77777777">
            <w:pPr>
              <w:pStyle w:val="ListParagraph"/>
            </w:pPr>
            <w:r>
              <w:t>Ghi</w:t>
            </w:r>
            <w:r>
              <w:t xml:space="preserve"> </w:t>
            </w:r>
            <w:r>
              <w:t>chú</w:t>
            </w:r>
          </w:p>
        </w:tc>
      </w:tr>
      <w:tr w14:paraId="7CCA4369" w14:textId="77777777" w:rsidTr="00616EC4">
        <w:tblPrEx>
          <w:tblW w:w="0" w:type="auto"/>
          <w:tblInd w:w="85" w:type="dxa"/>
          <w:tblLook w:val="04A0"/>
        </w:tblPrEx>
        <w:tc>
          <w:tcPr>
            <w:tcW w:w="2250" w:type="dxa"/>
            <w:tcBorders>
              <w:top w:val="single" w:sz="4" w:space="0" w:color="2E74B5"/>
              <w:left w:val="single" w:sz="4" w:space="0" w:color="2E74B5"/>
              <w:right w:val="single" w:sz="4" w:space="0" w:color="2E74B5"/>
            </w:tcBorders>
            <w:shd w:val="clear" w:color="auto" w:fill="auto"/>
          </w:tcPr>
          <w:p w:rsidR="009D1437" w:rsidRPr="009372AD" w:rsidP="00616EC4" w14:paraId="66691188" w14:textId="77777777">
            <w:pPr>
              <w:autoSpaceDE w:val="0"/>
              <w:autoSpaceDN w:val="0"/>
              <w:adjustRightInd w:val="0"/>
              <w:rPr>
                <w:rFonts w:eastAsia="Calibri"/>
                <w:sz w:val="19"/>
                <w:szCs w:val="19"/>
              </w:rPr>
            </w:pPr>
            <w:r w:rsidRPr="009372AD">
              <w:rPr>
                <w:rFonts w:eastAsia="Calibri"/>
              </w:rPr>
              <w:t>ERR:1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7D287DD" w14:textId="77777777">
            <w:pPr>
              <w:pStyle w:val="ListParagraph"/>
              <w:spacing w:after="0" w:line="240" w:lineRule="auto"/>
              <w:ind w:left="0"/>
              <w:rPr>
                <w:rFonts w:eastAsia="Calibri"/>
              </w:rPr>
            </w:pPr>
            <w:r w:rsidRPr="009372AD">
              <w:rPr>
                <w:rFonts w:eastAsia="Calibri"/>
              </w:rPr>
              <w:t xml:space="preserve">Tài </w:t>
            </w:r>
            <w:r w:rsidRPr="009372AD">
              <w:rPr>
                <w:rFonts w:eastAsia="Calibri"/>
              </w:rPr>
              <w:t>khoản</w:t>
            </w:r>
            <w:r w:rsidRPr="009372AD">
              <w:rPr>
                <w:rFonts w:eastAsia="Calibri"/>
              </w:rPr>
              <w:t xml:space="preserve"> </w:t>
            </w:r>
            <w:r w:rsidRPr="009372AD">
              <w:rPr>
                <w:rFonts w:eastAsia="Calibri"/>
              </w:rPr>
              <w:t>đăng</w:t>
            </w:r>
            <w:r w:rsidRPr="009372AD">
              <w:rPr>
                <w:rFonts w:eastAsia="Calibri"/>
              </w:rPr>
              <w:t xml:space="preserve"> </w:t>
            </w:r>
            <w:r w:rsidRPr="009372AD">
              <w:rPr>
                <w:rFonts w:eastAsia="Calibri"/>
              </w:rPr>
              <w:t>nhập</w:t>
            </w:r>
            <w:r w:rsidRPr="009372AD">
              <w:rPr>
                <w:rFonts w:eastAsia="Calibri"/>
              </w:rPr>
              <w:t xml:space="preserve"> </w:t>
            </w:r>
            <w:r w:rsidRPr="009372AD">
              <w:rPr>
                <w:rFonts w:eastAsia="Calibri"/>
              </w:rPr>
              <w:t>sai</w:t>
            </w:r>
            <w:r w:rsidRPr="009372AD">
              <w:rPr>
                <w:rFonts w:eastAsia="Calibri"/>
              </w:rPr>
              <w:t xml:space="preserve"> </w:t>
            </w:r>
            <w:r w:rsidRPr="009372AD">
              <w:rPr>
                <w:rFonts w:eastAsia="Calibri"/>
              </w:rPr>
              <w:t>hoặc</w:t>
            </w:r>
            <w:r w:rsidRPr="009372AD">
              <w:rPr>
                <w:rFonts w:eastAsia="Calibri"/>
              </w:rPr>
              <w:t xml:space="preserve"> </w:t>
            </w:r>
            <w:r w:rsidRPr="009372AD">
              <w:rPr>
                <w:rFonts w:eastAsia="Calibri"/>
              </w:rPr>
              <w:t>không</w:t>
            </w:r>
            <w:r w:rsidRPr="009372AD">
              <w:rPr>
                <w:rFonts w:eastAsia="Calibri"/>
              </w:rPr>
              <w:t xml:space="preserve"> </w:t>
            </w:r>
            <w:r w:rsidRPr="009372AD">
              <w:rPr>
                <w:rFonts w:eastAsia="Calibri"/>
              </w:rPr>
              <w:t>có</w:t>
            </w:r>
            <w:r w:rsidRPr="009372AD">
              <w:rPr>
                <w:rFonts w:eastAsia="Calibri"/>
              </w:rPr>
              <w:t xml:space="preserve"> </w:t>
            </w:r>
            <w:r w:rsidRPr="009372AD">
              <w:rPr>
                <w:rFonts w:eastAsia="Calibri"/>
              </w:rPr>
              <w:t>quyề</w:t>
            </w:r>
            <w:r>
              <w:rPr>
                <w:rFonts w:eastAsia="Calibri"/>
              </w:rPr>
              <w:t>n</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12B31F73" w14:textId="77777777">
            <w:pPr>
              <w:pStyle w:val="ListParagraph"/>
              <w:ind w:left="0"/>
              <w:jc w:val="both"/>
            </w:pPr>
          </w:p>
        </w:tc>
      </w:tr>
      <w:tr w14:paraId="38696E07"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688FBAB" w14:textId="77777777">
            <w:pPr>
              <w:autoSpaceDE w:val="0"/>
              <w:autoSpaceDN w:val="0"/>
              <w:adjustRightInd w:val="0"/>
              <w:rPr>
                <w:rFonts w:eastAsia="Calibri"/>
              </w:rPr>
            </w:pPr>
            <w:r w:rsidRPr="00E22984">
              <w:rPr>
                <w:rFonts w:eastAsia="Calibri"/>
              </w:rPr>
              <w:t>ERR:2</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02BB7F3" w14:textId="77777777">
            <w:pPr>
              <w:rPr>
                <w:rFonts w:eastAsia="Calibri"/>
              </w:rPr>
            </w:pPr>
            <w:r>
              <w:rPr>
                <w:rFonts w:eastAsia="Calibri"/>
              </w:rPr>
              <w:t>Mã</w:t>
            </w:r>
            <w:r>
              <w:rPr>
                <w:rFonts w:eastAsia="Calibri"/>
              </w:rPr>
              <w:t xml:space="preserve"> </w:t>
            </w:r>
            <w:r>
              <w:rPr>
                <w:rFonts w:eastAsia="Calibri"/>
              </w:rPr>
              <w:t>thông</w:t>
            </w:r>
            <w:r>
              <w:rPr>
                <w:rFonts w:eastAsia="Calibri"/>
              </w:rPr>
              <w:t xml:space="preserve"> </w:t>
            </w:r>
            <w:r>
              <w:rPr>
                <w:rFonts w:eastAsia="Calibri"/>
              </w:rPr>
              <w:t>điệp</w:t>
            </w:r>
            <w:r>
              <w:rPr>
                <w:rFonts w:eastAsia="Calibri"/>
              </w:rPr>
              <w:t xml:space="preserve"> </w:t>
            </w:r>
            <w:r>
              <w:rPr>
                <w:rFonts w:eastAsia="Calibri"/>
              </w:rPr>
              <w:t>không</w:t>
            </w:r>
            <w:r>
              <w:rPr>
                <w:rFonts w:eastAsia="Calibri"/>
              </w:rPr>
              <w:t xml:space="preserve"> </w:t>
            </w:r>
            <w:r>
              <w:rPr>
                <w:rFonts w:eastAsia="Calibri"/>
              </w:rPr>
              <w:t>họp</w:t>
            </w:r>
            <w:r>
              <w:rPr>
                <w:rFonts w:eastAsia="Calibri"/>
              </w:rPr>
              <w:t xml:space="preserve"> </w:t>
            </w:r>
            <w:r>
              <w:rPr>
                <w:rFonts w:eastAsia="Calibri"/>
              </w:rPr>
              <w:t>lệ</w:t>
            </w:r>
            <w:r>
              <w:rPr>
                <w:rFonts w:eastAsia="Calibri"/>
              </w:rPr>
              <w:t xml:space="preserve">, </w:t>
            </w:r>
            <w:r>
              <w:rPr>
                <w:rFonts w:eastAsia="Calibri"/>
              </w:rPr>
              <w:t>không</w:t>
            </w:r>
            <w:r>
              <w:rPr>
                <w:rFonts w:eastAsia="Calibri"/>
              </w:rPr>
              <w:t xml:space="preserve"> </w:t>
            </w:r>
            <w:r>
              <w:rPr>
                <w:rFonts w:eastAsia="Calibri"/>
              </w:rPr>
              <w:t>tìm</w:t>
            </w:r>
            <w:r>
              <w:rPr>
                <w:rFonts w:eastAsia="Calibri"/>
              </w:rPr>
              <w:t xml:space="preserve"> </w:t>
            </w:r>
            <w:r>
              <w:rPr>
                <w:rFonts w:eastAsia="Calibri"/>
              </w:rPr>
              <w:t>thấy</w:t>
            </w:r>
            <w:r>
              <w:rPr>
                <w:rFonts w:eastAsia="Calibri"/>
              </w:rPr>
              <w:t xml:space="preserve"> </w:t>
            </w:r>
            <w:r>
              <w:rPr>
                <w:rFonts w:eastAsia="Calibri"/>
              </w:rPr>
              <w:t>bản</w:t>
            </w:r>
            <w:r>
              <w:rPr>
                <w:rFonts w:eastAsia="Calibri"/>
              </w:rPr>
              <w:t xml:space="preserve"> </w:t>
            </w:r>
            <w:r>
              <w:rPr>
                <w:rFonts w:eastAsia="Calibri"/>
              </w:rPr>
              <w:t>ghi</w:t>
            </w:r>
            <w:r>
              <w:rPr>
                <w:rFonts w:eastAsia="Calibri"/>
              </w:rPr>
              <w:t xml:space="preserve"> transaction</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283C9D40" w14:textId="77777777">
            <w:pPr>
              <w:jc w:val="both"/>
            </w:pPr>
          </w:p>
        </w:tc>
      </w:tr>
      <w:tr w14:paraId="6304F0FF"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FAED93C" w14:textId="77777777">
            <w:pPr>
              <w:autoSpaceDE w:val="0"/>
              <w:autoSpaceDN w:val="0"/>
              <w:adjustRightInd w:val="0"/>
              <w:rPr>
                <w:rFonts w:eastAsia="Calibri"/>
              </w:rPr>
            </w:pPr>
            <w:r w:rsidRPr="00E22984">
              <w:rPr>
                <w:rFonts w:eastAsia="Calibri"/>
              </w:rPr>
              <w:t>ERR:</w:t>
            </w:r>
            <w:r>
              <w:rPr>
                <w:rFonts w:eastAsia="Calibri"/>
              </w:rPr>
              <w:t>8</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1D0B2B5" w14:textId="77777777">
            <w:pPr>
              <w:rPr>
                <w:rFonts w:eastAsia="Calibri"/>
              </w:rPr>
            </w:pPr>
            <w:r>
              <w:rPr>
                <w:rFonts w:eastAsia="Calibri"/>
              </w:rPr>
              <w:t>Lỗi</w:t>
            </w:r>
            <w:r>
              <w:rPr>
                <w:rFonts w:eastAsia="Calibri"/>
              </w:rPr>
              <w:t xml:space="preserve"> </w:t>
            </w:r>
            <w:r>
              <w:rPr>
                <w:rFonts w:eastAsia="Calibri"/>
              </w:rPr>
              <w:t>nhận</w:t>
            </w:r>
            <w:r>
              <w:rPr>
                <w:rFonts w:eastAsia="Calibri"/>
              </w:rPr>
              <w:t xml:space="preserve"> </w:t>
            </w:r>
            <w:r>
              <w:rPr>
                <w:rFonts w:eastAsia="Calibri"/>
              </w:rPr>
              <w:t>kết</w:t>
            </w:r>
            <w:r>
              <w:rPr>
                <w:rFonts w:eastAsia="Calibri"/>
              </w:rPr>
              <w:t xml:space="preserve"> </w:t>
            </w:r>
            <w:r>
              <w:rPr>
                <w:rFonts w:eastAsia="Calibri"/>
              </w:rPr>
              <w:t>quả</w:t>
            </w:r>
            <w:r>
              <w:rPr>
                <w:rFonts w:eastAsia="Calibri"/>
              </w:rPr>
              <w:t xml:space="preserve"> </w:t>
            </w:r>
            <w:r>
              <w:rPr>
                <w:rFonts w:eastAsia="Calibri"/>
              </w:rPr>
              <w:t>từ</w:t>
            </w:r>
            <w:r>
              <w:rPr>
                <w:rFonts w:eastAsia="Calibri"/>
              </w:rPr>
              <w:t xml:space="preserve"> </w:t>
            </w:r>
            <w:r>
              <w:rPr>
                <w:rFonts w:eastAsia="Calibri"/>
              </w:rPr>
              <w:t>cơ</w:t>
            </w:r>
            <w:r>
              <w:rPr>
                <w:rFonts w:eastAsia="Calibri"/>
              </w:rPr>
              <w:t xml:space="preserve"> </w:t>
            </w:r>
            <w:r>
              <w:rPr>
                <w:rFonts w:eastAsia="Calibri"/>
              </w:rPr>
              <w:t>quan</w:t>
            </w:r>
            <w:r>
              <w:rPr>
                <w:rFonts w:eastAsia="Calibri"/>
              </w:rPr>
              <w:t xml:space="preserve"> </w:t>
            </w:r>
            <w:r>
              <w:rPr>
                <w:rFonts w:eastAsia="Calibri"/>
              </w:rPr>
              <w:t>thuế</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2E64906A" w14:textId="77777777">
            <w:pPr>
              <w:pStyle w:val="ListParagraph"/>
              <w:ind w:left="0"/>
              <w:jc w:val="both"/>
            </w:pPr>
          </w:p>
        </w:tc>
      </w:tr>
      <w:tr w14:paraId="1BB820AD"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F9E5335" w14:textId="77777777">
            <w:pPr>
              <w:autoSpaceDE w:val="0"/>
              <w:autoSpaceDN w:val="0"/>
              <w:adjustRightInd w:val="0"/>
              <w:rPr>
                <w:rFonts w:eastAsia="Calibri"/>
              </w:rPr>
            </w:pPr>
            <w:r w:rsidRPr="00E22984">
              <w:rPr>
                <w:rFonts w:eastAsia="Calibri"/>
              </w:rPr>
              <w:t>ERR:</w:t>
            </w:r>
            <w:r>
              <w:rPr>
                <w:rFonts w:eastAsia="Calibri"/>
              </w:rPr>
              <w:t>7</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7EAF9AA" w14:textId="77777777">
            <w:pPr>
              <w:rPr>
                <w:rFonts w:eastAsia="Calibri"/>
              </w:rPr>
            </w:pPr>
            <w:r>
              <w:rPr>
                <w:rFonts w:eastAsia="Calibri"/>
              </w:rPr>
              <w:t>Không</w:t>
            </w:r>
            <w:r>
              <w:rPr>
                <w:rFonts w:eastAsia="Calibri"/>
              </w:rPr>
              <w:t xml:space="preserve"> </w:t>
            </w:r>
            <w:r>
              <w:rPr>
                <w:rFonts w:eastAsia="Calibri"/>
              </w:rPr>
              <w:t>tìm</w:t>
            </w:r>
            <w:r>
              <w:rPr>
                <w:rFonts w:eastAsia="Calibri"/>
              </w:rPr>
              <w:t xml:space="preserve"> </w:t>
            </w:r>
            <w:r>
              <w:rPr>
                <w:rFonts w:eastAsia="Calibri"/>
              </w:rPr>
              <w:t>thấy</w:t>
            </w:r>
            <w:r>
              <w:rPr>
                <w:rFonts w:eastAsia="Calibri"/>
              </w:rPr>
              <w:t xml:space="preserve"> chi </w:t>
            </w:r>
            <w:r>
              <w:rPr>
                <w:rFonts w:eastAsia="Calibri"/>
              </w:rPr>
              <w:t>tiết</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sai</w:t>
            </w:r>
            <w:r>
              <w:rPr>
                <w:rFonts w:eastAsia="Calibri"/>
              </w:rPr>
              <w:t xml:space="preserve"> </w:t>
            </w:r>
            <w:r>
              <w:rPr>
                <w:rFonts w:eastAsia="Calibri"/>
              </w:rPr>
              <w:t>sót</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5C78A754" w14:textId="77777777">
            <w:pPr>
              <w:pStyle w:val="ListParagraph"/>
              <w:ind w:left="0"/>
              <w:jc w:val="both"/>
            </w:pPr>
          </w:p>
        </w:tc>
      </w:tr>
      <w:tr w14:paraId="4C201331"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1CA5A8D" w14:textId="77777777">
            <w:pPr>
              <w:autoSpaceDE w:val="0"/>
              <w:autoSpaceDN w:val="0"/>
              <w:adjustRightInd w:val="0"/>
              <w:rPr>
                <w:rFonts w:eastAsia="Calibri"/>
              </w:rPr>
            </w:pPr>
            <w:r w:rsidRPr="00E22984">
              <w:rPr>
                <w:rFonts w:eastAsia="Calibri"/>
              </w:rPr>
              <w:t>ERR:</w:t>
            </w:r>
            <w:r>
              <w:rPr>
                <w:rFonts w:eastAsia="Calibri"/>
              </w:rPr>
              <w:t>4</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B00948F" w14:textId="77777777">
            <w:pPr>
              <w:rPr>
                <w:rFonts w:eastAsia="Calibri"/>
              </w:rPr>
            </w:pPr>
            <w:r>
              <w:rPr>
                <w:rFonts w:eastAsia="Calibri"/>
              </w:rPr>
              <w:t>Chưa</w:t>
            </w:r>
            <w:r>
              <w:rPr>
                <w:rFonts w:eastAsia="Calibri"/>
              </w:rPr>
              <w:t xml:space="preserve"> </w:t>
            </w:r>
            <w:r>
              <w:rPr>
                <w:rFonts w:eastAsia="Calibri"/>
              </w:rPr>
              <w:t>có</w:t>
            </w:r>
            <w:r>
              <w:rPr>
                <w:rFonts w:eastAsia="Calibri"/>
              </w:rPr>
              <w:t xml:space="preserve"> </w:t>
            </w:r>
            <w:r>
              <w:rPr>
                <w:rFonts w:eastAsia="Calibri"/>
              </w:rPr>
              <w:t>kêt</w:t>
            </w:r>
            <w:r>
              <w:rPr>
                <w:rFonts w:eastAsia="Calibri"/>
              </w:rPr>
              <w:t xml:space="preserve"> </w:t>
            </w:r>
            <w:r>
              <w:rPr>
                <w:rFonts w:eastAsia="Calibri"/>
              </w:rPr>
              <w:t>quả</w:t>
            </w:r>
            <w:r>
              <w:rPr>
                <w:rFonts w:eastAsia="Calibri"/>
              </w:rPr>
              <w:t xml:space="preserve"> </w:t>
            </w:r>
            <w:r>
              <w:rPr>
                <w:rFonts w:eastAsia="Calibri"/>
              </w:rPr>
              <w:t>thuế</w:t>
            </w:r>
            <w:r>
              <w:rPr>
                <w:rFonts w:eastAsia="Calibri"/>
              </w:rPr>
              <w:t xml:space="preserve"> </w:t>
            </w:r>
            <w:r>
              <w:rPr>
                <w:rFonts w:eastAsia="Calibri"/>
              </w:rPr>
              <w:t>trả</w:t>
            </w:r>
            <w:r>
              <w:rPr>
                <w:rFonts w:eastAsia="Calibri"/>
              </w:rPr>
              <w:t xml:space="preserve"> </w:t>
            </w:r>
            <w:r>
              <w:rPr>
                <w:rFonts w:eastAsia="Calibri"/>
              </w:rPr>
              <w:t>về</w:t>
            </w:r>
            <w:r>
              <w:rPr>
                <w:rFonts w:eastAsia="Calibri"/>
              </w:rPr>
              <w:t xml:space="preserve">, </w:t>
            </w:r>
            <w:r>
              <w:rPr>
                <w:rFonts w:eastAsia="Calibri"/>
              </w:rPr>
              <w:t>trạng</w:t>
            </w:r>
            <w:r>
              <w:rPr>
                <w:rFonts w:eastAsia="Calibri"/>
              </w:rPr>
              <w:t xml:space="preserve"> </w:t>
            </w:r>
            <w:r>
              <w:rPr>
                <w:rFonts w:eastAsia="Calibri"/>
              </w:rPr>
              <w:t>thái</w:t>
            </w:r>
            <w:r>
              <w:rPr>
                <w:rFonts w:eastAsia="Calibri"/>
              </w:rPr>
              <w:t xml:space="preserve"> chi </w:t>
            </w:r>
            <w:r>
              <w:rPr>
                <w:rFonts w:eastAsia="Calibri"/>
              </w:rPr>
              <w:t>tiết</w:t>
            </w:r>
            <w:r>
              <w:rPr>
                <w:rFonts w:eastAsia="Calibri"/>
              </w:rPr>
              <w:t xml:space="preserve"> </w:t>
            </w:r>
            <w:r>
              <w:rPr>
                <w:rFonts w:eastAsia="Calibri"/>
              </w:rPr>
              <w:t>chưa</w:t>
            </w:r>
            <w:r>
              <w:rPr>
                <w:rFonts w:eastAsia="Calibri"/>
              </w:rPr>
              <w:t xml:space="preserve"> </w:t>
            </w:r>
            <w:r>
              <w:rPr>
                <w:rFonts w:eastAsia="Calibri"/>
              </w:rPr>
              <w:t>được</w:t>
            </w:r>
            <w:r>
              <w:rPr>
                <w:rFonts w:eastAsia="Calibri"/>
              </w:rPr>
              <w:t xml:space="preserve"> </w:t>
            </w:r>
            <w:r>
              <w:rPr>
                <w:rFonts w:eastAsia="Calibri"/>
              </w:rPr>
              <w:t>cập</w:t>
            </w:r>
            <w:r>
              <w:rPr>
                <w:rFonts w:eastAsia="Calibri"/>
              </w:rPr>
              <w:t xml:space="preserve"> </w:t>
            </w:r>
            <w:r>
              <w:rPr>
                <w:rFonts w:eastAsia="Calibri"/>
              </w:rPr>
              <w:t>nhật</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70501AC6" w14:textId="77777777">
            <w:pPr>
              <w:pStyle w:val="ListParagraph"/>
              <w:ind w:left="0"/>
              <w:jc w:val="both"/>
            </w:pPr>
          </w:p>
        </w:tc>
      </w:tr>
      <w:tr w14:paraId="737E12C8"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58D22FC" w14:textId="77777777">
            <w:pPr>
              <w:autoSpaceDE w:val="0"/>
              <w:autoSpaceDN w:val="0"/>
              <w:adjustRightInd w:val="0"/>
              <w:rPr>
                <w:rFonts w:eastAsia="Calibri"/>
              </w:rPr>
            </w:pPr>
            <w:r w:rsidRPr="00E22984">
              <w:rPr>
                <w:rFonts w:eastAsia="Calibri"/>
              </w:rPr>
              <w:t>ERR:5</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1283CB68" w14:textId="77777777">
            <w:pPr>
              <w:pStyle w:val="ListParagraph"/>
              <w:spacing w:after="0" w:line="240" w:lineRule="auto"/>
              <w:ind w:left="0"/>
              <w:rPr>
                <w:rFonts w:eastAsia="Calibri"/>
              </w:rPr>
            </w:pPr>
            <w:r>
              <w:rPr>
                <w:rFonts w:eastAsia="Calibri"/>
              </w:rPr>
              <w:t>Có</w:t>
            </w:r>
            <w:r>
              <w:rPr>
                <w:rFonts w:eastAsia="Calibri"/>
              </w:rPr>
              <w:t xml:space="preserve"> </w:t>
            </w:r>
            <w:r>
              <w:rPr>
                <w:rFonts w:eastAsia="Calibri"/>
              </w:rPr>
              <w:t>lỗi</w:t>
            </w:r>
            <w:r>
              <w:rPr>
                <w:rFonts w:eastAsia="Calibri"/>
              </w:rPr>
              <w:t xml:space="preserve"> </w:t>
            </w:r>
            <w:r>
              <w:rPr>
                <w:rFonts w:eastAsia="Calibri"/>
              </w:rPr>
              <w:t>xảy</w:t>
            </w:r>
            <w:r>
              <w:rPr>
                <w:rFonts w:eastAsia="Calibri"/>
              </w:rPr>
              <w:t xml:space="preserve"> </w:t>
            </w:r>
            <w:r>
              <w:rPr>
                <w:rFonts w:eastAsia="Calibri"/>
              </w:rPr>
              <w:t>ra</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651F0E8D" w14:textId="77777777">
            <w:pPr>
              <w:pStyle w:val="ListParagraph"/>
              <w:ind w:left="0"/>
              <w:jc w:val="both"/>
            </w:pPr>
            <w:r>
              <w:t>Lỗi</w:t>
            </w:r>
            <w:r>
              <w:t xml:space="preserve"> </w:t>
            </w:r>
            <w:r>
              <w:t>không</w:t>
            </w:r>
            <w:r>
              <w:t xml:space="preserve"> </w:t>
            </w:r>
            <w:r>
              <w:t>xác</w:t>
            </w:r>
            <w:r>
              <w:t xml:space="preserve"> </w:t>
            </w:r>
            <w:r>
              <w:t>định</w:t>
            </w:r>
          </w:p>
        </w:tc>
      </w:tr>
      <w:tr w14:paraId="53D77023"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6A38183" w14:textId="77777777">
            <w:pPr>
              <w:autoSpaceDE w:val="0"/>
              <w:autoSpaceDN w:val="0"/>
              <w:adjustRightInd w:val="0"/>
              <w:rPr>
                <w:rFonts w:eastAsia="Calibri"/>
              </w:rPr>
            </w:pPr>
            <w:r>
              <w:rPr>
                <w:rFonts w:eastAsia="Calibri"/>
              </w:rPr>
              <w:t>OK:mtd:dshoadon</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9AC4600" w14:textId="77777777">
            <w:pPr>
              <w:pStyle w:val="ListParagraph"/>
              <w:spacing w:after="0" w:line="240" w:lineRule="auto"/>
              <w:ind w:left="0"/>
              <w:rPr>
                <w:rFonts w:eastAsia="Calibri"/>
              </w:rPr>
            </w:pPr>
            <w:r>
              <w:rPr>
                <w:rFonts w:eastAsia="Calibri"/>
              </w:rPr>
              <w:t>Nhận</w:t>
            </w:r>
            <w:r>
              <w:rPr>
                <w:rFonts w:eastAsia="Calibri"/>
              </w:rPr>
              <w:t xml:space="preserve"> </w:t>
            </w:r>
            <w:r>
              <w:rPr>
                <w:rFonts w:eastAsia="Calibri"/>
              </w:rPr>
              <w:t>kết</w:t>
            </w:r>
            <w:r>
              <w:rPr>
                <w:rFonts w:eastAsia="Calibri"/>
              </w:rPr>
              <w:t xml:space="preserve"> </w:t>
            </w:r>
            <w:r>
              <w:rPr>
                <w:rFonts w:eastAsia="Calibri"/>
              </w:rPr>
              <w:t>quả</w:t>
            </w:r>
            <w:r>
              <w:rPr>
                <w:rFonts w:eastAsia="Calibri"/>
              </w:rPr>
              <w:t xml:space="preserve"> </w:t>
            </w:r>
            <w:r>
              <w:rPr>
                <w:rFonts w:eastAsia="Calibri"/>
              </w:rPr>
              <w:t>thành</w:t>
            </w:r>
            <w:r>
              <w:rPr>
                <w:rFonts w:eastAsia="Calibri"/>
              </w:rPr>
              <w:t xml:space="preserve"> </w:t>
            </w:r>
            <w:r>
              <w:rPr>
                <w:rFonts w:eastAsia="Calibri"/>
              </w:rPr>
              <w:t>công</w:t>
            </w:r>
            <w:r>
              <w:rPr>
                <w:rFonts w:eastAsia="Calibri"/>
              </w:rPr>
              <w:t xml:space="preserve">, </w:t>
            </w:r>
            <w:r>
              <w:rPr>
                <w:rFonts w:eastAsia="Calibri"/>
              </w:rPr>
              <w:t>trả</w:t>
            </w:r>
            <w:r>
              <w:rPr>
                <w:rFonts w:eastAsia="Calibri"/>
              </w:rPr>
              <w:t xml:space="preserve"> </w:t>
            </w:r>
            <w:r>
              <w:rPr>
                <w:rFonts w:eastAsia="Calibri"/>
              </w:rPr>
              <w:t>về</w:t>
            </w:r>
            <w:r>
              <w:rPr>
                <w:rFonts w:eastAsia="Calibri"/>
              </w:rPr>
              <w:t xml:space="preserve"> </w:t>
            </w:r>
            <w:r>
              <w:rPr>
                <w:rFonts w:eastAsia="Calibri"/>
              </w:rPr>
              <w:t>mã</w:t>
            </w:r>
            <w:r>
              <w:rPr>
                <w:rFonts w:eastAsia="Calibri"/>
              </w:rPr>
              <w:t xml:space="preserve"> </w:t>
            </w:r>
            <w:r>
              <w:rPr>
                <w:rFonts w:eastAsia="Calibri"/>
              </w:rPr>
              <w:t>thông</w:t>
            </w:r>
            <w:r>
              <w:rPr>
                <w:rFonts w:eastAsia="Calibri"/>
              </w:rPr>
              <w:t xml:space="preserve"> </w:t>
            </w:r>
            <w:r>
              <w:rPr>
                <w:rFonts w:eastAsia="Calibri"/>
              </w:rPr>
              <w:t>điêp</w:t>
            </w:r>
            <w:r>
              <w:rPr>
                <w:rFonts w:eastAsia="Calibri"/>
              </w:rPr>
              <w:t xml:space="preserve"> </w:t>
            </w:r>
            <w:r>
              <w:rPr>
                <w:rFonts w:eastAsia="Calibri"/>
              </w:rPr>
              <w:t>và</w:t>
            </w:r>
            <w:r>
              <w:rPr>
                <w:rFonts w:eastAsia="Calibri"/>
              </w:rPr>
              <w:t xml:space="preserve"> </w:t>
            </w:r>
            <w:r>
              <w:rPr>
                <w:rFonts w:eastAsia="Calibri"/>
              </w:rPr>
              <w:t>danh</w:t>
            </w:r>
            <w:r>
              <w:rPr>
                <w:rFonts w:eastAsia="Calibri"/>
              </w:rPr>
              <w:t xml:space="preserve"> </w:t>
            </w:r>
            <w:r>
              <w:rPr>
                <w:rFonts w:eastAsia="Calibri"/>
              </w:rPr>
              <w:t>sách</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bị</w:t>
            </w:r>
            <w:r>
              <w:rPr>
                <w:rFonts w:eastAsia="Calibri"/>
              </w:rPr>
              <w:t xml:space="preserve"> </w:t>
            </w:r>
            <w:r>
              <w:rPr>
                <w:rFonts w:eastAsia="Calibri"/>
              </w:rPr>
              <w:t>lỗi</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31062573" w14:textId="77777777">
            <w:pPr>
              <w:pStyle w:val="ListParagraph"/>
              <w:ind w:left="0"/>
              <w:jc w:val="both"/>
            </w:pPr>
          </w:p>
        </w:tc>
      </w:tr>
    </w:tbl>
    <w:p w:rsidR="009D1437" w:rsidP="00C35F19" w14:paraId="0AF5D3DF" w14:textId="77777777">
      <w:pPr>
        <w:pStyle w:val="Heading3"/>
      </w:pPr>
      <w:bookmarkStart w:id="19" w:name="_Toc106724518"/>
      <w:r>
        <w:t>Xử</w:t>
      </w:r>
      <w:r>
        <w:t xml:space="preserve"> </w:t>
      </w:r>
      <w:r>
        <w:t>lý</w:t>
      </w:r>
      <w:r>
        <w:t xml:space="preserve"> </w:t>
      </w:r>
      <w:r>
        <w:t>kêt</w:t>
      </w:r>
      <w:r>
        <w:t xml:space="preserve"> </w:t>
      </w:r>
      <w:r>
        <w:t>quả</w:t>
      </w:r>
      <w:r>
        <w:t xml:space="preserve"> </w:t>
      </w:r>
      <w:r>
        <w:t>thông</w:t>
      </w:r>
      <w:r>
        <w:t xml:space="preserve"> </w:t>
      </w:r>
      <w:r>
        <w:t>điệp</w:t>
      </w:r>
      <w:r>
        <w:t xml:space="preserve"> </w:t>
      </w:r>
      <w:r>
        <w:t>hóa</w:t>
      </w:r>
      <w:r>
        <w:t xml:space="preserve"> </w:t>
      </w:r>
      <w:r>
        <w:t>đơn</w:t>
      </w:r>
      <w:r>
        <w:t xml:space="preserve"> </w:t>
      </w:r>
      <w:r>
        <w:t>sai</w:t>
      </w:r>
      <w:r>
        <w:t xml:space="preserve"> sót</w:t>
      </w:r>
      <w:bookmarkEnd w:id="19"/>
    </w:p>
    <w:p w:rsidR="009D1437" w:rsidRPr="00593BE8" w:rsidP="009D1437" w14:paraId="13CDCDBC" w14:textId="77777777">
      <w:pPr>
        <w:pStyle w:val="N"/>
      </w:pPr>
      <w:r w:rsidRPr="00593BE8">
        <w:t>URL</w:t>
      </w:r>
    </w:p>
    <w:p w:rsidR="009D1437" w:rsidP="009D1437" w14:paraId="595A4FDB" w14:textId="77777777">
      <w:pPr>
        <w:pStyle w:val="N"/>
      </w:pPr>
      <w:r>
        <w:tab/>
      </w:r>
      <w:r w:rsidRPr="00007702">
        <w:t xml:space="preserve"> </w:t>
      </w:r>
      <w:r>
        <w:t>s</w:t>
      </w:r>
      <w:r w:rsidRPr="00EB3AC8">
        <w:t xml:space="preserve">tring </w:t>
      </w:r>
      <w:r w:rsidRPr="006035B8">
        <w:rPr>
          <w:b/>
          <w:bCs/>
          <w:color w:val="000000"/>
        </w:rPr>
        <w:t>HandleInvoiceErrors</w:t>
      </w:r>
      <w:r w:rsidRPr="00A0628B">
        <w:t xml:space="preserve"> (</w:t>
      </w:r>
      <w:r w:rsidRPr="00951FEF">
        <w:t xml:space="preserve">string Account, string ACpass, string username, string password, string </w:t>
      </w:r>
      <w:r>
        <w:t>mtd</w:t>
      </w:r>
      <w:r w:rsidRPr="00A0628B">
        <w:t>)</w:t>
      </w:r>
    </w:p>
    <w:p w:rsidR="009D1437" w:rsidRPr="00593BE8" w:rsidP="009D1437" w14:paraId="78B664FD" w14:textId="77777777">
      <w:pPr>
        <w:pStyle w:val="N"/>
      </w:pPr>
      <w:r w:rsidRPr="00593BE8">
        <w:t>DESCRIPTION</w:t>
      </w:r>
    </w:p>
    <w:p w:rsidR="009D1437" w:rsidRPr="007C1EEB" w:rsidP="009D1437" w14:paraId="084D3559" w14:textId="77777777">
      <w:pPr>
        <w:pStyle w:val="N"/>
      </w:pPr>
      <w:r>
        <w:tab/>
      </w:r>
      <w:r>
        <w:tab/>
        <w:t>Đây là web service xử lý cập nhật trạng thái hủy hóa đơn mới và khôi phục trạng thái óa đơn gốc trường hợp những hóa đơn gửi sai sót bị thuế từ chối</w:t>
      </w:r>
    </w:p>
    <w:p w:rsidR="009D1437" w:rsidRPr="00007702" w:rsidP="009D1437" w14:paraId="15045F7E" w14:textId="77777777">
      <w:pPr>
        <w:pStyle w:val="N"/>
      </w:pPr>
      <w:r w:rsidRPr="00663B3E">
        <w:t>HTTP METHOD</w:t>
      </w:r>
    </w:p>
    <w:p w:rsidR="009D1437" w:rsidRPr="00007702" w:rsidP="009D1437" w14:paraId="63D0152D" w14:textId="77777777">
      <w:pPr>
        <w:pStyle w:val="N"/>
        <w:rPr>
          <w:b/>
        </w:rPr>
      </w:pPr>
      <w:r w:rsidRPr="00610AFD">
        <w:tab/>
      </w:r>
      <w:r w:rsidRPr="00610AFD">
        <w:tab/>
      </w:r>
      <w:r>
        <w:t>GET</w:t>
      </w:r>
    </w:p>
    <w:p w:rsidR="009D1437" w:rsidRPr="00610AFD" w:rsidP="009D1437" w14:paraId="40C94639" w14:textId="77777777">
      <w:pPr>
        <w:pStyle w:val="N"/>
      </w:pPr>
      <w:r w:rsidRPr="00610AFD">
        <w:t>REQUEST BODY</w:t>
      </w:r>
    </w:p>
    <w:p w:rsidR="009D1437" w:rsidRPr="009372AD" w:rsidP="009D1437" w14:paraId="0497E19C" w14:textId="77777777">
      <w:pPr>
        <w:pStyle w:val="ListParagraph"/>
        <w:numPr>
          <w:ilvl w:val="0"/>
          <w:numId w:val="3"/>
        </w:numPr>
        <w:spacing w:after="0" w:line="360" w:lineRule="auto"/>
        <w:jc w:val="both"/>
        <w:rPr>
          <w:rFonts w:eastAsia="Calibri"/>
          <w:b/>
          <w:u w:val="single"/>
        </w:rPr>
      </w:pPr>
      <w:r>
        <w:rPr>
          <w:rFonts w:eastAsia="Calibri"/>
          <w:b/>
        </w:rPr>
        <w:t>Account/</w:t>
      </w:r>
      <w:r>
        <w:rPr>
          <w:rFonts w:eastAsia="Calibri"/>
          <w:b/>
        </w:rPr>
        <w:t>ACPass</w:t>
      </w:r>
      <w:r w:rsidRPr="009372AD">
        <w:rPr>
          <w:rFonts w:eastAsia="Calibri"/>
          <w:b/>
        </w:rPr>
        <w:t xml:space="preserve">:  </w:t>
      </w:r>
      <w:r w:rsidRPr="009372AD">
        <w:rPr>
          <w:rFonts w:eastAsia="Calibri"/>
        </w:rPr>
        <w:t xml:space="preserve">Tài </w:t>
      </w:r>
      <w:r w:rsidRPr="009372AD">
        <w:rPr>
          <w:rFonts w:eastAsia="Calibri"/>
        </w:rPr>
        <w:t>khoản</w:t>
      </w:r>
      <w:r w:rsidRPr="009372AD">
        <w:rPr>
          <w:rFonts w:eastAsia="Calibri"/>
        </w:rPr>
        <w:t xml:space="preserve"> </w:t>
      </w:r>
      <w:r w:rsidRPr="009372AD">
        <w:rPr>
          <w:rFonts w:eastAsia="Calibri"/>
        </w:rPr>
        <w:t>được</w:t>
      </w:r>
      <w:r w:rsidRPr="009372AD">
        <w:rPr>
          <w:rFonts w:eastAsia="Calibri"/>
        </w:rPr>
        <w:t xml:space="preserve"> </w:t>
      </w:r>
      <w:r w:rsidRPr="009372AD">
        <w:rPr>
          <w:rFonts w:eastAsia="Calibri"/>
        </w:rPr>
        <w:t>cấp</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cho</w:t>
      </w:r>
      <w:r w:rsidRPr="009372AD">
        <w:rPr>
          <w:rFonts w:eastAsia="Calibri"/>
        </w:rPr>
        <w:t xml:space="preserve"> </w:t>
      </w:r>
      <w:r w:rsidRPr="009372AD">
        <w:rPr>
          <w:rFonts w:eastAsia="Calibri"/>
        </w:rPr>
        <w:t>nhân</w:t>
      </w:r>
      <w:r w:rsidRPr="009372AD">
        <w:rPr>
          <w:rFonts w:eastAsia="Calibri"/>
        </w:rPr>
        <w:t xml:space="preserve"> </w:t>
      </w:r>
      <w:r w:rsidRPr="009372AD">
        <w:rPr>
          <w:rFonts w:eastAsia="Calibri"/>
        </w:rPr>
        <w:t>viên</w:t>
      </w:r>
      <w:r w:rsidRPr="009372AD">
        <w:rPr>
          <w:rFonts w:eastAsia="Calibri"/>
        </w:rPr>
        <w:t xml:space="preserve"> </w:t>
      </w:r>
      <w:r w:rsidRPr="009372AD">
        <w:rPr>
          <w:rFonts w:eastAsia="Calibri"/>
        </w:rPr>
        <w:t>gọi</w:t>
      </w:r>
      <w:r w:rsidRPr="009372AD">
        <w:rPr>
          <w:rFonts w:eastAsia="Calibri"/>
        </w:rPr>
        <w:t xml:space="preserve"> </w:t>
      </w:r>
      <w:r w:rsidRPr="009372AD">
        <w:rPr>
          <w:rFonts w:eastAsia="Calibri"/>
        </w:rPr>
        <w:t>lệnh</w:t>
      </w:r>
      <w:r w:rsidRPr="009372AD">
        <w:rPr>
          <w:rFonts w:eastAsia="Calibri"/>
        </w:rPr>
        <w:t xml:space="preserve"> </w:t>
      </w:r>
      <w:r>
        <w:rPr>
          <w:rFonts w:eastAsia="Calibri"/>
        </w:rPr>
        <w:t>gửi</w:t>
      </w:r>
      <w:r>
        <w:rPr>
          <w:rFonts w:eastAsia="Calibri"/>
        </w:rPr>
        <w:t xml:space="preserve"> </w:t>
      </w:r>
      <w:r>
        <w:rPr>
          <w:rFonts w:eastAsia="Calibri"/>
        </w:rPr>
        <w:t>thông</w:t>
      </w:r>
      <w:r>
        <w:rPr>
          <w:rFonts w:eastAsia="Calibri"/>
        </w:rPr>
        <w:t xml:space="preserve"> </w:t>
      </w:r>
      <w:r>
        <w:rPr>
          <w:rFonts w:eastAsia="Calibri"/>
        </w:rPr>
        <w:t>điệp</w:t>
      </w:r>
      <w:r>
        <w:rPr>
          <w:rFonts w:eastAsia="Calibri"/>
        </w:rPr>
        <w:t>.</w:t>
      </w:r>
    </w:p>
    <w:p w:rsidR="009D1437" w:rsidRPr="00076E1C" w:rsidP="009D1437" w14:paraId="51B6DC89" w14:textId="7777777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w:t>
      </w:r>
      <w:r w:rsidRPr="009372AD">
        <w:rPr>
          <w:rFonts w:eastAsia="Calibri"/>
        </w:rPr>
        <w:t>khoản</w:t>
      </w:r>
      <w:r w:rsidRPr="009372AD">
        <w:rPr>
          <w:rFonts w:eastAsia="Calibri"/>
        </w:rPr>
        <w:t xml:space="preserve"> </w:t>
      </w:r>
      <w:r w:rsidRPr="009372AD">
        <w:rPr>
          <w:rFonts w:eastAsia="Calibri"/>
        </w:rPr>
        <w:t>được</w:t>
      </w:r>
      <w:r w:rsidRPr="009372AD">
        <w:rPr>
          <w:rFonts w:eastAsia="Calibri"/>
        </w:rPr>
        <w:t xml:space="preserve"> </w:t>
      </w:r>
      <w:r w:rsidRPr="009372AD">
        <w:rPr>
          <w:rFonts w:eastAsia="Calibri"/>
        </w:rPr>
        <w:t>cấp</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cho</w:t>
      </w:r>
      <w:r w:rsidRPr="009372AD">
        <w:rPr>
          <w:rFonts w:eastAsia="Calibri"/>
        </w:rPr>
        <w:t xml:space="preserve"> </w:t>
      </w:r>
      <w:r w:rsidRPr="009372AD">
        <w:rPr>
          <w:rFonts w:eastAsia="Calibri"/>
        </w:rPr>
        <w:t>khách</w:t>
      </w:r>
      <w:r w:rsidRPr="009372AD">
        <w:rPr>
          <w:rFonts w:eastAsia="Calibri"/>
        </w:rPr>
        <w:t xml:space="preserve"> </w:t>
      </w:r>
      <w:r w:rsidRPr="009372AD">
        <w:rPr>
          <w:rFonts w:eastAsia="Calibri"/>
        </w:rPr>
        <w:t>hàng</w:t>
      </w:r>
      <w:r w:rsidRPr="009372AD">
        <w:rPr>
          <w:rFonts w:eastAsia="Calibri"/>
        </w:rPr>
        <w:t xml:space="preserve"> </w:t>
      </w:r>
      <w:r w:rsidRPr="009372AD">
        <w:rPr>
          <w:rFonts w:eastAsia="Calibri"/>
        </w:rPr>
        <w:t>để</w:t>
      </w:r>
      <w:r w:rsidRPr="009372AD">
        <w:rPr>
          <w:rFonts w:eastAsia="Calibri"/>
        </w:rPr>
        <w:t xml:space="preserve"> </w:t>
      </w:r>
      <w:r w:rsidRPr="009372AD">
        <w:rPr>
          <w:rFonts w:eastAsia="Calibri"/>
        </w:rPr>
        <w:t>gọi</w:t>
      </w:r>
      <w:r w:rsidRPr="009372AD">
        <w:rPr>
          <w:rFonts w:eastAsia="Calibri"/>
        </w:rPr>
        <w:t xml:space="preserve"> </w:t>
      </w:r>
      <w:r>
        <w:rPr>
          <w:rFonts w:eastAsia="Calibri"/>
        </w:rPr>
        <w:t>đến</w:t>
      </w:r>
      <w:r>
        <w:rPr>
          <w:rFonts w:eastAsia="Calibri"/>
        </w:rPr>
        <w:t xml:space="preserve"> webservice (</w:t>
      </w:r>
      <w:r>
        <w:rPr>
          <w:rFonts w:eastAsia="Calibri"/>
        </w:rPr>
        <w:t>tài</w:t>
      </w:r>
      <w:r>
        <w:rPr>
          <w:rFonts w:eastAsia="Calibri"/>
        </w:rPr>
        <w:t xml:space="preserve"> </w:t>
      </w:r>
      <w:r>
        <w:rPr>
          <w:rFonts w:eastAsia="Calibri"/>
        </w:rPr>
        <w:t>khoản</w:t>
      </w:r>
      <w:r>
        <w:rPr>
          <w:rFonts w:eastAsia="Calibri"/>
        </w:rPr>
        <w:t xml:space="preserve"> </w:t>
      </w:r>
      <w:r>
        <w:rPr>
          <w:rFonts w:eastAsia="Calibri"/>
        </w:rPr>
        <w:t>có</w:t>
      </w:r>
      <w:r>
        <w:rPr>
          <w:rFonts w:eastAsia="Calibri"/>
        </w:rPr>
        <w:t xml:space="preserve"> </w:t>
      </w:r>
      <w:r>
        <w:rPr>
          <w:rFonts w:eastAsia="Calibri"/>
        </w:rPr>
        <w:t>quyền</w:t>
      </w:r>
      <w:r>
        <w:rPr>
          <w:rFonts w:eastAsia="Calibri"/>
        </w:rPr>
        <w:t xml:space="preserve"> </w:t>
      </w:r>
      <w:r>
        <w:rPr>
          <w:rFonts w:eastAsia="Calibri"/>
        </w:rPr>
        <w:t>ServiceRole</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r>
        <w:rPr>
          <w:rFonts w:eastAsia="Calibri"/>
        </w:rPr>
        <w:t>)</w:t>
      </w:r>
      <w:r w:rsidRPr="009372AD">
        <w:rPr>
          <w:rFonts w:eastAsia="Calibri"/>
        </w:rPr>
        <w:t>.</w:t>
      </w:r>
    </w:p>
    <w:p w:rsidR="009D1437" w:rsidRPr="00E009AD" w:rsidP="009D1437" w14:paraId="6F375CD1" w14:textId="77777777">
      <w:pPr>
        <w:pStyle w:val="ListParagraph"/>
        <w:numPr>
          <w:ilvl w:val="0"/>
          <w:numId w:val="2"/>
        </w:numPr>
        <w:spacing w:after="0" w:line="360" w:lineRule="auto"/>
        <w:ind w:left="1080"/>
        <w:jc w:val="both"/>
        <w:rPr>
          <w:rFonts w:eastAsia="Calibri"/>
          <w:b/>
        </w:rPr>
      </w:pPr>
      <w:r>
        <w:rPr>
          <w:b/>
          <w:color w:val="000000"/>
        </w:rPr>
        <w:t>Mtd</w:t>
      </w:r>
      <w:r>
        <w:rPr>
          <w:b/>
          <w:color w:val="000000"/>
        </w:rPr>
        <w:t xml:space="preserve">: </w:t>
      </w:r>
      <w:r w:rsidRPr="008431C5">
        <w:rPr>
          <w:bCs/>
          <w:color w:val="000000"/>
        </w:rPr>
        <w:t>Mã</w:t>
      </w:r>
      <w:r w:rsidRPr="008431C5">
        <w:rPr>
          <w:bCs/>
          <w:color w:val="000000"/>
        </w:rPr>
        <w:t xml:space="preserve"> </w:t>
      </w:r>
      <w:r w:rsidRPr="008431C5">
        <w:rPr>
          <w:bCs/>
          <w:color w:val="000000"/>
        </w:rPr>
        <w:t>thông</w:t>
      </w:r>
      <w:r w:rsidRPr="008431C5">
        <w:rPr>
          <w:bCs/>
          <w:color w:val="000000"/>
        </w:rPr>
        <w:t xml:space="preserve"> </w:t>
      </w:r>
      <w:r w:rsidRPr="008431C5">
        <w:rPr>
          <w:bCs/>
          <w:color w:val="000000"/>
        </w:rPr>
        <w:t>điệp</w:t>
      </w:r>
      <w:r w:rsidRPr="008431C5">
        <w:rPr>
          <w:bCs/>
          <w:color w:val="000000"/>
        </w:rPr>
        <w:t xml:space="preserve"> </w:t>
      </w:r>
      <w:r w:rsidRPr="008431C5">
        <w:rPr>
          <w:bCs/>
          <w:color w:val="000000"/>
        </w:rPr>
        <w:t>thuế</w:t>
      </w:r>
      <w:r w:rsidRPr="008431C5">
        <w:rPr>
          <w:bCs/>
          <w:color w:val="000000"/>
        </w:rPr>
        <w:t xml:space="preserve"> </w:t>
      </w:r>
      <w:r w:rsidRPr="008431C5">
        <w:rPr>
          <w:bCs/>
          <w:color w:val="000000"/>
        </w:rPr>
        <w:t>trả</w:t>
      </w:r>
      <w:r w:rsidRPr="008431C5">
        <w:rPr>
          <w:bCs/>
          <w:color w:val="000000"/>
        </w:rPr>
        <w:t xml:space="preserve"> </w:t>
      </w:r>
      <w:r w:rsidRPr="008431C5">
        <w:rPr>
          <w:bCs/>
          <w:color w:val="000000"/>
        </w:rPr>
        <w:t>về</w:t>
      </w:r>
      <w:r w:rsidRPr="008431C5">
        <w:rPr>
          <w:bCs/>
          <w:color w:val="000000"/>
        </w:rPr>
        <w:t xml:space="preserve"> </w:t>
      </w:r>
      <w:r w:rsidRPr="008431C5">
        <w:rPr>
          <w:bCs/>
          <w:color w:val="000000"/>
        </w:rPr>
        <w:t>sau</w:t>
      </w:r>
      <w:r w:rsidRPr="008431C5">
        <w:rPr>
          <w:bCs/>
          <w:color w:val="000000"/>
        </w:rPr>
        <w:t xml:space="preserve"> </w:t>
      </w:r>
      <w:r w:rsidRPr="008431C5">
        <w:rPr>
          <w:bCs/>
          <w:color w:val="000000"/>
        </w:rPr>
        <w:t>khi</w:t>
      </w:r>
      <w:r w:rsidRPr="008431C5">
        <w:rPr>
          <w:bCs/>
          <w:color w:val="000000"/>
        </w:rPr>
        <w:t xml:space="preserve"> </w:t>
      </w:r>
      <w:r w:rsidRPr="008431C5">
        <w:rPr>
          <w:bCs/>
          <w:color w:val="000000"/>
        </w:rPr>
        <w:t>gọi</w:t>
      </w:r>
      <w:r w:rsidRPr="008431C5">
        <w:rPr>
          <w:bCs/>
          <w:color w:val="000000"/>
        </w:rPr>
        <w:t xml:space="preserve"> </w:t>
      </w:r>
      <w:r w:rsidRPr="008431C5">
        <w:rPr>
          <w:bCs/>
          <w:color w:val="000000"/>
        </w:rPr>
        <w:t>hàm</w:t>
      </w:r>
      <w:r w:rsidRPr="008431C5">
        <w:rPr>
          <w:bCs/>
          <w:color w:val="000000"/>
        </w:rPr>
        <w:t xml:space="preserve"> </w:t>
      </w:r>
      <w:r w:rsidRPr="008431C5">
        <w:rPr>
          <w:bCs/>
          <w:color w:val="000000"/>
        </w:rPr>
        <w:t>gửi</w:t>
      </w:r>
      <w:r w:rsidRPr="008431C5">
        <w:rPr>
          <w:bCs/>
          <w:color w:val="000000"/>
        </w:rPr>
        <w:t xml:space="preserve"> </w:t>
      </w:r>
      <w:r w:rsidRPr="008431C5">
        <w:rPr>
          <w:bCs/>
          <w:color w:val="000000"/>
        </w:rPr>
        <w:t>thông</w:t>
      </w:r>
      <w:r w:rsidRPr="008431C5">
        <w:rPr>
          <w:bCs/>
          <w:color w:val="000000"/>
        </w:rPr>
        <w:t xml:space="preserve"> </w:t>
      </w:r>
      <w:r w:rsidRPr="008431C5">
        <w:rPr>
          <w:bCs/>
          <w:color w:val="000000"/>
        </w:rPr>
        <w:t>điệp</w:t>
      </w:r>
    </w:p>
    <w:p w:rsidR="009D1437" w:rsidP="009D1437" w14:paraId="39F0B117" w14:textId="7777777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4899"/>
        <w:gridCol w:w="2116"/>
      </w:tblGrid>
      <w:tr w14:paraId="38F8BCA3"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61C6A03C" w14:textId="77777777">
            <w:pPr>
              <w:pStyle w:val="ListParagraph"/>
            </w:pPr>
            <w:r>
              <w:t>Kết</w:t>
            </w:r>
            <w:r>
              <w:t xml:space="preserve"> </w:t>
            </w:r>
            <w:r>
              <w:t>quả</w:t>
            </w:r>
          </w:p>
        </w:tc>
        <w:tc>
          <w:tcPr>
            <w:tcW w:w="4899"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1BFE18AF" w14:textId="77777777">
            <w:pPr>
              <w:pStyle w:val="ListParagraph"/>
            </w:pPr>
            <w:r w:rsidRPr="00660ABB">
              <w:t>Mô</w:t>
            </w:r>
            <w:r w:rsidRPr="00660ABB">
              <w:t xml:space="preserve"> </w:t>
            </w:r>
            <w:r w:rsidRPr="00660ABB">
              <w:t>tả</w:t>
            </w:r>
          </w:p>
        </w:tc>
        <w:tc>
          <w:tcPr>
            <w:tcW w:w="2116"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7E05A0DA" w14:textId="77777777">
            <w:pPr>
              <w:pStyle w:val="ListParagraph"/>
            </w:pPr>
            <w:r>
              <w:t>Ghi</w:t>
            </w:r>
            <w:r>
              <w:t xml:space="preserve"> </w:t>
            </w:r>
            <w:r>
              <w:t>chú</w:t>
            </w:r>
          </w:p>
        </w:tc>
      </w:tr>
      <w:tr w14:paraId="59DB4BAF" w14:textId="77777777" w:rsidTr="00616EC4">
        <w:tblPrEx>
          <w:tblW w:w="0" w:type="auto"/>
          <w:tblInd w:w="85" w:type="dxa"/>
          <w:tblLook w:val="04A0"/>
        </w:tblPrEx>
        <w:tc>
          <w:tcPr>
            <w:tcW w:w="2250" w:type="dxa"/>
            <w:tcBorders>
              <w:top w:val="single" w:sz="4" w:space="0" w:color="2E74B5"/>
              <w:left w:val="single" w:sz="4" w:space="0" w:color="2E74B5"/>
              <w:right w:val="single" w:sz="4" w:space="0" w:color="2E74B5"/>
            </w:tcBorders>
            <w:shd w:val="clear" w:color="auto" w:fill="auto"/>
          </w:tcPr>
          <w:p w:rsidR="009D1437" w:rsidRPr="009372AD" w:rsidP="00616EC4" w14:paraId="3969935B" w14:textId="77777777">
            <w:pPr>
              <w:autoSpaceDE w:val="0"/>
              <w:autoSpaceDN w:val="0"/>
              <w:adjustRightInd w:val="0"/>
              <w:rPr>
                <w:rFonts w:eastAsia="Calibri"/>
                <w:sz w:val="19"/>
                <w:szCs w:val="19"/>
              </w:rPr>
            </w:pPr>
            <w:r w:rsidRPr="009372AD">
              <w:rPr>
                <w:rFonts w:eastAsia="Calibri"/>
              </w:rPr>
              <w:t>ERR:1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2246D13E" w14:textId="77777777">
            <w:pPr>
              <w:pStyle w:val="ListParagraph"/>
              <w:spacing w:after="0" w:line="240" w:lineRule="auto"/>
              <w:ind w:left="0"/>
              <w:rPr>
                <w:rFonts w:eastAsia="Calibri"/>
              </w:rPr>
            </w:pPr>
            <w:r w:rsidRPr="009372AD">
              <w:rPr>
                <w:rFonts w:eastAsia="Calibri"/>
              </w:rPr>
              <w:t xml:space="preserve">Tài </w:t>
            </w:r>
            <w:r w:rsidRPr="009372AD">
              <w:rPr>
                <w:rFonts w:eastAsia="Calibri"/>
              </w:rPr>
              <w:t>khoản</w:t>
            </w:r>
            <w:r w:rsidRPr="009372AD">
              <w:rPr>
                <w:rFonts w:eastAsia="Calibri"/>
              </w:rPr>
              <w:t xml:space="preserve"> </w:t>
            </w:r>
            <w:r w:rsidRPr="009372AD">
              <w:rPr>
                <w:rFonts w:eastAsia="Calibri"/>
              </w:rPr>
              <w:t>đăng</w:t>
            </w:r>
            <w:r w:rsidRPr="009372AD">
              <w:rPr>
                <w:rFonts w:eastAsia="Calibri"/>
              </w:rPr>
              <w:t xml:space="preserve"> </w:t>
            </w:r>
            <w:r w:rsidRPr="009372AD">
              <w:rPr>
                <w:rFonts w:eastAsia="Calibri"/>
              </w:rPr>
              <w:t>nhập</w:t>
            </w:r>
            <w:r w:rsidRPr="009372AD">
              <w:rPr>
                <w:rFonts w:eastAsia="Calibri"/>
              </w:rPr>
              <w:t xml:space="preserve"> </w:t>
            </w:r>
            <w:r w:rsidRPr="009372AD">
              <w:rPr>
                <w:rFonts w:eastAsia="Calibri"/>
              </w:rPr>
              <w:t>sai</w:t>
            </w:r>
            <w:r w:rsidRPr="009372AD">
              <w:rPr>
                <w:rFonts w:eastAsia="Calibri"/>
              </w:rPr>
              <w:t xml:space="preserve"> </w:t>
            </w:r>
            <w:r w:rsidRPr="009372AD">
              <w:rPr>
                <w:rFonts w:eastAsia="Calibri"/>
              </w:rPr>
              <w:t>hoặc</w:t>
            </w:r>
            <w:r w:rsidRPr="009372AD">
              <w:rPr>
                <w:rFonts w:eastAsia="Calibri"/>
              </w:rPr>
              <w:t xml:space="preserve"> </w:t>
            </w:r>
            <w:r w:rsidRPr="009372AD">
              <w:rPr>
                <w:rFonts w:eastAsia="Calibri"/>
              </w:rPr>
              <w:t>không</w:t>
            </w:r>
            <w:r w:rsidRPr="009372AD">
              <w:rPr>
                <w:rFonts w:eastAsia="Calibri"/>
              </w:rPr>
              <w:t xml:space="preserve"> </w:t>
            </w:r>
            <w:r w:rsidRPr="009372AD">
              <w:rPr>
                <w:rFonts w:eastAsia="Calibri"/>
              </w:rPr>
              <w:t>có</w:t>
            </w:r>
            <w:r w:rsidRPr="009372AD">
              <w:rPr>
                <w:rFonts w:eastAsia="Calibri"/>
              </w:rPr>
              <w:t xml:space="preserve"> </w:t>
            </w:r>
            <w:r w:rsidRPr="009372AD">
              <w:rPr>
                <w:rFonts w:eastAsia="Calibri"/>
              </w:rPr>
              <w:t>quyề</w:t>
            </w:r>
            <w:r>
              <w:rPr>
                <w:rFonts w:eastAsia="Calibri"/>
              </w:rPr>
              <w:t>n</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11D6006F" w14:textId="77777777">
            <w:pPr>
              <w:pStyle w:val="ListParagraph"/>
              <w:ind w:left="0"/>
              <w:jc w:val="both"/>
            </w:pPr>
          </w:p>
        </w:tc>
      </w:tr>
      <w:tr w14:paraId="15394340"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CF35C9A" w14:textId="77777777">
            <w:pPr>
              <w:autoSpaceDE w:val="0"/>
              <w:autoSpaceDN w:val="0"/>
              <w:adjustRightInd w:val="0"/>
              <w:rPr>
                <w:rFonts w:eastAsia="Calibri"/>
              </w:rPr>
            </w:pPr>
            <w:r w:rsidRPr="00E22984">
              <w:rPr>
                <w:rFonts w:eastAsia="Calibri"/>
              </w:rPr>
              <w:t>ERR:2</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2F346C98" w14:textId="77777777">
            <w:pPr>
              <w:rPr>
                <w:rFonts w:eastAsia="Calibri"/>
              </w:rPr>
            </w:pPr>
            <w:r>
              <w:rPr>
                <w:rFonts w:eastAsia="Calibri"/>
              </w:rPr>
              <w:t>Mã</w:t>
            </w:r>
            <w:r>
              <w:rPr>
                <w:rFonts w:eastAsia="Calibri"/>
              </w:rPr>
              <w:t xml:space="preserve"> </w:t>
            </w:r>
            <w:r>
              <w:rPr>
                <w:rFonts w:eastAsia="Calibri"/>
              </w:rPr>
              <w:t>thông</w:t>
            </w:r>
            <w:r>
              <w:rPr>
                <w:rFonts w:eastAsia="Calibri"/>
              </w:rPr>
              <w:t xml:space="preserve"> </w:t>
            </w:r>
            <w:r>
              <w:rPr>
                <w:rFonts w:eastAsia="Calibri"/>
              </w:rPr>
              <w:t>điệp</w:t>
            </w:r>
            <w:r>
              <w:rPr>
                <w:rFonts w:eastAsia="Calibri"/>
              </w:rPr>
              <w:t xml:space="preserve"> </w:t>
            </w:r>
            <w:r>
              <w:rPr>
                <w:rFonts w:eastAsia="Calibri"/>
              </w:rPr>
              <w:t>không</w:t>
            </w:r>
            <w:r>
              <w:rPr>
                <w:rFonts w:eastAsia="Calibri"/>
              </w:rPr>
              <w:t xml:space="preserve"> </w:t>
            </w:r>
            <w:r>
              <w:rPr>
                <w:rFonts w:eastAsia="Calibri"/>
              </w:rPr>
              <w:t>họp</w:t>
            </w:r>
            <w:r>
              <w:rPr>
                <w:rFonts w:eastAsia="Calibri"/>
              </w:rPr>
              <w:t xml:space="preserve"> </w:t>
            </w:r>
            <w:r>
              <w:rPr>
                <w:rFonts w:eastAsia="Calibri"/>
              </w:rPr>
              <w:t>lệ</w:t>
            </w:r>
            <w:r>
              <w:rPr>
                <w:rFonts w:eastAsia="Calibri"/>
              </w:rPr>
              <w:t xml:space="preserve">, </w:t>
            </w:r>
            <w:r>
              <w:rPr>
                <w:rFonts w:eastAsia="Calibri"/>
              </w:rPr>
              <w:t>không</w:t>
            </w:r>
            <w:r>
              <w:rPr>
                <w:rFonts w:eastAsia="Calibri"/>
              </w:rPr>
              <w:t xml:space="preserve"> </w:t>
            </w:r>
            <w:r>
              <w:rPr>
                <w:rFonts w:eastAsia="Calibri"/>
              </w:rPr>
              <w:t>tìm</w:t>
            </w:r>
            <w:r>
              <w:rPr>
                <w:rFonts w:eastAsia="Calibri"/>
              </w:rPr>
              <w:t xml:space="preserve"> </w:t>
            </w:r>
            <w:r>
              <w:rPr>
                <w:rFonts w:eastAsia="Calibri"/>
              </w:rPr>
              <w:t>thấy</w:t>
            </w:r>
            <w:r>
              <w:rPr>
                <w:rFonts w:eastAsia="Calibri"/>
              </w:rPr>
              <w:t xml:space="preserve"> </w:t>
            </w:r>
            <w:r>
              <w:rPr>
                <w:rFonts w:eastAsia="Calibri"/>
              </w:rPr>
              <w:t>bản</w:t>
            </w:r>
            <w:r>
              <w:rPr>
                <w:rFonts w:eastAsia="Calibri"/>
              </w:rPr>
              <w:t xml:space="preserve"> </w:t>
            </w:r>
            <w:r>
              <w:rPr>
                <w:rFonts w:eastAsia="Calibri"/>
              </w:rPr>
              <w:t>ghi</w:t>
            </w:r>
            <w:r>
              <w:rPr>
                <w:rFonts w:eastAsia="Calibri"/>
              </w:rPr>
              <w:t xml:space="preserve"> transaction</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0936C53C" w14:textId="77777777">
            <w:pPr>
              <w:jc w:val="both"/>
            </w:pPr>
          </w:p>
        </w:tc>
      </w:tr>
      <w:tr w14:paraId="4FA883A4"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50D5A76B" w14:textId="77777777">
            <w:pPr>
              <w:autoSpaceDE w:val="0"/>
              <w:autoSpaceDN w:val="0"/>
              <w:adjustRightInd w:val="0"/>
              <w:rPr>
                <w:rFonts w:eastAsia="Calibri"/>
              </w:rPr>
            </w:pPr>
            <w:r w:rsidRPr="00E22984">
              <w:rPr>
                <w:rFonts w:eastAsia="Calibri"/>
              </w:rPr>
              <w:t>ERR:</w:t>
            </w:r>
            <w:r>
              <w:rPr>
                <w:rFonts w:eastAsia="Calibri"/>
              </w:rPr>
              <w:t>8</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2F84A46A" w14:textId="77777777">
            <w:pPr>
              <w:rPr>
                <w:rFonts w:eastAsia="Calibri"/>
              </w:rPr>
            </w:pPr>
            <w:r>
              <w:rPr>
                <w:rFonts w:eastAsia="Calibri"/>
              </w:rPr>
              <w:t>Không</w:t>
            </w:r>
            <w:r>
              <w:rPr>
                <w:rFonts w:eastAsia="Calibri"/>
              </w:rPr>
              <w:t xml:space="preserve"> </w:t>
            </w:r>
            <w:r>
              <w:rPr>
                <w:rFonts w:eastAsia="Calibri"/>
              </w:rPr>
              <w:t>tìm</w:t>
            </w:r>
            <w:r>
              <w:rPr>
                <w:rFonts w:eastAsia="Calibri"/>
              </w:rPr>
              <w:t xml:space="preserve"> </w:t>
            </w:r>
            <w:r>
              <w:rPr>
                <w:rFonts w:eastAsia="Calibri"/>
              </w:rPr>
              <w:t>thấy</w:t>
            </w:r>
            <w:r>
              <w:rPr>
                <w:rFonts w:eastAsia="Calibri"/>
              </w:rPr>
              <w:t xml:space="preserve"> </w:t>
            </w:r>
            <w:r>
              <w:rPr>
                <w:rFonts w:eastAsia="Calibri"/>
              </w:rPr>
              <w:t>danh</w:t>
            </w:r>
            <w:r>
              <w:rPr>
                <w:rFonts w:eastAsia="Calibri"/>
              </w:rPr>
              <w:t xml:space="preserve"> </w:t>
            </w:r>
            <w:r>
              <w:rPr>
                <w:rFonts w:eastAsia="Calibri"/>
              </w:rPr>
              <w:t>sách</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hủy</w:t>
            </w:r>
            <w:r>
              <w:rPr>
                <w:rFonts w:eastAsia="Calibri"/>
              </w:rPr>
              <w:t xml:space="preserve"> </w:t>
            </w:r>
            <w:r>
              <w:rPr>
                <w:rFonts w:eastAsia="Calibri"/>
              </w:rPr>
              <w:t>để</w:t>
            </w:r>
            <w:r>
              <w:rPr>
                <w:rFonts w:eastAsia="Calibri"/>
              </w:rPr>
              <w:t xml:space="preserve"> </w:t>
            </w:r>
            <w:r>
              <w:rPr>
                <w:rFonts w:eastAsia="Calibri"/>
              </w:rPr>
              <w:t>gửi</w:t>
            </w:r>
            <w:r>
              <w:rPr>
                <w:rFonts w:eastAsia="Calibri"/>
              </w:rPr>
              <w:t xml:space="preserve"> </w:t>
            </w:r>
            <w:r>
              <w:rPr>
                <w:rFonts w:eastAsia="Calibri"/>
              </w:rPr>
              <w:t>mẫu</w:t>
            </w:r>
            <w:r>
              <w:rPr>
                <w:rFonts w:eastAsia="Calibri"/>
              </w:rPr>
              <w:t xml:space="preserve"> 04, </w:t>
            </w:r>
            <w:r>
              <w:rPr>
                <w:rFonts w:eastAsia="Calibri"/>
              </w:rPr>
              <w:t>không</w:t>
            </w:r>
            <w:r>
              <w:rPr>
                <w:rFonts w:eastAsia="Calibri"/>
              </w:rPr>
              <w:t xml:space="preserve"> </w:t>
            </w:r>
            <w:r>
              <w:rPr>
                <w:rFonts w:eastAsia="Calibri"/>
              </w:rPr>
              <w:t>có</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thuế</w:t>
            </w:r>
            <w:r>
              <w:rPr>
                <w:rFonts w:eastAsia="Calibri"/>
              </w:rPr>
              <w:t xml:space="preserve"> </w:t>
            </w:r>
            <w:r>
              <w:rPr>
                <w:rFonts w:eastAsia="Calibri"/>
              </w:rPr>
              <w:t>từ</w:t>
            </w:r>
            <w:r>
              <w:rPr>
                <w:rFonts w:eastAsia="Calibri"/>
              </w:rPr>
              <w:t xml:space="preserve"> </w:t>
            </w:r>
            <w:r>
              <w:rPr>
                <w:rFonts w:eastAsia="Calibri"/>
              </w:rPr>
              <w:t>chối</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0EA4499B" w14:textId="77777777">
            <w:pPr>
              <w:pStyle w:val="ListParagraph"/>
              <w:ind w:left="0"/>
              <w:jc w:val="both"/>
            </w:pPr>
          </w:p>
        </w:tc>
      </w:tr>
      <w:tr w14:paraId="58062DD1"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ECF1D99" w14:textId="77777777">
            <w:pPr>
              <w:autoSpaceDE w:val="0"/>
              <w:autoSpaceDN w:val="0"/>
              <w:adjustRightInd w:val="0"/>
              <w:rPr>
                <w:rFonts w:eastAsia="Calibri"/>
              </w:rPr>
            </w:pPr>
            <w:r w:rsidRPr="00E22984">
              <w:rPr>
                <w:rFonts w:eastAsia="Calibri"/>
              </w:rPr>
              <w:t>ERR:</w:t>
            </w:r>
            <w:r>
              <w:rPr>
                <w:rFonts w:eastAsia="Calibri"/>
              </w:rPr>
              <w:t>7</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AAF2317" w14:textId="77777777">
            <w:pPr>
              <w:rPr>
                <w:rFonts w:eastAsia="Calibri"/>
              </w:rPr>
            </w:pPr>
            <w:r>
              <w:rPr>
                <w:rFonts w:eastAsia="Calibri"/>
              </w:rPr>
              <w:t>Không</w:t>
            </w:r>
            <w:r>
              <w:rPr>
                <w:rFonts w:eastAsia="Calibri"/>
              </w:rPr>
              <w:t xml:space="preserve"> </w:t>
            </w:r>
            <w:r>
              <w:rPr>
                <w:rFonts w:eastAsia="Calibri"/>
              </w:rPr>
              <w:t>tìm</w:t>
            </w:r>
            <w:r>
              <w:rPr>
                <w:rFonts w:eastAsia="Calibri"/>
              </w:rPr>
              <w:t xml:space="preserve"> </w:t>
            </w:r>
            <w:r>
              <w:rPr>
                <w:rFonts w:eastAsia="Calibri"/>
              </w:rPr>
              <w:t>thấy</w:t>
            </w:r>
            <w:r>
              <w:rPr>
                <w:rFonts w:eastAsia="Calibri"/>
              </w:rPr>
              <w:t xml:space="preserve"> chi </w:t>
            </w:r>
            <w:r>
              <w:rPr>
                <w:rFonts w:eastAsia="Calibri"/>
              </w:rPr>
              <w:t>tiết</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sai</w:t>
            </w:r>
            <w:r>
              <w:rPr>
                <w:rFonts w:eastAsia="Calibri"/>
              </w:rPr>
              <w:t xml:space="preserve"> </w:t>
            </w:r>
            <w:r>
              <w:rPr>
                <w:rFonts w:eastAsia="Calibri"/>
              </w:rPr>
              <w:t>sót</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6BE1FF25" w14:textId="77777777">
            <w:pPr>
              <w:pStyle w:val="ListParagraph"/>
              <w:ind w:left="0"/>
              <w:jc w:val="both"/>
            </w:pPr>
          </w:p>
        </w:tc>
      </w:tr>
      <w:tr w14:paraId="505B92FB"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018A30A" w14:textId="77777777">
            <w:pPr>
              <w:autoSpaceDE w:val="0"/>
              <w:autoSpaceDN w:val="0"/>
              <w:adjustRightInd w:val="0"/>
              <w:rPr>
                <w:rFonts w:eastAsia="Calibri"/>
              </w:rPr>
            </w:pPr>
            <w:r w:rsidRPr="00E22984">
              <w:rPr>
                <w:rFonts w:eastAsia="Calibri"/>
              </w:rPr>
              <w:t>ERR:</w:t>
            </w:r>
            <w:r>
              <w:rPr>
                <w:rFonts w:eastAsia="Calibri"/>
              </w:rPr>
              <w:t>4</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C3370A0" w14:textId="77777777">
            <w:pPr>
              <w:rPr>
                <w:rFonts w:eastAsia="Calibri"/>
              </w:rPr>
            </w:pPr>
            <w:r>
              <w:rPr>
                <w:rFonts w:eastAsia="Calibri"/>
              </w:rPr>
              <w:t>Chưa</w:t>
            </w:r>
            <w:r>
              <w:rPr>
                <w:rFonts w:eastAsia="Calibri"/>
              </w:rPr>
              <w:t xml:space="preserve"> </w:t>
            </w:r>
            <w:r>
              <w:rPr>
                <w:rFonts w:eastAsia="Calibri"/>
              </w:rPr>
              <w:t>có</w:t>
            </w:r>
            <w:r>
              <w:rPr>
                <w:rFonts w:eastAsia="Calibri"/>
              </w:rPr>
              <w:t xml:space="preserve"> </w:t>
            </w:r>
            <w:r>
              <w:rPr>
                <w:rFonts w:eastAsia="Calibri"/>
              </w:rPr>
              <w:t>kêt</w:t>
            </w:r>
            <w:r>
              <w:rPr>
                <w:rFonts w:eastAsia="Calibri"/>
              </w:rPr>
              <w:t xml:space="preserve"> </w:t>
            </w:r>
            <w:r>
              <w:rPr>
                <w:rFonts w:eastAsia="Calibri"/>
              </w:rPr>
              <w:t>quả</w:t>
            </w:r>
            <w:r>
              <w:rPr>
                <w:rFonts w:eastAsia="Calibri"/>
              </w:rPr>
              <w:t xml:space="preserve"> </w:t>
            </w:r>
            <w:r>
              <w:rPr>
                <w:rFonts w:eastAsia="Calibri"/>
              </w:rPr>
              <w:t>thuế</w:t>
            </w:r>
            <w:r>
              <w:rPr>
                <w:rFonts w:eastAsia="Calibri"/>
              </w:rPr>
              <w:t xml:space="preserve"> </w:t>
            </w:r>
            <w:r>
              <w:rPr>
                <w:rFonts w:eastAsia="Calibri"/>
              </w:rPr>
              <w:t>trả</w:t>
            </w:r>
            <w:r>
              <w:rPr>
                <w:rFonts w:eastAsia="Calibri"/>
              </w:rPr>
              <w:t xml:space="preserve"> </w:t>
            </w:r>
            <w:r>
              <w:rPr>
                <w:rFonts w:eastAsia="Calibri"/>
              </w:rPr>
              <w:t>về</w:t>
            </w:r>
            <w:r>
              <w:rPr>
                <w:rFonts w:eastAsia="Calibri"/>
              </w:rPr>
              <w:t xml:space="preserve">, </w:t>
            </w:r>
            <w:r>
              <w:rPr>
                <w:rFonts w:eastAsia="Calibri"/>
              </w:rPr>
              <w:t>trạng</w:t>
            </w:r>
            <w:r>
              <w:rPr>
                <w:rFonts w:eastAsia="Calibri"/>
              </w:rPr>
              <w:t xml:space="preserve"> </w:t>
            </w:r>
            <w:r>
              <w:rPr>
                <w:rFonts w:eastAsia="Calibri"/>
              </w:rPr>
              <w:t>thái</w:t>
            </w:r>
            <w:r>
              <w:rPr>
                <w:rFonts w:eastAsia="Calibri"/>
              </w:rPr>
              <w:t xml:space="preserve"> chi </w:t>
            </w:r>
            <w:r>
              <w:rPr>
                <w:rFonts w:eastAsia="Calibri"/>
              </w:rPr>
              <w:t>tiết</w:t>
            </w:r>
            <w:r>
              <w:rPr>
                <w:rFonts w:eastAsia="Calibri"/>
              </w:rPr>
              <w:t xml:space="preserve"> </w:t>
            </w:r>
            <w:r>
              <w:rPr>
                <w:rFonts w:eastAsia="Calibri"/>
              </w:rPr>
              <w:t>chưa</w:t>
            </w:r>
            <w:r>
              <w:rPr>
                <w:rFonts w:eastAsia="Calibri"/>
              </w:rPr>
              <w:t xml:space="preserve"> </w:t>
            </w:r>
            <w:r>
              <w:rPr>
                <w:rFonts w:eastAsia="Calibri"/>
              </w:rPr>
              <w:t>được</w:t>
            </w:r>
            <w:r>
              <w:rPr>
                <w:rFonts w:eastAsia="Calibri"/>
              </w:rPr>
              <w:t xml:space="preserve"> </w:t>
            </w:r>
            <w:r>
              <w:rPr>
                <w:rFonts w:eastAsia="Calibri"/>
              </w:rPr>
              <w:t>cập</w:t>
            </w:r>
            <w:r>
              <w:rPr>
                <w:rFonts w:eastAsia="Calibri"/>
              </w:rPr>
              <w:t xml:space="preserve"> </w:t>
            </w:r>
            <w:r>
              <w:rPr>
                <w:rFonts w:eastAsia="Calibri"/>
              </w:rPr>
              <w:t>nhật</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6C749A97" w14:textId="77777777">
            <w:pPr>
              <w:pStyle w:val="ListParagraph"/>
              <w:ind w:left="0"/>
              <w:jc w:val="both"/>
            </w:pPr>
          </w:p>
        </w:tc>
      </w:tr>
      <w:tr w14:paraId="649A2FFB"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E22984" w:rsidP="00616EC4" w14:paraId="64229866" w14:textId="77777777">
            <w:pPr>
              <w:autoSpaceDE w:val="0"/>
              <w:autoSpaceDN w:val="0"/>
              <w:adjustRightInd w:val="0"/>
              <w:rPr>
                <w:rFonts w:eastAsia="Calibri"/>
              </w:rPr>
            </w:pPr>
            <w:r w:rsidRPr="00E22984">
              <w:rPr>
                <w:rFonts w:eastAsia="Calibri"/>
              </w:rPr>
              <w:t>ERR:</w:t>
            </w:r>
            <w:r>
              <w:rPr>
                <w:rFonts w:eastAsia="Calibri"/>
              </w:rPr>
              <w:t>6</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1E3D6C81" w14:textId="77777777">
            <w:pPr>
              <w:rPr>
                <w:rFonts w:eastAsia="Calibri"/>
              </w:rPr>
            </w:pPr>
            <w:r>
              <w:rPr>
                <w:rFonts w:eastAsia="Calibri"/>
              </w:rPr>
              <w:t>Có</w:t>
            </w:r>
            <w:r>
              <w:rPr>
                <w:rFonts w:eastAsia="Calibri"/>
              </w:rPr>
              <w:t xml:space="preserve"> </w:t>
            </w:r>
            <w:r>
              <w:rPr>
                <w:rFonts w:eastAsia="Calibri"/>
              </w:rPr>
              <w:t>lỗi</w:t>
            </w:r>
            <w:r>
              <w:rPr>
                <w:rFonts w:eastAsia="Calibri"/>
              </w:rPr>
              <w:t xml:space="preserve"> </w:t>
            </w:r>
            <w:r>
              <w:rPr>
                <w:rFonts w:eastAsia="Calibri"/>
              </w:rPr>
              <w:t>xảy</w:t>
            </w:r>
            <w:r>
              <w:rPr>
                <w:rFonts w:eastAsia="Calibri"/>
              </w:rPr>
              <w:t xml:space="preserve"> </w:t>
            </w:r>
            <w:r>
              <w:rPr>
                <w:rFonts w:eastAsia="Calibri"/>
              </w:rPr>
              <w:t>ra</w:t>
            </w:r>
            <w:r>
              <w:rPr>
                <w:rFonts w:eastAsia="Calibri"/>
              </w:rPr>
              <w:t xml:space="preserve"> </w:t>
            </w:r>
            <w:r>
              <w:rPr>
                <w:rFonts w:eastAsia="Calibri"/>
              </w:rPr>
              <w:t>trong</w:t>
            </w:r>
            <w:r>
              <w:rPr>
                <w:rFonts w:eastAsia="Calibri"/>
              </w:rPr>
              <w:t xml:space="preserve"> </w:t>
            </w:r>
            <w:r>
              <w:rPr>
                <w:rFonts w:eastAsia="Calibri"/>
              </w:rPr>
              <w:t>quá</w:t>
            </w:r>
            <w:r>
              <w:rPr>
                <w:rFonts w:eastAsia="Calibri"/>
              </w:rPr>
              <w:t xml:space="preserve"> </w:t>
            </w:r>
            <w:r>
              <w:rPr>
                <w:rFonts w:eastAsia="Calibri"/>
              </w:rPr>
              <w:t>trình</w:t>
            </w:r>
            <w:r>
              <w:rPr>
                <w:rFonts w:eastAsia="Calibri"/>
              </w:rPr>
              <w:t xml:space="preserve"> update </w:t>
            </w:r>
            <w:r>
              <w:rPr>
                <w:rFonts w:eastAsia="Calibri"/>
              </w:rPr>
              <w:t>trạng</w:t>
            </w:r>
            <w:r>
              <w:rPr>
                <w:rFonts w:eastAsia="Calibri"/>
              </w:rPr>
              <w:t xml:space="preserve"> </w:t>
            </w:r>
            <w:r>
              <w:rPr>
                <w:rFonts w:eastAsia="Calibri"/>
              </w:rPr>
              <w:t>thái</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sai</w:t>
            </w:r>
            <w:r>
              <w:rPr>
                <w:rFonts w:eastAsia="Calibri"/>
              </w:rPr>
              <w:t xml:space="preserve"> </w:t>
            </w:r>
            <w:r>
              <w:rPr>
                <w:rFonts w:eastAsia="Calibri"/>
              </w:rPr>
              <w:t>sót</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35785679" w14:textId="77777777">
            <w:pPr>
              <w:pStyle w:val="ListParagraph"/>
              <w:ind w:left="0"/>
              <w:jc w:val="both"/>
            </w:pPr>
          </w:p>
        </w:tc>
      </w:tr>
      <w:tr w14:paraId="2AB05CE8"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A2F89BA" w14:textId="77777777">
            <w:pPr>
              <w:autoSpaceDE w:val="0"/>
              <w:autoSpaceDN w:val="0"/>
              <w:adjustRightInd w:val="0"/>
              <w:rPr>
                <w:rFonts w:eastAsia="Calibri"/>
              </w:rPr>
            </w:pPr>
            <w:r w:rsidRPr="00E22984">
              <w:rPr>
                <w:rFonts w:eastAsia="Calibri"/>
              </w:rPr>
              <w:t>ERR:5</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5CC35A5E" w14:textId="77777777">
            <w:pPr>
              <w:pStyle w:val="ListParagraph"/>
              <w:spacing w:after="0" w:line="240" w:lineRule="auto"/>
              <w:ind w:left="0"/>
              <w:rPr>
                <w:rFonts w:eastAsia="Calibri"/>
              </w:rPr>
            </w:pPr>
            <w:r>
              <w:rPr>
                <w:rFonts w:eastAsia="Calibri"/>
              </w:rPr>
              <w:t>Có</w:t>
            </w:r>
            <w:r>
              <w:rPr>
                <w:rFonts w:eastAsia="Calibri"/>
              </w:rPr>
              <w:t xml:space="preserve"> </w:t>
            </w:r>
            <w:r>
              <w:rPr>
                <w:rFonts w:eastAsia="Calibri"/>
              </w:rPr>
              <w:t>lỗi</w:t>
            </w:r>
            <w:r>
              <w:rPr>
                <w:rFonts w:eastAsia="Calibri"/>
              </w:rPr>
              <w:t xml:space="preserve"> </w:t>
            </w:r>
            <w:r>
              <w:rPr>
                <w:rFonts w:eastAsia="Calibri"/>
              </w:rPr>
              <w:t>xảy</w:t>
            </w:r>
            <w:r>
              <w:rPr>
                <w:rFonts w:eastAsia="Calibri"/>
              </w:rPr>
              <w:t xml:space="preserve"> </w:t>
            </w:r>
            <w:r>
              <w:rPr>
                <w:rFonts w:eastAsia="Calibri"/>
              </w:rPr>
              <w:t>ra</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4D6EB206" w14:textId="77777777">
            <w:pPr>
              <w:pStyle w:val="ListParagraph"/>
              <w:ind w:left="0"/>
              <w:jc w:val="both"/>
            </w:pPr>
            <w:r>
              <w:t>Lỗi</w:t>
            </w:r>
            <w:r>
              <w:t xml:space="preserve"> </w:t>
            </w:r>
            <w:r>
              <w:t>không</w:t>
            </w:r>
            <w:r>
              <w:t xml:space="preserve"> </w:t>
            </w:r>
            <w:r>
              <w:t>xác</w:t>
            </w:r>
            <w:r>
              <w:t xml:space="preserve"> </w:t>
            </w:r>
            <w:r>
              <w:t>định</w:t>
            </w:r>
          </w:p>
        </w:tc>
      </w:tr>
      <w:tr w14:paraId="282FA635"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AE90A1F" w14:textId="77777777">
            <w:pPr>
              <w:autoSpaceDE w:val="0"/>
              <w:autoSpaceDN w:val="0"/>
              <w:adjustRightInd w:val="0"/>
              <w:rPr>
                <w:rFonts w:eastAsia="Calibri"/>
              </w:rPr>
            </w:pPr>
            <w:r w:rsidRPr="00E22984">
              <w:rPr>
                <w:rFonts w:eastAsia="Calibri"/>
              </w:rPr>
              <w:t>ERR:21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93618EE" w14:textId="77777777">
            <w:pPr>
              <w:pStyle w:val="ListParagraph"/>
              <w:spacing w:after="0" w:line="240" w:lineRule="auto"/>
              <w:ind w:left="0"/>
              <w:rPr>
                <w:rFonts w:eastAsia="Calibri"/>
              </w:rPr>
            </w:pPr>
            <w:r>
              <w:rPr>
                <w:rFonts w:eastAsia="Calibri"/>
              </w:rPr>
              <w:t>Không</w:t>
            </w:r>
            <w:r>
              <w:rPr>
                <w:rFonts w:eastAsia="Calibri"/>
              </w:rPr>
              <w:t xml:space="preserve"> </w:t>
            </w:r>
            <w:r>
              <w:rPr>
                <w:rFonts w:eastAsia="Calibri"/>
              </w:rPr>
              <w:t>tìm</w:t>
            </w:r>
            <w:r>
              <w:rPr>
                <w:rFonts w:eastAsia="Calibri"/>
              </w:rPr>
              <w:t xml:space="preserve"> </w:t>
            </w:r>
            <w:r>
              <w:rPr>
                <w:rFonts w:eastAsia="Calibri"/>
              </w:rPr>
              <w:t>thấy</w:t>
            </w:r>
            <w:r>
              <w:rPr>
                <w:rFonts w:eastAsia="Calibri"/>
              </w:rPr>
              <w:t xml:space="preserve"> </w:t>
            </w:r>
            <w:r>
              <w:rPr>
                <w:rFonts w:eastAsia="Calibri"/>
              </w:rPr>
              <w:t>công</w:t>
            </w:r>
            <w:r>
              <w:rPr>
                <w:rFonts w:eastAsia="Calibri"/>
              </w:rPr>
              <w:t xml:space="preserve"> ty </w:t>
            </w:r>
            <w:r>
              <w:rPr>
                <w:rFonts w:eastAsia="Calibri"/>
              </w:rPr>
              <w:t>hoặc</w:t>
            </w:r>
            <w:r>
              <w:rPr>
                <w:rFonts w:eastAsia="Calibri"/>
              </w:rPr>
              <w:t xml:space="preserve"> </w:t>
            </w:r>
            <w:r>
              <w:rPr>
                <w:rFonts w:eastAsia="Calibri"/>
              </w:rPr>
              <w:t>tài</w:t>
            </w:r>
            <w:r>
              <w:rPr>
                <w:rFonts w:eastAsia="Calibri"/>
              </w:rPr>
              <w:t xml:space="preserve"> </w:t>
            </w:r>
            <w:r>
              <w:rPr>
                <w:rFonts w:eastAsia="Calibri"/>
              </w:rPr>
              <w:t>khoản</w:t>
            </w:r>
            <w:r>
              <w:rPr>
                <w:rFonts w:eastAsia="Calibri"/>
              </w:rPr>
              <w:t xml:space="preserve"> </w:t>
            </w:r>
            <w:r>
              <w:rPr>
                <w:rFonts w:eastAsia="Calibri"/>
              </w:rPr>
              <w:t>không</w:t>
            </w:r>
            <w:r>
              <w:rPr>
                <w:rFonts w:eastAsia="Calibri"/>
              </w:rPr>
              <w:t xml:space="preserve"> </w:t>
            </w:r>
            <w:r>
              <w:rPr>
                <w:rFonts w:eastAsia="Calibri"/>
              </w:rPr>
              <w:t>tồn</w:t>
            </w:r>
            <w:r>
              <w:rPr>
                <w:rFonts w:eastAsia="Calibri"/>
              </w:rPr>
              <w:t xml:space="preserve"> </w:t>
            </w:r>
            <w:r>
              <w:rPr>
                <w:rFonts w:eastAsia="Calibri"/>
              </w:rPr>
              <w:t>tại</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5B676236" w14:textId="77777777">
            <w:pPr>
              <w:pStyle w:val="ListParagraph"/>
              <w:ind w:left="0"/>
              <w:jc w:val="both"/>
            </w:pPr>
          </w:p>
        </w:tc>
      </w:tr>
      <w:tr w14:paraId="6FAD92F2"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E22984" w:rsidP="00616EC4" w14:paraId="47080B02" w14:textId="77777777">
            <w:pPr>
              <w:autoSpaceDE w:val="0"/>
              <w:autoSpaceDN w:val="0"/>
              <w:adjustRightInd w:val="0"/>
              <w:rPr>
                <w:rFonts w:eastAsia="Calibri"/>
              </w:rPr>
            </w:pPr>
            <w:r w:rsidRPr="00E22984">
              <w:rPr>
                <w:rFonts w:eastAsia="Calibri"/>
              </w:rPr>
              <w:t>ERR:</w:t>
            </w:r>
            <w:r>
              <w:rPr>
                <w:rFonts w:eastAsia="Calibri"/>
              </w:rPr>
              <w:t>51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1A9B17B5" w14:textId="77777777">
            <w:pPr>
              <w:pStyle w:val="ListParagraph"/>
              <w:spacing w:after="0" w:line="240" w:lineRule="auto"/>
              <w:ind w:left="0"/>
              <w:rPr>
                <w:rFonts w:eastAsia="Calibri"/>
              </w:rPr>
            </w:pPr>
            <w:r>
              <w:rPr>
                <w:rFonts w:eastAsia="Calibri"/>
              </w:rPr>
              <w:t xml:space="preserve">Verify </w:t>
            </w:r>
            <w:r>
              <w:rPr>
                <w:rFonts w:eastAsia="Calibri"/>
              </w:rPr>
              <w:t>chứng</w:t>
            </w:r>
            <w:r>
              <w:rPr>
                <w:rFonts w:eastAsia="Calibri"/>
              </w:rPr>
              <w:t xml:space="preserve"> </w:t>
            </w:r>
            <w:r>
              <w:rPr>
                <w:rFonts w:eastAsia="Calibri"/>
              </w:rPr>
              <w:t>thư</w:t>
            </w:r>
            <w:r>
              <w:rPr>
                <w:rFonts w:eastAsia="Calibri"/>
              </w:rPr>
              <w:t xml:space="preserve"> </w:t>
            </w:r>
            <w:r>
              <w:rPr>
                <w:rFonts w:eastAsia="Calibri"/>
              </w:rPr>
              <w:t>lỗi</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4AE93546" w14:textId="77777777">
            <w:pPr>
              <w:pStyle w:val="ListParagraph"/>
              <w:ind w:left="0"/>
              <w:jc w:val="both"/>
            </w:pPr>
          </w:p>
        </w:tc>
      </w:tr>
      <w:tr w14:paraId="601EF097"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E22984" w:rsidP="00616EC4" w14:paraId="70EB49EB" w14:textId="77777777">
            <w:pPr>
              <w:autoSpaceDE w:val="0"/>
              <w:autoSpaceDN w:val="0"/>
              <w:adjustRightInd w:val="0"/>
              <w:rPr>
                <w:rFonts w:eastAsia="Calibri"/>
              </w:rPr>
            </w:pPr>
            <w:r w:rsidRPr="00E22984">
              <w:rPr>
                <w:rFonts w:eastAsia="Calibri"/>
              </w:rPr>
              <w:t>ERR:22</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0D7FADE4" w14:textId="77777777">
            <w:pPr>
              <w:pStyle w:val="ListParagraph"/>
              <w:spacing w:after="0" w:line="240" w:lineRule="auto"/>
              <w:ind w:left="0"/>
              <w:rPr>
                <w:rFonts w:eastAsia="Calibri"/>
              </w:rPr>
            </w:pPr>
            <w:r>
              <w:rPr>
                <w:rFonts w:eastAsia="Calibri"/>
              </w:rPr>
              <w:t xml:space="preserve">Công ty </w:t>
            </w:r>
            <w:r>
              <w:rPr>
                <w:rFonts w:eastAsia="Calibri"/>
              </w:rPr>
              <w:t>chưa</w:t>
            </w:r>
            <w:r>
              <w:rPr>
                <w:rFonts w:eastAsia="Calibri"/>
              </w:rPr>
              <w:t xml:space="preserve"> </w:t>
            </w:r>
            <w:r>
              <w:rPr>
                <w:rFonts w:eastAsia="Calibri"/>
              </w:rPr>
              <w:t>đăng</w:t>
            </w:r>
            <w:r>
              <w:rPr>
                <w:rFonts w:eastAsia="Calibri"/>
              </w:rPr>
              <w:t xml:space="preserve"> </w:t>
            </w:r>
            <w:r>
              <w:rPr>
                <w:rFonts w:eastAsia="Calibri"/>
              </w:rPr>
              <w:t>ký</w:t>
            </w:r>
            <w:r>
              <w:rPr>
                <w:rFonts w:eastAsia="Calibri"/>
              </w:rPr>
              <w:t xml:space="preserve"> </w:t>
            </w:r>
            <w:r>
              <w:rPr>
                <w:rFonts w:eastAsia="Calibri"/>
              </w:rPr>
              <w:t>chứng</w:t>
            </w:r>
            <w:r>
              <w:rPr>
                <w:rFonts w:eastAsia="Calibri"/>
              </w:rPr>
              <w:t xml:space="preserve"> </w:t>
            </w:r>
            <w:r>
              <w:rPr>
                <w:rFonts w:eastAsia="Calibri"/>
              </w:rPr>
              <w:t>thư</w:t>
            </w:r>
            <w:r>
              <w:rPr>
                <w:rFonts w:eastAsia="Calibri"/>
              </w:rPr>
              <w:t xml:space="preserve"> </w:t>
            </w:r>
            <w:r>
              <w:rPr>
                <w:rFonts w:eastAsia="Calibri"/>
              </w:rPr>
              <w:t>số</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763EBE7E" w14:textId="77777777">
            <w:pPr>
              <w:pStyle w:val="ListParagraph"/>
              <w:ind w:left="0"/>
              <w:jc w:val="both"/>
            </w:pPr>
          </w:p>
        </w:tc>
      </w:tr>
      <w:tr w14:paraId="75FEA7A3"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E22984" w:rsidP="00616EC4" w14:paraId="1E00C4C6" w14:textId="77777777">
            <w:pPr>
              <w:autoSpaceDE w:val="0"/>
              <w:autoSpaceDN w:val="0"/>
              <w:adjustRightInd w:val="0"/>
              <w:rPr>
                <w:rFonts w:eastAsia="Calibri"/>
              </w:rPr>
            </w:pPr>
            <w:r w:rsidRPr="00E22984">
              <w:rPr>
                <w:rFonts w:eastAsia="Calibri"/>
              </w:rPr>
              <w:t>ERR:28</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1E899355" w14:textId="77777777">
            <w:pPr>
              <w:pStyle w:val="ListParagraph"/>
              <w:spacing w:after="0" w:line="240" w:lineRule="auto"/>
              <w:ind w:left="0"/>
              <w:rPr>
                <w:rFonts w:eastAsia="Calibri"/>
              </w:rPr>
            </w:pPr>
            <w:r>
              <w:rPr>
                <w:rFonts w:eastAsia="Calibri"/>
              </w:rPr>
              <w:t>Chưa</w:t>
            </w:r>
            <w:r>
              <w:rPr>
                <w:rFonts w:eastAsia="Calibri"/>
              </w:rPr>
              <w:t xml:space="preserve"> </w:t>
            </w:r>
            <w:r>
              <w:rPr>
                <w:rFonts w:eastAsia="Calibri"/>
              </w:rPr>
              <w:t>có</w:t>
            </w:r>
            <w:r>
              <w:rPr>
                <w:rFonts w:eastAsia="Calibri"/>
              </w:rPr>
              <w:t xml:space="preserve"> </w:t>
            </w:r>
            <w:r>
              <w:rPr>
                <w:rFonts w:eastAsia="Calibri"/>
              </w:rPr>
              <w:t>thông</w:t>
            </w:r>
            <w:r>
              <w:rPr>
                <w:rFonts w:eastAsia="Calibri"/>
              </w:rPr>
              <w:t xml:space="preserve"> tin </w:t>
            </w:r>
            <w:r>
              <w:rPr>
                <w:rFonts w:eastAsia="Calibri"/>
              </w:rPr>
              <w:t>chứng</w:t>
            </w:r>
            <w:r>
              <w:rPr>
                <w:rFonts w:eastAsia="Calibri"/>
              </w:rPr>
              <w:t xml:space="preserve"> </w:t>
            </w:r>
            <w:r>
              <w:rPr>
                <w:rFonts w:eastAsia="Calibri"/>
              </w:rPr>
              <w:t>thư</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1EE5EE96" w14:textId="77777777">
            <w:pPr>
              <w:pStyle w:val="ListParagraph"/>
              <w:ind w:left="0"/>
              <w:jc w:val="both"/>
            </w:pPr>
          </w:p>
        </w:tc>
      </w:tr>
      <w:tr w14:paraId="57409723"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E22984" w:rsidP="00616EC4" w14:paraId="45720C6E" w14:textId="77777777">
            <w:pPr>
              <w:autoSpaceDE w:val="0"/>
              <w:autoSpaceDN w:val="0"/>
              <w:adjustRightInd w:val="0"/>
              <w:rPr>
                <w:rFonts w:eastAsia="Calibri"/>
              </w:rPr>
            </w:pPr>
            <w:r w:rsidRPr="00E22984">
              <w:rPr>
                <w:rFonts w:eastAsia="Calibri"/>
              </w:rPr>
              <w:t>ERR:24</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4353A74F" w14:textId="77777777">
            <w:pPr>
              <w:pStyle w:val="ListParagraph"/>
              <w:spacing w:after="0" w:line="240" w:lineRule="auto"/>
              <w:ind w:left="0"/>
              <w:rPr>
                <w:rFonts w:eastAsia="Calibri"/>
              </w:rPr>
            </w:pPr>
            <w:r>
              <w:rPr>
                <w:rFonts w:eastAsia="Calibri"/>
              </w:rPr>
              <w:t>Chứng</w:t>
            </w:r>
            <w:r>
              <w:rPr>
                <w:rFonts w:eastAsia="Calibri"/>
              </w:rPr>
              <w:t xml:space="preserve"> </w:t>
            </w:r>
            <w:r>
              <w:rPr>
                <w:rFonts w:eastAsia="Calibri"/>
              </w:rPr>
              <w:t>thư</w:t>
            </w:r>
            <w:r>
              <w:rPr>
                <w:rFonts w:eastAsia="Calibri"/>
              </w:rPr>
              <w:t xml:space="preserve"> </w:t>
            </w:r>
            <w:r>
              <w:rPr>
                <w:rFonts w:eastAsia="Calibri"/>
              </w:rPr>
              <w:t>truyền</w:t>
            </w:r>
            <w:r>
              <w:rPr>
                <w:rFonts w:eastAsia="Calibri"/>
              </w:rPr>
              <w:t xml:space="preserve"> </w:t>
            </w:r>
            <w:r>
              <w:rPr>
                <w:rFonts w:eastAsia="Calibri"/>
              </w:rPr>
              <w:t>lên</w:t>
            </w:r>
            <w:r>
              <w:rPr>
                <w:rFonts w:eastAsia="Calibri"/>
              </w:rPr>
              <w:t xml:space="preserve"> </w:t>
            </w:r>
            <w:r>
              <w:rPr>
                <w:rFonts w:eastAsia="Calibri"/>
              </w:rPr>
              <w:t>không</w:t>
            </w:r>
            <w:r>
              <w:rPr>
                <w:rFonts w:eastAsia="Calibri"/>
              </w:rPr>
              <w:t xml:space="preserve"> </w:t>
            </w:r>
            <w:r>
              <w:rPr>
                <w:rFonts w:eastAsia="Calibri"/>
              </w:rPr>
              <w:t>đúng</w:t>
            </w:r>
            <w:r>
              <w:rPr>
                <w:rFonts w:eastAsia="Calibri"/>
              </w:rPr>
              <w:t xml:space="preserve"> </w:t>
            </w:r>
            <w:r>
              <w:rPr>
                <w:rFonts w:eastAsia="Calibri"/>
              </w:rPr>
              <w:t>với</w:t>
            </w:r>
            <w:r>
              <w:rPr>
                <w:rFonts w:eastAsia="Calibri"/>
              </w:rPr>
              <w:t xml:space="preserve"> </w:t>
            </w:r>
            <w:r>
              <w:rPr>
                <w:rFonts w:eastAsia="Calibri"/>
              </w:rPr>
              <w:t>chứng</w:t>
            </w:r>
            <w:r>
              <w:rPr>
                <w:rFonts w:eastAsia="Calibri"/>
              </w:rPr>
              <w:t xml:space="preserve"> </w:t>
            </w:r>
            <w:r>
              <w:rPr>
                <w:rFonts w:eastAsia="Calibri"/>
              </w:rPr>
              <w:t>thư</w:t>
            </w:r>
            <w:r>
              <w:rPr>
                <w:rFonts w:eastAsia="Calibri"/>
              </w:rPr>
              <w:t xml:space="preserve"> </w:t>
            </w:r>
            <w:r>
              <w:rPr>
                <w:rFonts w:eastAsia="Calibri"/>
              </w:rPr>
              <w:t>đăng</w:t>
            </w:r>
            <w:r>
              <w:rPr>
                <w:rFonts w:eastAsia="Calibri"/>
              </w:rPr>
              <w:t xml:space="preserve"> </w:t>
            </w:r>
            <w:r>
              <w:rPr>
                <w:rFonts w:eastAsia="Calibri"/>
              </w:rPr>
              <w:t>ký</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7B46693F" w14:textId="77777777">
            <w:pPr>
              <w:pStyle w:val="ListParagraph"/>
              <w:ind w:left="0"/>
              <w:jc w:val="both"/>
            </w:pPr>
          </w:p>
        </w:tc>
      </w:tr>
      <w:tr w14:paraId="2EEA2FEC"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E22984" w:rsidP="00616EC4" w14:paraId="63F3004A" w14:textId="77777777">
            <w:pPr>
              <w:autoSpaceDE w:val="0"/>
              <w:autoSpaceDN w:val="0"/>
              <w:adjustRightInd w:val="0"/>
              <w:rPr>
                <w:rFonts w:eastAsia="Calibri"/>
              </w:rPr>
            </w:pPr>
            <w:r w:rsidRPr="00E22984">
              <w:rPr>
                <w:rFonts w:eastAsia="Calibri"/>
              </w:rPr>
              <w:t>ERR:27</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7C5F0A45" w14:textId="77777777">
            <w:pPr>
              <w:pStyle w:val="ListParagraph"/>
              <w:spacing w:after="0" w:line="240" w:lineRule="auto"/>
              <w:ind w:left="0"/>
              <w:rPr>
                <w:rFonts w:eastAsia="Calibri"/>
              </w:rPr>
            </w:pPr>
            <w:r>
              <w:rPr>
                <w:rFonts w:eastAsia="Calibri"/>
              </w:rPr>
              <w:t>Chứng</w:t>
            </w:r>
            <w:r>
              <w:rPr>
                <w:rFonts w:eastAsia="Calibri"/>
              </w:rPr>
              <w:t xml:space="preserve"> </w:t>
            </w:r>
            <w:r>
              <w:rPr>
                <w:rFonts w:eastAsia="Calibri"/>
              </w:rPr>
              <w:t>thư</w:t>
            </w:r>
            <w:r>
              <w:rPr>
                <w:rFonts w:eastAsia="Calibri"/>
              </w:rPr>
              <w:t xml:space="preserve"> </w:t>
            </w:r>
            <w:r>
              <w:rPr>
                <w:rFonts w:eastAsia="Calibri"/>
              </w:rPr>
              <w:t>chưa</w:t>
            </w:r>
            <w:r>
              <w:rPr>
                <w:rFonts w:eastAsia="Calibri"/>
              </w:rPr>
              <w:t xml:space="preserve"> </w:t>
            </w:r>
            <w:r>
              <w:rPr>
                <w:rFonts w:eastAsia="Calibri"/>
              </w:rPr>
              <w:t>đến</w:t>
            </w:r>
            <w:r>
              <w:rPr>
                <w:rFonts w:eastAsia="Calibri"/>
              </w:rPr>
              <w:t xml:space="preserve"> </w:t>
            </w:r>
            <w:r>
              <w:rPr>
                <w:rFonts w:eastAsia="Calibri"/>
              </w:rPr>
              <w:t>thời</w:t>
            </w:r>
            <w:r>
              <w:rPr>
                <w:rFonts w:eastAsia="Calibri"/>
              </w:rPr>
              <w:t xml:space="preserve"> </w:t>
            </w:r>
            <w:r>
              <w:rPr>
                <w:rFonts w:eastAsia="Calibri"/>
              </w:rPr>
              <w:t>điểm</w:t>
            </w:r>
            <w:r>
              <w:rPr>
                <w:rFonts w:eastAsia="Calibri"/>
              </w:rPr>
              <w:t xml:space="preserve"> </w:t>
            </w:r>
            <w:r>
              <w:rPr>
                <w:rFonts w:eastAsia="Calibri"/>
              </w:rPr>
              <w:t>sử</w:t>
            </w:r>
            <w:r>
              <w:rPr>
                <w:rFonts w:eastAsia="Calibri"/>
              </w:rPr>
              <w:t xml:space="preserve"> </w:t>
            </w:r>
            <w:r>
              <w:rPr>
                <w:rFonts w:eastAsia="Calibri"/>
              </w:rPr>
              <w:t>dụng</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6519EEC7" w14:textId="77777777">
            <w:pPr>
              <w:pStyle w:val="ListParagraph"/>
              <w:ind w:left="0"/>
              <w:jc w:val="both"/>
            </w:pPr>
          </w:p>
        </w:tc>
      </w:tr>
      <w:tr w14:paraId="6A10A659"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E22984" w:rsidP="00616EC4" w14:paraId="693D2C3A" w14:textId="77777777">
            <w:pPr>
              <w:autoSpaceDE w:val="0"/>
              <w:autoSpaceDN w:val="0"/>
              <w:adjustRightInd w:val="0"/>
              <w:rPr>
                <w:rFonts w:eastAsia="Calibri"/>
              </w:rPr>
            </w:pPr>
            <w:r w:rsidRPr="00E22984">
              <w:rPr>
                <w:rFonts w:eastAsia="Calibri"/>
              </w:rPr>
              <w:t>ERR:26</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6AD68F73" w14:textId="77777777">
            <w:pPr>
              <w:pStyle w:val="ListParagraph"/>
              <w:spacing w:after="0" w:line="240" w:lineRule="auto"/>
              <w:ind w:left="0"/>
              <w:rPr>
                <w:rFonts w:eastAsia="Calibri"/>
              </w:rPr>
            </w:pPr>
            <w:r>
              <w:rPr>
                <w:rFonts w:eastAsia="Calibri"/>
              </w:rPr>
              <w:t>Chứng</w:t>
            </w:r>
            <w:r>
              <w:rPr>
                <w:rFonts w:eastAsia="Calibri"/>
              </w:rPr>
              <w:t xml:space="preserve"> </w:t>
            </w:r>
            <w:r>
              <w:rPr>
                <w:rFonts w:eastAsia="Calibri"/>
              </w:rPr>
              <w:t>thư</w:t>
            </w:r>
            <w:r>
              <w:rPr>
                <w:rFonts w:eastAsia="Calibri"/>
              </w:rPr>
              <w:t xml:space="preserve"> </w:t>
            </w:r>
            <w:r>
              <w:rPr>
                <w:rFonts w:eastAsia="Calibri"/>
              </w:rPr>
              <w:t>số</w:t>
            </w:r>
            <w:r>
              <w:rPr>
                <w:rFonts w:eastAsia="Calibri"/>
              </w:rPr>
              <w:t xml:space="preserve"> </w:t>
            </w:r>
            <w:r>
              <w:rPr>
                <w:rFonts w:eastAsia="Calibri"/>
              </w:rPr>
              <w:t>hết</w:t>
            </w:r>
            <w:r>
              <w:rPr>
                <w:rFonts w:eastAsia="Calibri"/>
              </w:rPr>
              <w:t xml:space="preserve"> </w:t>
            </w:r>
            <w:r>
              <w:rPr>
                <w:rFonts w:eastAsia="Calibri"/>
              </w:rPr>
              <w:t>hạn</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444A1B93" w14:textId="77777777">
            <w:pPr>
              <w:pStyle w:val="ListParagraph"/>
              <w:ind w:left="0"/>
              <w:jc w:val="both"/>
            </w:pPr>
          </w:p>
        </w:tc>
      </w:tr>
      <w:tr w14:paraId="7AAE169B"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E22984" w:rsidP="00616EC4" w14:paraId="1BCA9D45" w14:textId="77777777">
            <w:pPr>
              <w:autoSpaceDE w:val="0"/>
              <w:autoSpaceDN w:val="0"/>
              <w:adjustRightInd w:val="0"/>
              <w:rPr>
                <w:rFonts w:eastAsia="Calibri"/>
              </w:rPr>
            </w:pPr>
            <w:r w:rsidRPr="00E22984">
              <w:rPr>
                <w:rFonts w:eastAsia="Calibri"/>
              </w:rPr>
              <w:t>ERR:3</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470019FC" w14:textId="77777777">
            <w:pPr>
              <w:pStyle w:val="ListParagraph"/>
              <w:spacing w:after="0" w:line="240" w:lineRule="auto"/>
              <w:ind w:left="0"/>
              <w:rPr>
                <w:rFonts w:eastAsia="Calibri"/>
              </w:rPr>
            </w:pPr>
            <w:r w:rsidRPr="009372AD">
              <w:rPr>
                <w:rFonts w:eastAsia="Calibri"/>
              </w:rPr>
              <w:t>Dữ</w:t>
            </w:r>
            <w:r w:rsidRPr="009372AD">
              <w:rPr>
                <w:rFonts w:eastAsia="Calibri"/>
              </w:rPr>
              <w:t xml:space="preserve"> </w:t>
            </w:r>
            <w:r w:rsidRPr="009372AD">
              <w:rPr>
                <w:rFonts w:eastAsia="Calibri"/>
              </w:rPr>
              <w:t>liệu</w:t>
            </w:r>
            <w:r w:rsidRPr="009372AD">
              <w:rPr>
                <w:rFonts w:eastAsia="Calibri"/>
              </w:rPr>
              <w:t xml:space="preserve"> xml </w:t>
            </w:r>
            <w:r w:rsidRPr="009372AD">
              <w:rPr>
                <w:rFonts w:eastAsia="Calibri"/>
              </w:rPr>
              <w:t>đầu</w:t>
            </w:r>
            <w:r w:rsidRPr="009372AD">
              <w:rPr>
                <w:rFonts w:eastAsia="Calibri"/>
              </w:rPr>
              <w:t xml:space="preserve"> </w:t>
            </w:r>
            <w:r w:rsidRPr="009372AD">
              <w:rPr>
                <w:rFonts w:eastAsia="Calibri"/>
              </w:rPr>
              <w:t>vào</w:t>
            </w:r>
            <w:r w:rsidRPr="009372AD">
              <w:rPr>
                <w:rFonts w:eastAsia="Calibri"/>
              </w:rPr>
              <w:t xml:space="preserve"> </w:t>
            </w:r>
            <w:r w:rsidRPr="009372AD">
              <w:rPr>
                <w:rFonts w:eastAsia="Calibri"/>
              </w:rPr>
              <w:t>không</w:t>
            </w:r>
            <w:r w:rsidRPr="009372AD">
              <w:rPr>
                <w:rFonts w:eastAsia="Calibri"/>
              </w:rPr>
              <w:t xml:space="preserve"> </w:t>
            </w:r>
            <w:r w:rsidRPr="009372AD">
              <w:rPr>
                <w:rFonts w:eastAsia="Calibri"/>
              </w:rPr>
              <w:t>đúng</w:t>
            </w:r>
            <w:r w:rsidRPr="009372AD">
              <w:rPr>
                <w:rFonts w:eastAsia="Calibri"/>
              </w:rPr>
              <w:t xml:space="preserve"> </w:t>
            </w:r>
            <w:r w:rsidRPr="009372AD">
              <w:rPr>
                <w:rFonts w:eastAsia="Calibri"/>
              </w:rPr>
              <w:t>quy</w:t>
            </w:r>
            <w:r w:rsidRPr="009372AD">
              <w:rPr>
                <w:rFonts w:eastAsia="Calibri"/>
              </w:rPr>
              <w:t xml:space="preserve"> </w:t>
            </w:r>
            <w:r w:rsidRPr="009372AD">
              <w:rPr>
                <w:rFonts w:eastAsia="Calibri"/>
              </w:rPr>
              <w:t>định</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69F1C20B" w14:textId="77777777">
            <w:pPr>
              <w:pStyle w:val="ListParagraph"/>
              <w:ind w:left="0"/>
              <w:jc w:val="both"/>
            </w:pPr>
          </w:p>
        </w:tc>
      </w:tr>
      <w:tr w14:paraId="4B7241E2"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E22984" w:rsidP="00616EC4" w14:paraId="03A626C2" w14:textId="77777777">
            <w:pPr>
              <w:autoSpaceDE w:val="0"/>
              <w:autoSpaceDN w:val="0"/>
              <w:adjustRightInd w:val="0"/>
              <w:rPr>
                <w:rFonts w:eastAsia="Calibri"/>
              </w:rPr>
            </w:pPr>
            <w:r>
              <w:rPr>
                <w:rFonts w:eastAsia="Calibri"/>
              </w:rPr>
              <w:t>OK:mtd</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18298A11" w14:textId="77777777">
            <w:pPr>
              <w:pStyle w:val="ListParagraph"/>
              <w:spacing w:after="0" w:line="240" w:lineRule="auto"/>
              <w:ind w:left="0"/>
              <w:rPr>
                <w:rFonts w:eastAsia="Calibri"/>
              </w:rPr>
            </w:pPr>
            <w:r>
              <w:t xml:space="preserve">Trường </w:t>
            </w:r>
            <w:r>
              <w:t>hợp</w:t>
            </w:r>
            <w:r>
              <w:t xml:space="preserve"> </w:t>
            </w:r>
            <w:r>
              <w:t>ký</w:t>
            </w:r>
            <w:r>
              <w:t xml:space="preserve"> </w:t>
            </w:r>
            <w:r>
              <w:t>số</w:t>
            </w:r>
            <w:r>
              <w:t xml:space="preserve"> HSM: </w:t>
            </w:r>
            <w:r>
              <w:t>cập</w:t>
            </w:r>
            <w:r>
              <w:t xml:space="preserve"> </w:t>
            </w:r>
            <w:r>
              <w:t>nhật</w:t>
            </w:r>
            <w:r>
              <w:t xml:space="preserve"> </w:t>
            </w:r>
            <w:r>
              <w:t>trạng</w:t>
            </w:r>
            <w:r>
              <w:t xml:space="preserve"> </w:t>
            </w:r>
            <w:r>
              <w:t>thái</w:t>
            </w:r>
            <w:r>
              <w:t xml:space="preserve"> </w:t>
            </w:r>
            <w:r>
              <w:t>thành</w:t>
            </w:r>
            <w:r>
              <w:t xml:space="preserve"> </w:t>
            </w:r>
            <w:r>
              <w:t>công</w:t>
            </w:r>
            <w:r>
              <w:t xml:space="preserve">, </w:t>
            </w:r>
            <w:r>
              <w:t>tự</w:t>
            </w:r>
            <w:r>
              <w:t xml:space="preserve"> </w:t>
            </w:r>
            <w:r>
              <w:t>động</w:t>
            </w:r>
            <w:r>
              <w:t xml:space="preserve"> </w:t>
            </w:r>
            <w:r>
              <w:t>gửi</w:t>
            </w:r>
            <w:r>
              <w:t xml:space="preserve"> </w:t>
            </w:r>
            <w:r>
              <w:t>mẫu</w:t>
            </w:r>
            <w:r>
              <w:t xml:space="preserve"> 04, </w:t>
            </w:r>
            <w:r>
              <w:t>kêt</w:t>
            </w:r>
            <w:r>
              <w:t xml:space="preserve"> </w:t>
            </w:r>
            <w:r>
              <w:t>quả</w:t>
            </w:r>
            <w:r>
              <w:t xml:space="preserve"> </w:t>
            </w:r>
            <w:r>
              <w:t>trả</w:t>
            </w:r>
            <w:r>
              <w:t xml:space="preserve"> </w:t>
            </w:r>
            <w:r>
              <w:t>về</w:t>
            </w:r>
            <w:r>
              <w:t xml:space="preserve"> </w:t>
            </w:r>
            <w:r>
              <w:t>mã</w:t>
            </w:r>
            <w:r>
              <w:t xml:space="preserve"> </w:t>
            </w:r>
            <w:r>
              <w:t>thông</w:t>
            </w:r>
            <w:r>
              <w:t xml:space="preserve"> </w:t>
            </w:r>
            <w:r>
              <w:t>điệp</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0CA25A63" w14:textId="77777777">
            <w:pPr>
              <w:pStyle w:val="ListParagraph"/>
              <w:ind w:left="0"/>
              <w:jc w:val="both"/>
            </w:pPr>
          </w:p>
        </w:tc>
      </w:tr>
      <w:tr w14:paraId="272C868F"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E22984" w:rsidP="00616EC4" w14:paraId="79566499" w14:textId="77777777">
            <w:pPr>
              <w:autoSpaceDE w:val="0"/>
              <w:autoSpaceDN w:val="0"/>
              <w:adjustRightInd w:val="0"/>
              <w:rPr>
                <w:rFonts w:eastAsia="Calibri"/>
              </w:rPr>
            </w:pPr>
            <w:r>
              <w:rPr>
                <w:rFonts w:eastAsia="Calibri"/>
              </w:rPr>
              <w:t>OK:xml</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025E3833" w14:textId="77777777">
            <w:pPr>
              <w:pStyle w:val="ListParagraph"/>
              <w:spacing w:after="0" w:line="240" w:lineRule="auto"/>
              <w:ind w:left="0"/>
            </w:pPr>
            <w:r>
              <w:t xml:space="preserve">Trường </w:t>
            </w:r>
            <w:r>
              <w:t>hợp</w:t>
            </w:r>
            <w:r>
              <w:t xml:space="preserve"> </w:t>
            </w:r>
            <w:r>
              <w:t>ký</w:t>
            </w:r>
            <w:r>
              <w:t xml:space="preserve"> </w:t>
            </w:r>
            <w:r>
              <w:t>số</w:t>
            </w:r>
            <w:r>
              <w:t xml:space="preserve"> token: </w:t>
            </w:r>
            <w:r>
              <w:t>cập</w:t>
            </w:r>
            <w:r>
              <w:t xml:space="preserve"> </w:t>
            </w:r>
            <w:r>
              <w:t>nhật</w:t>
            </w:r>
            <w:r>
              <w:t xml:space="preserve"> </w:t>
            </w:r>
            <w:r>
              <w:t>trạng</w:t>
            </w:r>
            <w:r>
              <w:t xml:space="preserve"> </w:t>
            </w:r>
            <w:r>
              <w:t>thái</w:t>
            </w:r>
            <w:r>
              <w:t xml:space="preserve"> </w:t>
            </w:r>
            <w:r>
              <w:t>thành</w:t>
            </w:r>
            <w:r>
              <w:t xml:space="preserve"> </w:t>
            </w:r>
            <w:r>
              <w:t>công</w:t>
            </w:r>
            <w:r>
              <w:t xml:space="preserve">, </w:t>
            </w:r>
            <w:r>
              <w:t>kết</w:t>
            </w:r>
            <w:r>
              <w:t xml:space="preserve"> </w:t>
            </w:r>
            <w:r>
              <w:t>quả</w:t>
            </w:r>
            <w:r>
              <w:t xml:space="preserve"> </w:t>
            </w:r>
            <w:r>
              <w:t>trả</w:t>
            </w:r>
            <w:r>
              <w:t xml:space="preserve"> </w:t>
            </w:r>
            <w:r>
              <w:t>về</w:t>
            </w:r>
            <w:r>
              <w:t xml:space="preserve"> Xml </w:t>
            </w:r>
            <w:r>
              <w:t>để</w:t>
            </w:r>
            <w:r>
              <w:t xml:space="preserve"> </w:t>
            </w:r>
            <w:r>
              <w:t>thực</w:t>
            </w:r>
            <w:r>
              <w:t xml:space="preserve"> </w:t>
            </w:r>
            <w:r>
              <w:t>hiện</w:t>
            </w:r>
            <w:r>
              <w:t xml:space="preserve"> </w:t>
            </w:r>
            <w:r>
              <w:t>thao</w:t>
            </w:r>
            <w:r>
              <w:t xml:space="preserve"> </w:t>
            </w:r>
            <w:r>
              <w:t>tác</w:t>
            </w:r>
            <w:r>
              <w:t xml:space="preserve"> </w:t>
            </w:r>
            <w:r>
              <w:t>gọi</w:t>
            </w:r>
            <w:r>
              <w:t xml:space="preserve"> webservice </w:t>
            </w:r>
            <w:r>
              <w:t>gửi</w:t>
            </w:r>
            <w:r>
              <w:t xml:space="preserve"> </w:t>
            </w:r>
            <w:r>
              <w:t>thông</w:t>
            </w:r>
            <w:r>
              <w:t xml:space="preserve"> </w:t>
            </w:r>
            <w:r>
              <w:t>điệp</w:t>
            </w:r>
            <w:r>
              <w:t xml:space="preserve"> </w:t>
            </w:r>
            <w:r>
              <w:t>sai</w:t>
            </w:r>
            <w:r>
              <w:t xml:space="preserve"> </w:t>
            </w:r>
            <w:r>
              <w:t>sót</w:t>
            </w:r>
            <w:r>
              <w:t xml:space="preserve"> </w:t>
            </w:r>
            <w:r>
              <w:t>bằng</w:t>
            </w:r>
            <w:r>
              <w:t xml:space="preserve"> token</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739E9E51" w14:textId="77777777">
            <w:pPr>
              <w:pStyle w:val="ListParagraph"/>
              <w:ind w:left="0"/>
              <w:jc w:val="both"/>
            </w:pPr>
          </w:p>
        </w:tc>
      </w:tr>
    </w:tbl>
    <w:p w:rsidR="009D1437" w:rsidRPr="00B73A2A" w:rsidP="009D1437" w14:paraId="7232F38A" w14:textId="77777777">
      <w:pPr>
        <w:rPr>
          <w:lang w:eastAsia="x-none"/>
        </w:rPr>
      </w:pPr>
    </w:p>
    <w:p w:rsidR="009D1437" w:rsidP="00C35F19" w14:paraId="27B5DBF0" w14:textId="77777777">
      <w:pPr>
        <w:pStyle w:val="Heading3"/>
      </w:pPr>
      <w:bookmarkStart w:id="20" w:name="_Toc106724519"/>
      <w:r>
        <w:t>Lấy</w:t>
      </w:r>
      <w:r>
        <w:t xml:space="preserve"> </w:t>
      </w:r>
      <w:r>
        <w:t>danh</w:t>
      </w:r>
      <w:r>
        <w:t xml:space="preserve"> </w:t>
      </w:r>
      <w:r>
        <w:t>sách</w:t>
      </w:r>
      <w:r>
        <w:t xml:space="preserve"> </w:t>
      </w:r>
      <w:r>
        <w:t>lịch</w:t>
      </w:r>
      <w:r>
        <w:t xml:space="preserve"> </w:t>
      </w:r>
      <w:r>
        <w:t>sử</w:t>
      </w:r>
      <w:r>
        <w:t xml:space="preserve"> </w:t>
      </w:r>
      <w:r>
        <w:t>truyền</w:t>
      </w:r>
      <w:r>
        <w:t xml:space="preserve"> </w:t>
      </w:r>
      <w:r>
        <w:t>nhận</w:t>
      </w:r>
      <w:r>
        <w:t xml:space="preserve"> CQT </w:t>
      </w:r>
      <w:r>
        <w:t>theo</w:t>
      </w:r>
      <w:r>
        <w:t xml:space="preserve"> </w:t>
      </w:r>
      <w:r>
        <w:t>tham</w:t>
      </w:r>
      <w:r>
        <w:t xml:space="preserve"> </w:t>
      </w:r>
      <w:r>
        <w:t>số</w:t>
      </w:r>
      <w:r>
        <w:t xml:space="preserve"> </w:t>
      </w:r>
      <w:r>
        <w:t>truyền</w:t>
      </w:r>
      <w:r>
        <w:t xml:space="preserve"> </w:t>
      </w:r>
      <w:r>
        <w:t>vào</w:t>
      </w:r>
      <w:r>
        <w:t xml:space="preserve"> và </w:t>
      </w:r>
      <w:r>
        <w:t>phân</w:t>
      </w:r>
      <w:r>
        <w:t xml:space="preserve"> </w:t>
      </w:r>
      <w:r>
        <w:t>trang</w:t>
      </w:r>
      <w:bookmarkEnd w:id="20"/>
    </w:p>
    <w:p w:rsidR="009D1437" w:rsidRPr="00593BE8" w:rsidP="009D1437" w14:paraId="06C341C2" w14:textId="77777777">
      <w:pPr>
        <w:pStyle w:val="N"/>
      </w:pPr>
      <w:r w:rsidRPr="00593BE8">
        <w:t>URL</w:t>
      </w:r>
    </w:p>
    <w:p w:rsidR="009D1437" w:rsidP="009D1437" w14:paraId="0BBE7277" w14:textId="77777777">
      <w:pPr>
        <w:pStyle w:val="N"/>
      </w:pPr>
      <w:r>
        <w:tab/>
      </w:r>
      <w:r w:rsidRPr="00007702">
        <w:t xml:space="preserve"> </w:t>
      </w:r>
      <w:r>
        <w:t>s</w:t>
      </w:r>
      <w:r w:rsidRPr="00EB3AC8">
        <w:t xml:space="preserve">tring </w:t>
      </w:r>
      <w:r w:rsidRPr="008B2DC9">
        <w:rPr>
          <w:b/>
          <w:bCs/>
          <w:color w:val="000000"/>
        </w:rPr>
        <w:t xml:space="preserve">GetTransactionItems </w:t>
      </w:r>
      <w:r w:rsidRPr="00A0628B">
        <w:t>(</w:t>
      </w:r>
      <w:r w:rsidRPr="008B2DC9">
        <w:t xml:space="preserve">string </w:t>
      </w:r>
      <w:r w:rsidRPr="008B2DC9">
        <w:rPr>
          <w:b/>
        </w:rPr>
        <w:t>username</w:t>
      </w:r>
      <w:r w:rsidRPr="008B2DC9">
        <w:t xml:space="preserve">, string </w:t>
      </w:r>
      <w:r w:rsidRPr="008B2DC9">
        <w:rPr>
          <w:b/>
        </w:rPr>
        <w:t>password</w:t>
      </w:r>
      <w:r w:rsidRPr="008B2DC9">
        <w:t xml:space="preserve">, int </w:t>
      </w:r>
      <w:r w:rsidRPr="008B2DC9">
        <w:rPr>
          <w:b/>
        </w:rPr>
        <w:t>status</w:t>
      </w:r>
      <w:r w:rsidRPr="008B2DC9">
        <w:t xml:space="preserve">, string </w:t>
      </w:r>
      <w:r w:rsidRPr="008B2DC9">
        <w:rPr>
          <w:b/>
        </w:rPr>
        <w:t>mtdiep</w:t>
      </w:r>
      <w:r w:rsidRPr="008B2DC9">
        <w:t xml:space="preserve">, string </w:t>
      </w:r>
      <w:r w:rsidRPr="008B2DC9">
        <w:rPr>
          <w:b/>
        </w:rPr>
        <w:t>message</w:t>
      </w:r>
      <w:r w:rsidRPr="008B2DC9">
        <w:t xml:space="preserve">, string </w:t>
      </w:r>
      <w:r w:rsidRPr="008B2DC9">
        <w:rPr>
          <w:b/>
        </w:rPr>
        <w:t>fromDate</w:t>
      </w:r>
      <w:r w:rsidRPr="008B2DC9">
        <w:t xml:space="preserve">, string </w:t>
      </w:r>
      <w:r w:rsidRPr="008B2DC9">
        <w:rPr>
          <w:b/>
        </w:rPr>
        <w:t>toDate</w:t>
      </w:r>
      <w:r w:rsidRPr="008B2DC9">
        <w:t xml:space="preserve">, string </w:t>
      </w:r>
      <w:r w:rsidRPr="008B2DC9">
        <w:rPr>
          <w:b/>
        </w:rPr>
        <w:t>mltdiep</w:t>
      </w:r>
      <w:r w:rsidRPr="008B2DC9">
        <w:t xml:space="preserve">, string </w:t>
      </w:r>
      <w:r w:rsidRPr="008B2DC9">
        <w:rPr>
          <w:b/>
        </w:rPr>
        <w:t>pattern</w:t>
      </w:r>
      <w:r w:rsidRPr="008B2DC9">
        <w:t xml:space="preserve">, string </w:t>
      </w:r>
      <w:r w:rsidRPr="008B2DC9">
        <w:rPr>
          <w:b/>
        </w:rPr>
        <w:t>serial</w:t>
      </w:r>
      <w:r w:rsidRPr="008B2DC9">
        <w:t xml:space="preserve">, decimal </w:t>
      </w:r>
      <w:r w:rsidRPr="008B2DC9">
        <w:rPr>
          <w:b/>
        </w:rPr>
        <w:t>invNo</w:t>
      </w:r>
      <w:r w:rsidRPr="008B2DC9">
        <w:t xml:space="preserve">, int </w:t>
      </w:r>
      <w:r w:rsidRPr="008B2DC9">
        <w:rPr>
          <w:b/>
        </w:rPr>
        <w:t>step</w:t>
      </w:r>
      <w:r w:rsidRPr="008B2DC9">
        <w:t xml:space="preserve">, int </w:t>
      </w:r>
      <w:r w:rsidRPr="008B2DC9">
        <w:rPr>
          <w:b/>
        </w:rPr>
        <w:t>pageIndex</w:t>
      </w:r>
      <w:r w:rsidRPr="008B2DC9">
        <w:t xml:space="preserve">, int </w:t>
      </w:r>
      <w:r w:rsidRPr="008B2DC9">
        <w:rPr>
          <w:b/>
        </w:rPr>
        <w:t>pageSize</w:t>
      </w:r>
      <w:r w:rsidRPr="00A0628B">
        <w:t>)</w:t>
      </w:r>
    </w:p>
    <w:p w:rsidR="009D1437" w:rsidRPr="00593BE8" w:rsidP="009D1437" w14:paraId="243A018B" w14:textId="77777777">
      <w:pPr>
        <w:pStyle w:val="N"/>
      </w:pPr>
      <w:r w:rsidRPr="00593BE8">
        <w:t>DESCRIPTION</w:t>
      </w:r>
    </w:p>
    <w:p w:rsidR="009D1437" w:rsidRPr="007C1EEB" w:rsidP="009D1437" w14:paraId="605A01D1" w14:textId="77777777">
      <w:pPr>
        <w:pStyle w:val="N"/>
      </w:pPr>
      <w:r>
        <w:tab/>
      </w:r>
      <w:r>
        <w:tab/>
        <w:t>Đây là web service lấy danh sách lịch sử truyền nhận lên CQT theo tham số tìm kiếm và phân trang</w:t>
      </w:r>
    </w:p>
    <w:p w:rsidR="009D1437" w:rsidRPr="00007702" w:rsidP="009D1437" w14:paraId="7804A456" w14:textId="77777777">
      <w:pPr>
        <w:pStyle w:val="N"/>
      </w:pPr>
      <w:r w:rsidRPr="00663B3E">
        <w:t>HTTP METHOD</w:t>
      </w:r>
    </w:p>
    <w:p w:rsidR="009D1437" w:rsidRPr="00007702" w:rsidP="009D1437" w14:paraId="65216948" w14:textId="77777777">
      <w:pPr>
        <w:pStyle w:val="N"/>
        <w:rPr>
          <w:b/>
        </w:rPr>
      </w:pPr>
      <w:r w:rsidRPr="00610AFD">
        <w:tab/>
      </w:r>
      <w:r w:rsidRPr="00610AFD">
        <w:tab/>
      </w:r>
      <w:r>
        <w:t>GET</w:t>
      </w:r>
    </w:p>
    <w:p w:rsidR="009D1437" w:rsidRPr="00610AFD" w:rsidP="009D1437" w14:paraId="4DD0DAAE" w14:textId="77777777">
      <w:pPr>
        <w:pStyle w:val="N"/>
      </w:pPr>
      <w:r w:rsidRPr="00610AFD">
        <w:t>REQUEST BODY</w:t>
      </w:r>
    </w:p>
    <w:p w:rsidR="009D1437" w:rsidRPr="00076E1C" w:rsidP="009D1437" w14:paraId="606211C9" w14:textId="7777777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w:t>
      </w:r>
      <w:r w:rsidRPr="009372AD">
        <w:rPr>
          <w:rFonts w:eastAsia="Calibri"/>
        </w:rPr>
        <w:t>khoản</w:t>
      </w:r>
      <w:r w:rsidRPr="009372AD">
        <w:rPr>
          <w:rFonts w:eastAsia="Calibri"/>
        </w:rPr>
        <w:t xml:space="preserve"> </w:t>
      </w:r>
      <w:r w:rsidRPr="009372AD">
        <w:rPr>
          <w:rFonts w:eastAsia="Calibri"/>
        </w:rPr>
        <w:t>được</w:t>
      </w:r>
      <w:r w:rsidRPr="009372AD">
        <w:rPr>
          <w:rFonts w:eastAsia="Calibri"/>
        </w:rPr>
        <w:t xml:space="preserve"> </w:t>
      </w:r>
      <w:r w:rsidRPr="009372AD">
        <w:rPr>
          <w:rFonts w:eastAsia="Calibri"/>
        </w:rPr>
        <w:t>cấp</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cho</w:t>
      </w:r>
      <w:r w:rsidRPr="009372AD">
        <w:rPr>
          <w:rFonts w:eastAsia="Calibri"/>
        </w:rPr>
        <w:t xml:space="preserve"> </w:t>
      </w:r>
      <w:r w:rsidRPr="009372AD">
        <w:rPr>
          <w:rFonts w:eastAsia="Calibri"/>
        </w:rPr>
        <w:t>khách</w:t>
      </w:r>
      <w:r w:rsidRPr="009372AD">
        <w:rPr>
          <w:rFonts w:eastAsia="Calibri"/>
        </w:rPr>
        <w:t xml:space="preserve"> </w:t>
      </w:r>
      <w:r w:rsidRPr="009372AD">
        <w:rPr>
          <w:rFonts w:eastAsia="Calibri"/>
        </w:rPr>
        <w:t>hàng</w:t>
      </w:r>
      <w:r w:rsidRPr="009372AD">
        <w:rPr>
          <w:rFonts w:eastAsia="Calibri"/>
        </w:rPr>
        <w:t xml:space="preserve"> </w:t>
      </w:r>
      <w:r w:rsidRPr="009372AD">
        <w:rPr>
          <w:rFonts w:eastAsia="Calibri"/>
        </w:rPr>
        <w:t>để</w:t>
      </w:r>
      <w:r w:rsidRPr="009372AD">
        <w:rPr>
          <w:rFonts w:eastAsia="Calibri"/>
        </w:rPr>
        <w:t xml:space="preserve"> </w:t>
      </w:r>
      <w:r w:rsidRPr="009372AD">
        <w:rPr>
          <w:rFonts w:eastAsia="Calibri"/>
        </w:rPr>
        <w:t>gọi</w:t>
      </w:r>
      <w:r w:rsidRPr="009372AD">
        <w:rPr>
          <w:rFonts w:eastAsia="Calibri"/>
        </w:rPr>
        <w:t xml:space="preserve"> </w:t>
      </w:r>
      <w:r>
        <w:rPr>
          <w:rFonts w:eastAsia="Calibri"/>
        </w:rPr>
        <w:t>đến</w:t>
      </w:r>
      <w:r>
        <w:rPr>
          <w:rFonts w:eastAsia="Calibri"/>
        </w:rPr>
        <w:t xml:space="preserve"> webservice (</w:t>
      </w:r>
      <w:r>
        <w:rPr>
          <w:rFonts w:eastAsia="Calibri"/>
        </w:rPr>
        <w:t>tài</w:t>
      </w:r>
      <w:r>
        <w:rPr>
          <w:rFonts w:eastAsia="Calibri"/>
        </w:rPr>
        <w:t xml:space="preserve"> </w:t>
      </w:r>
      <w:r>
        <w:rPr>
          <w:rFonts w:eastAsia="Calibri"/>
        </w:rPr>
        <w:t>khoản</w:t>
      </w:r>
      <w:r>
        <w:rPr>
          <w:rFonts w:eastAsia="Calibri"/>
        </w:rPr>
        <w:t xml:space="preserve"> </w:t>
      </w:r>
      <w:r>
        <w:rPr>
          <w:rFonts w:eastAsia="Calibri"/>
        </w:rPr>
        <w:t>có</w:t>
      </w:r>
      <w:r>
        <w:rPr>
          <w:rFonts w:eastAsia="Calibri"/>
        </w:rPr>
        <w:t xml:space="preserve"> </w:t>
      </w:r>
      <w:r>
        <w:rPr>
          <w:rFonts w:eastAsia="Calibri"/>
        </w:rPr>
        <w:t>quyền</w:t>
      </w:r>
      <w:r>
        <w:rPr>
          <w:rFonts w:eastAsia="Calibri"/>
        </w:rPr>
        <w:t xml:space="preserve"> </w:t>
      </w:r>
      <w:r>
        <w:rPr>
          <w:rFonts w:eastAsia="Calibri"/>
        </w:rPr>
        <w:t>ServiceRole</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r>
        <w:rPr>
          <w:rFonts w:eastAsia="Calibri"/>
        </w:rPr>
        <w:t>)</w:t>
      </w:r>
      <w:r w:rsidRPr="009372AD">
        <w:rPr>
          <w:rFonts w:eastAsia="Calibri"/>
        </w:rPr>
        <w:t>.</w:t>
      </w:r>
    </w:p>
    <w:p w:rsidR="009D1437" w:rsidRPr="009C3646" w:rsidP="009D1437" w14:paraId="2D513E49" w14:textId="77777777">
      <w:pPr>
        <w:pStyle w:val="ListParagraph"/>
        <w:numPr>
          <w:ilvl w:val="0"/>
          <w:numId w:val="2"/>
        </w:numPr>
        <w:spacing w:after="0" w:line="360" w:lineRule="auto"/>
        <w:ind w:left="1080"/>
        <w:jc w:val="both"/>
        <w:rPr>
          <w:rFonts w:eastAsia="Calibri"/>
          <w:b/>
        </w:rPr>
      </w:pPr>
      <w:r>
        <w:rPr>
          <w:b/>
        </w:rPr>
        <w:t>S</w:t>
      </w:r>
      <w:r w:rsidRPr="008B2DC9">
        <w:rPr>
          <w:b/>
        </w:rPr>
        <w:t>tatus</w:t>
      </w:r>
      <w:r>
        <w:rPr>
          <w:b/>
          <w:color w:val="000000"/>
        </w:rPr>
        <w:t xml:space="preserve">: </w:t>
      </w:r>
      <w:r>
        <w:rPr>
          <w:bCs/>
          <w:color w:val="000000"/>
        </w:rPr>
        <w:t>Trạng</w:t>
      </w:r>
      <w:r>
        <w:rPr>
          <w:bCs/>
          <w:color w:val="000000"/>
        </w:rPr>
        <w:t xml:space="preserve"> </w:t>
      </w:r>
      <w:r>
        <w:rPr>
          <w:bCs/>
          <w:color w:val="000000"/>
        </w:rPr>
        <w:t>thái</w:t>
      </w:r>
      <w:r>
        <w:rPr>
          <w:bCs/>
          <w:color w:val="000000"/>
        </w:rPr>
        <w:t xml:space="preserve"> </w:t>
      </w:r>
      <w:r>
        <w:t>(</w:t>
      </w:r>
      <w:r>
        <w:t>giá</w:t>
      </w:r>
      <w:r>
        <w:t xml:space="preserve"> </w:t>
      </w:r>
      <w:r>
        <w:t>trị</w:t>
      </w:r>
      <w:r>
        <w:t xml:space="preserve"> -1 </w:t>
      </w:r>
      <w:r>
        <w:t>sẽ</w:t>
      </w:r>
      <w:r>
        <w:t xml:space="preserve"> </w:t>
      </w:r>
      <w:r>
        <w:t>là</w:t>
      </w:r>
      <w:r>
        <w:t xml:space="preserve"> </w:t>
      </w:r>
      <w:r>
        <w:t>lấy</w:t>
      </w:r>
      <w:r>
        <w:t xml:space="preserve"> </w:t>
      </w:r>
      <w:r>
        <w:t>tất</w:t>
      </w:r>
      <w:r>
        <w:t xml:space="preserve"> </w:t>
      </w:r>
      <w:r>
        <w:t>cả</w:t>
      </w:r>
      <w:r>
        <w:t>)</w:t>
      </w:r>
    </w:p>
    <w:p w:rsidR="009D1437" w:rsidRPr="005254B5" w:rsidP="009D1437" w14:paraId="20CF5070" w14:textId="77777777">
      <w:pPr>
        <w:pStyle w:val="ListParagraph"/>
        <w:numPr>
          <w:ilvl w:val="0"/>
          <w:numId w:val="2"/>
        </w:numPr>
        <w:spacing w:after="0" w:line="360" w:lineRule="auto"/>
        <w:ind w:left="1080"/>
        <w:jc w:val="both"/>
        <w:rPr>
          <w:rFonts w:eastAsia="Calibri"/>
          <w:b/>
        </w:rPr>
      </w:pPr>
      <w:r>
        <w:rPr>
          <w:b/>
        </w:rPr>
        <w:t>M</w:t>
      </w:r>
      <w:r w:rsidRPr="008B2DC9">
        <w:rPr>
          <w:b/>
        </w:rPr>
        <w:t>tdiep</w:t>
      </w:r>
      <w:r>
        <w:rPr>
          <w:b/>
        </w:rPr>
        <w:t xml:space="preserve">: </w:t>
      </w:r>
      <w:r>
        <w:t>Mã</w:t>
      </w:r>
      <w:r>
        <w:t xml:space="preserve"> </w:t>
      </w:r>
      <w:r>
        <w:t>thông</w:t>
      </w:r>
      <w:r>
        <w:t xml:space="preserve"> </w:t>
      </w:r>
      <w:r>
        <w:t>điệp</w:t>
      </w:r>
    </w:p>
    <w:p w:rsidR="009D1437" w:rsidRPr="005254B5" w:rsidP="009D1437" w14:paraId="4C4D8AF7" w14:textId="77777777">
      <w:pPr>
        <w:pStyle w:val="ListParagraph"/>
        <w:numPr>
          <w:ilvl w:val="0"/>
          <w:numId w:val="2"/>
        </w:numPr>
        <w:spacing w:after="0" w:line="360" w:lineRule="auto"/>
        <w:ind w:left="1080"/>
        <w:jc w:val="both"/>
        <w:rPr>
          <w:rFonts w:eastAsia="Calibri"/>
          <w:b/>
        </w:rPr>
      </w:pPr>
      <w:r w:rsidRPr="008B2DC9">
        <w:rPr>
          <w:b/>
        </w:rPr>
        <w:t>Message</w:t>
      </w:r>
      <w:r>
        <w:rPr>
          <w:b/>
        </w:rPr>
        <w:t xml:space="preserve">: </w:t>
      </w:r>
      <w:r>
        <w:t>Nội</w:t>
      </w:r>
      <w:r>
        <w:t xml:space="preserve"> dung </w:t>
      </w:r>
      <w:r>
        <w:t>thông</w:t>
      </w:r>
      <w:r>
        <w:t xml:space="preserve"> </w:t>
      </w:r>
      <w:r>
        <w:t>điệp</w:t>
      </w:r>
      <w:r>
        <w:t xml:space="preserve"> </w:t>
      </w:r>
      <w:r>
        <w:t>truyền</w:t>
      </w:r>
      <w:r>
        <w:t xml:space="preserve"> </w:t>
      </w:r>
      <w:r>
        <w:t>về</w:t>
      </w:r>
    </w:p>
    <w:p w:rsidR="009D1437" w:rsidRPr="005254B5" w:rsidP="009D1437" w14:paraId="55D8FAFF" w14:textId="77777777">
      <w:pPr>
        <w:pStyle w:val="ListParagraph"/>
        <w:numPr>
          <w:ilvl w:val="0"/>
          <w:numId w:val="2"/>
        </w:numPr>
        <w:spacing w:after="0" w:line="360" w:lineRule="auto"/>
        <w:ind w:left="1080"/>
        <w:jc w:val="both"/>
        <w:rPr>
          <w:rFonts w:eastAsia="Calibri"/>
          <w:b/>
        </w:rPr>
      </w:pPr>
      <w:r>
        <w:rPr>
          <w:b/>
        </w:rPr>
        <w:t>F</w:t>
      </w:r>
      <w:r w:rsidRPr="008B2DC9">
        <w:rPr>
          <w:b/>
        </w:rPr>
        <w:t>romDate</w:t>
      </w:r>
      <w:r>
        <w:rPr>
          <w:b/>
        </w:rPr>
        <w:t xml:space="preserve">: </w:t>
      </w:r>
      <w:r>
        <w:t>Ngày</w:t>
      </w:r>
      <w:r>
        <w:t xml:space="preserve"> </w:t>
      </w:r>
      <w:r>
        <w:t>bắt</w:t>
      </w:r>
      <w:r>
        <w:t xml:space="preserve"> </w:t>
      </w:r>
      <w:r>
        <w:t>đầu</w:t>
      </w:r>
      <w:r>
        <w:t xml:space="preserve"> (dd/MM/</w:t>
      </w:r>
      <w:r>
        <w:t>yyyy</w:t>
      </w:r>
      <w:r>
        <w:t>)</w:t>
      </w:r>
    </w:p>
    <w:p w:rsidR="009D1437" w:rsidRPr="00C302E3" w:rsidP="009D1437" w14:paraId="0021FD9B" w14:textId="77777777">
      <w:pPr>
        <w:pStyle w:val="ListParagraph"/>
        <w:numPr>
          <w:ilvl w:val="0"/>
          <w:numId w:val="2"/>
        </w:numPr>
        <w:spacing w:after="0" w:line="360" w:lineRule="auto"/>
        <w:ind w:left="1080"/>
        <w:jc w:val="both"/>
        <w:rPr>
          <w:rFonts w:eastAsia="Calibri"/>
          <w:b/>
        </w:rPr>
      </w:pPr>
      <w:r>
        <w:rPr>
          <w:b/>
        </w:rPr>
        <w:t>T</w:t>
      </w:r>
      <w:r w:rsidRPr="008B2DC9">
        <w:rPr>
          <w:b/>
        </w:rPr>
        <w:t>oDate</w:t>
      </w:r>
      <w:r>
        <w:rPr>
          <w:b/>
        </w:rPr>
        <w:t xml:space="preserve">: </w:t>
      </w:r>
      <w:r>
        <w:t>Ngày</w:t>
      </w:r>
      <w:r>
        <w:t xml:space="preserve"> </w:t>
      </w:r>
      <w:r>
        <w:t>kết</w:t>
      </w:r>
      <w:r>
        <w:t xml:space="preserve"> </w:t>
      </w:r>
      <w:r>
        <w:t>thúc</w:t>
      </w:r>
      <w:r>
        <w:t xml:space="preserve"> (dd/MM/</w:t>
      </w:r>
      <w:r>
        <w:t>yyyy</w:t>
      </w:r>
      <w:r>
        <w:t>)</w:t>
      </w:r>
    </w:p>
    <w:p w:rsidR="009D1437" w:rsidRPr="00C302E3" w:rsidP="009D1437" w14:paraId="330AC52D" w14:textId="77777777">
      <w:pPr>
        <w:pStyle w:val="ListParagraph"/>
        <w:numPr>
          <w:ilvl w:val="0"/>
          <w:numId w:val="2"/>
        </w:numPr>
        <w:spacing w:after="0" w:line="360" w:lineRule="auto"/>
        <w:ind w:left="1080"/>
        <w:jc w:val="both"/>
        <w:rPr>
          <w:rFonts w:eastAsia="Calibri"/>
          <w:b/>
        </w:rPr>
      </w:pPr>
      <w:r>
        <w:rPr>
          <w:b/>
        </w:rPr>
        <w:t>M</w:t>
      </w:r>
      <w:r w:rsidRPr="008B2DC9">
        <w:rPr>
          <w:b/>
        </w:rPr>
        <w:t>ltdiep</w:t>
      </w:r>
      <w:r>
        <w:rPr>
          <w:b/>
        </w:rPr>
        <w:t xml:space="preserve">: </w:t>
      </w:r>
      <w:r>
        <w:t>Mã</w:t>
      </w:r>
      <w:r>
        <w:t xml:space="preserve"> </w:t>
      </w:r>
      <w:r>
        <w:t>loại</w:t>
      </w:r>
      <w:r>
        <w:t xml:space="preserve"> </w:t>
      </w:r>
      <w:r>
        <w:t>thông</w:t>
      </w:r>
      <w:r>
        <w:t xml:space="preserve"> </w:t>
      </w:r>
      <w:r>
        <w:t>điệp</w:t>
      </w:r>
      <w:r>
        <w:t xml:space="preserve"> (</w:t>
      </w:r>
      <w:r>
        <w:t>để</w:t>
      </w:r>
      <w:r>
        <w:t xml:space="preserve"> </w:t>
      </w:r>
      <w:r>
        <w:t>trống</w:t>
      </w:r>
      <w:r>
        <w:t xml:space="preserve"> </w:t>
      </w:r>
      <w:r>
        <w:t>sẽ</w:t>
      </w:r>
      <w:r>
        <w:t xml:space="preserve"> </w:t>
      </w:r>
      <w:r>
        <w:t>lấy</w:t>
      </w:r>
      <w:r>
        <w:t xml:space="preserve"> </w:t>
      </w:r>
      <w:r>
        <w:t>tất</w:t>
      </w:r>
      <w:r>
        <w:t xml:space="preserve"> </w:t>
      </w:r>
      <w:r>
        <w:t>cả</w:t>
      </w:r>
      <w:r>
        <w:t>)</w:t>
      </w:r>
    </w:p>
    <w:p w:rsidR="009D1437" w:rsidRPr="009C3646" w:rsidP="009D1437" w14:paraId="3F3B2D16" w14:textId="77777777">
      <w:pPr>
        <w:pStyle w:val="ListParagraph"/>
        <w:numPr>
          <w:ilvl w:val="0"/>
          <w:numId w:val="2"/>
        </w:numPr>
        <w:spacing w:after="0" w:line="360" w:lineRule="auto"/>
        <w:ind w:left="1080"/>
        <w:jc w:val="both"/>
        <w:rPr>
          <w:rFonts w:eastAsia="Calibri"/>
          <w:b/>
        </w:rPr>
      </w:pPr>
      <w:r w:rsidRPr="008B2DC9">
        <w:rPr>
          <w:b/>
        </w:rPr>
        <w:t>Pattern</w:t>
      </w:r>
      <w:r>
        <w:rPr>
          <w:b/>
        </w:rPr>
        <w:t xml:space="preserve">: </w:t>
      </w:r>
      <w:r>
        <w:t>Mẫu</w:t>
      </w:r>
      <w:r>
        <w:t xml:space="preserve"> </w:t>
      </w:r>
      <w:r>
        <w:t>số</w:t>
      </w:r>
      <w:r>
        <w:t xml:space="preserve"> </w:t>
      </w:r>
      <w:r>
        <w:t>hóa</w:t>
      </w:r>
      <w:r>
        <w:t xml:space="preserve"> </w:t>
      </w:r>
      <w:r>
        <w:t>đơn</w:t>
      </w:r>
    </w:p>
    <w:p w:rsidR="009D1437" w:rsidRPr="009C3646" w:rsidP="009D1437" w14:paraId="5C3D6FC5" w14:textId="77777777">
      <w:pPr>
        <w:pStyle w:val="ListParagraph"/>
        <w:numPr>
          <w:ilvl w:val="0"/>
          <w:numId w:val="2"/>
        </w:numPr>
        <w:spacing w:after="0" w:line="360" w:lineRule="auto"/>
        <w:ind w:left="1080"/>
        <w:jc w:val="both"/>
        <w:rPr>
          <w:rFonts w:eastAsia="Calibri"/>
          <w:b/>
        </w:rPr>
      </w:pPr>
      <w:r w:rsidRPr="008B2DC9">
        <w:rPr>
          <w:b/>
        </w:rPr>
        <w:t>Serial</w:t>
      </w:r>
      <w:r>
        <w:rPr>
          <w:b/>
        </w:rPr>
        <w:t xml:space="preserve">: </w:t>
      </w:r>
      <w:r>
        <w:t>Ký</w:t>
      </w:r>
      <w:r>
        <w:t xml:space="preserve"> </w:t>
      </w:r>
      <w:r>
        <w:t>hiệu</w:t>
      </w:r>
      <w:r>
        <w:t xml:space="preserve"> </w:t>
      </w:r>
      <w:r>
        <w:t>hóa</w:t>
      </w:r>
      <w:r>
        <w:t xml:space="preserve"> </w:t>
      </w:r>
      <w:r>
        <w:t>đơn</w:t>
      </w:r>
    </w:p>
    <w:p w:rsidR="009D1437" w:rsidRPr="009C3646" w:rsidP="009D1437" w14:paraId="3BF5BD0C" w14:textId="77777777">
      <w:pPr>
        <w:pStyle w:val="ListParagraph"/>
        <w:numPr>
          <w:ilvl w:val="0"/>
          <w:numId w:val="2"/>
        </w:numPr>
        <w:spacing w:after="0" w:line="360" w:lineRule="auto"/>
        <w:ind w:left="1080"/>
        <w:jc w:val="both"/>
        <w:rPr>
          <w:rFonts w:eastAsia="Calibri"/>
          <w:b/>
        </w:rPr>
      </w:pPr>
      <w:r>
        <w:rPr>
          <w:b/>
        </w:rPr>
        <w:t>I</w:t>
      </w:r>
      <w:r w:rsidRPr="008B2DC9">
        <w:rPr>
          <w:b/>
        </w:rPr>
        <w:t>nvNo</w:t>
      </w:r>
      <w:r>
        <w:rPr>
          <w:b/>
        </w:rPr>
        <w:t xml:space="preserve">: </w:t>
      </w:r>
      <w:r>
        <w:t>Số</w:t>
      </w:r>
      <w:r>
        <w:t xml:space="preserve"> </w:t>
      </w:r>
      <w:r>
        <w:t>hóa</w:t>
      </w:r>
      <w:r>
        <w:t xml:space="preserve"> </w:t>
      </w:r>
      <w:r>
        <w:t>đơn</w:t>
      </w:r>
      <w:r>
        <w:t xml:space="preserve"> (</w:t>
      </w:r>
      <w:r>
        <w:t>giá</w:t>
      </w:r>
      <w:r>
        <w:t xml:space="preserve"> </w:t>
      </w:r>
      <w:r>
        <w:t>trị</w:t>
      </w:r>
      <w:r>
        <w:t xml:space="preserve"> 0 </w:t>
      </w:r>
      <w:r>
        <w:t>sẽ</w:t>
      </w:r>
      <w:r>
        <w:t xml:space="preserve"> </w:t>
      </w:r>
      <w:r>
        <w:t>là</w:t>
      </w:r>
      <w:r>
        <w:t xml:space="preserve"> </w:t>
      </w:r>
      <w:r>
        <w:t>lấy</w:t>
      </w:r>
      <w:r>
        <w:t xml:space="preserve"> </w:t>
      </w:r>
      <w:r>
        <w:t>tất</w:t>
      </w:r>
      <w:r>
        <w:t xml:space="preserve"> </w:t>
      </w:r>
      <w:r>
        <w:t>cả</w:t>
      </w:r>
      <w:r>
        <w:t>)</w:t>
      </w:r>
    </w:p>
    <w:p w:rsidR="009D1437" w:rsidRPr="009C3646" w:rsidP="009D1437" w14:paraId="5D623F16" w14:textId="77777777">
      <w:pPr>
        <w:pStyle w:val="ListParagraph"/>
        <w:numPr>
          <w:ilvl w:val="0"/>
          <w:numId w:val="2"/>
        </w:numPr>
        <w:spacing w:after="0" w:line="360" w:lineRule="auto"/>
        <w:ind w:left="1080"/>
        <w:jc w:val="both"/>
        <w:rPr>
          <w:rFonts w:eastAsia="Calibri"/>
          <w:b/>
        </w:rPr>
      </w:pPr>
      <w:r>
        <w:rPr>
          <w:b/>
        </w:rPr>
        <w:t>S</w:t>
      </w:r>
      <w:r w:rsidRPr="008B2DC9">
        <w:rPr>
          <w:b/>
        </w:rPr>
        <w:t>tep</w:t>
      </w:r>
      <w:r>
        <w:rPr>
          <w:b/>
        </w:rPr>
        <w:t xml:space="preserve">: </w:t>
      </w:r>
      <w:r>
        <w:t xml:space="preserve">Step </w:t>
      </w:r>
      <w:r>
        <w:t>của</w:t>
      </w:r>
      <w:r>
        <w:t xml:space="preserve"> </w:t>
      </w:r>
      <w:r>
        <w:t>lịch</w:t>
      </w:r>
      <w:r>
        <w:t xml:space="preserve"> </w:t>
      </w:r>
      <w:r>
        <w:t>sử</w:t>
      </w:r>
      <w:r>
        <w:t xml:space="preserve"> </w:t>
      </w:r>
      <w:r>
        <w:t>truyền</w:t>
      </w:r>
      <w:r>
        <w:t xml:space="preserve"> </w:t>
      </w:r>
      <w:r>
        <w:t>nhận</w:t>
      </w:r>
      <w:r>
        <w:t xml:space="preserve"> (</w:t>
      </w:r>
      <w:r>
        <w:t>giá</w:t>
      </w:r>
      <w:r>
        <w:t xml:space="preserve"> </w:t>
      </w:r>
      <w:r>
        <w:t>trị</w:t>
      </w:r>
      <w:r>
        <w:t xml:space="preserve"> -2 </w:t>
      </w:r>
      <w:r>
        <w:t>sẽ</w:t>
      </w:r>
      <w:r>
        <w:t xml:space="preserve"> </w:t>
      </w:r>
      <w:r>
        <w:t>là</w:t>
      </w:r>
      <w:r>
        <w:t xml:space="preserve"> </w:t>
      </w:r>
      <w:r>
        <w:t>lấy</w:t>
      </w:r>
      <w:r>
        <w:t xml:space="preserve"> </w:t>
      </w:r>
      <w:r>
        <w:t>tất</w:t>
      </w:r>
      <w:r>
        <w:t xml:space="preserve"> </w:t>
      </w:r>
      <w:r>
        <w:t>cả</w:t>
      </w:r>
      <w:r>
        <w:t>)</w:t>
      </w:r>
    </w:p>
    <w:p w:rsidR="009D1437" w:rsidRPr="009C3646" w:rsidP="009D1437" w14:paraId="1D1B2502" w14:textId="77777777">
      <w:pPr>
        <w:pStyle w:val="ListParagraph"/>
        <w:numPr>
          <w:ilvl w:val="0"/>
          <w:numId w:val="2"/>
        </w:numPr>
        <w:spacing w:after="0" w:line="360" w:lineRule="auto"/>
        <w:ind w:left="1080"/>
        <w:jc w:val="both"/>
        <w:rPr>
          <w:rFonts w:eastAsia="Calibri"/>
          <w:b/>
        </w:rPr>
      </w:pPr>
      <w:r>
        <w:rPr>
          <w:b/>
        </w:rPr>
        <w:t>P</w:t>
      </w:r>
      <w:r w:rsidRPr="008B2DC9">
        <w:rPr>
          <w:b/>
        </w:rPr>
        <w:t>ageIndex</w:t>
      </w:r>
      <w:r>
        <w:rPr>
          <w:b/>
        </w:rPr>
        <w:t xml:space="preserve">: </w:t>
      </w:r>
      <w:r>
        <w:t>Lấy</w:t>
      </w:r>
      <w:r>
        <w:t xml:space="preserve"> </w:t>
      </w:r>
      <w:r>
        <w:t>trang</w:t>
      </w:r>
      <w:r>
        <w:t xml:space="preserve"> </w:t>
      </w:r>
      <w:r>
        <w:t>hiện</w:t>
      </w:r>
      <w:r>
        <w:t xml:space="preserve"> </w:t>
      </w:r>
      <w:r>
        <w:t>tại</w:t>
      </w:r>
    </w:p>
    <w:p w:rsidR="009D1437" w:rsidRPr="00E009AD" w:rsidP="009D1437" w14:paraId="3567746D" w14:textId="77777777">
      <w:pPr>
        <w:pStyle w:val="ListParagraph"/>
        <w:numPr>
          <w:ilvl w:val="0"/>
          <w:numId w:val="2"/>
        </w:numPr>
        <w:spacing w:after="0" w:line="360" w:lineRule="auto"/>
        <w:ind w:left="1080"/>
        <w:jc w:val="both"/>
        <w:rPr>
          <w:rFonts w:eastAsia="Calibri"/>
          <w:b/>
        </w:rPr>
      </w:pPr>
      <w:r>
        <w:rPr>
          <w:b/>
        </w:rPr>
        <w:t>P</w:t>
      </w:r>
      <w:r w:rsidRPr="008B2DC9">
        <w:rPr>
          <w:b/>
        </w:rPr>
        <w:t>ageSize</w:t>
      </w:r>
      <w:r>
        <w:rPr>
          <w:b/>
        </w:rPr>
        <w:t xml:space="preserve">: </w:t>
      </w:r>
      <w:r>
        <w:t>Số</w:t>
      </w:r>
      <w:r>
        <w:t xml:space="preserve"> </w:t>
      </w:r>
      <w:r>
        <w:t>bản</w:t>
      </w:r>
      <w:r>
        <w:t xml:space="preserve"> </w:t>
      </w:r>
      <w:r>
        <w:t>ghi</w:t>
      </w:r>
      <w:r>
        <w:t xml:space="preserve"> </w:t>
      </w:r>
      <w:r>
        <w:t>trong</w:t>
      </w:r>
      <w:r>
        <w:t xml:space="preserve"> 1 </w:t>
      </w:r>
      <w:r>
        <w:t>trang</w:t>
      </w:r>
    </w:p>
    <w:p w:rsidR="009D1437" w:rsidP="009D1437" w14:paraId="5CEA4400" w14:textId="7777777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4899"/>
        <w:gridCol w:w="2116"/>
      </w:tblGrid>
      <w:tr w14:paraId="13C72F46"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223F9C01" w14:textId="77777777">
            <w:pPr>
              <w:pStyle w:val="ListParagraph"/>
            </w:pPr>
            <w:r>
              <w:t>Kết</w:t>
            </w:r>
            <w:r>
              <w:t xml:space="preserve"> </w:t>
            </w:r>
            <w:r>
              <w:t>quả</w:t>
            </w:r>
          </w:p>
        </w:tc>
        <w:tc>
          <w:tcPr>
            <w:tcW w:w="4899"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7D508A55" w14:textId="77777777">
            <w:pPr>
              <w:pStyle w:val="ListParagraph"/>
            </w:pPr>
            <w:r w:rsidRPr="00660ABB">
              <w:t>Mô</w:t>
            </w:r>
            <w:r w:rsidRPr="00660ABB">
              <w:t xml:space="preserve"> </w:t>
            </w:r>
            <w:r w:rsidRPr="00660ABB">
              <w:t>tả</w:t>
            </w:r>
          </w:p>
        </w:tc>
        <w:tc>
          <w:tcPr>
            <w:tcW w:w="2116"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15D7D305" w14:textId="77777777">
            <w:pPr>
              <w:pStyle w:val="ListParagraph"/>
            </w:pPr>
            <w:r>
              <w:t>Ghi</w:t>
            </w:r>
            <w:r>
              <w:t xml:space="preserve"> </w:t>
            </w:r>
            <w:r>
              <w:t>chú</w:t>
            </w:r>
          </w:p>
        </w:tc>
      </w:tr>
      <w:tr w14:paraId="18408240" w14:textId="77777777" w:rsidTr="00616EC4">
        <w:tblPrEx>
          <w:tblW w:w="0" w:type="auto"/>
          <w:tblInd w:w="85" w:type="dxa"/>
          <w:tblLook w:val="04A0"/>
        </w:tblPrEx>
        <w:tc>
          <w:tcPr>
            <w:tcW w:w="2250" w:type="dxa"/>
            <w:tcBorders>
              <w:top w:val="single" w:sz="4" w:space="0" w:color="2E74B5"/>
              <w:left w:val="single" w:sz="4" w:space="0" w:color="2E74B5"/>
              <w:right w:val="single" w:sz="4" w:space="0" w:color="2E74B5"/>
            </w:tcBorders>
            <w:shd w:val="clear" w:color="auto" w:fill="auto"/>
          </w:tcPr>
          <w:p w:rsidR="009D1437" w:rsidRPr="009372AD" w:rsidP="00616EC4" w14:paraId="5B6D5CB5" w14:textId="77777777">
            <w:pPr>
              <w:autoSpaceDE w:val="0"/>
              <w:autoSpaceDN w:val="0"/>
              <w:adjustRightInd w:val="0"/>
              <w:rPr>
                <w:rFonts w:eastAsia="Calibri"/>
                <w:sz w:val="19"/>
                <w:szCs w:val="19"/>
              </w:rPr>
            </w:pPr>
            <w:r w:rsidRPr="009372AD">
              <w:rPr>
                <w:rFonts w:eastAsia="Calibri"/>
              </w:rPr>
              <w:t>ERR:1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D8A6226" w14:textId="77777777">
            <w:pPr>
              <w:pStyle w:val="ListParagraph"/>
              <w:spacing w:after="0" w:line="240" w:lineRule="auto"/>
              <w:ind w:left="0"/>
              <w:rPr>
                <w:rFonts w:eastAsia="Calibri"/>
              </w:rPr>
            </w:pPr>
            <w:r w:rsidRPr="009372AD">
              <w:rPr>
                <w:rFonts w:eastAsia="Calibri"/>
              </w:rPr>
              <w:t xml:space="preserve">Tài </w:t>
            </w:r>
            <w:r w:rsidRPr="009372AD">
              <w:rPr>
                <w:rFonts w:eastAsia="Calibri"/>
              </w:rPr>
              <w:t>khoản</w:t>
            </w:r>
            <w:r w:rsidRPr="009372AD">
              <w:rPr>
                <w:rFonts w:eastAsia="Calibri"/>
              </w:rPr>
              <w:t xml:space="preserve"> </w:t>
            </w:r>
            <w:r w:rsidRPr="009372AD">
              <w:rPr>
                <w:rFonts w:eastAsia="Calibri"/>
              </w:rPr>
              <w:t>đăng</w:t>
            </w:r>
            <w:r w:rsidRPr="009372AD">
              <w:rPr>
                <w:rFonts w:eastAsia="Calibri"/>
              </w:rPr>
              <w:t xml:space="preserve"> </w:t>
            </w:r>
            <w:r w:rsidRPr="009372AD">
              <w:rPr>
                <w:rFonts w:eastAsia="Calibri"/>
              </w:rPr>
              <w:t>nhập</w:t>
            </w:r>
            <w:r w:rsidRPr="009372AD">
              <w:rPr>
                <w:rFonts w:eastAsia="Calibri"/>
              </w:rPr>
              <w:t xml:space="preserve"> </w:t>
            </w:r>
            <w:r w:rsidRPr="009372AD">
              <w:rPr>
                <w:rFonts w:eastAsia="Calibri"/>
              </w:rPr>
              <w:t>sai</w:t>
            </w:r>
            <w:r w:rsidRPr="009372AD">
              <w:rPr>
                <w:rFonts w:eastAsia="Calibri"/>
              </w:rPr>
              <w:t xml:space="preserve"> </w:t>
            </w:r>
            <w:r w:rsidRPr="009372AD">
              <w:rPr>
                <w:rFonts w:eastAsia="Calibri"/>
              </w:rPr>
              <w:t>hoặc</w:t>
            </w:r>
            <w:r w:rsidRPr="009372AD">
              <w:rPr>
                <w:rFonts w:eastAsia="Calibri"/>
              </w:rPr>
              <w:t xml:space="preserve"> </w:t>
            </w:r>
            <w:r w:rsidRPr="009372AD">
              <w:rPr>
                <w:rFonts w:eastAsia="Calibri"/>
              </w:rPr>
              <w:t>không</w:t>
            </w:r>
            <w:r w:rsidRPr="009372AD">
              <w:rPr>
                <w:rFonts w:eastAsia="Calibri"/>
              </w:rPr>
              <w:t xml:space="preserve"> </w:t>
            </w:r>
            <w:r w:rsidRPr="009372AD">
              <w:rPr>
                <w:rFonts w:eastAsia="Calibri"/>
              </w:rPr>
              <w:t>có</w:t>
            </w:r>
            <w:r w:rsidRPr="009372AD">
              <w:rPr>
                <w:rFonts w:eastAsia="Calibri"/>
              </w:rPr>
              <w:t xml:space="preserve"> </w:t>
            </w:r>
            <w:r w:rsidRPr="009372AD">
              <w:rPr>
                <w:rFonts w:eastAsia="Calibri"/>
              </w:rPr>
              <w:t>quyề</w:t>
            </w:r>
            <w:r>
              <w:rPr>
                <w:rFonts w:eastAsia="Calibri"/>
              </w:rPr>
              <w:t>n</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10E40FD8" w14:textId="77777777">
            <w:pPr>
              <w:pStyle w:val="ListParagraph"/>
              <w:ind w:left="0"/>
              <w:jc w:val="both"/>
            </w:pPr>
          </w:p>
        </w:tc>
      </w:tr>
      <w:tr w14:paraId="3B22CCEE"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DD18E3D" w14:textId="77777777">
            <w:pPr>
              <w:autoSpaceDE w:val="0"/>
              <w:autoSpaceDN w:val="0"/>
              <w:adjustRightInd w:val="0"/>
              <w:rPr>
                <w:rFonts w:eastAsia="Calibri"/>
              </w:rPr>
            </w:pPr>
            <w:r w:rsidRPr="00E22984">
              <w:rPr>
                <w:rFonts w:eastAsia="Calibri"/>
              </w:rPr>
              <w:t>ERR:</w:t>
            </w:r>
            <w:r>
              <w:rPr>
                <w:rFonts w:eastAsia="Calibri"/>
              </w:rPr>
              <w:t>7</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B4AB4D1" w14:textId="77777777">
            <w:pPr>
              <w:rPr>
                <w:rFonts w:eastAsia="Calibri"/>
              </w:rPr>
            </w:pPr>
            <w:r>
              <w:rPr>
                <w:rFonts w:eastAsia="Calibri"/>
              </w:rPr>
              <w:t>Không</w:t>
            </w:r>
            <w:r>
              <w:rPr>
                <w:rFonts w:eastAsia="Calibri"/>
              </w:rPr>
              <w:t xml:space="preserve"> </w:t>
            </w:r>
            <w:r>
              <w:rPr>
                <w:rFonts w:eastAsia="Calibri"/>
              </w:rPr>
              <w:t>tìm</w:t>
            </w:r>
            <w:r>
              <w:rPr>
                <w:rFonts w:eastAsia="Calibri"/>
              </w:rPr>
              <w:t xml:space="preserve"> </w:t>
            </w:r>
            <w:r>
              <w:rPr>
                <w:rFonts w:eastAsia="Calibri"/>
              </w:rPr>
              <w:t>thấy</w:t>
            </w:r>
            <w:r>
              <w:rPr>
                <w:rFonts w:eastAsia="Calibri"/>
              </w:rPr>
              <w:t xml:space="preserve"> </w:t>
            </w:r>
            <w:r>
              <w:rPr>
                <w:rFonts w:eastAsia="Calibri"/>
              </w:rPr>
              <w:t>công</w:t>
            </w:r>
            <w:r>
              <w:rPr>
                <w:rFonts w:eastAsia="Calibri"/>
              </w:rPr>
              <w:t xml:space="preserve"> ty </w:t>
            </w:r>
            <w:r>
              <w:rPr>
                <w:rFonts w:eastAsia="Calibri"/>
              </w:rPr>
              <w:t>đăng</w:t>
            </w:r>
            <w:r>
              <w:rPr>
                <w:rFonts w:eastAsia="Calibri"/>
              </w:rPr>
              <w:t xml:space="preserve"> </w:t>
            </w:r>
            <w:r>
              <w:rPr>
                <w:rFonts w:eastAsia="Calibri"/>
              </w:rPr>
              <w:t>nhập</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2C079D1B" w14:textId="77777777">
            <w:pPr>
              <w:jc w:val="both"/>
            </w:pPr>
          </w:p>
        </w:tc>
      </w:tr>
      <w:tr w14:paraId="06E35A2E"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11CA22C" w14:textId="77777777">
            <w:pPr>
              <w:autoSpaceDE w:val="0"/>
              <w:autoSpaceDN w:val="0"/>
              <w:adjustRightInd w:val="0"/>
              <w:rPr>
                <w:rFonts w:eastAsia="Calibri"/>
              </w:rPr>
            </w:pPr>
            <w:r w:rsidRPr="00E22984">
              <w:rPr>
                <w:rFonts w:eastAsia="Calibri"/>
              </w:rPr>
              <w:t>ERR:</w:t>
            </w:r>
            <w:r>
              <w:rPr>
                <w:rFonts w:eastAsia="Calibri"/>
              </w:rPr>
              <w:t>12</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286586A" w14:textId="77777777">
            <w:pPr>
              <w:rPr>
                <w:rFonts w:eastAsia="Calibri"/>
              </w:rPr>
            </w:pPr>
            <w:r>
              <w:rPr>
                <w:rFonts w:eastAsia="Calibri"/>
              </w:rPr>
              <w:t xml:space="preserve">Định </w:t>
            </w:r>
            <w:r>
              <w:rPr>
                <w:rFonts w:eastAsia="Calibri"/>
              </w:rPr>
              <w:t>dạng</w:t>
            </w:r>
            <w:r>
              <w:rPr>
                <w:rFonts w:eastAsia="Calibri"/>
              </w:rPr>
              <w:t xml:space="preserve"> </w:t>
            </w:r>
            <w:r>
              <w:rPr>
                <w:rFonts w:eastAsia="Calibri"/>
              </w:rPr>
              <w:t>ngày</w:t>
            </w:r>
            <w:r>
              <w:rPr>
                <w:rFonts w:eastAsia="Calibri"/>
              </w:rPr>
              <w:t xml:space="preserve"> </w:t>
            </w:r>
            <w:r>
              <w:rPr>
                <w:rFonts w:eastAsia="Calibri"/>
              </w:rPr>
              <w:t>tháng</w:t>
            </w:r>
            <w:r>
              <w:rPr>
                <w:rFonts w:eastAsia="Calibri"/>
              </w:rPr>
              <w:t xml:space="preserve"> </w:t>
            </w:r>
            <w:r>
              <w:rPr>
                <w:rFonts w:eastAsia="Calibri"/>
              </w:rPr>
              <w:t>không</w:t>
            </w:r>
            <w:r>
              <w:rPr>
                <w:rFonts w:eastAsia="Calibri"/>
              </w:rPr>
              <w:t xml:space="preserve"> </w:t>
            </w:r>
            <w:r>
              <w:rPr>
                <w:rFonts w:eastAsia="Calibri"/>
              </w:rPr>
              <w:t>đúng</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76FA9998" w14:textId="77777777">
            <w:pPr>
              <w:pStyle w:val="ListParagraph"/>
              <w:ind w:left="0"/>
              <w:jc w:val="both"/>
            </w:pPr>
            <w:r>
              <w:t>dd/MM/</w:t>
            </w:r>
            <w:r>
              <w:t>yyyy</w:t>
            </w:r>
          </w:p>
        </w:tc>
      </w:tr>
      <w:tr w14:paraId="4B4D280C"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5B0747CA" w14:textId="77777777">
            <w:pPr>
              <w:autoSpaceDE w:val="0"/>
              <w:autoSpaceDN w:val="0"/>
              <w:adjustRightInd w:val="0"/>
              <w:rPr>
                <w:rFonts w:eastAsia="Calibri"/>
              </w:rPr>
            </w:pPr>
            <w:r w:rsidRPr="00E22984">
              <w:rPr>
                <w:rFonts w:eastAsia="Calibri"/>
              </w:rPr>
              <w:t>ERR:5</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159E93F" w14:textId="77777777">
            <w:pPr>
              <w:pStyle w:val="ListParagraph"/>
              <w:spacing w:after="0" w:line="240" w:lineRule="auto"/>
              <w:ind w:left="0"/>
              <w:rPr>
                <w:rFonts w:eastAsia="Calibri"/>
              </w:rPr>
            </w:pPr>
            <w:r>
              <w:rPr>
                <w:rFonts w:eastAsia="Calibri"/>
              </w:rPr>
              <w:t>Có</w:t>
            </w:r>
            <w:r>
              <w:rPr>
                <w:rFonts w:eastAsia="Calibri"/>
              </w:rPr>
              <w:t xml:space="preserve"> </w:t>
            </w:r>
            <w:r>
              <w:rPr>
                <w:rFonts w:eastAsia="Calibri"/>
              </w:rPr>
              <w:t>lỗi</w:t>
            </w:r>
            <w:r>
              <w:rPr>
                <w:rFonts w:eastAsia="Calibri"/>
              </w:rPr>
              <w:t xml:space="preserve"> </w:t>
            </w:r>
            <w:r>
              <w:rPr>
                <w:rFonts w:eastAsia="Calibri"/>
              </w:rPr>
              <w:t>xảy</w:t>
            </w:r>
            <w:r>
              <w:rPr>
                <w:rFonts w:eastAsia="Calibri"/>
              </w:rPr>
              <w:t xml:space="preserve"> </w:t>
            </w:r>
            <w:r>
              <w:rPr>
                <w:rFonts w:eastAsia="Calibri"/>
              </w:rPr>
              <w:t>ra</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31560010" w14:textId="77777777">
            <w:pPr>
              <w:pStyle w:val="ListParagraph"/>
              <w:ind w:left="0"/>
              <w:jc w:val="both"/>
            </w:pPr>
            <w:r>
              <w:t>Lỗi</w:t>
            </w:r>
            <w:r>
              <w:t xml:space="preserve"> </w:t>
            </w:r>
            <w:r>
              <w:t>không</w:t>
            </w:r>
            <w:r>
              <w:t xml:space="preserve"> </w:t>
            </w:r>
            <w:r>
              <w:t>xác</w:t>
            </w:r>
            <w:r>
              <w:t xml:space="preserve"> </w:t>
            </w:r>
            <w:r>
              <w:t>định</w:t>
            </w:r>
          </w:p>
        </w:tc>
      </w:tr>
      <w:tr w14:paraId="777875CD"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E22984" w:rsidP="00616EC4" w14:paraId="6A064413" w14:textId="77777777">
            <w:pPr>
              <w:autoSpaceDE w:val="0"/>
              <w:autoSpaceDN w:val="0"/>
              <w:adjustRightInd w:val="0"/>
              <w:rPr>
                <w:rFonts w:eastAsia="Calibri"/>
              </w:rPr>
            </w:pPr>
            <w:r>
              <w:rPr>
                <w:rFonts w:eastAsia="Calibri"/>
              </w:rPr>
              <w:t>OK:base64</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0D6E8670" w14:textId="77777777">
            <w:pPr>
              <w:pStyle w:val="ListParagraph"/>
              <w:spacing w:after="0" w:line="240" w:lineRule="auto"/>
              <w:ind w:left="0"/>
            </w:pPr>
            <w:r>
              <w:t xml:space="preserve">Danh </w:t>
            </w:r>
            <w:r>
              <w:t>sách</w:t>
            </w:r>
            <w:r>
              <w:t xml:space="preserve"> </w:t>
            </w:r>
            <w:r>
              <w:t>lịch</w:t>
            </w:r>
            <w:r>
              <w:t xml:space="preserve"> </w:t>
            </w:r>
            <w:r>
              <w:t>sử</w:t>
            </w:r>
            <w:r>
              <w:t xml:space="preserve"> </w:t>
            </w:r>
            <w:r>
              <w:t>truyền</w:t>
            </w:r>
            <w:r>
              <w:t xml:space="preserve"> </w:t>
            </w:r>
            <w:r>
              <w:t>nhận</w:t>
            </w:r>
            <w:r>
              <w:t xml:space="preserve"> </w:t>
            </w:r>
            <w:r>
              <w:t>theo</w:t>
            </w:r>
            <w:r>
              <w:t xml:space="preserve"> base64</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642841FD" w14:textId="77777777">
            <w:pPr>
              <w:pStyle w:val="ListParagraph"/>
              <w:ind w:left="0"/>
              <w:jc w:val="both"/>
            </w:pPr>
          </w:p>
        </w:tc>
      </w:tr>
    </w:tbl>
    <w:p w:rsidR="009D1437" w:rsidP="009D1437" w14:paraId="634C3314" w14:textId="77777777">
      <w:pPr>
        <w:rPr>
          <w:lang w:eastAsia="x-none"/>
        </w:rPr>
      </w:pPr>
    </w:p>
    <w:p w:rsidR="009D1437" w:rsidP="009D1437" w14:paraId="7D507EF9" w14:textId="77777777">
      <w:pPr>
        <w:rPr>
          <w:lang w:eastAsia="x-none"/>
        </w:rPr>
      </w:pPr>
      <w:r w:rsidRPr="00227DAE">
        <w:rPr>
          <w:b/>
          <w:lang w:eastAsia="x-none"/>
        </w:rPr>
        <w:t>Ghi</w:t>
      </w:r>
      <w:r w:rsidRPr="00227DAE">
        <w:rPr>
          <w:b/>
          <w:lang w:eastAsia="x-none"/>
        </w:rPr>
        <w:t xml:space="preserve"> </w:t>
      </w:r>
      <w:r w:rsidRPr="00227DAE">
        <w:rPr>
          <w:b/>
          <w:lang w:eastAsia="x-none"/>
        </w:rPr>
        <w:t>chú</w:t>
      </w:r>
      <w:r>
        <w:rPr>
          <w:lang w:eastAsia="x-none"/>
        </w:rPr>
        <w:t xml:space="preserve">: </w:t>
      </w:r>
      <w:r>
        <w:rPr>
          <w:lang w:eastAsia="x-none"/>
        </w:rPr>
        <w:t>các</w:t>
      </w:r>
      <w:r>
        <w:rPr>
          <w:lang w:eastAsia="x-none"/>
        </w:rPr>
        <w:t xml:space="preserve"> </w:t>
      </w:r>
      <w:r>
        <w:rPr>
          <w:lang w:eastAsia="x-none"/>
        </w:rPr>
        <w:t>giá</w:t>
      </w:r>
      <w:r>
        <w:rPr>
          <w:lang w:eastAsia="x-none"/>
        </w:rPr>
        <w:t xml:space="preserve"> </w:t>
      </w:r>
      <w:r>
        <w:rPr>
          <w:lang w:eastAsia="x-none"/>
        </w:rPr>
        <w:t>trị</w:t>
      </w:r>
      <w:r>
        <w:rPr>
          <w:lang w:eastAsia="x-none"/>
        </w:rPr>
        <w:t xml:space="preserve"> </w:t>
      </w:r>
      <w:r>
        <w:rPr>
          <w:lang w:eastAsia="x-none"/>
        </w:rPr>
        <w:t>bắt</w:t>
      </w:r>
      <w:r>
        <w:rPr>
          <w:lang w:eastAsia="x-none"/>
        </w:rPr>
        <w:t xml:space="preserve"> </w:t>
      </w:r>
      <w:r>
        <w:rPr>
          <w:lang w:eastAsia="x-none"/>
        </w:rPr>
        <w:t>buộc</w:t>
      </w:r>
      <w:r>
        <w:rPr>
          <w:lang w:eastAsia="x-none"/>
        </w:rPr>
        <w:t xml:space="preserve"> </w:t>
      </w:r>
      <w:r>
        <w:rPr>
          <w:lang w:eastAsia="x-none"/>
        </w:rPr>
        <w:t>với</w:t>
      </w:r>
      <w:r>
        <w:rPr>
          <w:lang w:eastAsia="x-none"/>
        </w:rPr>
        <w:t xml:space="preserve"> </w:t>
      </w:r>
      <w:r>
        <w:rPr>
          <w:lang w:eastAsia="x-none"/>
        </w:rPr>
        <w:t>tham</w:t>
      </w:r>
      <w:r>
        <w:rPr>
          <w:lang w:eastAsia="x-none"/>
        </w:rPr>
        <w:t xml:space="preserve"> </w:t>
      </w:r>
      <w:r>
        <w:rPr>
          <w:lang w:eastAsia="x-none"/>
        </w:rPr>
        <w:t>số</w:t>
      </w:r>
      <w:r>
        <w:rPr>
          <w:lang w:eastAsia="x-none"/>
        </w:rPr>
        <w:t xml:space="preserve"> </w:t>
      </w:r>
      <w:r>
        <w:rPr>
          <w:lang w:eastAsia="x-none"/>
        </w:rPr>
        <w:t>truyền</w:t>
      </w:r>
      <w:r>
        <w:rPr>
          <w:lang w:eastAsia="x-none"/>
        </w:rPr>
        <w:t xml:space="preserve"> </w:t>
      </w:r>
      <w:r>
        <w:rPr>
          <w:lang w:eastAsia="x-none"/>
        </w:rPr>
        <w:t>vào</w:t>
      </w:r>
      <w:r>
        <w:rPr>
          <w:lang w:eastAsia="x-none"/>
        </w:rPr>
        <w:t xml:space="preserve"> </w:t>
      </w:r>
      <w:r>
        <w:rPr>
          <w:lang w:eastAsia="x-none"/>
        </w:rPr>
        <w:t>đang</w:t>
      </w:r>
      <w:r>
        <w:rPr>
          <w:lang w:eastAsia="x-none"/>
        </w:rPr>
        <w:t xml:space="preserve"> </w:t>
      </w:r>
      <w:r>
        <w:rPr>
          <w:lang w:eastAsia="x-none"/>
        </w:rPr>
        <w:t>được</w:t>
      </w:r>
      <w:r>
        <w:rPr>
          <w:lang w:eastAsia="x-none"/>
        </w:rPr>
        <w:t xml:space="preserve"> </w:t>
      </w:r>
      <w:r>
        <w:rPr>
          <w:lang w:eastAsia="x-none"/>
        </w:rPr>
        <w:t>cấu</w:t>
      </w:r>
      <w:r>
        <w:rPr>
          <w:lang w:eastAsia="x-none"/>
        </w:rPr>
        <w:t xml:space="preserve"> </w:t>
      </w:r>
      <w:r>
        <w:rPr>
          <w:lang w:eastAsia="x-none"/>
        </w:rPr>
        <w:t>hình</w:t>
      </w:r>
      <w:r>
        <w:rPr>
          <w:lang w:eastAsia="x-none"/>
        </w:rPr>
        <w:t xml:space="preserve"> </w:t>
      </w:r>
      <w:r>
        <w:rPr>
          <w:lang w:eastAsia="x-none"/>
        </w:rPr>
        <w:t>cố</w:t>
      </w:r>
      <w:r>
        <w:rPr>
          <w:lang w:eastAsia="x-none"/>
        </w:rPr>
        <w:t xml:space="preserve"> </w:t>
      </w:r>
      <w:r>
        <w:rPr>
          <w:lang w:eastAsia="x-none"/>
        </w:rPr>
        <w:t>định</w:t>
      </w:r>
    </w:p>
    <w:p w:rsidR="009D1437" w:rsidP="009D1437" w14:paraId="14240834" w14:textId="77777777">
      <w:pPr>
        <w:pStyle w:val="ListParagraph"/>
        <w:numPr>
          <w:ilvl w:val="0"/>
          <w:numId w:val="22"/>
        </w:numPr>
        <w:rPr>
          <w:lang w:eastAsia="x-none"/>
        </w:rPr>
      </w:pPr>
      <w:r w:rsidRPr="00227DAE">
        <w:rPr>
          <w:b/>
          <w:lang w:eastAsia="x-none"/>
        </w:rPr>
        <w:t>Status</w:t>
      </w:r>
      <w:r>
        <w:rPr>
          <w:lang w:eastAsia="x-none"/>
        </w:rPr>
        <w:t xml:space="preserve"> (</w:t>
      </w:r>
      <w:r>
        <w:rPr>
          <w:lang w:eastAsia="x-none"/>
        </w:rPr>
        <w:t>định</w:t>
      </w:r>
      <w:r>
        <w:rPr>
          <w:lang w:eastAsia="x-none"/>
        </w:rPr>
        <w:t xml:space="preserve"> </w:t>
      </w:r>
      <w:r>
        <w:rPr>
          <w:lang w:eastAsia="x-none"/>
        </w:rPr>
        <w:t>dạng</w:t>
      </w:r>
      <w:r>
        <w:rPr>
          <w:lang w:eastAsia="x-none"/>
        </w:rPr>
        <w:t xml:space="preserve"> </w:t>
      </w:r>
      <w:r>
        <w:rPr>
          <w:lang w:eastAsia="x-none"/>
        </w:rPr>
        <w:t>số</w:t>
      </w:r>
      <w:r>
        <w:rPr>
          <w:lang w:eastAsia="x-none"/>
        </w:rPr>
        <w:t xml:space="preserve"> (int))</w:t>
      </w:r>
    </w:p>
    <w:p w:rsidR="009D1437" w:rsidP="009D1437" w14:paraId="455B5C2D" w14:textId="77777777">
      <w:pPr>
        <w:pStyle w:val="ListParagraph"/>
        <w:numPr>
          <w:ilvl w:val="1"/>
          <w:numId w:val="22"/>
        </w:numPr>
        <w:rPr>
          <w:lang w:eastAsia="x-none"/>
        </w:rPr>
      </w:pPr>
      <w:r>
        <w:rPr>
          <w:lang w:eastAsia="x-none"/>
        </w:rPr>
        <w:t>-1:</w:t>
      </w:r>
      <w:r w:rsidRPr="00227DAE">
        <w:rPr>
          <w:lang w:eastAsia="x-none"/>
        </w:rPr>
        <w:t xml:space="preserve"> </w:t>
      </w:r>
      <w:r>
        <w:rPr>
          <w:lang w:eastAsia="x-none"/>
        </w:rPr>
        <w:t>Giá</w:t>
      </w:r>
      <w:r>
        <w:rPr>
          <w:lang w:eastAsia="x-none"/>
        </w:rPr>
        <w:t xml:space="preserve"> </w:t>
      </w:r>
      <w:r>
        <w:rPr>
          <w:lang w:eastAsia="x-none"/>
        </w:rPr>
        <w:t>trị</w:t>
      </w:r>
      <w:r>
        <w:rPr>
          <w:lang w:eastAsia="x-none"/>
        </w:rPr>
        <w:t xml:space="preserve"> </w:t>
      </w:r>
      <w:r w:rsidRPr="00227DAE">
        <w:rPr>
          <w:lang w:eastAsia="x-none"/>
        </w:rPr>
        <w:t>mặc</w:t>
      </w:r>
      <w:r w:rsidRPr="00227DAE">
        <w:rPr>
          <w:lang w:eastAsia="x-none"/>
        </w:rPr>
        <w:t xml:space="preserve"> </w:t>
      </w:r>
      <w:r w:rsidRPr="00227DAE">
        <w:rPr>
          <w:lang w:eastAsia="x-none"/>
        </w:rPr>
        <w:t>định</w:t>
      </w:r>
      <w:r>
        <w:rPr>
          <w:lang w:eastAsia="x-none"/>
        </w:rPr>
        <w:t xml:space="preserve">, </w:t>
      </w:r>
      <w:r>
        <w:rPr>
          <w:lang w:eastAsia="x-none"/>
        </w:rPr>
        <w:t>lấy</w:t>
      </w:r>
      <w:r>
        <w:rPr>
          <w:lang w:eastAsia="x-none"/>
        </w:rPr>
        <w:t xml:space="preserve"> </w:t>
      </w:r>
      <w:r>
        <w:rPr>
          <w:lang w:eastAsia="x-none"/>
        </w:rPr>
        <w:t>tất</w:t>
      </w:r>
      <w:r>
        <w:rPr>
          <w:lang w:eastAsia="x-none"/>
        </w:rPr>
        <w:t xml:space="preserve"> </w:t>
      </w:r>
      <w:r>
        <w:rPr>
          <w:lang w:eastAsia="x-none"/>
        </w:rPr>
        <w:t>cả</w:t>
      </w:r>
    </w:p>
    <w:p w:rsidR="009D1437" w:rsidP="009D1437" w14:paraId="5CEC0768" w14:textId="77777777">
      <w:pPr>
        <w:pStyle w:val="ListParagraph"/>
        <w:numPr>
          <w:ilvl w:val="1"/>
          <w:numId w:val="22"/>
        </w:numPr>
        <w:rPr>
          <w:lang w:eastAsia="x-none"/>
        </w:rPr>
      </w:pPr>
      <w:r>
        <w:rPr>
          <w:lang w:eastAsia="x-none"/>
        </w:rPr>
        <w:t>5:</w:t>
      </w:r>
      <w:r w:rsidRPr="00227DAE">
        <w:rPr>
          <w:lang w:eastAsia="x-none"/>
        </w:rPr>
        <w:t xml:space="preserve"> </w:t>
      </w:r>
      <w:r w:rsidRPr="00227DAE">
        <w:rPr>
          <w:lang w:eastAsia="x-none"/>
        </w:rPr>
        <w:t>Đã</w:t>
      </w:r>
      <w:r w:rsidRPr="00227DAE">
        <w:rPr>
          <w:lang w:eastAsia="x-none"/>
        </w:rPr>
        <w:t xml:space="preserve"> </w:t>
      </w:r>
      <w:r w:rsidRPr="00227DAE">
        <w:rPr>
          <w:lang w:eastAsia="x-none"/>
        </w:rPr>
        <w:t>gửi</w:t>
      </w:r>
      <w:r w:rsidRPr="00227DAE">
        <w:rPr>
          <w:lang w:eastAsia="x-none"/>
        </w:rPr>
        <w:t xml:space="preserve"> </w:t>
      </w:r>
      <w:r w:rsidRPr="00227DAE">
        <w:rPr>
          <w:lang w:eastAsia="x-none"/>
        </w:rPr>
        <w:t>TDiep</w:t>
      </w:r>
      <w:r w:rsidRPr="00227DAE">
        <w:rPr>
          <w:lang w:eastAsia="x-none"/>
        </w:rPr>
        <w:t xml:space="preserve"> </w:t>
      </w:r>
      <w:r w:rsidRPr="00227DAE">
        <w:rPr>
          <w:lang w:eastAsia="x-none"/>
        </w:rPr>
        <w:t>tới</w:t>
      </w:r>
      <w:r w:rsidRPr="00227DAE">
        <w:rPr>
          <w:lang w:eastAsia="x-none"/>
        </w:rPr>
        <w:t xml:space="preserve"> TCTN</w:t>
      </w:r>
    </w:p>
    <w:p w:rsidR="009D1437" w:rsidP="009D1437" w14:paraId="65E5118C" w14:textId="77777777">
      <w:pPr>
        <w:pStyle w:val="ListParagraph"/>
        <w:numPr>
          <w:ilvl w:val="1"/>
          <w:numId w:val="22"/>
        </w:numPr>
        <w:rPr>
          <w:lang w:eastAsia="x-none"/>
        </w:rPr>
      </w:pPr>
      <w:r>
        <w:rPr>
          <w:lang w:eastAsia="x-none"/>
        </w:rPr>
        <w:t>6:</w:t>
      </w:r>
      <w:r w:rsidRPr="00227DAE">
        <w:rPr>
          <w:lang w:eastAsia="x-none"/>
        </w:rPr>
        <w:t xml:space="preserve"> </w:t>
      </w:r>
      <w:r w:rsidRPr="00227DAE">
        <w:rPr>
          <w:lang w:eastAsia="x-none"/>
        </w:rPr>
        <w:t>Lỗi</w:t>
      </w:r>
      <w:r w:rsidRPr="00227DAE">
        <w:rPr>
          <w:lang w:eastAsia="x-none"/>
        </w:rPr>
        <w:t xml:space="preserve"> </w:t>
      </w:r>
      <w:r w:rsidRPr="00227DAE">
        <w:rPr>
          <w:lang w:eastAsia="x-none"/>
        </w:rPr>
        <w:t>kết</w:t>
      </w:r>
      <w:r w:rsidRPr="00227DAE">
        <w:rPr>
          <w:lang w:eastAsia="x-none"/>
        </w:rPr>
        <w:t xml:space="preserve"> </w:t>
      </w:r>
      <w:r w:rsidRPr="00227DAE">
        <w:rPr>
          <w:lang w:eastAsia="x-none"/>
        </w:rPr>
        <w:t>nối</w:t>
      </w:r>
      <w:r w:rsidRPr="00227DAE">
        <w:rPr>
          <w:lang w:eastAsia="x-none"/>
        </w:rPr>
        <w:t xml:space="preserve"> </w:t>
      </w:r>
      <w:r w:rsidRPr="00227DAE">
        <w:rPr>
          <w:lang w:eastAsia="x-none"/>
        </w:rPr>
        <w:t>tới</w:t>
      </w:r>
      <w:r w:rsidRPr="00227DAE">
        <w:rPr>
          <w:lang w:eastAsia="x-none"/>
        </w:rPr>
        <w:t xml:space="preserve"> TCTN</w:t>
      </w:r>
    </w:p>
    <w:p w:rsidR="009D1437" w:rsidP="009D1437" w14:paraId="1FDF0FDD" w14:textId="77777777">
      <w:pPr>
        <w:pStyle w:val="ListParagraph"/>
        <w:numPr>
          <w:ilvl w:val="1"/>
          <w:numId w:val="22"/>
        </w:numPr>
        <w:rPr>
          <w:lang w:eastAsia="x-none"/>
        </w:rPr>
      </w:pPr>
      <w:r>
        <w:rPr>
          <w:lang w:eastAsia="x-none"/>
        </w:rPr>
        <w:t>7:</w:t>
      </w:r>
      <w:r w:rsidRPr="00227DAE">
        <w:rPr>
          <w:lang w:eastAsia="x-none"/>
        </w:rPr>
        <w:t xml:space="preserve"> </w:t>
      </w:r>
      <w:r w:rsidRPr="00227DAE">
        <w:rPr>
          <w:lang w:eastAsia="x-none"/>
        </w:rPr>
        <w:t>Gửi</w:t>
      </w:r>
      <w:r w:rsidRPr="00227DAE">
        <w:rPr>
          <w:lang w:eastAsia="x-none"/>
        </w:rPr>
        <w:t xml:space="preserve"> TCTN </w:t>
      </w:r>
      <w:r w:rsidRPr="00227DAE">
        <w:rPr>
          <w:lang w:eastAsia="x-none"/>
        </w:rPr>
        <w:t>thất</w:t>
      </w:r>
      <w:r w:rsidRPr="00227DAE">
        <w:rPr>
          <w:lang w:eastAsia="x-none"/>
        </w:rPr>
        <w:t xml:space="preserve"> </w:t>
      </w:r>
      <w:r w:rsidRPr="00227DAE">
        <w:rPr>
          <w:lang w:eastAsia="x-none"/>
        </w:rPr>
        <w:t>bại</w:t>
      </w:r>
    </w:p>
    <w:p w:rsidR="009D1437" w:rsidP="009D1437" w14:paraId="4B704942" w14:textId="77777777">
      <w:pPr>
        <w:pStyle w:val="ListParagraph"/>
        <w:numPr>
          <w:ilvl w:val="1"/>
          <w:numId w:val="22"/>
        </w:numPr>
        <w:rPr>
          <w:lang w:eastAsia="x-none"/>
        </w:rPr>
      </w:pPr>
      <w:r>
        <w:rPr>
          <w:lang w:eastAsia="x-none"/>
        </w:rPr>
        <w:t>8:</w:t>
      </w:r>
      <w:r w:rsidRPr="00227DAE">
        <w:rPr>
          <w:lang w:eastAsia="x-none"/>
        </w:rPr>
        <w:t xml:space="preserve"> TCTN </w:t>
      </w:r>
      <w:r w:rsidRPr="00227DAE">
        <w:rPr>
          <w:lang w:eastAsia="x-none"/>
        </w:rPr>
        <w:t>đã</w:t>
      </w:r>
      <w:r w:rsidRPr="00227DAE">
        <w:rPr>
          <w:lang w:eastAsia="x-none"/>
        </w:rPr>
        <w:t xml:space="preserve"> </w:t>
      </w:r>
      <w:r w:rsidRPr="00227DAE">
        <w:rPr>
          <w:lang w:eastAsia="x-none"/>
        </w:rPr>
        <w:t>nhận</w:t>
      </w:r>
      <w:r w:rsidRPr="00227DAE">
        <w:rPr>
          <w:lang w:eastAsia="x-none"/>
        </w:rPr>
        <w:t xml:space="preserve"> </w:t>
      </w:r>
      <w:r w:rsidRPr="00227DAE">
        <w:rPr>
          <w:lang w:eastAsia="x-none"/>
        </w:rPr>
        <w:t>được</w:t>
      </w:r>
      <w:r w:rsidRPr="00227DAE">
        <w:rPr>
          <w:lang w:eastAsia="x-none"/>
        </w:rPr>
        <w:t xml:space="preserve"> </w:t>
      </w:r>
      <w:r w:rsidRPr="00227DAE">
        <w:rPr>
          <w:lang w:eastAsia="x-none"/>
        </w:rPr>
        <w:t>TDiep</w:t>
      </w:r>
    </w:p>
    <w:p w:rsidR="009D1437" w:rsidP="009D1437" w14:paraId="2DB736C1" w14:textId="77777777">
      <w:pPr>
        <w:pStyle w:val="ListParagraph"/>
        <w:numPr>
          <w:ilvl w:val="1"/>
          <w:numId w:val="22"/>
        </w:numPr>
        <w:rPr>
          <w:lang w:eastAsia="x-none"/>
        </w:rPr>
      </w:pPr>
      <w:r>
        <w:rPr>
          <w:lang w:eastAsia="x-none"/>
        </w:rPr>
        <w:t>9:</w:t>
      </w:r>
      <w:r w:rsidRPr="00227DAE">
        <w:rPr>
          <w:lang w:eastAsia="x-none"/>
        </w:rPr>
        <w:t xml:space="preserve"> TCTN </w:t>
      </w:r>
      <w:r w:rsidRPr="00227DAE">
        <w:rPr>
          <w:lang w:eastAsia="x-none"/>
        </w:rPr>
        <w:t>đã</w:t>
      </w:r>
      <w:r w:rsidRPr="00227DAE">
        <w:rPr>
          <w:lang w:eastAsia="x-none"/>
        </w:rPr>
        <w:t xml:space="preserve"> </w:t>
      </w:r>
      <w:r w:rsidRPr="00227DAE">
        <w:rPr>
          <w:lang w:eastAsia="x-none"/>
        </w:rPr>
        <w:t>tiếp</w:t>
      </w:r>
      <w:r w:rsidRPr="00227DAE">
        <w:rPr>
          <w:lang w:eastAsia="x-none"/>
        </w:rPr>
        <w:t xml:space="preserve"> </w:t>
      </w:r>
      <w:r w:rsidRPr="00227DAE">
        <w:rPr>
          <w:lang w:eastAsia="x-none"/>
        </w:rPr>
        <w:t>nhận</w:t>
      </w:r>
      <w:r w:rsidRPr="00227DAE">
        <w:rPr>
          <w:lang w:eastAsia="x-none"/>
        </w:rPr>
        <w:t xml:space="preserve"> </w:t>
      </w:r>
      <w:r w:rsidRPr="00227DAE">
        <w:rPr>
          <w:lang w:eastAsia="x-none"/>
        </w:rPr>
        <w:t>và</w:t>
      </w:r>
      <w:r w:rsidRPr="00227DAE">
        <w:rPr>
          <w:lang w:eastAsia="x-none"/>
        </w:rPr>
        <w:t xml:space="preserve"> </w:t>
      </w:r>
      <w:r w:rsidRPr="00227DAE">
        <w:rPr>
          <w:lang w:eastAsia="x-none"/>
        </w:rPr>
        <w:t>chưa</w:t>
      </w:r>
      <w:r w:rsidRPr="00227DAE">
        <w:rPr>
          <w:lang w:eastAsia="x-none"/>
        </w:rPr>
        <w:t xml:space="preserve"> </w:t>
      </w:r>
      <w:r w:rsidRPr="00227DAE">
        <w:rPr>
          <w:lang w:eastAsia="x-none"/>
        </w:rPr>
        <w:t>xử</w:t>
      </w:r>
      <w:r w:rsidRPr="00227DAE">
        <w:rPr>
          <w:lang w:eastAsia="x-none"/>
        </w:rPr>
        <w:t xml:space="preserve"> </w:t>
      </w:r>
      <w:r w:rsidRPr="00227DAE">
        <w:rPr>
          <w:lang w:eastAsia="x-none"/>
        </w:rPr>
        <w:t>lý</w:t>
      </w:r>
    </w:p>
    <w:p w:rsidR="009D1437" w:rsidP="009D1437" w14:paraId="68BC526B" w14:textId="77777777">
      <w:pPr>
        <w:pStyle w:val="ListParagraph"/>
        <w:numPr>
          <w:ilvl w:val="1"/>
          <w:numId w:val="22"/>
        </w:numPr>
        <w:rPr>
          <w:lang w:eastAsia="x-none"/>
        </w:rPr>
      </w:pPr>
      <w:r>
        <w:rPr>
          <w:lang w:eastAsia="x-none"/>
        </w:rPr>
        <w:t>10:</w:t>
      </w:r>
      <w:r w:rsidRPr="00227DAE">
        <w:rPr>
          <w:lang w:eastAsia="x-none"/>
        </w:rPr>
        <w:t xml:space="preserve"> TCTN </w:t>
      </w:r>
      <w:r w:rsidRPr="00227DAE">
        <w:rPr>
          <w:lang w:eastAsia="x-none"/>
        </w:rPr>
        <w:t>đã</w:t>
      </w:r>
      <w:r w:rsidRPr="00227DAE">
        <w:rPr>
          <w:lang w:eastAsia="x-none"/>
        </w:rPr>
        <w:t xml:space="preserve"> </w:t>
      </w:r>
      <w:r w:rsidRPr="00227DAE">
        <w:rPr>
          <w:lang w:eastAsia="x-none"/>
        </w:rPr>
        <w:t>phản</w:t>
      </w:r>
      <w:r w:rsidRPr="00227DAE">
        <w:rPr>
          <w:lang w:eastAsia="x-none"/>
        </w:rPr>
        <w:t xml:space="preserve"> </w:t>
      </w:r>
      <w:r w:rsidRPr="00227DAE">
        <w:rPr>
          <w:lang w:eastAsia="x-none"/>
        </w:rPr>
        <w:t>hồi</w:t>
      </w:r>
      <w:r w:rsidRPr="00227DAE">
        <w:rPr>
          <w:lang w:eastAsia="x-none"/>
        </w:rPr>
        <w:t xml:space="preserve"> </w:t>
      </w:r>
      <w:r w:rsidRPr="00227DAE">
        <w:rPr>
          <w:lang w:eastAsia="x-none"/>
        </w:rPr>
        <w:t>TDiep</w:t>
      </w:r>
      <w:r w:rsidRPr="00227DAE">
        <w:rPr>
          <w:lang w:eastAsia="x-none"/>
        </w:rPr>
        <w:t xml:space="preserve"> </w:t>
      </w:r>
      <w:r w:rsidRPr="00227DAE">
        <w:rPr>
          <w:lang w:eastAsia="x-none"/>
        </w:rPr>
        <w:t>kỹ</w:t>
      </w:r>
      <w:r w:rsidRPr="00227DAE">
        <w:rPr>
          <w:lang w:eastAsia="x-none"/>
        </w:rPr>
        <w:t xml:space="preserve"> </w:t>
      </w:r>
      <w:r w:rsidRPr="00227DAE">
        <w:rPr>
          <w:lang w:eastAsia="x-none"/>
        </w:rPr>
        <w:t>thuật</w:t>
      </w:r>
    </w:p>
    <w:p w:rsidR="009D1437" w:rsidP="009D1437" w14:paraId="1BB2B794" w14:textId="77777777">
      <w:pPr>
        <w:pStyle w:val="ListParagraph"/>
        <w:numPr>
          <w:ilvl w:val="1"/>
          <w:numId w:val="22"/>
        </w:numPr>
        <w:rPr>
          <w:lang w:eastAsia="x-none"/>
        </w:rPr>
      </w:pPr>
      <w:r>
        <w:rPr>
          <w:lang w:eastAsia="x-none"/>
        </w:rPr>
        <w:t>11:</w:t>
      </w:r>
      <w:r w:rsidRPr="00227DAE">
        <w:rPr>
          <w:lang w:eastAsia="x-none"/>
        </w:rPr>
        <w:t xml:space="preserve"> TCTN </w:t>
      </w:r>
      <w:r w:rsidRPr="00227DAE">
        <w:rPr>
          <w:lang w:eastAsia="x-none"/>
        </w:rPr>
        <w:t>đã</w:t>
      </w:r>
      <w:r w:rsidRPr="00227DAE">
        <w:rPr>
          <w:lang w:eastAsia="x-none"/>
        </w:rPr>
        <w:t xml:space="preserve"> </w:t>
      </w:r>
      <w:r w:rsidRPr="00227DAE">
        <w:rPr>
          <w:lang w:eastAsia="x-none"/>
        </w:rPr>
        <w:t>gửi</w:t>
      </w:r>
      <w:r w:rsidRPr="00227DAE">
        <w:rPr>
          <w:lang w:eastAsia="x-none"/>
        </w:rPr>
        <w:t xml:space="preserve"> </w:t>
      </w:r>
      <w:r w:rsidRPr="00227DAE">
        <w:rPr>
          <w:lang w:eastAsia="x-none"/>
        </w:rPr>
        <w:t>TDiep</w:t>
      </w:r>
      <w:r w:rsidRPr="00227DAE">
        <w:rPr>
          <w:lang w:eastAsia="x-none"/>
        </w:rPr>
        <w:t xml:space="preserve"> </w:t>
      </w:r>
      <w:r w:rsidRPr="00227DAE">
        <w:rPr>
          <w:lang w:eastAsia="x-none"/>
        </w:rPr>
        <w:t>lên</w:t>
      </w:r>
      <w:r w:rsidRPr="00227DAE">
        <w:rPr>
          <w:lang w:eastAsia="x-none"/>
        </w:rPr>
        <w:t xml:space="preserve"> CQT</w:t>
      </w:r>
    </w:p>
    <w:p w:rsidR="009D1437" w:rsidP="009D1437" w14:paraId="3239610A" w14:textId="77777777">
      <w:pPr>
        <w:pStyle w:val="ListParagraph"/>
        <w:numPr>
          <w:ilvl w:val="1"/>
          <w:numId w:val="22"/>
        </w:numPr>
        <w:rPr>
          <w:lang w:eastAsia="x-none"/>
        </w:rPr>
      </w:pPr>
      <w:r>
        <w:rPr>
          <w:lang w:eastAsia="x-none"/>
        </w:rPr>
        <w:t>12:</w:t>
      </w:r>
      <w:r w:rsidRPr="00227DAE">
        <w:rPr>
          <w:lang w:eastAsia="x-none"/>
        </w:rPr>
        <w:t xml:space="preserve"> TCT </w:t>
      </w:r>
      <w:r w:rsidRPr="00227DAE">
        <w:rPr>
          <w:lang w:eastAsia="x-none"/>
        </w:rPr>
        <w:t>đã</w:t>
      </w:r>
      <w:r w:rsidRPr="00227DAE">
        <w:rPr>
          <w:lang w:eastAsia="x-none"/>
        </w:rPr>
        <w:t xml:space="preserve"> </w:t>
      </w:r>
      <w:r w:rsidRPr="00227DAE">
        <w:rPr>
          <w:lang w:eastAsia="x-none"/>
        </w:rPr>
        <w:t>phản</w:t>
      </w:r>
      <w:r w:rsidRPr="00227DAE">
        <w:rPr>
          <w:lang w:eastAsia="x-none"/>
        </w:rPr>
        <w:t xml:space="preserve"> </w:t>
      </w:r>
      <w:r w:rsidRPr="00227DAE">
        <w:rPr>
          <w:lang w:eastAsia="x-none"/>
        </w:rPr>
        <w:t>hồi</w:t>
      </w:r>
      <w:r w:rsidRPr="00227DAE">
        <w:rPr>
          <w:lang w:eastAsia="x-none"/>
        </w:rPr>
        <w:t xml:space="preserve"> </w:t>
      </w:r>
      <w:r w:rsidRPr="00227DAE">
        <w:rPr>
          <w:lang w:eastAsia="x-none"/>
        </w:rPr>
        <w:t>TDiep</w:t>
      </w:r>
      <w:r w:rsidRPr="00227DAE">
        <w:rPr>
          <w:lang w:eastAsia="x-none"/>
        </w:rPr>
        <w:t xml:space="preserve"> </w:t>
      </w:r>
      <w:r w:rsidRPr="00227DAE">
        <w:rPr>
          <w:lang w:eastAsia="x-none"/>
        </w:rPr>
        <w:t>kỹ</w:t>
      </w:r>
      <w:r w:rsidRPr="00227DAE">
        <w:rPr>
          <w:lang w:eastAsia="x-none"/>
        </w:rPr>
        <w:t xml:space="preserve"> </w:t>
      </w:r>
      <w:r w:rsidRPr="00227DAE">
        <w:rPr>
          <w:lang w:eastAsia="x-none"/>
        </w:rPr>
        <w:t>thuật</w:t>
      </w:r>
    </w:p>
    <w:p w:rsidR="009D1437" w:rsidP="009D1437" w14:paraId="5E4C7FEB" w14:textId="77777777">
      <w:pPr>
        <w:pStyle w:val="ListParagraph"/>
        <w:numPr>
          <w:ilvl w:val="1"/>
          <w:numId w:val="22"/>
        </w:numPr>
        <w:rPr>
          <w:lang w:eastAsia="x-none"/>
        </w:rPr>
      </w:pPr>
      <w:r>
        <w:rPr>
          <w:lang w:eastAsia="x-none"/>
        </w:rPr>
        <w:t>13:</w:t>
      </w:r>
      <w:r w:rsidRPr="00227DAE">
        <w:rPr>
          <w:lang w:eastAsia="x-none"/>
        </w:rPr>
        <w:t xml:space="preserve"> TCT </w:t>
      </w:r>
      <w:r w:rsidRPr="00227DAE">
        <w:rPr>
          <w:lang w:eastAsia="x-none"/>
        </w:rPr>
        <w:t>đã</w:t>
      </w:r>
      <w:r w:rsidRPr="00227DAE">
        <w:rPr>
          <w:lang w:eastAsia="x-none"/>
        </w:rPr>
        <w:t xml:space="preserve"> </w:t>
      </w:r>
      <w:r w:rsidRPr="00227DAE">
        <w:rPr>
          <w:lang w:eastAsia="x-none"/>
        </w:rPr>
        <w:t>phản</w:t>
      </w:r>
      <w:r w:rsidRPr="00227DAE">
        <w:rPr>
          <w:lang w:eastAsia="x-none"/>
        </w:rPr>
        <w:t xml:space="preserve"> </w:t>
      </w:r>
      <w:r w:rsidRPr="00227DAE">
        <w:rPr>
          <w:lang w:eastAsia="x-none"/>
        </w:rPr>
        <w:t>hồi</w:t>
      </w:r>
      <w:r w:rsidRPr="00227DAE">
        <w:rPr>
          <w:lang w:eastAsia="x-none"/>
        </w:rPr>
        <w:t xml:space="preserve"> </w:t>
      </w:r>
      <w:r w:rsidRPr="00227DAE">
        <w:rPr>
          <w:lang w:eastAsia="x-none"/>
        </w:rPr>
        <w:t>kết</w:t>
      </w:r>
      <w:r w:rsidRPr="00227DAE">
        <w:rPr>
          <w:lang w:eastAsia="x-none"/>
        </w:rPr>
        <w:t xml:space="preserve"> </w:t>
      </w:r>
      <w:r w:rsidRPr="00227DAE">
        <w:rPr>
          <w:lang w:eastAsia="x-none"/>
        </w:rPr>
        <w:t>quả</w:t>
      </w:r>
      <w:r w:rsidRPr="00227DAE">
        <w:rPr>
          <w:lang w:eastAsia="x-none"/>
        </w:rPr>
        <w:t xml:space="preserve"> </w:t>
      </w:r>
      <w:r w:rsidRPr="00227DAE">
        <w:rPr>
          <w:lang w:eastAsia="x-none"/>
        </w:rPr>
        <w:t>TDiep</w:t>
      </w:r>
    </w:p>
    <w:p w:rsidR="009D1437" w:rsidP="009D1437" w14:paraId="37D4388F" w14:textId="77777777">
      <w:pPr>
        <w:pStyle w:val="ListParagraph"/>
        <w:numPr>
          <w:ilvl w:val="1"/>
          <w:numId w:val="22"/>
        </w:numPr>
        <w:rPr>
          <w:lang w:eastAsia="x-none"/>
        </w:rPr>
      </w:pPr>
      <w:r w:rsidRPr="00227DAE">
        <w:rPr>
          <w:lang w:eastAsia="x-none"/>
        </w:rPr>
        <w:t>16</w:t>
      </w:r>
      <w:r>
        <w:rPr>
          <w:lang w:eastAsia="x-none"/>
        </w:rPr>
        <w:t>:</w:t>
      </w:r>
      <w:r w:rsidRPr="00227DAE">
        <w:rPr>
          <w:lang w:eastAsia="x-none"/>
        </w:rPr>
        <w:t xml:space="preserve"> </w:t>
      </w:r>
      <w:r w:rsidRPr="00227DAE">
        <w:rPr>
          <w:lang w:eastAsia="x-none"/>
        </w:rPr>
        <w:t>Lỗi</w:t>
      </w:r>
      <w:r w:rsidRPr="00227DAE">
        <w:rPr>
          <w:lang w:eastAsia="x-none"/>
        </w:rPr>
        <w:t xml:space="preserve"> </w:t>
      </w:r>
      <w:r w:rsidRPr="00227DAE">
        <w:rPr>
          <w:lang w:eastAsia="x-none"/>
        </w:rPr>
        <w:t>kết</w:t>
      </w:r>
      <w:r w:rsidRPr="00227DAE">
        <w:rPr>
          <w:lang w:eastAsia="x-none"/>
        </w:rPr>
        <w:t xml:space="preserve"> </w:t>
      </w:r>
      <w:r w:rsidRPr="00227DAE">
        <w:rPr>
          <w:lang w:eastAsia="x-none"/>
        </w:rPr>
        <w:t>nối</w:t>
      </w:r>
      <w:r w:rsidRPr="00227DAE">
        <w:rPr>
          <w:lang w:eastAsia="x-none"/>
        </w:rPr>
        <w:t xml:space="preserve"> </w:t>
      </w:r>
      <w:r w:rsidRPr="00227DAE">
        <w:rPr>
          <w:lang w:eastAsia="x-none"/>
        </w:rPr>
        <w:t>cơ</w:t>
      </w:r>
      <w:r w:rsidRPr="00227DAE">
        <w:rPr>
          <w:lang w:eastAsia="x-none"/>
        </w:rPr>
        <w:t xml:space="preserve"> </w:t>
      </w:r>
      <w:r w:rsidRPr="00227DAE">
        <w:rPr>
          <w:lang w:eastAsia="x-none"/>
        </w:rPr>
        <w:t>quan</w:t>
      </w:r>
      <w:r w:rsidRPr="00227DAE">
        <w:rPr>
          <w:lang w:eastAsia="x-none"/>
        </w:rPr>
        <w:t xml:space="preserve"> </w:t>
      </w:r>
      <w:r w:rsidRPr="00227DAE">
        <w:rPr>
          <w:lang w:eastAsia="x-none"/>
        </w:rPr>
        <w:t>thuế</w:t>
      </w:r>
    </w:p>
    <w:p w:rsidR="009D1437" w:rsidP="009D1437" w14:paraId="638A85C9" w14:textId="77777777">
      <w:pPr>
        <w:pStyle w:val="ListParagraph"/>
        <w:ind w:left="1440"/>
        <w:rPr>
          <w:lang w:eastAsia="x-none"/>
        </w:rPr>
      </w:pPr>
    </w:p>
    <w:p w:rsidR="009D1437" w:rsidP="009D1437" w14:paraId="543B66EE" w14:textId="77777777">
      <w:pPr>
        <w:pStyle w:val="ListParagraph"/>
        <w:numPr>
          <w:ilvl w:val="0"/>
          <w:numId w:val="22"/>
        </w:numPr>
        <w:rPr>
          <w:lang w:eastAsia="x-none"/>
        </w:rPr>
      </w:pPr>
      <w:r w:rsidRPr="00227DAE">
        <w:rPr>
          <w:b/>
          <w:lang w:eastAsia="x-none"/>
        </w:rPr>
        <w:t>Step</w:t>
      </w:r>
      <w:r>
        <w:rPr>
          <w:lang w:eastAsia="x-none"/>
        </w:rPr>
        <w:t xml:space="preserve"> (</w:t>
      </w:r>
      <w:r>
        <w:rPr>
          <w:lang w:eastAsia="x-none"/>
        </w:rPr>
        <w:t>định</w:t>
      </w:r>
      <w:r>
        <w:rPr>
          <w:lang w:eastAsia="x-none"/>
        </w:rPr>
        <w:t xml:space="preserve"> </w:t>
      </w:r>
      <w:r>
        <w:rPr>
          <w:lang w:eastAsia="x-none"/>
        </w:rPr>
        <w:t>dạng</w:t>
      </w:r>
      <w:r>
        <w:rPr>
          <w:lang w:eastAsia="x-none"/>
        </w:rPr>
        <w:t xml:space="preserve"> </w:t>
      </w:r>
      <w:r>
        <w:rPr>
          <w:lang w:eastAsia="x-none"/>
        </w:rPr>
        <w:t>số</w:t>
      </w:r>
      <w:r>
        <w:rPr>
          <w:lang w:eastAsia="x-none"/>
        </w:rPr>
        <w:t xml:space="preserve"> (int))</w:t>
      </w:r>
    </w:p>
    <w:p w:rsidR="009D1437" w:rsidP="009D1437" w14:paraId="05E89C6B" w14:textId="77777777">
      <w:pPr>
        <w:pStyle w:val="ListParagraph"/>
        <w:numPr>
          <w:ilvl w:val="1"/>
          <w:numId w:val="22"/>
        </w:numPr>
        <w:rPr>
          <w:lang w:eastAsia="x-none"/>
        </w:rPr>
      </w:pPr>
      <w:r>
        <w:rPr>
          <w:lang w:eastAsia="x-none"/>
        </w:rPr>
        <w:t>-2:</w:t>
      </w:r>
      <w:r w:rsidRPr="00227DAE">
        <w:rPr>
          <w:lang w:eastAsia="x-none"/>
        </w:rPr>
        <w:t xml:space="preserve"> </w:t>
      </w:r>
      <w:r>
        <w:rPr>
          <w:lang w:eastAsia="x-none"/>
        </w:rPr>
        <w:t>Giá</w:t>
      </w:r>
      <w:r>
        <w:rPr>
          <w:lang w:eastAsia="x-none"/>
        </w:rPr>
        <w:t xml:space="preserve"> </w:t>
      </w:r>
      <w:r>
        <w:rPr>
          <w:lang w:eastAsia="x-none"/>
        </w:rPr>
        <w:t>trị</w:t>
      </w:r>
      <w:r>
        <w:rPr>
          <w:lang w:eastAsia="x-none"/>
        </w:rPr>
        <w:t xml:space="preserve"> </w:t>
      </w:r>
      <w:r>
        <w:rPr>
          <w:lang w:eastAsia="x-none"/>
        </w:rPr>
        <w:t>m</w:t>
      </w:r>
      <w:r w:rsidRPr="00227DAE">
        <w:rPr>
          <w:lang w:eastAsia="x-none"/>
        </w:rPr>
        <w:t>ặc</w:t>
      </w:r>
      <w:r w:rsidRPr="00227DAE">
        <w:rPr>
          <w:lang w:eastAsia="x-none"/>
        </w:rPr>
        <w:t xml:space="preserve"> </w:t>
      </w:r>
      <w:r w:rsidRPr="00227DAE">
        <w:rPr>
          <w:lang w:eastAsia="x-none"/>
        </w:rPr>
        <w:t>định</w:t>
      </w:r>
      <w:r>
        <w:rPr>
          <w:lang w:eastAsia="x-none"/>
        </w:rPr>
        <w:t xml:space="preserve">, </w:t>
      </w:r>
      <w:r>
        <w:rPr>
          <w:lang w:eastAsia="x-none"/>
        </w:rPr>
        <w:t>lấy</w:t>
      </w:r>
      <w:r>
        <w:rPr>
          <w:lang w:eastAsia="x-none"/>
        </w:rPr>
        <w:t xml:space="preserve"> </w:t>
      </w:r>
      <w:r>
        <w:rPr>
          <w:lang w:eastAsia="x-none"/>
        </w:rPr>
        <w:t>tất</w:t>
      </w:r>
      <w:r>
        <w:rPr>
          <w:lang w:eastAsia="x-none"/>
        </w:rPr>
        <w:t xml:space="preserve"> </w:t>
      </w:r>
      <w:r>
        <w:rPr>
          <w:lang w:eastAsia="x-none"/>
        </w:rPr>
        <w:t>cả</w:t>
      </w:r>
    </w:p>
    <w:p w:rsidR="009D1437" w:rsidP="009D1437" w14:paraId="47C5742F" w14:textId="77777777">
      <w:pPr>
        <w:pStyle w:val="ListParagraph"/>
        <w:numPr>
          <w:ilvl w:val="1"/>
          <w:numId w:val="22"/>
        </w:numPr>
        <w:rPr>
          <w:lang w:eastAsia="x-none"/>
        </w:rPr>
      </w:pPr>
      <w:r>
        <w:rPr>
          <w:lang w:eastAsia="x-none"/>
        </w:rPr>
        <w:t>17:</w:t>
      </w:r>
      <w:r w:rsidRPr="00227DAE">
        <w:rPr>
          <w:lang w:eastAsia="x-none"/>
        </w:rPr>
        <w:t xml:space="preserve"> </w:t>
      </w:r>
      <w:r w:rsidRPr="00227DAE">
        <w:rPr>
          <w:lang w:eastAsia="x-none"/>
        </w:rPr>
        <w:t>Tiếp</w:t>
      </w:r>
      <w:r w:rsidRPr="00227DAE">
        <w:rPr>
          <w:lang w:eastAsia="x-none"/>
        </w:rPr>
        <w:t xml:space="preserve"> </w:t>
      </w:r>
      <w:r w:rsidRPr="00227DAE">
        <w:rPr>
          <w:lang w:eastAsia="x-none"/>
        </w:rPr>
        <w:t>nhận</w:t>
      </w:r>
      <w:r w:rsidRPr="00227DAE">
        <w:rPr>
          <w:lang w:eastAsia="x-none"/>
        </w:rPr>
        <w:t xml:space="preserve"> </w:t>
      </w:r>
      <w:r w:rsidRPr="00227DAE">
        <w:rPr>
          <w:lang w:eastAsia="x-none"/>
        </w:rPr>
        <w:t>Tờ</w:t>
      </w:r>
      <w:r w:rsidRPr="00227DAE">
        <w:rPr>
          <w:lang w:eastAsia="x-none"/>
        </w:rPr>
        <w:t xml:space="preserve"> </w:t>
      </w:r>
      <w:r w:rsidRPr="00227DAE">
        <w:rPr>
          <w:lang w:eastAsia="x-none"/>
        </w:rPr>
        <w:t>khai</w:t>
      </w:r>
      <w:r w:rsidRPr="00227DAE">
        <w:rPr>
          <w:lang w:eastAsia="x-none"/>
        </w:rPr>
        <w:t xml:space="preserve"> </w:t>
      </w:r>
      <w:r w:rsidRPr="00227DAE">
        <w:rPr>
          <w:lang w:eastAsia="x-none"/>
        </w:rPr>
        <w:t>đăng</w:t>
      </w:r>
      <w:r w:rsidRPr="00227DAE">
        <w:rPr>
          <w:lang w:eastAsia="x-none"/>
        </w:rPr>
        <w:t xml:space="preserve"> </w:t>
      </w:r>
      <w:r w:rsidRPr="00227DAE">
        <w:rPr>
          <w:lang w:eastAsia="x-none"/>
        </w:rPr>
        <w:t>ký</w:t>
      </w:r>
      <w:r w:rsidRPr="00227DAE">
        <w:rPr>
          <w:lang w:eastAsia="x-none"/>
        </w:rPr>
        <w:t xml:space="preserve"> </w:t>
      </w:r>
      <w:r w:rsidRPr="00227DAE">
        <w:rPr>
          <w:lang w:eastAsia="x-none"/>
        </w:rPr>
        <w:t>sử</w:t>
      </w:r>
      <w:r w:rsidRPr="00227DAE">
        <w:rPr>
          <w:lang w:eastAsia="x-none"/>
        </w:rPr>
        <w:t xml:space="preserve"> </w:t>
      </w:r>
      <w:r w:rsidRPr="00227DAE">
        <w:rPr>
          <w:lang w:eastAsia="x-none"/>
        </w:rPr>
        <w:t>dụng</w:t>
      </w:r>
      <w:r w:rsidRPr="00227DAE">
        <w:rPr>
          <w:lang w:eastAsia="x-none"/>
        </w:rPr>
        <w:t xml:space="preserve"> </w:t>
      </w:r>
      <w:r w:rsidRPr="00227DAE">
        <w:rPr>
          <w:lang w:eastAsia="x-none"/>
        </w:rPr>
        <w:t>hóa</w:t>
      </w:r>
      <w:r w:rsidRPr="00227DAE">
        <w:rPr>
          <w:lang w:eastAsia="x-none"/>
        </w:rPr>
        <w:t xml:space="preserve"> </w:t>
      </w:r>
      <w:r w:rsidRPr="00227DAE">
        <w:rPr>
          <w:lang w:eastAsia="x-none"/>
        </w:rPr>
        <w:t>đơn</w:t>
      </w:r>
      <w:r w:rsidRPr="00227DAE">
        <w:rPr>
          <w:lang w:eastAsia="x-none"/>
        </w:rPr>
        <w:t xml:space="preserve"> </w:t>
      </w:r>
      <w:r w:rsidRPr="00227DAE">
        <w:rPr>
          <w:lang w:eastAsia="x-none"/>
        </w:rPr>
        <w:t>điện</w:t>
      </w:r>
      <w:r w:rsidRPr="00227DAE">
        <w:rPr>
          <w:lang w:eastAsia="x-none"/>
        </w:rPr>
        <w:t xml:space="preserve"> </w:t>
      </w:r>
      <w:r w:rsidRPr="00227DAE">
        <w:rPr>
          <w:lang w:eastAsia="x-none"/>
        </w:rPr>
        <w:t>tử</w:t>
      </w:r>
    </w:p>
    <w:p w:rsidR="009D1437" w:rsidP="009D1437" w14:paraId="7D071B91" w14:textId="77777777">
      <w:pPr>
        <w:pStyle w:val="ListParagraph"/>
        <w:numPr>
          <w:ilvl w:val="1"/>
          <w:numId w:val="22"/>
        </w:numPr>
        <w:rPr>
          <w:lang w:eastAsia="x-none"/>
        </w:rPr>
      </w:pPr>
      <w:r>
        <w:rPr>
          <w:lang w:eastAsia="x-none"/>
        </w:rPr>
        <w:t>18:</w:t>
      </w:r>
      <w:r w:rsidRPr="00227DAE">
        <w:rPr>
          <w:lang w:eastAsia="x-none"/>
        </w:rPr>
        <w:t xml:space="preserve"> </w:t>
      </w:r>
      <w:r w:rsidRPr="00227DAE">
        <w:rPr>
          <w:lang w:eastAsia="x-none"/>
        </w:rPr>
        <w:t>Không</w:t>
      </w:r>
      <w:r w:rsidRPr="00227DAE">
        <w:rPr>
          <w:lang w:eastAsia="x-none"/>
        </w:rPr>
        <w:t xml:space="preserve"> </w:t>
      </w:r>
      <w:r w:rsidRPr="00227DAE">
        <w:rPr>
          <w:lang w:eastAsia="x-none"/>
        </w:rPr>
        <w:t>tiếp</w:t>
      </w:r>
      <w:r w:rsidRPr="00227DAE">
        <w:rPr>
          <w:lang w:eastAsia="x-none"/>
        </w:rPr>
        <w:t xml:space="preserve"> </w:t>
      </w:r>
      <w:r w:rsidRPr="00227DAE">
        <w:rPr>
          <w:lang w:eastAsia="x-none"/>
        </w:rPr>
        <w:t>nhận</w:t>
      </w:r>
      <w:r w:rsidRPr="00227DAE">
        <w:rPr>
          <w:lang w:eastAsia="x-none"/>
        </w:rPr>
        <w:t xml:space="preserve"> </w:t>
      </w:r>
      <w:r w:rsidRPr="00227DAE">
        <w:rPr>
          <w:lang w:eastAsia="x-none"/>
        </w:rPr>
        <w:t>Tờ</w:t>
      </w:r>
      <w:r w:rsidRPr="00227DAE">
        <w:rPr>
          <w:lang w:eastAsia="x-none"/>
        </w:rPr>
        <w:t xml:space="preserve"> </w:t>
      </w:r>
      <w:r w:rsidRPr="00227DAE">
        <w:rPr>
          <w:lang w:eastAsia="x-none"/>
        </w:rPr>
        <w:t>khai</w:t>
      </w:r>
      <w:r w:rsidRPr="00227DAE">
        <w:rPr>
          <w:lang w:eastAsia="x-none"/>
        </w:rPr>
        <w:t xml:space="preserve"> </w:t>
      </w:r>
      <w:r w:rsidRPr="00227DAE">
        <w:rPr>
          <w:lang w:eastAsia="x-none"/>
        </w:rPr>
        <w:t>đăng</w:t>
      </w:r>
      <w:r w:rsidRPr="00227DAE">
        <w:rPr>
          <w:lang w:eastAsia="x-none"/>
        </w:rPr>
        <w:t xml:space="preserve"> </w:t>
      </w:r>
      <w:r w:rsidRPr="00227DAE">
        <w:rPr>
          <w:lang w:eastAsia="x-none"/>
        </w:rPr>
        <w:t>ký</w:t>
      </w:r>
      <w:r w:rsidRPr="00227DAE">
        <w:rPr>
          <w:lang w:eastAsia="x-none"/>
        </w:rPr>
        <w:t xml:space="preserve"> </w:t>
      </w:r>
      <w:r w:rsidRPr="00227DAE">
        <w:rPr>
          <w:lang w:eastAsia="x-none"/>
        </w:rPr>
        <w:t>sử</w:t>
      </w:r>
      <w:r w:rsidRPr="00227DAE">
        <w:rPr>
          <w:lang w:eastAsia="x-none"/>
        </w:rPr>
        <w:t xml:space="preserve"> </w:t>
      </w:r>
      <w:r w:rsidRPr="00227DAE">
        <w:rPr>
          <w:lang w:eastAsia="x-none"/>
        </w:rPr>
        <w:t>dụng</w:t>
      </w:r>
      <w:r w:rsidRPr="00227DAE">
        <w:rPr>
          <w:lang w:eastAsia="x-none"/>
        </w:rPr>
        <w:t xml:space="preserve"> </w:t>
      </w:r>
      <w:r w:rsidRPr="00227DAE">
        <w:rPr>
          <w:lang w:eastAsia="x-none"/>
        </w:rPr>
        <w:t>hóa</w:t>
      </w:r>
      <w:r w:rsidRPr="00227DAE">
        <w:rPr>
          <w:lang w:eastAsia="x-none"/>
        </w:rPr>
        <w:t xml:space="preserve"> </w:t>
      </w:r>
      <w:r w:rsidRPr="00227DAE">
        <w:rPr>
          <w:lang w:eastAsia="x-none"/>
        </w:rPr>
        <w:t>đơn</w:t>
      </w:r>
      <w:r w:rsidRPr="00227DAE">
        <w:rPr>
          <w:lang w:eastAsia="x-none"/>
        </w:rPr>
        <w:t xml:space="preserve"> </w:t>
      </w:r>
      <w:r w:rsidRPr="00227DAE">
        <w:rPr>
          <w:lang w:eastAsia="x-none"/>
        </w:rPr>
        <w:t>điện</w:t>
      </w:r>
      <w:r w:rsidRPr="00227DAE">
        <w:rPr>
          <w:lang w:eastAsia="x-none"/>
        </w:rPr>
        <w:t xml:space="preserve"> </w:t>
      </w:r>
      <w:r w:rsidRPr="00227DAE">
        <w:rPr>
          <w:lang w:eastAsia="x-none"/>
        </w:rPr>
        <w:t>tử</w:t>
      </w:r>
    </w:p>
    <w:p w:rsidR="009D1437" w:rsidP="009D1437" w14:paraId="14B98A7B" w14:textId="77777777">
      <w:pPr>
        <w:pStyle w:val="ListParagraph"/>
        <w:numPr>
          <w:ilvl w:val="1"/>
          <w:numId w:val="22"/>
        </w:numPr>
        <w:rPr>
          <w:lang w:eastAsia="x-none"/>
        </w:rPr>
      </w:pPr>
      <w:r>
        <w:rPr>
          <w:lang w:eastAsia="x-none"/>
        </w:rPr>
        <w:t>19:</w:t>
      </w:r>
      <w:r w:rsidRPr="00227DAE">
        <w:rPr>
          <w:lang w:eastAsia="x-none"/>
        </w:rPr>
        <w:t xml:space="preserve"> </w:t>
      </w:r>
      <w:r w:rsidRPr="00227DAE">
        <w:rPr>
          <w:lang w:eastAsia="x-none"/>
        </w:rPr>
        <w:t>Tiếp</w:t>
      </w:r>
      <w:r w:rsidRPr="00227DAE">
        <w:rPr>
          <w:lang w:eastAsia="x-none"/>
        </w:rPr>
        <w:t xml:space="preserve"> </w:t>
      </w:r>
      <w:r w:rsidRPr="00227DAE">
        <w:rPr>
          <w:lang w:eastAsia="x-none"/>
        </w:rPr>
        <w:t>nhận</w:t>
      </w:r>
      <w:r w:rsidRPr="00227DAE">
        <w:rPr>
          <w:lang w:eastAsia="x-none"/>
        </w:rPr>
        <w:t xml:space="preserve"> </w:t>
      </w:r>
      <w:r w:rsidRPr="00227DAE">
        <w:rPr>
          <w:lang w:eastAsia="x-none"/>
        </w:rPr>
        <w:t>Tờ</w:t>
      </w:r>
      <w:r w:rsidRPr="00227DAE">
        <w:rPr>
          <w:lang w:eastAsia="x-none"/>
        </w:rPr>
        <w:t xml:space="preserve"> </w:t>
      </w:r>
      <w:r w:rsidRPr="00227DAE">
        <w:rPr>
          <w:lang w:eastAsia="x-none"/>
        </w:rPr>
        <w:t>khai</w:t>
      </w:r>
      <w:r w:rsidRPr="00227DAE">
        <w:rPr>
          <w:lang w:eastAsia="x-none"/>
        </w:rPr>
        <w:t xml:space="preserve"> </w:t>
      </w:r>
      <w:r w:rsidRPr="00227DAE">
        <w:rPr>
          <w:lang w:eastAsia="x-none"/>
        </w:rPr>
        <w:t>đăng</w:t>
      </w:r>
      <w:r w:rsidRPr="00227DAE">
        <w:rPr>
          <w:lang w:eastAsia="x-none"/>
        </w:rPr>
        <w:t xml:space="preserve"> </w:t>
      </w:r>
      <w:r w:rsidRPr="00227DAE">
        <w:rPr>
          <w:lang w:eastAsia="x-none"/>
        </w:rPr>
        <w:t>ký</w:t>
      </w:r>
      <w:r w:rsidRPr="00227DAE">
        <w:rPr>
          <w:lang w:eastAsia="x-none"/>
        </w:rPr>
        <w:t xml:space="preserve"> </w:t>
      </w:r>
      <w:r w:rsidRPr="00227DAE">
        <w:rPr>
          <w:lang w:eastAsia="x-none"/>
        </w:rPr>
        <w:t>thay</w:t>
      </w:r>
      <w:r w:rsidRPr="00227DAE">
        <w:rPr>
          <w:lang w:eastAsia="x-none"/>
        </w:rPr>
        <w:t xml:space="preserve"> </w:t>
      </w:r>
      <w:r w:rsidRPr="00227DAE">
        <w:rPr>
          <w:lang w:eastAsia="x-none"/>
        </w:rPr>
        <w:t>đổi</w:t>
      </w:r>
      <w:r w:rsidRPr="00227DAE">
        <w:rPr>
          <w:lang w:eastAsia="x-none"/>
        </w:rPr>
        <w:t xml:space="preserve"> </w:t>
      </w:r>
      <w:r w:rsidRPr="00227DAE">
        <w:rPr>
          <w:lang w:eastAsia="x-none"/>
        </w:rPr>
        <w:t>thông</w:t>
      </w:r>
      <w:r w:rsidRPr="00227DAE">
        <w:rPr>
          <w:lang w:eastAsia="x-none"/>
        </w:rPr>
        <w:t xml:space="preserve"> tin </w:t>
      </w:r>
      <w:r w:rsidRPr="00227DAE">
        <w:rPr>
          <w:lang w:eastAsia="x-none"/>
        </w:rPr>
        <w:t>sử</w:t>
      </w:r>
      <w:r w:rsidRPr="00227DAE">
        <w:rPr>
          <w:lang w:eastAsia="x-none"/>
        </w:rPr>
        <w:t xml:space="preserve"> </w:t>
      </w:r>
      <w:r w:rsidRPr="00227DAE">
        <w:rPr>
          <w:lang w:eastAsia="x-none"/>
        </w:rPr>
        <w:t>dụng</w:t>
      </w:r>
      <w:r w:rsidRPr="00227DAE">
        <w:rPr>
          <w:lang w:eastAsia="x-none"/>
        </w:rPr>
        <w:t xml:space="preserve"> </w:t>
      </w:r>
      <w:r w:rsidRPr="00227DAE">
        <w:rPr>
          <w:lang w:eastAsia="x-none"/>
        </w:rPr>
        <w:t>hóa</w:t>
      </w:r>
      <w:r w:rsidRPr="00227DAE">
        <w:rPr>
          <w:lang w:eastAsia="x-none"/>
        </w:rPr>
        <w:t xml:space="preserve"> </w:t>
      </w:r>
      <w:r w:rsidRPr="00227DAE">
        <w:rPr>
          <w:lang w:eastAsia="x-none"/>
        </w:rPr>
        <w:t>đơn</w:t>
      </w:r>
      <w:r w:rsidRPr="00227DAE">
        <w:rPr>
          <w:lang w:eastAsia="x-none"/>
        </w:rPr>
        <w:t xml:space="preserve"> </w:t>
      </w:r>
      <w:r w:rsidRPr="00227DAE">
        <w:rPr>
          <w:lang w:eastAsia="x-none"/>
        </w:rPr>
        <w:t>điện</w:t>
      </w:r>
      <w:r w:rsidRPr="00227DAE">
        <w:rPr>
          <w:lang w:eastAsia="x-none"/>
        </w:rPr>
        <w:t xml:space="preserve"> </w:t>
      </w:r>
      <w:r w:rsidRPr="00227DAE">
        <w:rPr>
          <w:lang w:eastAsia="x-none"/>
        </w:rPr>
        <w:t>tử</w:t>
      </w:r>
    </w:p>
    <w:p w:rsidR="009D1437" w:rsidP="009D1437" w14:paraId="2D024D74" w14:textId="77777777">
      <w:pPr>
        <w:pStyle w:val="ListParagraph"/>
        <w:numPr>
          <w:ilvl w:val="1"/>
          <w:numId w:val="22"/>
        </w:numPr>
        <w:rPr>
          <w:lang w:eastAsia="x-none"/>
        </w:rPr>
      </w:pPr>
      <w:r>
        <w:rPr>
          <w:lang w:eastAsia="x-none"/>
        </w:rPr>
        <w:t>20:</w:t>
      </w:r>
      <w:r w:rsidRPr="00227DAE">
        <w:rPr>
          <w:lang w:eastAsia="x-none"/>
        </w:rPr>
        <w:t xml:space="preserve"> </w:t>
      </w:r>
      <w:r w:rsidRPr="00227DAE">
        <w:rPr>
          <w:lang w:eastAsia="x-none"/>
        </w:rPr>
        <w:t>Không</w:t>
      </w:r>
      <w:r w:rsidRPr="00227DAE">
        <w:rPr>
          <w:lang w:eastAsia="x-none"/>
        </w:rPr>
        <w:t xml:space="preserve"> </w:t>
      </w:r>
      <w:r w:rsidRPr="00227DAE">
        <w:rPr>
          <w:lang w:eastAsia="x-none"/>
        </w:rPr>
        <w:t>tiếp</w:t>
      </w:r>
      <w:r w:rsidRPr="00227DAE">
        <w:rPr>
          <w:lang w:eastAsia="x-none"/>
        </w:rPr>
        <w:t xml:space="preserve"> </w:t>
      </w:r>
      <w:r w:rsidRPr="00227DAE">
        <w:rPr>
          <w:lang w:eastAsia="x-none"/>
        </w:rPr>
        <w:t>nhận</w:t>
      </w:r>
      <w:r w:rsidRPr="00227DAE">
        <w:rPr>
          <w:lang w:eastAsia="x-none"/>
        </w:rPr>
        <w:t xml:space="preserve"> </w:t>
      </w:r>
      <w:r w:rsidRPr="00227DAE">
        <w:rPr>
          <w:lang w:eastAsia="x-none"/>
        </w:rPr>
        <w:t>Tờ</w:t>
      </w:r>
      <w:r w:rsidRPr="00227DAE">
        <w:rPr>
          <w:lang w:eastAsia="x-none"/>
        </w:rPr>
        <w:t xml:space="preserve"> </w:t>
      </w:r>
      <w:r w:rsidRPr="00227DAE">
        <w:rPr>
          <w:lang w:eastAsia="x-none"/>
        </w:rPr>
        <w:t>khai</w:t>
      </w:r>
      <w:r w:rsidRPr="00227DAE">
        <w:rPr>
          <w:lang w:eastAsia="x-none"/>
        </w:rPr>
        <w:t xml:space="preserve"> </w:t>
      </w:r>
      <w:r w:rsidRPr="00227DAE">
        <w:rPr>
          <w:lang w:eastAsia="x-none"/>
        </w:rPr>
        <w:t>đăng</w:t>
      </w:r>
      <w:r w:rsidRPr="00227DAE">
        <w:rPr>
          <w:lang w:eastAsia="x-none"/>
        </w:rPr>
        <w:t xml:space="preserve"> </w:t>
      </w:r>
      <w:r w:rsidRPr="00227DAE">
        <w:rPr>
          <w:lang w:eastAsia="x-none"/>
        </w:rPr>
        <w:t>ký</w:t>
      </w:r>
      <w:r w:rsidRPr="00227DAE">
        <w:rPr>
          <w:lang w:eastAsia="x-none"/>
        </w:rPr>
        <w:t xml:space="preserve"> </w:t>
      </w:r>
      <w:r w:rsidRPr="00227DAE">
        <w:rPr>
          <w:lang w:eastAsia="x-none"/>
        </w:rPr>
        <w:t>thay</w:t>
      </w:r>
      <w:r w:rsidRPr="00227DAE">
        <w:rPr>
          <w:lang w:eastAsia="x-none"/>
        </w:rPr>
        <w:t xml:space="preserve"> </w:t>
      </w:r>
      <w:r w:rsidRPr="00227DAE">
        <w:rPr>
          <w:lang w:eastAsia="x-none"/>
        </w:rPr>
        <w:t>đổi</w:t>
      </w:r>
      <w:r w:rsidRPr="00227DAE">
        <w:rPr>
          <w:lang w:eastAsia="x-none"/>
        </w:rPr>
        <w:t xml:space="preserve"> </w:t>
      </w:r>
      <w:r w:rsidRPr="00227DAE">
        <w:rPr>
          <w:lang w:eastAsia="x-none"/>
        </w:rPr>
        <w:t>thông</w:t>
      </w:r>
      <w:r w:rsidRPr="00227DAE">
        <w:rPr>
          <w:lang w:eastAsia="x-none"/>
        </w:rPr>
        <w:t xml:space="preserve"> tin </w:t>
      </w:r>
      <w:r w:rsidRPr="00227DAE">
        <w:rPr>
          <w:lang w:eastAsia="x-none"/>
        </w:rPr>
        <w:t>sử</w:t>
      </w:r>
      <w:r w:rsidRPr="00227DAE">
        <w:rPr>
          <w:lang w:eastAsia="x-none"/>
        </w:rPr>
        <w:t xml:space="preserve"> </w:t>
      </w:r>
      <w:r w:rsidRPr="00227DAE">
        <w:rPr>
          <w:lang w:eastAsia="x-none"/>
        </w:rPr>
        <w:t>dụng</w:t>
      </w:r>
      <w:r w:rsidRPr="00227DAE">
        <w:rPr>
          <w:lang w:eastAsia="x-none"/>
        </w:rPr>
        <w:t xml:space="preserve"> </w:t>
      </w:r>
      <w:r w:rsidRPr="00227DAE">
        <w:rPr>
          <w:lang w:eastAsia="x-none"/>
        </w:rPr>
        <w:t>hóa</w:t>
      </w:r>
      <w:r w:rsidRPr="00227DAE">
        <w:rPr>
          <w:lang w:eastAsia="x-none"/>
        </w:rPr>
        <w:t xml:space="preserve"> </w:t>
      </w:r>
      <w:r w:rsidRPr="00227DAE">
        <w:rPr>
          <w:lang w:eastAsia="x-none"/>
        </w:rPr>
        <w:t>đơn</w:t>
      </w:r>
      <w:r w:rsidRPr="00227DAE">
        <w:rPr>
          <w:lang w:eastAsia="x-none"/>
        </w:rPr>
        <w:t xml:space="preserve"> </w:t>
      </w:r>
      <w:r w:rsidRPr="00227DAE">
        <w:rPr>
          <w:lang w:eastAsia="x-none"/>
        </w:rPr>
        <w:t>điện</w:t>
      </w:r>
      <w:r w:rsidRPr="00227DAE">
        <w:rPr>
          <w:lang w:eastAsia="x-none"/>
        </w:rPr>
        <w:t xml:space="preserve"> </w:t>
      </w:r>
      <w:r w:rsidRPr="00227DAE">
        <w:rPr>
          <w:lang w:eastAsia="x-none"/>
        </w:rPr>
        <w:t>tử</w:t>
      </w:r>
    </w:p>
    <w:p w:rsidR="009D1437" w:rsidP="009D1437" w14:paraId="4C621A88" w14:textId="77777777">
      <w:pPr>
        <w:pStyle w:val="ListParagraph"/>
        <w:numPr>
          <w:ilvl w:val="1"/>
          <w:numId w:val="22"/>
        </w:numPr>
        <w:rPr>
          <w:lang w:eastAsia="x-none"/>
        </w:rPr>
      </w:pPr>
      <w:r>
        <w:rPr>
          <w:lang w:eastAsia="x-none"/>
        </w:rPr>
        <w:t>21:</w:t>
      </w:r>
      <w:r w:rsidRPr="00227DAE">
        <w:rPr>
          <w:lang w:eastAsia="x-none"/>
        </w:rPr>
        <w:t xml:space="preserve"> </w:t>
      </w:r>
      <w:r w:rsidRPr="00227DAE">
        <w:rPr>
          <w:lang w:eastAsia="x-none"/>
        </w:rPr>
        <w:t>Chấp</w:t>
      </w:r>
      <w:r w:rsidRPr="00227DAE">
        <w:rPr>
          <w:lang w:eastAsia="x-none"/>
        </w:rPr>
        <w:t xml:space="preserve"> </w:t>
      </w:r>
      <w:r w:rsidRPr="00227DAE">
        <w:rPr>
          <w:lang w:eastAsia="x-none"/>
        </w:rPr>
        <w:t>nhận</w:t>
      </w:r>
      <w:r w:rsidRPr="00227DAE">
        <w:rPr>
          <w:lang w:eastAsia="x-none"/>
        </w:rPr>
        <w:t xml:space="preserve"> </w:t>
      </w:r>
      <w:r w:rsidRPr="00227DAE">
        <w:rPr>
          <w:lang w:eastAsia="x-none"/>
        </w:rPr>
        <w:t>đăng</w:t>
      </w:r>
      <w:r w:rsidRPr="00227DAE">
        <w:rPr>
          <w:lang w:eastAsia="x-none"/>
        </w:rPr>
        <w:t xml:space="preserve"> </w:t>
      </w:r>
      <w:r w:rsidRPr="00227DAE">
        <w:rPr>
          <w:lang w:eastAsia="x-none"/>
        </w:rPr>
        <w:t>ký</w:t>
      </w:r>
      <w:r w:rsidRPr="00227DAE">
        <w:rPr>
          <w:lang w:eastAsia="x-none"/>
        </w:rPr>
        <w:t>/</w:t>
      </w:r>
      <w:r w:rsidRPr="00227DAE">
        <w:rPr>
          <w:lang w:eastAsia="x-none"/>
        </w:rPr>
        <w:t>thay</w:t>
      </w:r>
      <w:r w:rsidRPr="00227DAE">
        <w:rPr>
          <w:lang w:eastAsia="x-none"/>
        </w:rPr>
        <w:t xml:space="preserve"> </w:t>
      </w:r>
      <w:r w:rsidRPr="00227DAE">
        <w:rPr>
          <w:lang w:eastAsia="x-none"/>
        </w:rPr>
        <w:t>đổi</w:t>
      </w:r>
      <w:r w:rsidRPr="00227DAE">
        <w:rPr>
          <w:lang w:eastAsia="x-none"/>
        </w:rPr>
        <w:t xml:space="preserve"> </w:t>
      </w:r>
      <w:r w:rsidRPr="00227DAE">
        <w:rPr>
          <w:lang w:eastAsia="x-none"/>
        </w:rPr>
        <w:t>thông</w:t>
      </w:r>
      <w:r w:rsidRPr="00227DAE">
        <w:rPr>
          <w:lang w:eastAsia="x-none"/>
        </w:rPr>
        <w:t xml:space="preserve"> tin </w:t>
      </w:r>
      <w:r w:rsidRPr="00227DAE">
        <w:rPr>
          <w:lang w:eastAsia="x-none"/>
        </w:rPr>
        <w:t>sử</w:t>
      </w:r>
      <w:r w:rsidRPr="00227DAE">
        <w:rPr>
          <w:lang w:eastAsia="x-none"/>
        </w:rPr>
        <w:t xml:space="preserve"> </w:t>
      </w:r>
      <w:r w:rsidRPr="00227DAE">
        <w:rPr>
          <w:lang w:eastAsia="x-none"/>
        </w:rPr>
        <w:t>dụng</w:t>
      </w:r>
      <w:r w:rsidRPr="00227DAE">
        <w:rPr>
          <w:lang w:eastAsia="x-none"/>
        </w:rPr>
        <w:t xml:space="preserve"> </w:t>
      </w:r>
      <w:r w:rsidRPr="00227DAE">
        <w:rPr>
          <w:lang w:eastAsia="x-none"/>
        </w:rPr>
        <w:t>hóa</w:t>
      </w:r>
      <w:r w:rsidRPr="00227DAE">
        <w:rPr>
          <w:lang w:eastAsia="x-none"/>
        </w:rPr>
        <w:t xml:space="preserve"> </w:t>
      </w:r>
      <w:r w:rsidRPr="00227DAE">
        <w:rPr>
          <w:lang w:eastAsia="x-none"/>
        </w:rPr>
        <w:t>đơn</w:t>
      </w:r>
      <w:r w:rsidRPr="00227DAE">
        <w:rPr>
          <w:lang w:eastAsia="x-none"/>
        </w:rPr>
        <w:t xml:space="preserve"> </w:t>
      </w:r>
      <w:r w:rsidRPr="00227DAE">
        <w:rPr>
          <w:lang w:eastAsia="x-none"/>
        </w:rPr>
        <w:t>điện</w:t>
      </w:r>
      <w:r w:rsidRPr="00227DAE">
        <w:rPr>
          <w:lang w:eastAsia="x-none"/>
        </w:rPr>
        <w:t xml:space="preserve"> </w:t>
      </w:r>
      <w:r w:rsidRPr="00227DAE">
        <w:rPr>
          <w:lang w:eastAsia="x-none"/>
        </w:rPr>
        <w:t>tử</w:t>
      </w:r>
      <w:r w:rsidRPr="00227DAE">
        <w:rPr>
          <w:lang w:eastAsia="x-none"/>
        </w:rPr>
        <w:t>.</w:t>
      </w:r>
    </w:p>
    <w:p w:rsidR="009D1437" w:rsidP="009D1437" w14:paraId="6AA0A081" w14:textId="77777777">
      <w:pPr>
        <w:pStyle w:val="ListParagraph"/>
        <w:numPr>
          <w:ilvl w:val="1"/>
          <w:numId w:val="22"/>
        </w:numPr>
        <w:rPr>
          <w:lang w:eastAsia="x-none"/>
        </w:rPr>
      </w:pPr>
      <w:r>
        <w:rPr>
          <w:lang w:eastAsia="x-none"/>
        </w:rPr>
        <w:t>22:</w:t>
      </w:r>
      <w:r w:rsidRPr="00227DAE">
        <w:rPr>
          <w:lang w:eastAsia="x-none"/>
        </w:rPr>
        <w:t xml:space="preserve"> </w:t>
      </w:r>
      <w:r w:rsidRPr="00227DAE">
        <w:rPr>
          <w:lang w:eastAsia="x-none"/>
        </w:rPr>
        <w:t>Không</w:t>
      </w:r>
      <w:r w:rsidRPr="00227DAE">
        <w:rPr>
          <w:lang w:eastAsia="x-none"/>
        </w:rPr>
        <w:t xml:space="preserve"> </w:t>
      </w:r>
      <w:r w:rsidRPr="00227DAE">
        <w:rPr>
          <w:lang w:eastAsia="x-none"/>
        </w:rPr>
        <w:t>chấp</w:t>
      </w:r>
      <w:r w:rsidRPr="00227DAE">
        <w:rPr>
          <w:lang w:eastAsia="x-none"/>
        </w:rPr>
        <w:t xml:space="preserve"> </w:t>
      </w:r>
      <w:r w:rsidRPr="00227DAE">
        <w:rPr>
          <w:lang w:eastAsia="x-none"/>
        </w:rPr>
        <w:t>nhận</w:t>
      </w:r>
      <w:r w:rsidRPr="00227DAE">
        <w:rPr>
          <w:lang w:eastAsia="x-none"/>
        </w:rPr>
        <w:t xml:space="preserve"> </w:t>
      </w:r>
      <w:r w:rsidRPr="00227DAE">
        <w:rPr>
          <w:lang w:eastAsia="x-none"/>
        </w:rPr>
        <w:t>đăng</w:t>
      </w:r>
      <w:r w:rsidRPr="00227DAE">
        <w:rPr>
          <w:lang w:eastAsia="x-none"/>
        </w:rPr>
        <w:t xml:space="preserve"> </w:t>
      </w:r>
      <w:r w:rsidRPr="00227DAE">
        <w:rPr>
          <w:lang w:eastAsia="x-none"/>
        </w:rPr>
        <w:t>ký</w:t>
      </w:r>
      <w:r w:rsidRPr="00227DAE">
        <w:rPr>
          <w:lang w:eastAsia="x-none"/>
        </w:rPr>
        <w:t>/</w:t>
      </w:r>
      <w:r w:rsidRPr="00227DAE">
        <w:rPr>
          <w:lang w:eastAsia="x-none"/>
        </w:rPr>
        <w:t>thay</w:t>
      </w:r>
      <w:r w:rsidRPr="00227DAE">
        <w:rPr>
          <w:lang w:eastAsia="x-none"/>
        </w:rPr>
        <w:t xml:space="preserve"> </w:t>
      </w:r>
      <w:r w:rsidRPr="00227DAE">
        <w:rPr>
          <w:lang w:eastAsia="x-none"/>
        </w:rPr>
        <w:t>đổi</w:t>
      </w:r>
      <w:r w:rsidRPr="00227DAE">
        <w:rPr>
          <w:lang w:eastAsia="x-none"/>
        </w:rPr>
        <w:t xml:space="preserve"> </w:t>
      </w:r>
      <w:r w:rsidRPr="00227DAE">
        <w:rPr>
          <w:lang w:eastAsia="x-none"/>
        </w:rPr>
        <w:t>thông</w:t>
      </w:r>
      <w:r w:rsidRPr="00227DAE">
        <w:rPr>
          <w:lang w:eastAsia="x-none"/>
        </w:rPr>
        <w:t xml:space="preserve"> tin </w:t>
      </w:r>
      <w:r w:rsidRPr="00227DAE">
        <w:rPr>
          <w:lang w:eastAsia="x-none"/>
        </w:rPr>
        <w:t>sử</w:t>
      </w:r>
      <w:r w:rsidRPr="00227DAE">
        <w:rPr>
          <w:lang w:eastAsia="x-none"/>
        </w:rPr>
        <w:t xml:space="preserve"> </w:t>
      </w:r>
      <w:r w:rsidRPr="00227DAE">
        <w:rPr>
          <w:lang w:eastAsia="x-none"/>
        </w:rPr>
        <w:t>dụng</w:t>
      </w:r>
      <w:r w:rsidRPr="00227DAE">
        <w:rPr>
          <w:lang w:eastAsia="x-none"/>
        </w:rPr>
        <w:t xml:space="preserve"> </w:t>
      </w:r>
      <w:r w:rsidRPr="00227DAE">
        <w:rPr>
          <w:lang w:eastAsia="x-none"/>
        </w:rPr>
        <w:t>hóa</w:t>
      </w:r>
      <w:r w:rsidRPr="00227DAE">
        <w:rPr>
          <w:lang w:eastAsia="x-none"/>
        </w:rPr>
        <w:t xml:space="preserve"> </w:t>
      </w:r>
      <w:r w:rsidRPr="00227DAE">
        <w:rPr>
          <w:lang w:eastAsia="x-none"/>
        </w:rPr>
        <w:t>đơn</w:t>
      </w:r>
      <w:r w:rsidRPr="00227DAE">
        <w:rPr>
          <w:lang w:eastAsia="x-none"/>
        </w:rPr>
        <w:t xml:space="preserve"> </w:t>
      </w:r>
      <w:r w:rsidRPr="00227DAE">
        <w:rPr>
          <w:lang w:eastAsia="x-none"/>
        </w:rPr>
        <w:t>điện</w:t>
      </w:r>
      <w:r w:rsidRPr="00227DAE">
        <w:rPr>
          <w:lang w:eastAsia="x-none"/>
        </w:rPr>
        <w:t xml:space="preserve"> </w:t>
      </w:r>
      <w:r w:rsidRPr="00227DAE">
        <w:rPr>
          <w:lang w:eastAsia="x-none"/>
        </w:rPr>
        <w:t>tử</w:t>
      </w:r>
      <w:r w:rsidRPr="00227DAE">
        <w:rPr>
          <w:lang w:eastAsia="x-none"/>
        </w:rPr>
        <w:t>!</w:t>
      </w:r>
    </w:p>
    <w:p w:rsidR="009D1437" w:rsidP="009D1437" w14:paraId="2F3A718C" w14:textId="77777777">
      <w:pPr>
        <w:pStyle w:val="ListParagraph"/>
        <w:numPr>
          <w:ilvl w:val="1"/>
          <w:numId w:val="22"/>
        </w:numPr>
        <w:rPr>
          <w:lang w:eastAsia="x-none"/>
        </w:rPr>
      </w:pPr>
      <w:r>
        <w:rPr>
          <w:lang w:eastAsia="x-none"/>
        </w:rPr>
        <w:t>23:</w:t>
      </w:r>
      <w:r w:rsidRPr="00227DAE">
        <w:rPr>
          <w:lang w:eastAsia="x-none"/>
        </w:rPr>
        <w:t xml:space="preserve"> TCTN </w:t>
      </w:r>
      <w:r w:rsidRPr="00227DAE">
        <w:rPr>
          <w:lang w:eastAsia="x-none"/>
        </w:rPr>
        <w:t>tiếp</w:t>
      </w:r>
      <w:r w:rsidRPr="00227DAE">
        <w:rPr>
          <w:lang w:eastAsia="x-none"/>
        </w:rPr>
        <w:t xml:space="preserve"> </w:t>
      </w:r>
      <w:r w:rsidRPr="00227DAE">
        <w:rPr>
          <w:lang w:eastAsia="x-none"/>
        </w:rPr>
        <w:t>nhận</w:t>
      </w:r>
      <w:r w:rsidRPr="00227DAE">
        <w:rPr>
          <w:lang w:eastAsia="x-none"/>
        </w:rPr>
        <w:t xml:space="preserve"> </w:t>
      </w:r>
      <w:r w:rsidRPr="00227DAE">
        <w:rPr>
          <w:lang w:eastAsia="x-none"/>
        </w:rPr>
        <w:t>lỗi</w:t>
      </w:r>
    </w:p>
    <w:p w:rsidR="009D1437" w:rsidP="009D1437" w14:paraId="7022C4EC" w14:textId="77777777">
      <w:pPr>
        <w:pStyle w:val="ListParagraph"/>
        <w:numPr>
          <w:ilvl w:val="1"/>
          <w:numId w:val="22"/>
        </w:numPr>
        <w:rPr>
          <w:lang w:eastAsia="x-none"/>
        </w:rPr>
      </w:pPr>
      <w:r>
        <w:rPr>
          <w:lang w:eastAsia="x-none"/>
        </w:rPr>
        <w:t>24:</w:t>
      </w:r>
      <w:r w:rsidRPr="00227DAE">
        <w:rPr>
          <w:lang w:eastAsia="x-none"/>
        </w:rPr>
        <w:t xml:space="preserve"> TCTN </w:t>
      </w:r>
      <w:r w:rsidRPr="00227DAE">
        <w:rPr>
          <w:lang w:eastAsia="x-none"/>
        </w:rPr>
        <w:t>tiếp</w:t>
      </w:r>
      <w:r w:rsidRPr="00227DAE">
        <w:rPr>
          <w:lang w:eastAsia="x-none"/>
        </w:rPr>
        <w:t xml:space="preserve"> </w:t>
      </w:r>
      <w:r w:rsidRPr="00227DAE">
        <w:rPr>
          <w:lang w:eastAsia="x-none"/>
        </w:rPr>
        <w:t>nh</w:t>
      </w:r>
      <w:r>
        <w:rPr>
          <w:lang w:eastAsia="x-none"/>
        </w:rPr>
        <w:t>ậ</w:t>
      </w:r>
      <w:r w:rsidRPr="00227DAE">
        <w:rPr>
          <w:lang w:eastAsia="x-none"/>
        </w:rPr>
        <w:t>n</w:t>
      </w:r>
      <w:r w:rsidRPr="00227DAE">
        <w:rPr>
          <w:lang w:eastAsia="x-none"/>
        </w:rPr>
        <w:t xml:space="preserve"> </w:t>
      </w:r>
      <w:r w:rsidRPr="00227DAE">
        <w:rPr>
          <w:lang w:eastAsia="x-none"/>
        </w:rPr>
        <w:t>thành</w:t>
      </w:r>
      <w:r w:rsidRPr="00227DAE">
        <w:rPr>
          <w:lang w:eastAsia="x-none"/>
        </w:rPr>
        <w:t xml:space="preserve"> </w:t>
      </w:r>
      <w:r w:rsidRPr="00227DAE">
        <w:rPr>
          <w:lang w:eastAsia="x-none"/>
        </w:rPr>
        <w:t>công</w:t>
      </w:r>
    </w:p>
    <w:p w:rsidR="009D1437" w:rsidP="009D1437" w14:paraId="00E9935D" w14:textId="77777777">
      <w:pPr>
        <w:pStyle w:val="ListParagraph"/>
        <w:numPr>
          <w:ilvl w:val="1"/>
          <w:numId w:val="22"/>
        </w:numPr>
        <w:rPr>
          <w:lang w:eastAsia="x-none"/>
        </w:rPr>
      </w:pPr>
      <w:r>
        <w:rPr>
          <w:lang w:eastAsia="x-none"/>
        </w:rPr>
        <w:t>25:</w:t>
      </w:r>
      <w:r w:rsidRPr="00227DAE">
        <w:rPr>
          <w:lang w:eastAsia="x-none"/>
        </w:rPr>
        <w:t xml:space="preserve"> Thông </w:t>
      </w:r>
      <w:r w:rsidRPr="00227DAE">
        <w:rPr>
          <w:lang w:eastAsia="x-none"/>
        </w:rPr>
        <w:t>báo</w:t>
      </w:r>
      <w:r w:rsidRPr="00227DAE">
        <w:rPr>
          <w:lang w:eastAsia="x-none"/>
        </w:rPr>
        <w:t xml:space="preserve"> </w:t>
      </w:r>
      <w:r w:rsidRPr="00227DAE">
        <w:rPr>
          <w:lang w:eastAsia="x-none"/>
        </w:rPr>
        <w:t>hóa</w:t>
      </w:r>
      <w:r w:rsidRPr="00227DAE">
        <w:rPr>
          <w:lang w:eastAsia="x-none"/>
        </w:rPr>
        <w:t xml:space="preserve"> </w:t>
      </w:r>
      <w:r w:rsidRPr="00227DAE">
        <w:rPr>
          <w:lang w:eastAsia="x-none"/>
        </w:rPr>
        <w:t>đơn</w:t>
      </w:r>
      <w:r w:rsidRPr="00227DAE">
        <w:rPr>
          <w:lang w:eastAsia="x-none"/>
        </w:rPr>
        <w:t xml:space="preserve"> </w:t>
      </w:r>
      <w:r w:rsidRPr="00227DAE">
        <w:rPr>
          <w:lang w:eastAsia="x-none"/>
        </w:rPr>
        <w:t>không</w:t>
      </w:r>
      <w:r w:rsidRPr="00227DAE">
        <w:rPr>
          <w:lang w:eastAsia="x-none"/>
        </w:rPr>
        <w:t xml:space="preserve"> </w:t>
      </w:r>
      <w:r w:rsidRPr="00227DAE">
        <w:rPr>
          <w:lang w:eastAsia="x-none"/>
        </w:rPr>
        <w:t>đủ</w:t>
      </w:r>
      <w:r w:rsidRPr="00227DAE">
        <w:rPr>
          <w:lang w:eastAsia="x-none"/>
        </w:rPr>
        <w:t xml:space="preserve"> </w:t>
      </w:r>
      <w:r w:rsidRPr="00227DAE">
        <w:rPr>
          <w:lang w:eastAsia="x-none"/>
        </w:rPr>
        <w:t>điều</w:t>
      </w:r>
      <w:r w:rsidRPr="00227DAE">
        <w:rPr>
          <w:lang w:eastAsia="x-none"/>
        </w:rPr>
        <w:t xml:space="preserve"> </w:t>
      </w:r>
      <w:r w:rsidRPr="00227DAE">
        <w:rPr>
          <w:lang w:eastAsia="x-none"/>
        </w:rPr>
        <w:t>kiện</w:t>
      </w:r>
      <w:r w:rsidRPr="00227DAE">
        <w:rPr>
          <w:lang w:eastAsia="x-none"/>
        </w:rPr>
        <w:t xml:space="preserve"> </w:t>
      </w:r>
      <w:r w:rsidRPr="00227DAE">
        <w:rPr>
          <w:lang w:eastAsia="x-none"/>
        </w:rPr>
        <w:t>cấp</w:t>
      </w:r>
      <w:r w:rsidRPr="00227DAE">
        <w:rPr>
          <w:lang w:eastAsia="x-none"/>
        </w:rPr>
        <w:t xml:space="preserve"> </w:t>
      </w:r>
      <w:r w:rsidRPr="00227DAE">
        <w:rPr>
          <w:lang w:eastAsia="x-none"/>
        </w:rPr>
        <w:t>mã</w:t>
      </w:r>
    </w:p>
    <w:p w:rsidR="009D1437" w:rsidP="009D1437" w14:paraId="1BC7138E" w14:textId="77777777">
      <w:pPr>
        <w:pStyle w:val="ListParagraph"/>
        <w:numPr>
          <w:ilvl w:val="1"/>
          <w:numId w:val="22"/>
        </w:numPr>
        <w:rPr>
          <w:lang w:eastAsia="x-none"/>
        </w:rPr>
      </w:pPr>
      <w:r>
        <w:rPr>
          <w:lang w:eastAsia="x-none"/>
        </w:rPr>
        <w:t>26:</w:t>
      </w:r>
      <w:r w:rsidRPr="00227DAE">
        <w:rPr>
          <w:lang w:eastAsia="x-none"/>
        </w:rPr>
        <w:t xml:space="preserve"> Thông </w:t>
      </w:r>
      <w:r w:rsidRPr="00227DAE">
        <w:rPr>
          <w:lang w:eastAsia="x-none"/>
        </w:rPr>
        <w:t>báo</w:t>
      </w:r>
      <w:r w:rsidRPr="00227DAE">
        <w:rPr>
          <w:lang w:eastAsia="x-none"/>
        </w:rPr>
        <w:t xml:space="preserve"> </w:t>
      </w:r>
      <w:r w:rsidRPr="00227DAE">
        <w:rPr>
          <w:lang w:eastAsia="x-none"/>
        </w:rPr>
        <w:t>kết</w:t>
      </w:r>
      <w:r w:rsidRPr="00227DAE">
        <w:rPr>
          <w:lang w:eastAsia="x-none"/>
        </w:rPr>
        <w:t xml:space="preserve"> </w:t>
      </w:r>
      <w:r w:rsidRPr="00227DAE">
        <w:rPr>
          <w:lang w:eastAsia="x-none"/>
        </w:rPr>
        <w:t>quả</w:t>
      </w:r>
      <w:r w:rsidRPr="00227DAE">
        <w:rPr>
          <w:lang w:eastAsia="x-none"/>
        </w:rPr>
        <w:t xml:space="preserve"> </w:t>
      </w:r>
      <w:r w:rsidRPr="00227DAE">
        <w:rPr>
          <w:lang w:eastAsia="x-none"/>
        </w:rPr>
        <w:t>đối</w:t>
      </w:r>
      <w:r w:rsidRPr="00227DAE">
        <w:rPr>
          <w:lang w:eastAsia="x-none"/>
        </w:rPr>
        <w:t xml:space="preserve"> </w:t>
      </w:r>
      <w:r w:rsidRPr="00227DAE">
        <w:rPr>
          <w:lang w:eastAsia="x-none"/>
        </w:rPr>
        <w:t>chiếu</w:t>
      </w:r>
      <w:r w:rsidRPr="00227DAE">
        <w:rPr>
          <w:lang w:eastAsia="x-none"/>
        </w:rPr>
        <w:t xml:space="preserve"> </w:t>
      </w:r>
      <w:r w:rsidRPr="00227DAE">
        <w:rPr>
          <w:lang w:eastAsia="x-none"/>
        </w:rPr>
        <w:t>thông</w:t>
      </w:r>
      <w:r w:rsidRPr="00227DAE">
        <w:rPr>
          <w:lang w:eastAsia="x-none"/>
        </w:rPr>
        <w:t xml:space="preserve"> tin </w:t>
      </w:r>
      <w:r w:rsidRPr="00227DAE">
        <w:rPr>
          <w:lang w:eastAsia="x-none"/>
        </w:rPr>
        <w:t>gói</w:t>
      </w:r>
      <w:r w:rsidRPr="00227DAE">
        <w:rPr>
          <w:lang w:eastAsia="x-none"/>
        </w:rPr>
        <w:t xml:space="preserve"> </w:t>
      </w:r>
      <w:r w:rsidRPr="00227DAE">
        <w:rPr>
          <w:lang w:eastAsia="x-none"/>
        </w:rPr>
        <w:t>dữ</w:t>
      </w:r>
      <w:r w:rsidRPr="00227DAE">
        <w:rPr>
          <w:lang w:eastAsia="x-none"/>
        </w:rPr>
        <w:t xml:space="preserve"> </w:t>
      </w:r>
      <w:r w:rsidRPr="00227DAE">
        <w:rPr>
          <w:lang w:eastAsia="x-none"/>
        </w:rPr>
        <w:t>liệu</w:t>
      </w:r>
      <w:r w:rsidRPr="00227DAE">
        <w:rPr>
          <w:lang w:eastAsia="x-none"/>
        </w:rPr>
        <w:t xml:space="preserve"> </w:t>
      </w:r>
      <w:r w:rsidRPr="00227DAE">
        <w:rPr>
          <w:lang w:eastAsia="x-none"/>
        </w:rPr>
        <w:t>hợp</w:t>
      </w:r>
      <w:r w:rsidRPr="00227DAE">
        <w:rPr>
          <w:lang w:eastAsia="x-none"/>
        </w:rPr>
        <w:t xml:space="preserve"> </w:t>
      </w:r>
      <w:r w:rsidRPr="00227DAE">
        <w:rPr>
          <w:lang w:eastAsia="x-none"/>
        </w:rPr>
        <w:t>lệ</w:t>
      </w:r>
    </w:p>
    <w:p w:rsidR="009D1437" w:rsidP="009D1437" w14:paraId="3F45EDFA" w14:textId="77777777">
      <w:pPr>
        <w:pStyle w:val="ListParagraph"/>
        <w:numPr>
          <w:ilvl w:val="1"/>
          <w:numId w:val="22"/>
        </w:numPr>
        <w:rPr>
          <w:lang w:eastAsia="x-none"/>
        </w:rPr>
      </w:pPr>
      <w:r>
        <w:rPr>
          <w:lang w:eastAsia="x-none"/>
        </w:rPr>
        <w:t>27:</w:t>
      </w:r>
      <w:r w:rsidRPr="00227DAE">
        <w:rPr>
          <w:lang w:eastAsia="x-none"/>
        </w:rPr>
        <w:t xml:space="preserve"> Thông </w:t>
      </w:r>
      <w:r w:rsidRPr="00227DAE">
        <w:rPr>
          <w:lang w:eastAsia="x-none"/>
        </w:rPr>
        <w:t>báo</w:t>
      </w:r>
      <w:r w:rsidRPr="00227DAE">
        <w:rPr>
          <w:lang w:eastAsia="x-none"/>
        </w:rPr>
        <w:t xml:space="preserve"> </w:t>
      </w:r>
      <w:r w:rsidRPr="00227DAE">
        <w:rPr>
          <w:lang w:eastAsia="x-none"/>
        </w:rPr>
        <w:t>kết</w:t>
      </w:r>
      <w:r w:rsidRPr="00227DAE">
        <w:rPr>
          <w:lang w:eastAsia="x-none"/>
        </w:rPr>
        <w:t xml:space="preserve"> </w:t>
      </w:r>
      <w:r w:rsidRPr="00227DAE">
        <w:rPr>
          <w:lang w:eastAsia="x-none"/>
        </w:rPr>
        <w:t>quả</w:t>
      </w:r>
      <w:r w:rsidRPr="00227DAE">
        <w:rPr>
          <w:lang w:eastAsia="x-none"/>
        </w:rPr>
        <w:t xml:space="preserve"> </w:t>
      </w:r>
      <w:r w:rsidRPr="00227DAE">
        <w:rPr>
          <w:lang w:eastAsia="x-none"/>
        </w:rPr>
        <w:t>đối</w:t>
      </w:r>
      <w:r w:rsidRPr="00227DAE">
        <w:rPr>
          <w:lang w:eastAsia="x-none"/>
        </w:rPr>
        <w:t xml:space="preserve"> </w:t>
      </w:r>
      <w:r w:rsidRPr="00227DAE">
        <w:rPr>
          <w:lang w:eastAsia="x-none"/>
        </w:rPr>
        <w:t>chiếu</w:t>
      </w:r>
      <w:r w:rsidRPr="00227DAE">
        <w:rPr>
          <w:lang w:eastAsia="x-none"/>
        </w:rPr>
        <w:t xml:space="preserve"> </w:t>
      </w:r>
      <w:r w:rsidRPr="00227DAE">
        <w:rPr>
          <w:lang w:eastAsia="x-none"/>
        </w:rPr>
        <w:t>thông</w:t>
      </w:r>
      <w:r w:rsidRPr="00227DAE">
        <w:rPr>
          <w:lang w:eastAsia="x-none"/>
        </w:rPr>
        <w:t xml:space="preserve"> tin </w:t>
      </w:r>
      <w:r w:rsidRPr="00227DAE">
        <w:rPr>
          <w:lang w:eastAsia="x-none"/>
        </w:rPr>
        <w:t>sơ</w:t>
      </w:r>
      <w:r w:rsidRPr="00227DAE">
        <w:rPr>
          <w:lang w:eastAsia="x-none"/>
        </w:rPr>
        <w:t xml:space="preserve"> </w:t>
      </w:r>
      <w:r w:rsidRPr="00227DAE">
        <w:rPr>
          <w:lang w:eastAsia="x-none"/>
        </w:rPr>
        <w:t>bộ</w:t>
      </w:r>
      <w:r w:rsidRPr="00227DAE">
        <w:rPr>
          <w:lang w:eastAsia="x-none"/>
        </w:rPr>
        <w:t xml:space="preserve"> </w:t>
      </w:r>
      <w:r w:rsidRPr="00227DAE">
        <w:rPr>
          <w:lang w:eastAsia="x-none"/>
        </w:rPr>
        <w:t>từng</w:t>
      </w:r>
      <w:r w:rsidRPr="00227DAE">
        <w:rPr>
          <w:lang w:eastAsia="x-none"/>
        </w:rPr>
        <w:t xml:space="preserve"> </w:t>
      </w:r>
      <w:r w:rsidRPr="00227DAE">
        <w:rPr>
          <w:lang w:eastAsia="x-none"/>
        </w:rPr>
        <w:t>hóa</w:t>
      </w:r>
      <w:r w:rsidRPr="00227DAE">
        <w:rPr>
          <w:lang w:eastAsia="x-none"/>
        </w:rPr>
        <w:t xml:space="preserve"> </w:t>
      </w:r>
      <w:r w:rsidRPr="00227DAE">
        <w:rPr>
          <w:lang w:eastAsia="x-none"/>
        </w:rPr>
        <w:t>đơn</w:t>
      </w:r>
      <w:r w:rsidRPr="00227DAE">
        <w:rPr>
          <w:lang w:eastAsia="x-none"/>
        </w:rPr>
        <w:t xml:space="preserve"> </w:t>
      </w:r>
      <w:r w:rsidRPr="00227DAE">
        <w:rPr>
          <w:lang w:eastAsia="x-none"/>
        </w:rPr>
        <w:t>không</w:t>
      </w:r>
      <w:r w:rsidRPr="00227DAE">
        <w:rPr>
          <w:lang w:eastAsia="x-none"/>
        </w:rPr>
        <w:t xml:space="preserve"> </w:t>
      </w:r>
      <w:r w:rsidRPr="00227DAE">
        <w:rPr>
          <w:lang w:eastAsia="x-none"/>
        </w:rPr>
        <w:t>mã</w:t>
      </w:r>
      <w:r w:rsidRPr="00227DAE">
        <w:rPr>
          <w:lang w:eastAsia="x-none"/>
        </w:rPr>
        <w:t xml:space="preserve"> </w:t>
      </w:r>
      <w:r w:rsidRPr="00227DAE">
        <w:rPr>
          <w:lang w:eastAsia="x-none"/>
        </w:rPr>
        <w:t>không</w:t>
      </w:r>
      <w:r w:rsidRPr="00227DAE">
        <w:rPr>
          <w:lang w:eastAsia="x-none"/>
        </w:rPr>
        <w:t xml:space="preserve"> </w:t>
      </w:r>
      <w:r w:rsidRPr="00227DAE">
        <w:rPr>
          <w:lang w:eastAsia="x-none"/>
        </w:rPr>
        <w:t>hợp</w:t>
      </w:r>
      <w:r w:rsidRPr="00227DAE">
        <w:rPr>
          <w:lang w:eastAsia="x-none"/>
        </w:rPr>
        <w:t xml:space="preserve"> </w:t>
      </w:r>
      <w:r w:rsidRPr="00227DAE">
        <w:rPr>
          <w:lang w:eastAsia="x-none"/>
        </w:rPr>
        <w:t>lệ</w:t>
      </w:r>
    </w:p>
    <w:p w:rsidR="009D1437" w:rsidP="009D1437" w14:paraId="78C7686B" w14:textId="77777777">
      <w:pPr>
        <w:pStyle w:val="ListParagraph"/>
        <w:numPr>
          <w:ilvl w:val="1"/>
          <w:numId w:val="22"/>
        </w:numPr>
        <w:rPr>
          <w:lang w:eastAsia="x-none"/>
        </w:rPr>
      </w:pPr>
      <w:r>
        <w:rPr>
          <w:lang w:eastAsia="x-none"/>
        </w:rPr>
        <w:t>28:</w:t>
      </w:r>
      <w:r w:rsidRPr="00227DAE">
        <w:rPr>
          <w:lang w:eastAsia="x-none"/>
        </w:rPr>
        <w:t xml:space="preserve"> Thông </w:t>
      </w:r>
      <w:r w:rsidRPr="00227DAE">
        <w:rPr>
          <w:lang w:eastAsia="x-none"/>
        </w:rPr>
        <w:t>báo</w:t>
      </w:r>
      <w:r w:rsidRPr="00227DAE">
        <w:rPr>
          <w:lang w:eastAsia="x-none"/>
        </w:rPr>
        <w:t xml:space="preserve"> </w:t>
      </w:r>
      <w:r w:rsidRPr="00227DAE">
        <w:rPr>
          <w:lang w:eastAsia="x-none"/>
        </w:rPr>
        <w:t>kết</w:t>
      </w:r>
      <w:r w:rsidRPr="00227DAE">
        <w:rPr>
          <w:lang w:eastAsia="x-none"/>
        </w:rPr>
        <w:t xml:space="preserve"> </w:t>
      </w:r>
      <w:r w:rsidRPr="00227DAE">
        <w:rPr>
          <w:lang w:eastAsia="x-none"/>
        </w:rPr>
        <w:t>quả</w:t>
      </w:r>
      <w:r w:rsidRPr="00227DAE">
        <w:rPr>
          <w:lang w:eastAsia="x-none"/>
        </w:rPr>
        <w:t xml:space="preserve"> </w:t>
      </w:r>
      <w:r w:rsidRPr="00227DAE">
        <w:rPr>
          <w:lang w:eastAsia="x-none"/>
        </w:rPr>
        <w:t>đối</w:t>
      </w:r>
      <w:r w:rsidRPr="00227DAE">
        <w:rPr>
          <w:lang w:eastAsia="x-none"/>
        </w:rPr>
        <w:t xml:space="preserve"> </w:t>
      </w:r>
      <w:r w:rsidRPr="00227DAE">
        <w:rPr>
          <w:lang w:eastAsia="x-none"/>
        </w:rPr>
        <w:t>chiếu</w:t>
      </w:r>
      <w:r w:rsidRPr="00227DAE">
        <w:rPr>
          <w:lang w:eastAsia="x-none"/>
        </w:rPr>
        <w:t xml:space="preserve"> </w:t>
      </w:r>
      <w:r w:rsidRPr="00227DAE">
        <w:rPr>
          <w:lang w:eastAsia="x-none"/>
        </w:rPr>
        <w:t>sơ</w:t>
      </w:r>
      <w:r w:rsidRPr="00227DAE">
        <w:rPr>
          <w:lang w:eastAsia="x-none"/>
        </w:rPr>
        <w:t xml:space="preserve"> </w:t>
      </w:r>
      <w:r w:rsidRPr="00227DAE">
        <w:rPr>
          <w:lang w:eastAsia="x-none"/>
        </w:rPr>
        <w:t>bộ</w:t>
      </w:r>
      <w:r w:rsidRPr="00227DAE">
        <w:rPr>
          <w:lang w:eastAsia="x-none"/>
        </w:rPr>
        <w:t xml:space="preserve"> </w:t>
      </w:r>
      <w:r w:rsidRPr="00227DAE">
        <w:rPr>
          <w:lang w:eastAsia="x-none"/>
        </w:rPr>
        <w:t>thông</w:t>
      </w:r>
      <w:r w:rsidRPr="00227DAE">
        <w:rPr>
          <w:lang w:eastAsia="x-none"/>
        </w:rPr>
        <w:t xml:space="preserve"> tin </w:t>
      </w:r>
      <w:r w:rsidRPr="00227DAE">
        <w:rPr>
          <w:lang w:eastAsia="x-none"/>
        </w:rPr>
        <w:t>của</w:t>
      </w:r>
      <w:r w:rsidRPr="00227DAE">
        <w:rPr>
          <w:lang w:eastAsia="x-none"/>
        </w:rPr>
        <w:t xml:space="preserve"> </w:t>
      </w:r>
      <w:r w:rsidRPr="00227DAE">
        <w:rPr>
          <w:lang w:eastAsia="x-none"/>
        </w:rPr>
        <w:t>Bảng</w:t>
      </w:r>
      <w:r w:rsidRPr="00227DAE">
        <w:rPr>
          <w:lang w:eastAsia="x-none"/>
        </w:rPr>
        <w:t xml:space="preserve"> </w:t>
      </w:r>
      <w:r w:rsidRPr="00227DAE">
        <w:rPr>
          <w:lang w:eastAsia="x-none"/>
        </w:rPr>
        <w:t>tổng</w:t>
      </w:r>
      <w:r w:rsidRPr="00227DAE">
        <w:rPr>
          <w:lang w:eastAsia="x-none"/>
        </w:rPr>
        <w:t xml:space="preserve"> </w:t>
      </w:r>
      <w:r w:rsidRPr="00227DAE">
        <w:rPr>
          <w:lang w:eastAsia="x-none"/>
        </w:rPr>
        <w:t>hợp</w:t>
      </w:r>
      <w:r w:rsidRPr="00227DAE">
        <w:rPr>
          <w:lang w:eastAsia="x-none"/>
        </w:rPr>
        <w:t xml:space="preserve"> </w:t>
      </w:r>
      <w:r w:rsidRPr="00227DAE">
        <w:rPr>
          <w:lang w:eastAsia="x-none"/>
        </w:rPr>
        <w:t>khác</w:t>
      </w:r>
      <w:r w:rsidRPr="00227DAE">
        <w:rPr>
          <w:lang w:eastAsia="x-none"/>
        </w:rPr>
        <w:t xml:space="preserve"> </w:t>
      </w:r>
      <w:r w:rsidRPr="00227DAE">
        <w:rPr>
          <w:lang w:eastAsia="x-none"/>
        </w:rPr>
        <w:t>xăng</w:t>
      </w:r>
      <w:r w:rsidRPr="00227DAE">
        <w:rPr>
          <w:lang w:eastAsia="x-none"/>
        </w:rPr>
        <w:t xml:space="preserve"> </w:t>
      </w:r>
      <w:r w:rsidRPr="00227DAE">
        <w:rPr>
          <w:lang w:eastAsia="x-none"/>
        </w:rPr>
        <w:t>dầu</w:t>
      </w:r>
      <w:r w:rsidRPr="00227DAE">
        <w:rPr>
          <w:lang w:eastAsia="x-none"/>
        </w:rPr>
        <w:t xml:space="preserve">, </w:t>
      </w:r>
      <w:r w:rsidRPr="00227DAE">
        <w:rPr>
          <w:lang w:eastAsia="x-none"/>
        </w:rPr>
        <w:t>Tờ</w:t>
      </w:r>
      <w:r w:rsidRPr="00227DAE">
        <w:rPr>
          <w:lang w:eastAsia="x-none"/>
        </w:rPr>
        <w:t xml:space="preserve"> </w:t>
      </w:r>
      <w:r w:rsidRPr="00227DAE">
        <w:rPr>
          <w:lang w:eastAsia="x-none"/>
        </w:rPr>
        <w:t>khai</w:t>
      </w:r>
      <w:r w:rsidRPr="00227DAE">
        <w:rPr>
          <w:lang w:eastAsia="x-none"/>
        </w:rPr>
        <w:t xml:space="preserve"> </w:t>
      </w:r>
      <w:r w:rsidRPr="00227DAE">
        <w:rPr>
          <w:lang w:eastAsia="x-none"/>
        </w:rPr>
        <w:t>dữ</w:t>
      </w:r>
      <w:r w:rsidRPr="00227DAE">
        <w:rPr>
          <w:lang w:eastAsia="x-none"/>
        </w:rPr>
        <w:t xml:space="preserve"> </w:t>
      </w:r>
      <w:r w:rsidRPr="00227DAE">
        <w:rPr>
          <w:lang w:eastAsia="x-none"/>
        </w:rPr>
        <w:t>liệu</w:t>
      </w:r>
      <w:r w:rsidRPr="00227DAE">
        <w:rPr>
          <w:lang w:eastAsia="x-none"/>
        </w:rPr>
        <w:t xml:space="preserve"> </w:t>
      </w:r>
      <w:r w:rsidRPr="00227DAE">
        <w:rPr>
          <w:lang w:eastAsia="x-none"/>
        </w:rPr>
        <w:t>hóa</w:t>
      </w:r>
      <w:r w:rsidRPr="00227DAE">
        <w:rPr>
          <w:lang w:eastAsia="x-none"/>
        </w:rPr>
        <w:t xml:space="preserve"> </w:t>
      </w:r>
      <w:r w:rsidRPr="00227DAE">
        <w:rPr>
          <w:lang w:eastAsia="x-none"/>
        </w:rPr>
        <w:t>đơn</w:t>
      </w:r>
      <w:r w:rsidRPr="00227DAE">
        <w:rPr>
          <w:lang w:eastAsia="x-none"/>
        </w:rPr>
        <w:t xml:space="preserve">, </w:t>
      </w:r>
      <w:r w:rsidRPr="00227DAE">
        <w:rPr>
          <w:lang w:eastAsia="x-none"/>
        </w:rPr>
        <w:t>chứng</w:t>
      </w:r>
      <w:r w:rsidRPr="00227DAE">
        <w:rPr>
          <w:lang w:eastAsia="x-none"/>
        </w:rPr>
        <w:t xml:space="preserve"> </w:t>
      </w:r>
      <w:r w:rsidRPr="00227DAE">
        <w:rPr>
          <w:lang w:eastAsia="x-none"/>
        </w:rPr>
        <w:t>từ</w:t>
      </w:r>
      <w:r w:rsidRPr="00227DAE">
        <w:rPr>
          <w:lang w:eastAsia="x-none"/>
        </w:rPr>
        <w:t xml:space="preserve"> </w:t>
      </w:r>
      <w:r w:rsidRPr="00227DAE">
        <w:rPr>
          <w:lang w:eastAsia="x-none"/>
        </w:rPr>
        <w:t>hàng</w:t>
      </w:r>
      <w:r w:rsidRPr="00227DAE">
        <w:rPr>
          <w:lang w:eastAsia="x-none"/>
        </w:rPr>
        <w:t xml:space="preserve"> </w:t>
      </w:r>
      <w:r w:rsidRPr="00227DAE">
        <w:rPr>
          <w:lang w:eastAsia="x-none"/>
        </w:rPr>
        <w:t>hóa</w:t>
      </w:r>
      <w:r w:rsidRPr="00227DAE">
        <w:rPr>
          <w:lang w:eastAsia="x-none"/>
        </w:rPr>
        <w:t xml:space="preserve">, </w:t>
      </w:r>
      <w:r w:rsidRPr="00227DAE">
        <w:rPr>
          <w:lang w:eastAsia="x-none"/>
        </w:rPr>
        <w:t>dịch</w:t>
      </w:r>
      <w:r w:rsidRPr="00227DAE">
        <w:rPr>
          <w:lang w:eastAsia="x-none"/>
        </w:rPr>
        <w:t xml:space="preserve"> </w:t>
      </w:r>
      <w:r w:rsidRPr="00227DAE">
        <w:rPr>
          <w:lang w:eastAsia="x-none"/>
        </w:rPr>
        <w:t>vụ</w:t>
      </w:r>
      <w:r w:rsidRPr="00227DAE">
        <w:rPr>
          <w:lang w:eastAsia="x-none"/>
        </w:rPr>
        <w:t xml:space="preserve"> </w:t>
      </w:r>
      <w:r w:rsidRPr="00227DAE">
        <w:rPr>
          <w:lang w:eastAsia="x-none"/>
        </w:rPr>
        <w:t>bán</w:t>
      </w:r>
      <w:r w:rsidRPr="00227DAE">
        <w:rPr>
          <w:lang w:eastAsia="x-none"/>
        </w:rPr>
        <w:t xml:space="preserve"> </w:t>
      </w:r>
      <w:r w:rsidRPr="00227DAE">
        <w:rPr>
          <w:lang w:eastAsia="x-none"/>
        </w:rPr>
        <w:t>ra</w:t>
      </w:r>
      <w:r w:rsidRPr="00227DAE">
        <w:rPr>
          <w:lang w:eastAsia="x-none"/>
        </w:rPr>
        <w:t xml:space="preserve"> </w:t>
      </w:r>
      <w:r w:rsidRPr="00227DAE">
        <w:rPr>
          <w:lang w:eastAsia="x-none"/>
        </w:rPr>
        <w:t>không</w:t>
      </w:r>
      <w:r w:rsidRPr="00227DAE">
        <w:rPr>
          <w:lang w:eastAsia="x-none"/>
        </w:rPr>
        <w:t xml:space="preserve"> </w:t>
      </w:r>
      <w:r w:rsidRPr="00227DAE">
        <w:rPr>
          <w:lang w:eastAsia="x-none"/>
        </w:rPr>
        <w:t>hợp</w:t>
      </w:r>
      <w:r w:rsidRPr="00227DAE">
        <w:rPr>
          <w:lang w:eastAsia="x-none"/>
        </w:rPr>
        <w:t xml:space="preserve"> </w:t>
      </w:r>
      <w:r w:rsidRPr="00227DAE">
        <w:rPr>
          <w:lang w:eastAsia="x-none"/>
        </w:rPr>
        <w:t>lệ</w:t>
      </w:r>
    </w:p>
    <w:p w:rsidR="009D1437" w:rsidP="009D1437" w14:paraId="14FDDC3E" w14:textId="77777777">
      <w:pPr>
        <w:pStyle w:val="ListParagraph"/>
        <w:numPr>
          <w:ilvl w:val="1"/>
          <w:numId w:val="22"/>
        </w:numPr>
        <w:rPr>
          <w:lang w:eastAsia="x-none"/>
        </w:rPr>
      </w:pPr>
      <w:r>
        <w:rPr>
          <w:lang w:eastAsia="x-none"/>
        </w:rPr>
        <w:t>29:</w:t>
      </w:r>
      <w:r w:rsidRPr="00227DAE">
        <w:rPr>
          <w:lang w:eastAsia="x-none"/>
        </w:rPr>
        <w:t xml:space="preserve"> Thông </w:t>
      </w:r>
      <w:r w:rsidRPr="00227DAE">
        <w:rPr>
          <w:lang w:eastAsia="x-none"/>
        </w:rPr>
        <w:t>báo</w:t>
      </w:r>
      <w:r w:rsidRPr="00227DAE">
        <w:rPr>
          <w:lang w:eastAsia="x-none"/>
        </w:rPr>
        <w:t xml:space="preserve"> </w:t>
      </w:r>
      <w:r w:rsidRPr="00227DAE">
        <w:rPr>
          <w:lang w:eastAsia="x-none"/>
        </w:rPr>
        <w:t>kết</w:t>
      </w:r>
      <w:r w:rsidRPr="00227DAE">
        <w:rPr>
          <w:lang w:eastAsia="x-none"/>
        </w:rPr>
        <w:t xml:space="preserve"> </w:t>
      </w:r>
      <w:r w:rsidRPr="00227DAE">
        <w:rPr>
          <w:lang w:eastAsia="x-none"/>
        </w:rPr>
        <w:t>quả</w:t>
      </w:r>
      <w:r w:rsidRPr="00227DAE">
        <w:rPr>
          <w:lang w:eastAsia="x-none"/>
        </w:rPr>
        <w:t xml:space="preserve"> </w:t>
      </w:r>
      <w:r w:rsidRPr="00227DAE">
        <w:rPr>
          <w:lang w:eastAsia="x-none"/>
        </w:rPr>
        <w:t>đối</w:t>
      </w:r>
      <w:r w:rsidRPr="00227DAE">
        <w:rPr>
          <w:lang w:eastAsia="x-none"/>
        </w:rPr>
        <w:t xml:space="preserve"> </w:t>
      </w:r>
      <w:r w:rsidRPr="00227DAE">
        <w:rPr>
          <w:lang w:eastAsia="x-none"/>
        </w:rPr>
        <w:t>chiếu</w:t>
      </w:r>
      <w:r w:rsidRPr="00227DAE">
        <w:rPr>
          <w:lang w:eastAsia="x-none"/>
        </w:rPr>
        <w:t xml:space="preserve"> </w:t>
      </w:r>
      <w:r w:rsidRPr="00227DAE">
        <w:rPr>
          <w:lang w:eastAsia="x-none"/>
        </w:rPr>
        <w:t>sơ</w:t>
      </w:r>
      <w:r w:rsidRPr="00227DAE">
        <w:rPr>
          <w:lang w:eastAsia="x-none"/>
        </w:rPr>
        <w:t xml:space="preserve"> </w:t>
      </w:r>
      <w:r w:rsidRPr="00227DAE">
        <w:rPr>
          <w:lang w:eastAsia="x-none"/>
        </w:rPr>
        <w:t>bộ</w:t>
      </w:r>
      <w:r w:rsidRPr="00227DAE">
        <w:rPr>
          <w:lang w:eastAsia="x-none"/>
        </w:rPr>
        <w:t xml:space="preserve"> </w:t>
      </w:r>
      <w:r w:rsidRPr="00227DAE">
        <w:rPr>
          <w:lang w:eastAsia="x-none"/>
        </w:rPr>
        <w:t>thông</w:t>
      </w:r>
      <w:r w:rsidRPr="00227DAE">
        <w:rPr>
          <w:lang w:eastAsia="x-none"/>
        </w:rPr>
        <w:t xml:space="preserve"> tin </w:t>
      </w:r>
      <w:r w:rsidRPr="00227DAE">
        <w:rPr>
          <w:lang w:eastAsia="x-none"/>
        </w:rPr>
        <w:t>của</w:t>
      </w:r>
      <w:r w:rsidRPr="00227DAE">
        <w:rPr>
          <w:lang w:eastAsia="x-none"/>
        </w:rPr>
        <w:t xml:space="preserve"> </w:t>
      </w:r>
      <w:r w:rsidRPr="00227DAE">
        <w:rPr>
          <w:lang w:eastAsia="x-none"/>
        </w:rPr>
        <w:t>Bảng</w:t>
      </w:r>
      <w:r w:rsidRPr="00227DAE">
        <w:rPr>
          <w:lang w:eastAsia="x-none"/>
        </w:rPr>
        <w:t xml:space="preserve"> </w:t>
      </w:r>
      <w:r w:rsidRPr="00227DAE">
        <w:rPr>
          <w:lang w:eastAsia="x-none"/>
        </w:rPr>
        <w:t>tổng</w:t>
      </w:r>
      <w:r w:rsidRPr="00227DAE">
        <w:rPr>
          <w:lang w:eastAsia="x-none"/>
        </w:rPr>
        <w:t xml:space="preserve"> </w:t>
      </w:r>
      <w:r w:rsidRPr="00227DAE">
        <w:rPr>
          <w:lang w:eastAsia="x-none"/>
        </w:rPr>
        <w:t>hợp</w:t>
      </w:r>
      <w:r w:rsidRPr="00227DAE">
        <w:rPr>
          <w:lang w:eastAsia="x-none"/>
        </w:rPr>
        <w:t xml:space="preserve"> </w:t>
      </w:r>
      <w:r w:rsidRPr="00227DAE">
        <w:rPr>
          <w:lang w:eastAsia="x-none"/>
        </w:rPr>
        <w:t>xăng</w:t>
      </w:r>
      <w:r w:rsidRPr="00227DAE">
        <w:rPr>
          <w:lang w:eastAsia="x-none"/>
        </w:rPr>
        <w:t xml:space="preserve"> </w:t>
      </w:r>
      <w:r w:rsidRPr="00227DAE">
        <w:rPr>
          <w:lang w:eastAsia="x-none"/>
        </w:rPr>
        <w:t>dầu</w:t>
      </w:r>
      <w:r w:rsidRPr="00227DAE">
        <w:rPr>
          <w:lang w:eastAsia="x-none"/>
        </w:rPr>
        <w:t xml:space="preserve"> </w:t>
      </w:r>
      <w:r w:rsidRPr="00227DAE">
        <w:rPr>
          <w:lang w:eastAsia="x-none"/>
        </w:rPr>
        <w:t>không</w:t>
      </w:r>
      <w:r w:rsidRPr="00227DAE">
        <w:rPr>
          <w:lang w:eastAsia="x-none"/>
        </w:rPr>
        <w:t xml:space="preserve"> </w:t>
      </w:r>
      <w:r w:rsidRPr="00227DAE">
        <w:rPr>
          <w:lang w:eastAsia="x-none"/>
        </w:rPr>
        <w:t>hợp</w:t>
      </w:r>
      <w:r w:rsidRPr="00227DAE">
        <w:rPr>
          <w:lang w:eastAsia="x-none"/>
        </w:rPr>
        <w:t xml:space="preserve"> </w:t>
      </w:r>
      <w:r w:rsidRPr="00227DAE">
        <w:rPr>
          <w:lang w:eastAsia="x-none"/>
        </w:rPr>
        <w:t>lệ</w:t>
      </w:r>
    </w:p>
    <w:p w:rsidR="009D1437" w:rsidP="009D1437" w14:paraId="69F6E44D" w14:textId="77777777">
      <w:pPr>
        <w:pStyle w:val="ListParagraph"/>
        <w:numPr>
          <w:ilvl w:val="1"/>
          <w:numId w:val="22"/>
        </w:numPr>
        <w:rPr>
          <w:lang w:eastAsia="x-none"/>
        </w:rPr>
      </w:pPr>
      <w:r>
        <w:rPr>
          <w:lang w:eastAsia="x-none"/>
        </w:rPr>
        <w:t>30:</w:t>
      </w:r>
      <w:r w:rsidRPr="00227DAE">
        <w:rPr>
          <w:lang w:eastAsia="x-none"/>
        </w:rPr>
        <w:t xml:space="preserve"> Thông </w:t>
      </w:r>
      <w:r w:rsidRPr="00227DAE">
        <w:rPr>
          <w:lang w:eastAsia="x-none"/>
        </w:rPr>
        <w:t>báo</w:t>
      </w:r>
      <w:r w:rsidRPr="00227DAE">
        <w:rPr>
          <w:lang w:eastAsia="x-none"/>
        </w:rPr>
        <w:t xml:space="preserve"> </w:t>
      </w:r>
      <w:r w:rsidRPr="00227DAE">
        <w:rPr>
          <w:lang w:eastAsia="x-none"/>
        </w:rPr>
        <w:t>kết</w:t>
      </w:r>
      <w:r w:rsidRPr="00227DAE">
        <w:rPr>
          <w:lang w:eastAsia="x-none"/>
        </w:rPr>
        <w:t xml:space="preserve"> </w:t>
      </w:r>
      <w:r w:rsidRPr="00227DAE">
        <w:rPr>
          <w:lang w:eastAsia="x-none"/>
        </w:rPr>
        <w:t>quả</w:t>
      </w:r>
      <w:r w:rsidRPr="00227DAE">
        <w:rPr>
          <w:lang w:eastAsia="x-none"/>
        </w:rPr>
        <w:t xml:space="preserve"> </w:t>
      </w:r>
      <w:r w:rsidRPr="00227DAE">
        <w:rPr>
          <w:lang w:eastAsia="x-none"/>
        </w:rPr>
        <w:t>đối</w:t>
      </w:r>
      <w:r w:rsidRPr="00227DAE">
        <w:rPr>
          <w:lang w:eastAsia="x-none"/>
        </w:rPr>
        <w:t xml:space="preserve"> </w:t>
      </w:r>
      <w:r w:rsidRPr="00227DAE">
        <w:rPr>
          <w:lang w:eastAsia="x-none"/>
        </w:rPr>
        <w:t>chiếu</w:t>
      </w:r>
      <w:r w:rsidRPr="00227DAE">
        <w:rPr>
          <w:lang w:eastAsia="x-none"/>
        </w:rPr>
        <w:t xml:space="preserve"> </w:t>
      </w:r>
      <w:r w:rsidRPr="00227DAE">
        <w:rPr>
          <w:lang w:eastAsia="x-none"/>
        </w:rPr>
        <w:t>sơ</w:t>
      </w:r>
      <w:r w:rsidRPr="00227DAE">
        <w:rPr>
          <w:lang w:eastAsia="x-none"/>
        </w:rPr>
        <w:t xml:space="preserve"> </w:t>
      </w:r>
      <w:r w:rsidRPr="00227DAE">
        <w:rPr>
          <w:lang w:eastAsia="x-none"/>
        </w:rPr>
        <w:t>bộ</w:t>
      </w:r>
      <w:r w:rsidRPr="00227DAE">
        <w:rPr>
          <w:lang w:eastAsia="x-none"/>
        </w:rPr>
        <w:t xml:space="preserve"> </w:t>
      </w:r>
      <w:r w:rsidRPr="00227DAE">
        <w:rPr>
          <w:lang w:eastAsia="x-none"/>
        </w:rPr>
        <w:t>thông</w:t>
      </w:r>
      <w:r w:rsidRPr="00227DAE">
        <w:rPr>
          <w:lang w:eastAsia="x-none"/>
        </w:rPr>
        <w:t xml:space="preserve"> tin </w:t>
      </w:r>
      <w:r w:rsidRPr="00227DAE">
        <w:rPr>
          <w:lang w:eastAsia="x-none"/>
        </w:rPr>
        <w:t>Đơn</w:t>
      </w:r>
      <w:r w:rsidRPr="00227DAE">
        <w:rPr>
          <w:lang w:eastAsia="x-none"/>
        </w:rPr>
        <w:t xml:space="preserve"> </w:t>
      </w:r>
      <w:r w:rsidRPr="00227DAE">
        <w:rPr>
          <w:lang w:eastAsia="x-none"/>
        </w:rPr>
        <w:t>đề</w:t>
      </w:r>
      <w:r w:rsidRPr="00227DAE">
        <w:rPr>
          <w:lang w:eastAsia="x-none"/>
        </w:rPr>
        <w:t xml:space="preserve"> </w:t>
      </w:r>
      <w:r w:rsidRPr="00227DAE">
        <w:rPr>
          <w:lang w:eastAsia="x-none"/>
        </w:rPr>
        <w:t>nghị</w:t>
      </w:r>
      <w:r w:rsidRPr="00227DAE">
        <w:rPr>
          <w:lang w:eastAsia="x-none"/>
        </w:rPr>
        <w:t xml:space="preserve"> </w:t>
      </w:r>
      <w:r w:rsidRPr="00227DAE">
        <w:rPr>
          <w:lang w:eastAsia="x-none"/>
        </w:rPr>
        <w:t>cấp</w:t>
      </w:r>
      <w:r w:rsidRPr="00227DAE">
        <w:rPr>
          <w:lang w:eastAsia="x-none"/>
        </w:rPr>
        <w:t xml:space="preserve"> </w:t>
      </w:r>
      <w:r w:rsidRPr="00227DAE">
        <w:rPr>
          <w:lang w:eastAsia="x-none"/>
        </w:rPr>
        <w:t>hóa</w:t>
      </w:r>
      <w:r w:rsidRPr="00227DAE">
        <w:rPr>
          <w:lang w:eastAsia="x-none"/>
        </w:rPr>
        <w:t xml:space="preserve"> </w:t>
      </w:r>
      <w:r w:rsidRPr="00227DAE">
        <w:rPr>
          <w:lang w:eastAsia="x-none"/>
        </w:rPr>
        <w:t>đơn</w:t>
      </w:r>
      <w:r w:rsidRPr="00227DAE">
        <w:rPr>
          <w:lang w:eastAsia="x-none"/>
        </w:rPr>
        <w:t xml:space="preserve"> </w:t>
      </w:r>
      <w:r w:rsidRPr="00227DAE">
        <w:rPr>
          <w:lang w:eastAsia="x-none"/>
        </w:rPr>
        <w:t>điện</w:t>
      </w:r>
      <w:r w:rsidRPr="00227DAE">
        <w:rPr>
          <w:lang w:eastAsia="x-none"/>
        </w:rPr>
        <w:t xml:space="preserve"> </w:t>
      </w:r>
      <w:r w:rsidRPr="00227DAE">
        <w:rPr>
          <w:lang w:eastAsia="x-none"/>
        </w:rPr>
        <w:t>tử</w:t>
      </w:r>
      <w:r w:rsidRPr="00227DAE">
        <w:rPr>
          <w:lang w:eastAsia="x-none"/>
        </w:rPr>
        <w:t xml:space="preserve"> </w:t>
      </w:r>
      <w:r w:rsidRPr="00227DAE">
        <w:rPr>
          <w:lang w:eastAsia="x-none"/>
        </w:rPr>
        <w:t>có</w:t>
      </w:r>
      <w:r w:rsidRPr="00227DAE">
        <w:rPr>
          <w:lang w:eastAsia="x-none"/>
        </w:rPr>
        <w:t xml:space="preserve"> </w:t>
      </w:r>
      <w:r w:rsidRPr="00227DAE">
        <w:rPr>
          <w:lang w:eastAsia="x-none"/>
        </w:rPr>
        <w:t>mã</w:t>
      </w:r>
      <w:r w:rsidRPr="00227DAE">
        <w:rPr>
          <w:lang w:eastAsia="x-none"/>
        </w:rPr>
        <w:t xml:space="preserve"> </w:t>
      </w:r>
      <w:r w:rsidRPr="00227DAE">
        <w:rPr>
          <w:lang w:eastAsia="x-none"/>
        </w:rPr>
        <w:t>của</w:t>
      </w:r>
      <w:r w:rsidRPr="00227DAE">
        <w:rPr>
          <w:lang w:eastAsia="x-none"/>
        </w:rPr>
        <w:t xml:space="preserve"> CQT </w:t>
      </w:r>
      <w:r w:rsidRPr="00227DAE">
        <w:rPr>
          <w:lang w:eastAsia="x-none"/>
        </w:rPr>
        <w:t>theo</w:t>
      </w:r>
      <w:r w:rsidRPr="00227DAE">
        <w:rPr>
          <w:lang w:eastAsia="x-none"/>
        </w:rPr>
        <w:t xml:space="preserve"> </w:t>
      </w:r>
      <w:r w:rsidRPr="00227DAE">
        <w:rPr>
          <w:lang w:eastAsia="x-none"/>
        </w:rPr>
        <w:t>từng</w:t>
      </w:r>
      <w:r w:rsidRPr="00227DAE">
        <w:rPr>
          <w:lang w:eastAsia="x-none"/>
        </w:rPr>
        <w:t xml:space="preserve"> </w:t>
      </w:r>
      <w:r w:rsidRPr="00227DAE">
        <w:rPr>
          <w:lang w:eastAsia="x-none"/>
        </w:rPr>
        <w:t>lần</w:t>
      </w:r>
      <w:r w:rsidRPr="00227DAE">
        <w:rPr>
          <w:lang w:eastAsia="x-none"/>
        </w:rPr>
        <w:t xml:space="preserve"> </w:t>
      </w:r>
      <w:r w:rsidRPr="00227DAE">
        <w:rPr>
          <w:lang w:eastAsia="x-none"/>
        </w:rPr>
        <w:t>phát</w:t>
      </w:r>
      <w:r w:rsidRPr="00227DAE">
        <w:rPr>
          <w:lang w:eastAsia="x-none"/>
        </w:rPr>
        <w:t xml:space="preserve"> </w:t>
      </w:r>
      <w:r w:rsidRPr="00227DAE">
        <w:rPr>
          <w:lang w:eastAsia="x-none"/>
        </w:rPr>
        <w:t>sinh</w:t>
      </w:r>
      <w:r w:rsidRPr="00227DAE">
        <w:rPr>
          <w:lang w:eastAsia="x-none"/>
        </w:rPr>
        <w:t xml:space="preserve"> </w:t>
      </w:r>
      <w:r w:rsidRPr="00227DAE">
        <w:rPr>
          <w:lang w:eastAsia="x-none"/>
        </w:rPr>
        <w:t>với</w:t>
      </w:r>
      <w:r w:rsidRPr="00227DAE">
        <w:rPr>
          <w:lang w:eastAsia="x-none"/>
        </w:rPr>
        <w:t xml:space="preserve"> </w:t>
      </w:r>
      <w:r w:rsidRPr="00227DAE">
        <w:rPr>
          <w:lang w:eastAsia="x-none"/>
        </w:rPr>
        <w:t>trường</w:t>
      </w:r>
      <w:r w:rsidRPr="00227DAE">
        <w:rPr>
          <w:lang w:eastAsia="x-none"/>
        </w:rPr>
        <w:t xml:space="preserve"> </w:t>
      </w:r>
      <w:r w:rsidRPr="00227DAE">
        <w:rPr>
          <w:lang w:eastAsia="x-none"/>
        </w:rPr>
        <w:t>hợp</w:t>
      </w:r>
      <w:r w:rsidRPr="00227DAE">
        <w:rPr>
          <w:lang w:eastAsia="x-none"/>
        </w:rPr>
        <w:t xml:space="preserve"> NNT </w:t>
      </w:r>
      <w:r w:rsidRPr="00227DAE">
        <w:rPr>
          <w:lang w:eastAsia="x-none"/>
        </w:rPr>
        <w:t>gửi</w:t>
      </w:r>
      <w:r w:rsidRPr="00227DAE">
        <w:rPr>
          <w:lang w:eastAsia="x-none"/>
        </w:rPr>
        <w:t xml:space="preserve"> </w:t>
      </w:r>
      <w:r w:rsidRPr="00227DAE">
        <w:rPr>
          <w:lang w:eastAsia="x-none"/>
        </w:rPr>
        <w:t>đơn</w:t>
      </w:r>
      <w:r w:rsidRPr="00227DAE">
        <w:rPr>
          <w:lang w:eastAsia="x-none"/>
        </w:rPr>
        <w:t xml:space="preserve"> qua </w:t>
      </w:r>
      <w:r w:rsidRPr="00227DAE">
        <w:rPr>
          <w:lang w:eastAsia="x-none"/>
        </w:rPr>
        <w:t>cổng</w:t>
      </w:r>
      <w:r w:rsidRPr="00227DAE">
        <w:rPr>
          <w:lang w:eastAsia="x-none"/>
        </w:rPr>
        <w:t xml:space="preserve"> </w:t>
      </w:r>
      <w:r w:rsidRPr="00227DAE">
        <w:rPr>
          <w:lang w:eastAsia="x-none"/>
        </w:rPr>
        <w:t>thông</w:t>
      </w:r>
      <w:r w:rsidRPr="00227DAE">
        <w:rPr>
          <w:lang w:eastAsia="x-none"/>
        </w:rPr>
        <w:t xml:space="preserve"> tin </w:t>
      </w:r>
      <w:r w:rsidRPr="00227DAE">
        <w:rPr>
          <w:lang w:eastAsia="x-none"/>
        </w:rPr>
        <w:t>điện</w:t>
      </w:r>
      <w:r w:rsidRPr="00227DAE">
        <w:rPr>
          <w:lang w:eastAsia="x-none"/>
        </w:rPr>
        <w:t xml:space="preserve"> </w:t>
      </w:r>
      <w:r w:rsidRPr="00227DAE">
        <w:rPr>
          <w:lang w:eastAsia="x-none"/>
        </w:rPr>
        <w:t>tử</w:t>
      </w:r>
      <w:r w:rsidRPr="00227DAE">
        <w:rPr>
          <w:lang w:eastAsia="x-none"/>
        </w:rPr>
        <w:t xml:space="preserve"> </w:t>
      </w:r>
      <w:r w:rsidRPr="00227DAE">
        <w:rPr>
          <w:lang w:eastAsia="x-none"/>
        </w:rPr>
        <w:t>của</w:t>
      </w:r>
      <w:r w:rsidRPr="00227DAE">
        <w:rPr>
          <w:lang w:eastAsia="x-none"/>
        </w:rPr>
        <w:t xml:space="preserve"> TCT</w:t>
      </w:r>
    </w:p>
    <w:p w:rsidR="009D1437" w:rsidP="009D1437" w14:paraId="3FA15D80" w14:textId="77777777">
      <w:pPr>
        <w:pStyle w:val="ListParagraph"/>
        <w:numPr>
          <w:ilvl w:val="1"/>
          <w:numId w:val="22"/>
        </w:numPr>
        <w:rPr>
          <w:lang w:eastAsia="x-none"/>
        </w:rPr>
      </w:pPr>
      <w:r>
        <w:rPr>
          <w:lang w:eastAsia="x-none"/>
        </w:rPr>
        <w:t>31:</w:t>
      </w:r>
      <w:r w:rsidRPr="00227DAE">
        <w:rPr>
          <w:lang w:eastAsia="x-none"/>
        </w:rPr>
        <w:t xml:space="preserve"> Thông </w:t>
      </w:r>
      <w:r w:rsidRPr="00227DAE">
        <w:rPr>
          <w:lang w:eastAsia="x-none"/>
        </w:rPr>
        <w:t>báo</w:t>
      </w:r>
      <w:r w:rsidRPr="00227DAE">
        <w:rPr>
          <w:lang w:eastAsia="x-none"/>
        </w:rPr>
        <w:t xml:space="preserve"> </w:t>
      </w:r>
      <w:r w:rsidRPr="00227DAE">
        <w:rPr>
          <w:lang w:eastAsia="x-none"/>
        </w:rPr>
        <w:t>kết</w:t>
      </w:r>
      <w:r w:rsidRPr="00227DAE">
        <w:rPr>
          <w:lang w:eastAsia="x-none"/>
        </w:rPr>
        <w:t xml:space="preserve"> </w:t>
      </w:r>
      <w:r w:rsidRPr="00227DAE">
        <w:rPr>
          <w:lang w:eastAsia="x-none"/>
        </w:rPr>
        <w:t>quả</w:t>
      </w:r>
      <w:r w:rsidRPr="00227DAE">
        <w:rPr>
          <w:lang w:eastAsia="x-none"/>
        </w:rPr>
        <w:t xml:space="preserve"> </w:t>
      </w:r>
      <w:r w:rsidRPr="00227DAE">
        <w:rPr>
          <w:lang w:eastAsia="x-none"/>
        </w:rPr>
        <w:t>đối</w:t>
      </w:r>
      <w:r w:rsidRPr="00227DAE">
        <w:rPr>
          <w:lang w:eastAsia="x-none"/>
        </w:rPr>
        <w:t xml:space="preserve"> </w:t>
      </w:r>
      <w:r w:rsidRPr="00227DAE">
        <w:rPr>
          <w:lang w:eastAsia="x-none"/>
        </w:rPr>
        <w:t>chiếu</w:t>
      </w:r>
      <w:r w:rsidRPr="00227DAE">
        <w:rPr>
          <w:lang w:eastAsia="x-none"/>
        </w:rPr>
        <w:t xml:space="preserve"> </w:t>
      </w:r>
      <w:r w:rsidRPr="00227DAE">
        <w:rPr>
          <w:lang w:eastAsia="x-none"/>
        </w:rPr>
        <w:t>thông</w:t>
      </w:r>
      <w:r w:rsidRPr="00227DAE">
        <w:rPr>
          <w:lang w:eastAsia="x-none"/>
        </w:rPr>
        <w:t xml:space="preserve"> tin </w:t>
      </w:r>
      <w:r w:rsidRPr="00227DAE">
        <w:rPr>
          <w:lang w:eastAsia="x-none"/>
        </w:rPr>
        <w:t>gói</w:t>
      </w:r>
      <w:r w:rsidRPr="00227DAE">
        <w:rPr>
          <w:lang w:eastAsia="x-none"/>
        </w:rPr>
        <w:t xml:space="preserve"> </w:t>
      </w:r>
      <w:r w:rsidRPr="00227DAE">
        <w:rPr>
          <w:lang w:eastAsia="x-none"/>
        </w:rPr>
        <w:t>dữ</w:t>
      </w:r>
      <w:r w:rsidRPr="00227DAE">
        <w:rPr>
          <w:lang w:eastAsia="x-none"/>
        </w:rPr>
        <w:t xml:space="preserve"> </w:t>
      </w:r>
      <w:r w:rsidRPr="00227DAE">
        <w:rPr>
          <w:lang w:eastAsia="x-none"/>
        </w:rPr>
        <w:t>liệu</w:t>
      </w:r>
      <w:r w:rsidRPr="00227DAE">
        <w:rPr>
          <w:lang w:eastAsia="x-none"/>
        </w:rPr>
        <w:t xml:space="preserve"> </w:t>
      </w:r>
      <w:r w:rsidRPr="00227DAE">
        <w:rPr>
          <w:lang w:eastAsia="x-none"/>
        </w:rPr>
        <w:t>không</w:t>
      </w:r>
      <w:r w:rsidRPr="00227DAE">
        <w:rPr>
          <w:lang w:eastAsia="x-none"/>
        </w:rPr>
        <w:t xml:space="preserve"> </w:t>
      </w:r>
      <w:r w:rsidRPr="00227DAE">
        <w:rPr>
          <w:lang w:eastAsia="x-none"/>
        </w:rPr>
        <w:t>hợp</w:t>
      </w:r>
      <w:r w:rsidRPr="00227DAE">
        <w:rPr>
          <w:lang w:eastAsia="x-none"/>
        </w:rPr>
        <w:t xml:space="preserve"> </w:t>
      </w:r>
      <w:r w:rsidRPr="00227DAE">
        <w:rPr>
          <w:lang w:eastAsia="x-none"/>
        </w:rPr>
        <w:t>lệ</w:t>
      </w:r>
      <w:r w:rsidRPr="00227DAE">
        <w:rPr>
          <w:lang w:eastAsia="x-none"/>
        </w:rPr>
        <w:t xml:space="preserve"> </w:t>
      </w:r>
      <w:r w:rsidRPr="00227DAE">
        <w:rPr>
          <w:lang w:eastAsia="x-none"/>
        </w:rPr>
        <w:t>các</w:t>
      </w:r>
      <w:r w:rsidRPr="00227DAE">
        <w:rPr>
          <w:lang w:eastAsia="x-none"/>
        </w:rPr>
        <w:t xml:space="preserve"> </w:t>
      </w:r>
      <w:r w:rsidRPr="00227DAE">
        <w:rPr>
          <w:lang w:eastAsia="x-none"/>
        </w:rPr>
        <w:t>trường</w:t>
      </w:r>
      <w:r w:rsidRPr="00227DAE">
        <w:rPr>
          <w:lang w:eastAsia="x-none"/>
        </w:rPr>
        <w:t xml:space="preserve"> </w:t>
      </w:r>
      <w:r w:rsidRPr="00227DAE">
        <w:rPr>
          <w:lang w:eastAsia="x-none"/>
        </w:rPr>
        <w:t>hợp</w:t>
      </w:r>
      <w:r w:rsidRPr="00227DAE">
        <w:rPr>
          <w:lang w:eastAsia="x-none"/>
        </w:rPr>
        <w:t xml:space="preserve"> </w:t>
      </w:r>
      <w:r w:rsidRPr="00227DAE">
        <w:rPr>
          <w:lang w:eastAsia="x-none"/>
        </w:rPr>
        <w:t>khác</w:t>
      </w:r>
    </w:p>
    <w:p w:rsidR="009D1437" w:rsidP="009D1437" w14:paraId="2C8CD72F" w14:textId="77777777">
      <w:pPr>
        <w:pStyle w:val="ListParagraph"/>
        <w:numPr>
          <w:ilvl w:val="1"/>
          <w:numId w:val="22"/>
        </w:numPr>
        <w:rPr>
          <w:lang w:eastAsia="x-none"/>
        </w:rPr>
      </w:pPr>
      <w:r>
        <w:rPr>
          <w:lang w:eastAsia="x-none"/>
        </w:rPr>
        <w:t>32:</w:t>
      </w:r>
      <w:r w:rsidRPr="00227DAE">
        <w:rPr>
          <w:lang w:eastAsia="x-none"/>
        </w:rPr>
        <w:t xml:space="preserve"> TCT </w:t>
      </w:r>
      <w:r w:rsidRPr="00227DAE">
        <w:rPr>
          <w:lang w:eastAsia="x-none"/>
        </w:rPr>
        <w:t>tiếp</w:t>
      </w:r>
      <w:r w:rsidRPr="00227DAE">
        <w:rPr>
          <w:lang w:eastAsia="x-none"/>
        </w:rPr>
        <w:t xml:space="preserve"> </w:t>
      </w:r>
      <w:r w:rsidRPr="00227DAE">
        <w:rPr>
          <w:lang w:eastAsia="x-none"/>
        </w:rPr>
        <w:t>nhận</w:t>
      </w:r>
      <w:r w:rsidRPr="00227DAE">
        <w:rPr>
          <w:lang w:eastAsia="x-none"/>
        </w:rPr>
        <w:t xml:space="preserve"> </w:t>
      </w:r>
      <w:r w:rsidRPr="00227DAE">
        <w:rPr>
          <w:lang w:eastAsia="x-none"/>
        </w:rPr>
        <w:t>lỗi</w:t>
      </w:r>
    </w:p>
    <w:p w:rsidR="009D1437" w:rsidP="009D1437" w14:paraId="3227FE31" w14:textId="77777777">
      <w:pPr>
        <w:pStyle w:val="ListParagraph"/>
        <w:numPr>
          <w:ilvl w:val="1"/>
          <w:numId w:val="22"/>
        </w:numPr>
        <w:rPr>
          <w:lang w:eastAsia="x-none"/>
        </w:rPr>
      </w:pPr>
      <w:r>
        <w:rPr>
          <w:lang w:eastAsia="x-none"/>
        </w:rPr>
        <w:t>33:</w:t>
      </w:r>
      <w:r w:rsidRPr="00227DAE">
        <w:rPr>
          <w:lang w:eastAsia="x-none"/>
        </w:rPr>
        <w:t xml:space="preserve"> TCT </w:t>
      </w:r>
      <w:r w:rsidRPr="00227DAE">
        <w:rPr>
          <w:lang w:eastAsia="x-none"/>
        </w:rPr>
        <w:t>tiếp</w:t>
      </w:r>
      <w:r w:rsidRPr="00227DAE">
        <w:rPr>
          <w:lang w:eastAsia="x-none"/>
        </w:rPr>
        <w:t xml:space="preserve"> </w:t>
      </w:r>
      <w:r w:rsidRPr="00227DAE">
        <w:rPr>
          <w:lang w:eastAsia="x-none"/>
        </w:rPr>
        <w:t>nhận</w:t>
      </w:r>
      <w:r w:rsidRPr="00227DAE">
        <w:rPr>
          <w:lang w:eastAsia="x-none"/>
        </w:rPr>
        <w:t xml:space="preserve"> </w:t>
      </w:r>
      <w:r w:rsidRPr="00227DAE">
        <w:rPr>
          <w:lang w:eastAsia="x-none"/>
        </w:rPr>
        <w:t>thành</w:t>
      </w:r>
      <w:r w:rsidRPr="00227DAE">
        <w:rPr>
          <w:lang w:eastAsia="x-none"/>
        </w:rPr>
        <w:t xml:space="preserve"> </w:t>
      </w:r>
      <w:r w:rsidRPr="00227DAE">
        <w:rPr>
          <w:lang w:eastAsia="x-none"/>
        </w:rPr>
        <w:t>công</w:t>
      </w:r>
    </w:p>
    <w:p w:rsidR="009D1437" w:rsidP="009D1437" w14:paraId="434F68A7" w14:textId="77777777">
      <w:pPr>
        <w:pStyle w:val="ListParagraph"/>
        <w:numPr>
          <w:ilvl w:val="1"/>
          <w:numId w:val="22"/>
        </w:numPr>
        <w:rPr>
          <w:lang w:eastAsia="x-none"/>
        </w:rPr>
      </w:pPr>
      <w:r>
        <w:rPr>
          <w:lang w:eastAsia="x-none"/>
        </w:rPr>
        <w:t>34:</w:t>
      </w:r>
      <w:r w:rsidRPr="00227DAE">
        <w:rPr>
          <w:lang w:eastAsia="x-none"/>
        </w:rPr>
        <w:t xml:space="preserve"> TCT </w:t>
      </w:r>
      <w:r w:rsidRPr="00227DAE">
        <w:rPr>
          <w:lang w:eastAsia="x-none"/>
        </w:rPr>
        <w:t>cấp</w:t>
      </w:r>
      <w:r w:rsidRPr="00227DAE">
        <w:rPr>
          <w:lang w:eastAsia="x-none"/>
        </w:rPr>
        <w:t xml:space="preserve"> </w:t>
      </w:r>
      <w:r w:rsidRPr="00227DAE">
        <w:rPr>
          <w:lang w:eastAsia="x-none"/>
        </w:rPr>
        <w:t>mã</w:t>
      </w:r>
      <w:r w:rsidRPr="00227DAE">
        <w:rPr>
          <w:lang w:eastAsia="x-none"/>
        </w:rPr>
        <w:t xml:space="preserve"> </w:t>
      </w:r>
      <w:r w:rsidRPr="00227DAE">
        <w:rPr>
          <w:lang w:eastAsia="x-none"/>
        </w:rPr>
        <w:t>hóa</w:t>
      </w:r>
      <w:r w:rsidRPr="00227DAE">
        <w:rPr>
          <w:lang w:eastAsia="x-none"/>
        </w:rPr>
        <w:t xml:space="preserve"> </w:t>
      </w:r>
      <w:r w:rsidRPr="00227DAE">
        <w:rPr>
          <w:lang w:eastAsia="x-none"/>
        </w:rPr>
        <w:t>đơn</w:t>
      </w:r>
      <w:r w:rsidRPr="00227DAE">
        <w:rPr>
          <w:lang w:eastAsia="x-none"/>
        </w:rPr>
        <w:t xml:space="preserve"> </w:t>
      </w:r>
      <w:r w:rsidRPr="00227DAE">
        <w:rPr>
          <w:lang w:eastAsia="x-none"/>
        </w:rPr>
        <w:t>thành</w:t>
      </w:r>
      <w:r w:rsidRPr="00227DAE">
        <w:rPr>
          <w:lang w:eastAsia="x-none"/>
        </w:rPr>
        <w:t xml:space="preserve"> </w:t>
      </w:r>
      <w:r w:rsidRPr="00227DAE">
        <w:rPr>
          <w:lang w:eastAsia="x-none"/>
        </w:rPr>
        <w:t>công</w:t>
      </w:r>
      <w:r w:rsidRPr="00227DAE">
        <w:rPr>
          <w:lang w:eastAsia="x-none"/>
        </w:rPr>
        <w:t>!</w:t>
      </w:r>
    </w:p>
    <w:p w:rsidR="009D1437" w:rsidP="009D1437" w14:paraId="586EBA1D" w14:textId="77777777">
      <w:pPr>
        <w:pStyle w:val="ListParagraph"/>
        <w:numPr>
          <w:ilvl w:val="1"/>
          <w:numId w:val="22"/>
        </w:numPr>
        <w:rPr>
          <w:lang w:eastAsia="x-none"/>
        </w:rPr>
      </w:pPr>
      <w:r>
        <w:rPr>
          <w:lang w:eastAsia="x-none"/>
        </w:rPr>
        <w:t>35:</w:t>
      </w:r>
      <w:r w:rsidRPr="00227DAE">
        <w:rPr>
          <w:lang w:eastAsia="x-none"/>
        </w:rPr>
        <w:t xml:space="preserve"> TCT </w:t>
      </w:r>
      <w:r w:rsidRPr="00227DAE">
        <w:rPr>
          <w:lang w:eastAsia="x-none"/>
        </w:rPr>
        <w:t>thông</w:t>
      </w:r>
      <w:r w:rsidRPr="00227DAE">
        <w:rPr>
          <w:lang w:eastAsia="x-none"/>
        </w:rPr>
        <w:t xml:space="preserve"> </w:t>
      </w:r>
      <w:r w:rsidRPr="00227DAE">
        <w:rPr>
          <w:lang w:eastAsia="x-none"/>
        </w:rPr>
        <w:t>báo</w:t>
      </w:r>
      <w:r w:rsidRPr="00227DAE">
        <w:rPr>
          <w:lang w:eastAsia="x-none"/>
        </w:rPr>
        <w:t xml:space="preserve"> </w:t>
      </w:r>
      <w:r w:rsidRPr="00227DAE">
        <w:rPr>
          <w:lang w:eastAsia="x-none"/>
        </w:rPr>
        <w:t>kết</w:t>
      </w:r>
      <w:r w:rsidRPr="00227DAE">
        <w:rPr>
          <w:lang w:eastAsia="x-none"/>
        </w:rPr>
        <w:t xml:space="preserve"> </w:t>
      </w:r>
      <w:r w:rsidRPr="00227DAE">
        <w:rPr>
          <w:lang w:eastAsia="x-none"/>
        </w:rPr>
        <w:t>quả</w:t>
      </w:r>
      <w:r w:rsidRPr="00227DAE">
        <w:rPr>
          <w:lang w:eastAsia="x-none"/>
        </w:rPr>
        <w:t xml:space="preserve"> </w:t>
      </w:r>
      <w:r w:rsidRPr="00227DAE">
        <w:rPr>
          <w:lang w:eastAsia="x-none"/>
        </w:rPr>
        <w:t>đối</w:t>
      </w:r>
      <w:r w:rsidRPr="00227DAE">
        <w:rPr>
          <w:lang w:eastAsia="x-none"/>
        </w:rPr>
        <w:t xml:space="preserve"> </w:t>
      </w:r>
      <w:r w:rsidRPr="00227DAE">
        <w:rPr>
          <w:lang w:eastAsia="x-none"/>
        </w:rPr>
        <w:t>chiếu</w:t>
      </w:r>
      <w:r w:rsidRPr="00227DAE">
        <w:rPr>
          <w:lang w:eastAsia="x-none"/>
        </w:rPr>
        <w:t xml:space="preserve"> </w:t>
      </w:r>
      <w:r w:rsidRPr="00227DAE">
        <w:rPr>
          <w:lang w:eastAsia="x-none"/>
        </w:rPr>
        <w:t>thông</w:t>
      </w:r>
      <w:r w:rsidRPr="00227DAE">
        <w:rPr>
          <w:lang w:eastAsia="x-none"/>
        </w:rPr>
        <w:t xml:space="preserve"> tin </w:t>
      </w:r>
      <w:r w:rsidRPr="00227DAE">
        <w:rPr>
          <w:lang w:eastAsia="x-none"/>
        </w:rPr>
        <w:t>gói</w:t>
      </w:r>
      <w:r w:rsidRPr="00227DAE">
        <w:rPr>
          <w:lang w:eastAsia="x-none"/>
        </w:rPr>
        <w:t xml:space="preserve"> </w:t>
      </w:r>
      <w:r w:rsidRPr="00227DAE">
        <w:rPr>
          <w:lang w:eastAsia="x-none"/>
        </w:rPr>
        <w:t>dữ</w:t>
      </w:r>
      <w:r w:rsidRPr="00227DAE">
        <w:rPr>
          <w:lang w:eastAsia="x-none"/>
        </w:rPr>
        <w:t xml:space="preserve"> </w:t>
      </w:r>
      <w:r w:rsidRPr="00227DAE">
        <w:rPr>
          <w:lang w:eastAsia="x-none"/>
        </w:rPr>
        <w:t>liệu</w:t>
      </w:r>
      <w:r w:rsidRPr="00227DAE">
        <w:rPr>
          <w:lang w:eastAsia="x-none"/>
        </w:rPr>
        <w:t xml:space="preserve"> </w:t>
      </w:r>
      <w:r w:rsidRPr="00227DAE">
        <w:rPr>
          <w:lang w:eastAsia="x-none"/>
        </w:rPr>
        <w:t>hóa</w:t>
      </w:r>
      <w:r w:rsidRPr="00227DAE">
        <w:rPr>
          <w:lang w:eastAsia="x-none"/>
        </w:rPr>
        <w:t xml:space="preserve"> </w:t>
      </w:r>
      <w:r w:rsidRPr="00227DAE">
        <w:rPr>
          <w:lang w:eastAsia="x-none"/>
        </w:rPr>
        <w:t>đơn</w:t>
      </w:r>
      <w:r w:rsidRPr="00227DAE">
        <w:rPr>
          <w:lang w:eastAsia="x-none"/>
        </w:rPr>
        <w:t xml:space="preserve"> </w:t>
      </w:r>
      <w:r w:rsidRPr="00227DAE">
        <w:rPr>
          <w:lang w:eastAsia="x-none"/>
        </w:rPr>
        <w:t>sai</w:t>
      </w:r>
      <w:r w:rsidRPr="00227DAE">
        <w:rPr>
          <w:lang w:eastAsia="x-none"/>
        </w:rPr>
        <w:t xml:space="preserve"> </w:t>
      </w:r>
      <w:r w:rsidRPr="00227DAE">
        <w:rPr>
          <w:lang w:eastAsia="x-none"/>
        </w:rPr>
        <w:t>sót</w:t>
      </w:r>
      <w:r w:rsidRPr="00227DAE">
        <w:rPr>
          <w:lang w:eastAsia="x-none"/>
        </w:rPr>
        <w:t xml:space="preserve"> </w:t>
      </w:r>
      <w:r w:rsidRPr="00227DAE">
        <w:rPr>
          <w:lang w:eastAsia="x-none"/>
        </w:rPr>
        <w:t>hợp</w:t>
      </w:r>
      <w:r w:rsidRPr="00227DAE">
        <w:rPr>
          <w:lang w:eastAsia="x-none"/>
        </w:rPr>
        <w:t xml:space="preserve"> </w:t>
      </w:r>
      <w:r w:rsidRPr="00227DAE">
        <w:rPr>
          <w:lang w:eastAsia="x-none"/>
        </w:rPr>
        <w:t>lệ</w:t>
      </w:r>
    </w:p>
    <w:p w:rsidR="009D1437" w:rsidP="009D1437" w14:paraId="2AE6D682" w14:textId="77777777">
      <w:pPr>
        <w:pStyle w:val="ListParagraph"/>
        <w:ind w:left="1440"/>
        <w:rPr>
          <w:lang w:eastAsia="x-none"/>
        </w:rPr>
      </w:pPr>
    </w:p>
    <w:p w:rsidR="009D1437" w:rsidP="009D1437" w14:paraId="74C0093F" w14:textId="77777777">
      <w:pPr>
        <w:pStyle w:val="ListParagraph"/>
        <w:numPr>
          <w:ilvl w:val="0"/>
          <w:numId w:val="22"/>
        </w:numPr>
        <w:rPr>
          <w:lang w:eastAsia="x-none"/>
        </w:rPr>
      </w:pPr>
      <w:r w:rsidRPr="00227DAE">
        <w:rPr>
          <w:b/>
          <w:lang w:eastAsia="x-none"/>
        </w:rPr>
        <w:t>Mltdiep</w:t>
      </w:r>
      <w:r>
        <w:rPr>
          <w:lang w:eastAsia="x-none"/>
        </w:rPr>
        <w:t xml:space="preserve"> (</w:t>
      </w:r>
      <w:r>
        <w:rPr>
          <w:lang w:eastAsia="x-none"/>
        </w:rPr>
        <w:t>định</w:t>
      </w:r>
      <w:r>
        <w:rPr>
          <w:lang w:eastAsia="x-none"/>
        </w:rPr>
        <w:t xml:space="preserve"> </w:t>
      </w:r>
      <w:r>
        <w:rPr>
          <w:lang w:eastAsia="x-none"/>
        </w:rPr>
        <w:t>dạng</w:t>
      </w:r>
      <w:r>
        <w:rPr>
          <w:lang w:eastAsia="x-none"/>
        </w:rPr>
        <w:t xml:space="preserve"> </w:t>
      </w:r>
      <w:r>
        <w:rPr>
          <w:lang w:eastAsia="x-none"/>
        </w:rPr>
        <w:t>chữ</w:t>
      </w:r>
      <w:r>
        <w:rPr>
          <w:lang w:eastAsia="x-none"/>
        </w:rPr>
        <w:t xml:space="preserve"> (string))</w:t>
      </w:r>
    </w:p>
    <w:p w:rsidR="009D1437" w:rsidP="009D1437" w14:paraId="062FB5CB" w14:textId="77777777">
      <w:pPr>
        <w:pStyle w:val="ListParagraph"/>
        <w:numPr>
          <w:ilvl w:val="1"/>
          <w:numId w:val="22"/>
        </w:numPr>
        <w:rPr>
          <w:lang w:eastAsia="x-none"/>
        </w:rPr>
      </w:pPr>
      <w:r w:rsidRPr="00451D7E">
        <w:rPr>
          <w:lang w:eastAsia="x-none"/>
        </w:rPr>
        <w:t>100</w:t>
      </w:r>
      <w:r>
        <w:rPr>
          <w:lang w:eastAsia="x-none"/>
        </w:rPr>
        <w:t xml:space="preserve">: </w:t>
      </w:r>
      <w:r w:rsidRPr="00451D7E">
        <w:rPr>
          <w:lang w:eastAsia="x-none"/>
        </w:rPr>
        <w:t xml:space="preserve">Thông </w:t>
      </w:r>
      <w:r w:rsidRPr="00451D7E">
        <w:rPr>
          <w:lang w:eastAsia="x-none"/>
        </w:rPr>
        <w:t>điệp</w:t>
      </w:r>
      <w:r w:rsidRPr="00451D7E">
        <w:rPr>
          <w:lang w:eastAsia="x-none"/>
        </w:rPr>
        <w:t xml:space="preserve"> </w:t>
      </w:r>
      <w:r w:rsidRPr="00451D7E">
        <w:rPr>
          <w:lang w:eastAsia="x-none"/>
        </w:rPr>
        <w:t>gửi</w:t>
      </w:r>
      <w:r w:rsidRPr="00451D7E">
        <w:rPr>
          <w:lang w:eastAsia="x-none"/>
        </w:rPr>
        <w:t xml:space="preserve"> </w:t>
      </w:r>
      <w:r w:rsidRPr="00451D7E">
        <w:rPr>
          <w:lang w:eastAsia="x-none"/>
        </w:rPr>
        <w:t>tờ</w:t>
      </w:r>
      <w:r w:rsidRPr="00451D7E">
        <w:rPr>
          <w:lang w:eastAsia="x-none"/>
        </w:rPr>
        <w:t xml:space="preserve"> </w:t>
      </w:r>
      <w:r w:rsidRPr="00451D7E">
        <w:rPr>
          <w:lang w:eastAsia="x-none"/>
        </w:rPr>
        <w:t>khai</w:t>
      </w:r>
      <w:r w:rsidRPr="00451D7E">
        <w:rPr>
          <w:lang w:eastAsia="x-none"/>
        </w:rPr>
        <w:t xml:space="preserve"> </w:t>
      </w:r>
      <w:r w:rsidRPr="00451D7E">
        <w:rPr>
          <w:lang w:eastAsia="x-none"/>
        </w:rPr>
        <w:t>đăng</w:t>
      </w:r>
      <w:r w:rsidRPr="00451D7E">
        <w:rPr>
          <w:lang w:eastAsia="x-none"/>
        </w:rPr>
        <w:t xml:space="preserve"> </w:t>
      </w:r>
      <w:r w:rsidRPr="00451D7E">
        <w:rPr>
          <w:lang w:eastAsia="x-none"/>
        </w:rPr>
        <w:t>ký</w:t>
      </w:r>
      <w:r w:rsidRPr="00451D7E">
        <w:rPr>
          <w:lang w:eastAsia="x-none"/>
        </w:rPr>
        <w:t>/</w:t>
      </w:r>
      <w:r w:rsidRPr="00451D7E">
        <w:rPr>
          <w:lang w:eastAsia="x-none"/>
        </w:rPr>
        <w:t>thay</w:t>
      </w:r>
      <w:r w:rsidRPr="00451D7E">
        <w:rPr>
          <w:lang w:eastAsia="x-none"/>
        </w:rPr>
        <w:t xml:space="preserve"> </w:t>
      </w:r>
      <w:r w:rsidRPr="00451D7E">
        <w:rPr>
          <w:lang w:eastAsia="x-none"/>
        </w:rPr>
        <w:t>đổi</w:t>
      </w:r>
      <w:r w:rsidRPr="00451D7E">
        <w:rPr>
          <w:lang w:eastAsia="x-none"/>
        </w:rPr>
        <w:t xml:space="preserve"> </w:t>
      </w:r>
      <w:r w:rsidRPr="00451D7E">
        <w:rPr>
          <w:lang w:eastAsia="x-none"/>
        </w:rPr>
        <w:t>thông</w:t>
      </w:r>
      <w:r w:rsidRPr="00451D7E">
        <w:rPr>
          <w:lang w:eastAsia="x-none"/>
        </w:rPr>
        <w:t xml:space="preserve"> tin </w:t>
      </w:r>
      <w:r w:rsidRPr="00451D7E">
        <w:rPr>
          <w:lang w:eastAsia="x-none"/>
        </w:rPr>
        <w:t>sử</w:t>
      </w:r>
      <w:r w:rsidRPr="00451D7E">
        <w:rPr>
          <w:lang w:eastAsia="x-none"/>
        </w:rPr>
        <w:t xml:space="preserve"> </w:t>
      </w:r>
      <w:r w:rsidRPr="00451D7E">
        <w:rPr>
          <w:lang w:eastAsia="x-none"/>
        </w:rPr>
        <w:t>dụng</w:t>
      </w:r>
      <w:r w:rsidRPr="00451D7E">
        <w:rPr>
          <w:lang w:eastAsia="x-none"/>
        </w:rPr>
        <w:t xml:space="preserve"> </w:t>
      </w:r>
      <w:r w:rsidRPr="00451D7E">
        <w:rPr>
          <w:lang w:eastAsia="x-none"/>
        </w:rPr>
        <w:t>hóa</w:t>
      </w:r>
      <w:r w:rsidRPr="00451D7E">
        <w:rPr>
          <w:lang w:eastAsia="x-none"/>
        </w:rPr>
        <w:t xml:space="preserve"> </w:t>
      </w:r>
      <w:r w:rsidRPr="00451D7E">
        <w:rPr>
          <w:lang w:eastAsia="x-none"/>
        </w:rPr>
        <w:t>đơn</w:t>
      </w:r>
      <w:r w:rsidRPr="00451D7E">
        <w:rPr>
          <w:lang w:eastAsia="x-none"/>
        </w:rPr>
        <w:t xml:space="preserve"> </w:t>
      </w:r>
      <w:r w:rsidRPr="00451D7E">
        <w:rPr>
          <w:lang w:eastAsia="x-none"/>
        </w:rPr>
        <w:t>điện</w:t>
      </w:r>
      <w:r w:rsidRPr="00451D7E">
        <w:rPr>
          <w:lang w:eastAsia="x-none"/>
        </w:rPr>
        <w:t xml:space="preserve"> </w:t>
      </w:r>
      <w:r w:rsidRPr="00451D7E">
        <w:rPr>
          <w:lang w:eastAsia="x-none"/>
        </w:rPr>
        <w:t>tử</w:t>
      </w:r>
    </w:p>
    <w:p w:rsidR="009D1437" w:rsidP="009D1437" w14:paraId="6F5DE29E" w14:textId="77777777">
      <w:pPr>
        <w:pStyle w:val="ListParagraph"/>
        <w:numPr>
          <w:ilvl w:val="1"/>
          <w:numId w:val="22"/>
        </w:numPr>
        <w:rPr>
          <w:lang w:eastAsia="x-none"/>
        </w:rPr>
      </w:pPr>
      <w:r w:rsidRPr="00451D7E">
        <w:rPr>
          <w:lang w:eastAsia="x-none"/>
        </w:rPr>
        <w:t>101</w:t>
      </w:r>
      <w:r>
        <w:rPr>
          <w:lang w:eastAsia="x-none"/>
        </w:rPr>
        <w:t xml:space="preserve">: </w:t>
      </w:r>
      <w:r w:rsidRPr="00451D7E">
        <w:rPr>
          <w:lang w:eastAsia="x-none"/>
        </w:rPr>
        <w:t xml:space="preserve">Thông </w:t>
      </w:r>
      <w:r w:rsidRPr="00451D7E">
        <w:rPr>
          <w:lang w:eastAsia="x-none"/>
        </w:rPr>
        <w:t>điệp</w:t>
      </w:r>
      <w:r w:rsidRPr="00451D7E">
        <w:rPr>
          <w:lang w:eastAsia="x-none"/>
        </w:rPr>
        <w:t xml:space="preserve"> </w:t>
      </w:r>
      <w:r w:rsidRPr="00451D7E">
        <w:rPr>
          <w:lang w:eastAsia="x-none"/>
        </w:rPr>
        <w:t>gửi</w:t>
      </w:r>
      <w:r w:rsidRPr="00451D7E">
        <w:rPr>
          <w:lang w:eastAsia="x-none"/>
        </w:rPr>
        <w:t xml:space="preserve"> </w:t>
      </w:r>
      <w:r w:rsidRPr="00451D7E">
        <w:rPr>
          <w:lang w:eastAsia="x-none"/>
        </w:rPr>
        <w:t>tờ</w:t>
      </w:r>
      <w:r w:rsidRPr="00451D7E">
        <w:rPr>
          <w:lang w:eastAsia="x-none"/>
        </w:rPr>
        <w:t xml:space="preserve"> </w:t>
      </w:r>
      <w:r w:rsidRPr="00451D7E">
        <w:rPr>
          <w:lang w:eastAsia="x-none"/>
        </w:rPr>
        <w:t>khai</w:t>
      </w:r>
      <w:r w:rsidRPr="00451D7E">
        <w:rPr>
          <w:lang w:eastAsia="x-none"/>
        </w:rPr>
        <w:t xml:space="preserve"> </w:t>
      </w:r>
      <w:r w:rsidRPr="00451D7E">
        <w:rPr>
          <w:lang w:eastAsia="x-none"/>
        </w:rPr>
        <w:t>đăng</w:t>
      </w:r>
      <w:r w:rsidRPr="00451D7E">
        <w:rPr>
          <w:lang w:eastAsia="x-none"/>
        </w:rPr>
        <w:t xml:space="preserve"> </w:t>
      </w:r>
      <w:r w:rsidRPr="00451D7E">
        <w:rPr>
          <w:lang w:eastAsia="x-none"/>
        </w:rPr>
        <w:t>ký</w:t>
      </w:r>
      <w:r w:rsidRPr="00451D7E">
        <w:rPr>
          <w:lang w:eastAsia="x-none"/>
        </w:rPr>
        <w:t xml:space="preserve"> </w:t>
      </w:r>
      <w:r w:rsidRPr="00451D7E">
        <w:rPr>
          <w:lang w:eastAsia="x-none"/>
        </w:rPr>
        <w:t>thay</w:t>
      </w:r>
      <w:r w:rsidRPr="00451D7E">
        <w:rPr>
          <w:lang w:eastAsia="x-none"/>
        </w:rPr>
        <w:t xml:space="preserve"> </w:t>
      </w:r>
      <w:r w:rsidRPr="00451D7E">
        <w:rPr>
          <w:lang w:eastAsia="x-none"/>
        </w:rPr>
        <w:t>đổi</w:t>
      </w:r>
      <w:r w:rsidRPr="00451D7E">
        <w:rPr>
          <w:lang w:eastAsia="x-none"/>
        </w:rPr>
        <w:t xml:space="preserve"> </w:t>
      </w:r>
      <w:r w:rsidRPr="00451D7E">
        <w:rPr>
          <w:lang w:eastAsia="x-none"/>
        </w:rPr>
        <w:t>thông</w:t>
      </w:r>
      <w:r w:rsidRPr="00451D7E">
        <w:rPr>
          <w:lang w:eastAsia="x-none"/>
        </w:rPr>
        <w:t xml:space="preserve"> tin </w:t>
      </w:r>
      <w:r w:rsidRPr="00451D7E">
        <w:rPr>
          <w:lang w:eastAsia="x-none"/>
        </w:rPr>
        <w:t>đăng</w:t>
      </w:r>
      <w:r w:rsidRPr="00451D7E">
        <w:rPr>
          <w:lang w:eastAsia="x-none"/>
        </w:rPr>
        <w:t xml:space="preserve"> </w:t>
      </w:r>
      <w:r w:rsidRPr="00451D7E">
        <w:rPr>
          <w:lang w:eastAsia="x-none"/>
        </w:rPr>
        <w:t>ký</w:t>
      </w:r>
      <w:r w:rsidRPr="00451D7E">
        <w:rPr>
          <w:lang w:eastAsia="x-none"/>
        </w:rPr>
        <w:t xml:space="preserve"> </w:t>
      </w:r>
      <w:r w:rsidRPr="00451D7E">
        <w:rPr>
          <w:lang w:eastAsia="x-none"/>
        </w:rPr>
        <w:t>sử</w:t>
      </w:r>
      <w:r w:rsidRPr="00451D7E">
        <w:rPr>
          <w:lang w:eastAsia="x-none"/>
        </w:rPr>
        <w:t xml:space="preserve"> </w:t>
      </w:r>
      <w:r w:rsidRPr="00451D7E">
        <w:rPr>
          <w:lang w:eastAsia="x-none"/>
        </w:rPr>
        <w:t>dụng</w:t>
      </w:r>
      <w:r w:rsidRPr="00451D7E">
        <w:rPr>
          <w:lang w:eastAsia="x-none"/>
        </w:rPr>
        <w:t xml:space="preserve"> HĐĐT </w:t>
      </w:r>
      <w:r w:rsidRPr="00451D7E">
        <w:rPr>
          <w:lang w:eastAsia="x-none"/>
        </w:rPr>
        <w:t>khi</w:t>
      </w:r>
      <w:r w:rsidRPr="00451D7E">
        <w:rPr>
          <w:lang w:eastAsia="x-none"/>
        </w:rPr>
        <w:t xml:space="preserve">  </w:t>
      </w:r>
      <w:r w:rsidRPr="00451D7E">
        <w:rPr>
          <w:lang w:eastAsia="x-none"/>
        </w:rPr>
        <w:t>ủy</w:t>
      </w:r>
      <w:r w:rsidRPr="00451D7E">
        <w:rPr>
          <w:lang w:eastAsia="x-none"/>
        </w:rPr>
        <w:t xml:space="preserve"> </w:t>
      </w:r>
      <w:r w:rsidRPr="00451D7E">
        <w:rPr>
          <w:lang w:eastAsia="x-none"/>
        </w:rPr>
        <w:t>nhiệm</w:t>
      </w:r>
      <w:r w:rsidRPr="00451D7E">
        <w:rPr>
          <w:lang w:eastAsia="x-none"/>
        </w:rPr>
        <w:t>/</w:t>
      </w:r>
      <w:r w:rsidRPr="00451D7E">
        <w:rPr>
          <w:lang w:eastAsia="x-none"/>
        </w:rPr>
        <w:t>nhận</w:t>
      </w:r>
      <w:r w:rsidRPr="00451D7E">
        <w:rPr>
          <w:lang w:eastAsia="x-none"/>
        </w:rPr>
        <w:t xml:space="preserve"> </w:t>
      </w:r>
      <w:r w:rsidRPr="00451D7E">
        <w:rPr>
          <w:lang w:eastAsia="x-none"/>
        </w:rPr>
        <w:t>ủy</w:t>
      </w:r>
      <w:r w:rsidRPr="00451D7E">
        <w:rPr>
          <w:lang w:eastAsia="x-none"/>
        </w:rPr>
        <w:t xml:space="preserve"> </w:t>
      </w:r>
      <w:r w:rsidRPr="00451D7E">
        <w:rPr>
          <w:lang w:eastAsia="x-none"/>
        </w:rPr>
        <w:t>nhiệm</w:t>
      </w:r>
      <w:r w:rsidRPr="00451D7E">
        <w:rPr>
          <w:lang w:eastAsia="x-none"/>
        </w:rPr>
        <w:t xml:space="preserve"> </w:t>
      </w:r>
      <w:r w:rsidRPr="00451D7E">
        <w:rPr>
          <w:lang w:eastAsia="x-none"/>
        </w:rPr>
        <w:t>lập</w:t>
      </w:r>
      <w:r w:rsidRPr="00451D7E">
        <w:rPr>
          <w:lang w:eastAsia="x-none"/>
        </w:rPr>
        <w:t xml:space="preserve"> </w:t>
      </w:r>
      <w:r w:rsidRPr="00451D7E">
        <w:rPr>
          <w:lang w:eastAsia="x-none"/>
        </w:rPr>
        <w:t>hóa</w:t>
      </w:r>
      <w:r w:rsidRPr="00451D7E">
        <w:rPr>
          <w:lang w:eastAsia="x-none"/>
        </w:rPr>
        <w:t xml:space="preserve"> </w:t>
      </w:r>
      <w:r w:rsidRPr="00451D7E">
        <w:rPr>
          <w:lang w:eastAsia="x-none"/>
        </w:rPr>
        <w:t>đơn</w:t>
      </w:r>
    </w:p>
    <w:p w:rsidR="009D1437" w:rsidP="009D1437" w14:paraId="7FCBB83D" w14:textId="77777777">
      <w:pPr>
        <w:pStyle w:val="ListParagraph"/>
        <w:numPr>
          <w:ilvl w:val="1"/>
          <w:numId w:val="22"/>
        </w:numPr>
        <w:rPr>
          <w:lang w:eastAsia="x-none"/>
        </w:rPr>
      </w:pPr>
      <w:r w:rsidRPr="00451D7E">
        <w:rPr>
          <w:lang w:eastAsia="x-none"/>
        </w:rPr>
        <w:t>106</w:t>
      </w:r>
      <w:r>
        <w:rPr>
          <w:lang w:eastAsia="x-none"/>
        </w:rPr>
        <w:t xml:space="preserve">: </w:t>
      </w:r>
      <w:r w:rsidRPr="00451D7E">
        <w:rPr>
          <w:lang w:eastAsia="x-none"/>
        </w:rPr>
        <w:t xml:space="preserve">Thông </w:t>
      </w:r>
      <w:r w:rsidRPr="00451D7E">
        <w:rPr>
          <w:lang w:eastAsia="x-none"/>
        </w:rPr>
        <w:t>điệp</w:t>
      </w:r>
      <w:r w:rsidRPr="00451D7E">
        <w:rPr>
          <w:lang w:eastAsia="x-none"/>
        </w:rPr>
        <w:t xml:space="preserve"> </w:t>
      </w:r>
      <w:r w:rsidRPr="00451D7E">
        <w:rPr>
          <w:lang w:eastAsia="x-none"/>
        </w:rPr>
        <w:t>gửi</w:t>
      </w:r>
      <w:r w:rsidRPr="00451D7E">
        <w:rPr>
          <w:lang w:eastAsia="x-none"/>
        </w:rPr>
        <w:t xml:space="preserve"> </w:t>
      </w:r>
      <w:r w:rsidRPr="00451D7E">
        <w:rPr>
          <w:lang w:eastAsia="x-none"/>
        </w:rPr>
        <w:t>Đơn</w:t>
      </w:r>
      <w:r w:rsidRPr="00451D7E">
        <w:rPr>
          <w:lang w:eastAsia="x-none"/>
        </w:rPr>
        <w:t xml:space="preserve"> </w:t>
      </w:r>
      <w:r w:rsidRPr="00451D7E">
        <w:rPr>
          <w:lang w:eastAsia="x-none"/>
        </w:rPr>
        <w:t>đề</w:t>
      </w:r>
      <w:r w:rsidRPr="00451D7E">
        <w:rPr>
          <w:lang w:eastAsia="x-none"/>
        </w:rPr>
        <w:t xml:space="preserve"> </w:t>
      </w:r>
      <w:r w:rsidRPr="00451D7E">
        <w:rPr>
          <w:lang w:eastAsia="x-none"/>
        </w:rPr>
        <w:t>nghị</w:t>
      </w:r>
      <w:r w:rsidRPr="00451D7E">
        <w:rPr>
          <w:lang w:eastAsia="x-none"/>
        </w:rPr>
        <w:t xml:space="preserve"> </w:t>
      </w:r>
      <w:r w:rsidRPr="00451D7E">
        <w:rPr>
          <w:lang w:eastAsia="x-none"/>
        </w:rPr>
        <w:t>cấp</w:t>
      </w:r>
      <w:r w:rsidRPr="00451D7E">
        <w:rPr>
          <w:lang w:eastAsia="x-none"/>
        </w:rPr>
        <w:t xml:space="preserve"> </w:t>
      </w:r>
      <w:r w:rsidRPr="00451D7E">
        <w:rPr>
          <w:lang w:eastAsia="x-none"/>
        </w:rPr>
        <w:t>hóa</w:t>
      </w:r>
      <w:r w:rsidRPr="00451D7E">
        <w:rPr>
          <w:lang w:eastAsia="x-none"/>
        </w:rPr>
        <w:t xml:space="preserve"> </w:t>
      </w:r>
      <w:r w:rsidRPr="00451D7E">
        <w:rPr>
          <w:lang w:eastAsia="x-none"/>
        </w:rPr>
        <w:t>đơn</w:t>
      </w:r>
      <w:r w:rsidRPr="00451D7E">
        <w:rPr>
          <w:lang w:eastAsia="x-none"/>
        </w:rPr>
        <w:t xml:space="preserve"> </w:t>
      </w:r>
      <w:r w:rsidRPr="00451D7E">
        <w:rPr>
          <w:lang w:eastAsia="x-none"/>
        </w:rPr>
        <w:t>điện</w:t>
      </w:r>
      <w:r w:rsidRPr="00451D7E">
        <w:rPr>
          <w:lang w:eastAsia="x-none"/>
        </w:rPr>
        <w:t xml:space="preserve"> </w:t>
      </w:r>
      <w:r w:rsidRPr="00451D7E">
        <w:rPr>
          <w:lang w:eastAsia="x-none"/>
        </w:rPr>
        <w:t>tử</w:t>
      </w:r>
      <w:r w:rsidRPr="00451D7E">
        <w:rPr>
          <w:lang w:eastAsia="x-none"/>
        </w:rPr>
        <w:t xml:space="preserve"> </w:t>
      </w:r>
      <w:r w:rsidRPr="00451D7E">
        <w:rPr>
          <w:lang w:eastAsia="x-none"/>
        </w:rPr>
        <w:t>có</w:t>
      </w:r>
      <w:r w:rsidRPr="00451D7E">
        <w:rPr>
          <w:lang w:eastAsia="x-none"/>
        </w:rPr>
        <w:t xml:space="preserve"> </w:t>
      </w:r>
      <w:r w:rsidRPr="00451D7E">
        <w:rPr>
          <w:lang w:eastAsia="x-none"/>
        </w:rPr>
        <w:t>mã</w:t>
      </w:r>
      <w:r w:rsidRPr="00451D7E">
        <w:rPr>
          <w:lang w:eastAsia="x-none"/>
        </w:rPr>
        <w:t xml:space="preserve"> </w:t>
      </w:r>
      <w:r w:rsidRPr="00451D7E">
        <w:rPr>
          <w:lang w:eastAsia="x-none"/>
        </w:rPr>
        <w:t>của</w:t>
      </w:r>
      <w:r w:rsidRPr="00451D7E">
        <w:rPr>
          <w:lang w:eastAsia="x-none"/>
        </w:rPr>
        <w:t xml:space="preserve"> CQT </w:t>
      </w:r>
      <w:r w:rsidRPr="00451D7E">
        <w:rPr>
          <w:lang w:eastAsia="x-none"/>
        </w:rPr>
        <w:t>theo</w:t>
      </w:r>
      <w:r w:rsidRPr="00451D7E">
        <w:rPr>
          <w:lang w:eastAsia="x-none"/>
        </w:rPr>
        <w:t xml:space="preserve"> </w:t>
      </w:r>
      <w:r w:rsidRPr="00451D7E">
        <w:rPr>
          <w:lang w:eastAsia="x-none"/>
        </w:rPr>
        <w:t>từng</w:t>
      </w:r>
      <w:r w:rsidRPr="00451D7E">
        <w:rPr>
          <w:lang w:eastAsia="x-none"/>
        </w:rPr>
        <w:t xml:space="preserve"> </w:t>
      </w:r>
      <w:r w:rsidRPr="00451D7E">
        <w:rPr>
          <w:lang w:eastAsia="x-none"/>
        </w:rPr>
        <w:t>lần</w:t>
      </w:r>
      <w:r w:rsidRPr="00451D7E">
        <w:rPr>
          <w:lang w:eastAsia="x-none"/>
        </w:rPr>
        <w:t xml:space="preserve"> </w:t>
      </w:r>
      <w:r w:rsidRPr="00451D7E">
        <w:rPr>
          <w:lang w:eastAsia="x-none"/>
        </w:rPr>
        <w:t>phát</w:t>
      </w:r>
      <w:r w:rsidRPr="00451D7E">
        <w:rPr>
          <w:lang w:eastAsia="x-none"/>
        </w:rPr>
        <w:t xml:space="preserve"> </w:t>
      </w:r>
      <w:r w:rsidRPr="00451D7E">
        <w:rPr>
          <w:lang w:eastAsia="x-none"/>
        </w:rPr>
        <w:t>sinh</w:t>
      </w:r>
    </w:p>
    <w:p w:rsidR="009D1437" w:rsidP="009D1437" w14:paraId="4567EB47" w14:textId="77777777">
      <w:pPr>
        <w:pStyle w:val="ListParagraph"/>
        <w:numPr>
          <w:ilvl w:val="1"/>
          <w:numId w:val="22"/>
        </w:numPr>
        <w:rPr>
          <w:lang w:eastAsia="x-none"/>
        </w:rPr>
      </w:pPr>
      <w:r w:rsidRPr="00451D7E">
        <w:rPr>
          <w:lang w:eastAsia="x-none"/>
        </w:rPr>
        <w:t>200</w:t>
      </w:r>
      <w:r>
        <w:rPr>
          <w:lang w:eastAsia="x-none"/>
        </w:rPr>
        <w:t xml:space="preserve">: </w:t>
      </w:r>
      <w:r w:rsidRPr="00451D7E">
        <w:rPr>
          <w:lang w:eastAsia="x-none"/>
        </w:rPr>
        <w:t xml:space="preserve">Thông </w:t>
      </w:r>
      <w:r w:rsidRPr="00451D7E">
        <w:rPr>
          <w:lang w:eastAsia="x-none"/>
        </w:rPr>
        <w:t>điệp</w:t>
      </w:r>
      <w:r w:rsidRPr="00451D7E">
        <w:rPr>
          <w:lang w:eastAsia="x-none"/>
        </w:rPr>
        <w:t xml:space="preserve"> </w:t>
      </w:r>
      <w:r w:rsidRPr="00451D7E">
        <w:rPr>
          <w:lang w:eastAsia="x-none"/>
        </w:rPr>
        <w:t>gửi</w:t>
      </w:r>
      <w:r w:rsidRPr="00451D7E">
        <w:rPr>
          <w:lang w:eastAsia="x-none"/>
        </w:rPr>
        <w:t xml:space="preserve"> </w:t>
      </w:r>
      <w:r w:rsidRPr="00451D7E">
        <w:rPr>
          <w:lang w:eastAsia="x-none"/>
        </w:rPr>
        <w:t>hóa</w:t>
      </w:r>
      <w:r w:rsidRPr="00451D7E">
        <w:rPr>
          <w:lang w:eastAsia="x-none"/>
        </w:rPr>
        <w:t xml:space="preserve"> </w:t>
      </w:r>
      <w:r w:rsidRPr="00451D7E">
        <w:rPr>
          <w:lang w:eastAsia="x-none"/>
        </w:rPr>
        <w:t>đơn</w:t>
      </w:r>
      <w:r w:rsidRPr="00451D7E">
        <w:rPr>
          <w:lang w:eastAsia="x-none"/>
        </w:rPr>
        <w:t xml:space="preserve"> </w:t>
      </w:r>
      <w:r w:rsidRPr="00451D7E">
        <w:rPr>
          <w:lang w:eastAsia="x-none"/>
        </w:rPr>
        <w:t>điện</w:t>
      </w:r>
      <w:r w:rsidRPr="00451D7E">
        <w:rPr>
          <w:lang w:eastAsia="x-none"/>
        </w:rPr>
        <w:t xml:space="preserve"> </w:t>
      </w:r>
      <w:r w:rsidRPr="00451D7E">
        <w:rPr>
          <w:lang w:eastAsia="x-none"/>
        </w:rPr>
        <w:t>tử</w:t>
      </w:r>
      <w:r w:rsidRPr="00451D7E">
        <w:rPr>
          <w:lang w:eastAsia="x-none"/>
        </w:rPr>
        <w:t xml:space="preserve"> </w:t>
      </w:r>
      <w:r w:rsidRPr="00451D7E">
        <w:rPr>
          <w:lang w:eastAsia="x-none"/>
        </w:rPr>
        <w:t>tới</w:t>
      </w:r>
      <w:r w:rsidRPr="00451D7E">
        <w:rPr>
          <w:lang w:eastAsia="x-none"/>
        </w:rPr>
        <w:t xml:space="preserve"> </w:t>
      </w:r>
      <w:r w:rsidRPr="00451D7E">
        <w:rPr>
          <w:lang w:eastAsia="x-none"/>
        </w:rPr>
        <w:t>cơ</w:t>
      </w:r>
      <w:r w:rsidRPr="00451D7E">
        <w:rPr>
          <w:lang w:eastAsia="x-none"/>
        </w:rPr>
        <w:t xml:space="preserve"> </w:t>
      </w:r>
      <w:r w:rsidRPr="00451D7E">
        <w:rPr>
          <w:lang w:eastAsia="x-none"/>
        </w:rPr>
        <w:t>quan</w:t>
      </w:r>
      <w:r w:rsidRPr="00451D7E">
        <w:rPr>
          <w:lang w:eastAsia="x-none"/>
        </w:rPr>
        <w:t xml:space="preserve"> </w:t>
      </w:r>
      <w:r w:rsidRPr="00451D7E">
        <w:rPr>
          <w:lang w:eastAsia="x-none"/>
        </w:rPr>
        <w:t>thuế</w:t>
      </w:r>
      <w:r w:rsidRPr="00451D7E">
        <w:rPr>
          <w:lang w:eastAsia="x-none"/>
        </w:rPr>
        <w:t xml:space="preserve"> </w:t>
      </w:r>
      <w:r w:rsidRPr="00451D7E">
        <w:rPr>
          <w:lang w:eastAsia="x-none"/>
        </w:rPr>
        <w:t>để</w:t>
      </w:r>
      <w:r w:rsidRPr="00451D7E">
        <w:rPr>
          <w:lang w:eastAsia="x-none"/>
        </w:rPr>
        <w:t xml:space="preserve"> </w:t>
      </w:r>
      <w:r w:rsidRPr="00451D7E">
        <w:rPr>
          <w:lang w:eastAsia="x-none"/>
        </w:rPr>
        <w:t>cấp</w:t>
      </w:r>
      <w:r w:rsidRPr="00451D7E">
        <w:rPr>
          <w:lang w:eastAsia="x-none"/>
        </w:rPr>
        <w:t xml:space="preserve"> </w:t>
      </w:r>
      <w:r w:rsidRPr="00451D7E">
        <w:rPr>
          <w:lang w:eastAsia="x-none"/>
        </w:rPr>
        <w:t>mã</w:t>
      </w:r>
    </w:p>
    <w:p w:rsidR="009D1437" w:rsidP="009D1437" w14:paraId="3EB9EB05" w14:textId="77777777">
      <w:pPr>
        <w:pStyle w:val="ListParagraph"/>
        <w:numPr>
          <w:ilvl w:val="1"/>
          <w:numId w:val="22"/>
        </w:numPr>
        <w:rPr>
          <w:lang w:eastAsia="x-none"/>
        </w:rPr>
      </w:pPr>
      <w:r w:rsidRPr="00451D7E">
        <w:rPr>
          <w:lang w:eastAsia="x-none"/>
        </w:rPr>
        <w:t>201</w:t>
      </w:r>
      <w:r>
        <w:rPr>
          <w:lang w:eastAsia="x-none"/>
        </w:rPr>
        <w:t xml:space="preserve">: </w:t>
      </w:r>
      <w:r w:rsidRPr="00451D7E">
        <w:rPr>
          <w:lang w:eastAsia="x-none"/>
        </w:rPr>
        <w:t xml:space="preserve">Thông </w:t>
      </w:r>
      <w:r w:rsidRPr="00451D7E">
        <w:rPr>
          <w:lang w:eastAsia="x-none"/>
        </w:rPr>
        <w:t>điệp</w:t>
      </w:r>
      <w:r w:rsidRPr="00451D7E">
        <w:rPr>
          <w:lang w:eastAsia="x-none"/>
        </w:rPr>
        <w:t xml:space="preserve"> </w:t>
      </w:r>
      <w:r w:rsidRPr="00451D7E">
        <w:rPr>
          <w:lang w:eastAsia="x-none"/>
        </w:rPr>
        <w:t>gửi</w:t>
      </w:r>
      <w:r w:rsidRPr="00451D7E">
        <w:rPr>
          <w:lang w:eastAsia="x-none"/>
        </w:rPr>
        <w:t xml:space="preserve"> </w:t>
      </w:r>
      <w:r w:rsidRPr="00451D7E">
        <w:rPr>
          <w:lang w:eastAsia="x-none"/>
        </w:rPr>
        <w:t>hóa</w:t>
      </w:r>
      <w:r w:rsidRPr="00451D7E">
        <w:rPr>
          <w:lang w:eastAsia="x-none"/>
        </w:rPr>
        <w:t xml:space="preserve"> </w:t>
      </w:r>
      <w:r w:rsidRPr="00451D7E">
        <w:rPr>
          <w:lang w:eastAsia="x-none"/>
        </w:rPr>
        <w:t>đơn</w:t>
      </w:r>
      <w:r w:rsidRPr="00451D7E">
        <w:rPr>
          <w:lang w:eastAsia="x-none"/>
        </w:rPr>
        <w:t xml:space="preserve"> </w:t>
      </w:r>
      <w:r w:rsidRPr="00451D7E">
        <w:rPr>
          <w:lang w:eastAsia="x-none"/>
        </w:rPr>
        <w:t>điện</w:t>
      </w:r>
      <w:r w:rsidRPr="00451D7E">
        <w:rPr>
          <w:lang w:eastAsia="x-none"/>
        </w:rPr>
        <w:t xml:space="preserve"> </w:t>
      </w:r>
      <w:r w:rsidRPr="00451D7E">
        <w:rPr>
          <w:lang w:eastAsia="x-none"/>
        </w:rPr>
        <w:t>tử</w:t>
      </w:r>
      <w:r w:rsidRPr="00451D7E">
        <w:rPr>
          <w:lang w:eastAsia="x-none"/>
        </w:rPr>
        <w:t xml:space="preserve"> </w:t>
      </w:r>
      <w:r w:rsidRPr="00451D7E">
        <w:rPr>
          <w:lang w:eastAsia="x-none"/>
        </w:rPr>
        <w:t>tới</w:t>
      </w:r>
      <w:r w:rsidRPr="00451D7E">
        <w:rPr>
          <w:lang w:eastAsia="x-none"/>
        </w:rPr>
        <w:t xml:space="preserve"> </w:t>
      </w:r>
      <w:r w:rsidRPr="00451D7E">
        <w:rPr>
          <w:lang w:eastAsia="x-none"/>
        </w:rPr>
        <w:t>cơ</w:t>
      </w:r>
      <w:r w:rsidRPr="00451D7E">
        <w:rPr>
          <w:lang w:eastAsia="x-none"/>
        </w:rPr>
        <w:t xml:space="preserve"> </w:t>
      </w:r>
      <w:r w:rsidRPr="00451D7E">
        <w:rPr>
          <w:lang w:eastAsia="x-none"/>
        </w:rPr>
        <w:t>quan</w:t>
      </w:r>
      <w:r w:rsidRPr="00451D7E">
        <w:rPr>
          <w:lang w:eastAsia="x-none"/>
        </w:rPr>
        <w:t xml:space="preserve"> </w:t>
      </w:r>
      <w:r w:rsidRPr="00451D7E">
        <w:rPr>
          <w:lang w:eastAsia="x-none"/>
        </w:rPr>
        <w:t>thuế</w:t>
      </w:r>
      <w:r w:rsidRPr="00451D7E">
        <w:rPr>
          <w:lang w:eastAsia="x-none"/>
        </w:rPr>
        <w:t xml:space="preserve"> </w:t>
      </w:r>
      <w:r w:rsidRPr="00451D7E">
        <w:rPr>
          <w:lang w:eastAsia="x-none"/>
        </w:rPr>
        <w:t>để</w:t>
      </w:r>
      <w:r w:rsidRPr="00451D7E">
        <w:rPr>
          <w:lang w:eastAsia="x-none"/>
        </w:rPr>
        <w:t xml:space="preserve"> </w:t>
      </w:r>
      <w:r w:rsidRPr="00451D7E">
        <w:rPr>
          <w:lang w:eastAsia="x-none"/>
        </w:rPr>
        <w:t>cấp</w:t>
      </w:r>
      <w:r w:rsidRPr="00451D7E">
        <w:rPr>
          <w:lang w:eastAsia="x-none"/>
        </w:rPr>
        <w:t xml:space="preserve"> </w:t>
      </w:r>
      <w:r w:rsidRPr="00451D7E">
        <w:rPr>
          <w:lang w:eastAsia="x-none"/>
        </w:rPr>
        <w:t>mã</w:t>
      </w:r>
      <w:r w:rsidRPr="00451D7E">
        <w:rPr>
          <w:lang w:eastAsia="x-none"/>
        </w:rPr>
        <w:t xml:space="preserve"> </w:t>
      </w:r>
      <w:r w:rsidRPr="00451D7E">
        <w:rPr>
          <w:lang w:eastAsia="x-none"/>
        </w:rPr>
        <w:t>theo</w:t>
      </w:r>
      <w:r w:rsidRPr="00451D7E">
        <w:rPr>
          <w:lang w:eastAsia="x-none"/>
        </w:rPr>
        <w:t xml:space="preserve"> </w:t>
      </w:r>
      <w:r w:rsidRPr="00451D7E">
        <w:rPr>
          <w:lang w:eastAsia="x-none"/>
        </w:rPr>
        <w:t>từng</w:t>
      </w:r>
      <w:r w:rsidRPr="00451D7E">
        <w:rPr>
          <w:lang w:eastAsia="x-none"/>
        </w:rPr>
        <w:t xml:space="preserve"> </w:t>
      </w:r>
      <w:r w:rsidRPr="00451D7E">
        <w:rPr>
          <w:lang w:eastAsia="x-none"/>
        </w:rPr>
        <w:t>lần</w:t>
      </w:r>
      <w:r w:rsidRPr="00451D7E">
        <w:rPr>
          <w:lang w:eastAsia="x-none"/>
        </w:rPr>
        <w:t xml:space="preserve"> </w:t>
      </w:r>
      <w:r w:rsidRPr="00451D7E">
        <w:rPr>
          <w:lang w:eastAsia="x-none"/>
        </w:rPr>
        <w:t>phát</w:t>
      </w:r>
      <w:r w:rsidRPr="00451D7E">
        <w:rPr>
          <w:lang w:eastAsia="x-none"/>
        </w:rPr>
        <w:t xml:space="preserve"> </w:t>
      </w:r>
      <w:r w:rsidRPr="00451D7E">
        <w:rPr>
          <w:lang w:eastAsia="x-none"/>
        </w:rPr>
        <w:t>sinh</w:t>
      </w:r>
    </w:p>
    <w:p w:rsidR="009D1437" w:rsidP="009D1437" w14:paraId="7D79EBB0" w14:textId="77777777">
      <w:pPr>
        <w:pStyle w:val="ListParagraph"/>
        <w:numPr>
          <w:ilvl w:val="1"/>
          <w:numId w:val="22"/>
        </w:numPr>
        <w:rPr>
          <w:lang w:eastAsia="x-none"/>
        </w:rPr>
      </w:pPr>
      <w:r w:rsidRPr="00451D7E">
        <w:rPr>
          <w:lang w:eastAsia="x-none"/>
        </w:rPr>
        <w:t>203</w:t>
      </w:r>
      <w:r>
        <w:rPr>
          <w:lang w:eastAsia="x-none"/>
        </w:rPr>
        <w:t xml:space="preserve">: </w:t>
      </w:r>
      <w:r w:rsidRPr="00451D7E">
        <w:rPr>
          <w:lang w:eastAsia="x-none"/>
        </w:rPr>
        <w:t xml:space="preserve">Thông </w:t>
      </w:r>
      <w:r w:rsidRPr="00451D7E">
        <w:rPr>
          <w:lang w:eastAsia="x-none"/>
        </w:rPr>
        <w:t>điệp</w:t>
      </w:r>
      <w:r w:rsidRPr="00451D7E">
        <w:rPr>
          <w:lang w:eastAsia="x-none"/>
        </w:rPr>
        <w:t xml:space="preserve"> </w:t>
      </w:r>
      <w:r w:rsidRPr="00451D7E">
        <w:rPr>
          <w:lang w:eastAsia="x-none"/>
        </w:rPr>
        <w:t>chuyển</w:t>
      </w:r>
      <w:r w:rsidRPr="00451D7E">
        <w:rPr>
          <w:lang w:eastAsia="x-none"/>
        </w:rPr>
        <w:t xml:space="preserve"> </w:t>
      </w:r>
      <w:r w:rsidRPr="00451D7E">
        <w:rPr>
          <w:lang w:eastAsia="x-none"/>
        </w:rPr>
        <w:t>dữ</w:t>
      </w:r>
      <w:r w:rsidRPr="00451D7E">
        <w:rPr>
          <w:lang w:eastAsia="x-none"/>
        </w:rPr>
        <w:t xml:space="preserve"> </w:t>
      </w:r>
      <w:r w:rsidRPr="00451D7E">
        <w:rPr>
          <w:lang w:eastAsia="x-none"/>
        </w:rPr>
        <w:t>liệu</w:t>
      </w:r>
      <w:r w:rsidRPr="00451D7E">
        <w:rPr>
          <w:lang w:eastAsia="x-none"/>
        </w:rPr>
        <w:t xml:space="preserve"> </w:t>
      </w:r>
      <w:r w:rsidRPr="00451D7E">
        <w:rPr>
          <w:lang w:eastAsia="x-none"/>
        </w:rPr>
        <w:t>hóa</w:t>
      </w:r>
      <w:r w:rsidRPr="00451D7E">
        <w:rPr>
          <w:lang w:eastAsia="x-none"/>
        </w:rPr>
        <w:t xml:space="preserve"> </w:t>
      </w:r>
      <w:r w:rsidRPr="00451D7E">
        <w:rPr>
          <w:lang w:eastAsia="x-none"/>
        </w:rPr>
        <w:t>đơn</w:t>
      </w:r>
      <w:r w:rsidRPr="00451D7E">
        <w:rPr>
          <w:lang w:eastAsia="x-none"/>
        </w:rPr>
        <w:t xml:space="preserve"> </w:t>
      </w:r>
      <w:r w:rsidRPr="00451D7E">
        <w:rPr>
          <w:lang w:eastAsia="x-none"/>
        </w:rPr>
        <w:t>điện</w:t>
      </w:r>
      <w:r w:rsidRPr="00451D7E">
        <w:rPr>
          <w:lang w:eastAsia="x-none"/>
        </w:rPr>
        <w:t xml:space="preserve"> </w:t>
      </w:r>
      <w:r w:rsidRPr="00451D7E">
        <w:rPr>
          <w:lang w:eastAsia="x-none"/>
        </w:rPr>
        <w:t>tử</w:t>
      </w:r>
      <w:r w:rsidRPr="00451D7E">
        <w:rPr>
          <w:lang w:eastAsia="x-none"/>
        </w:rPr>
        <w:t xml:space="preserve"> </w:t>
      </w:r>
      <w:r w:rsidRPr="00451D7E">
        <w:rPr>
          <w:lang w:eastAsia="x-none"/>
        </w:rPr>
        <w:t>không</w:t>
      </w:r>
      <w:r w:rsidRPr="00451D7E">
        <w:rPr>
          <w:lang w:eastAsia="x-none"/>
        </w:rPr>
        <w:t xml:space="preserve"> </w:t>
      </w:r>
      <w:r w:rsidRPr="00451D7E">
        <w:rPr>
          <w:lang w:eastAsia="x-none"/>
        </w:rPr>
        <w:t>mã</w:t>
      </w:r>
      <w:r w:rsidRPr="00451D7E">
        <w:rPr>
          <w:lang w:eastAsia="x-none"/>
        </w:rPr>
        <w:t xml:space="preserve"> </w:t>
      </w:r>
      <w:r w:rsidRPr="00451D7E">
        <w:rPr>
          <w:lang w:eastAsia="x-none"/>
        </w:rPr>
        <w:t>đến</w:t>
      </w:r>
      <w:r w:rsidRPr="00451D7E">
        <w:rPr>
          <w:lang w:eastAsia="x-none"/>
        </w:rPr>
        <w:t xml:space="preserve"> </w:t>
      </w:r>
      <w:r w:rsidRPr="00451D7E">
        <w:rPr>
          <w:lang w:eastAsia="x-none"/>
        </w:rPr>
        <w:t>cơ</w:t>
      </w:r>
      <w:r w:rsidRPr="00451D7E">
        <w:rPr>
          <w:lang w:eastAsia="x-none"/>
        </w:rPr>
        <w:t xml:space="preserve"> </w:t>
      </w:r>
      <w:r w:rsidRPr="00451D7E">
        <w:rPr>
          <w:lang w:eastAsia="x-none"/>
        </w:rPr>
        <w:t>quan</w:t>
      </w:r>
      <w:r w:rsidRPr="00451D7E">
        <w:rPr>
          <w:lang w:eastAsia="x-none"/>
        </w:rPr>
        <w:t xml:space="preserve"> </w:t>
      </w:r>
      <w:r w:rsidRPr="00451D7E">
        <w:rPr>
          <w:lang w:eastAsia="x-none"/>
        </w:rPr>
        <w:t>thuế</w:t>
      </w:r>
    </w:p>
    <w:p w:rsidR="009D1437" w:rsidP="009D1437" w14:paraId="4953CD14" w14:textId="77777777">
      <w:pPr>
        <w:pStyle w:val="ListParagraph"/>
        <w:numPr>
          <w:ilvl w:val="1"/>
          <w:numId w:val="22"/>
        </w:numPr>
        <w:rPr>
          <w:lang w:eastAsia="x-none"/>
        </w:rPr>
      </w:pPr>
      <w:r w:rsidRPr="00451D7E">
        <w:rPr>
          <w:lang w:eastAsia="x-none"/>
        </w:rPr>
        <w:t>300</w:t>
      </w:r>
      <w:r>
        <w:rPr>
          <w:lang w:eastAsia="x-none"/>
        </w:rPr>
        <w:t xml:space="preserve">: </w:t>
      </w:r>
      <w:r w:rsidRPr="00451D7E">
        <w:rPr>
          <w:lang w:eastAsia="x-none"/>
        </w:rPr>
        <w:t xml:space="preserve">Thông </w:t>
      </w:r>
      <w:r w:rsidRPr="00451D7E">
        <w:rPr>
          <w:lang w:eastAsia="x-none"/>
        </w:rPr>
        <w:t>điệp</w:t>
      </w:r>
      <w:r w:rsidRPr="00451D7E">
        <w:rPr>
          <w:lang w:eastAsia="x-none"/>
        </w:rPr>
        <w:t xml:space="preserve"> </w:t>
      </w:r>
      <w:r w:rsidRPr="00451D7E">
        <w:rPr>
          <w:lang w:eastAsia="x-none"/>
        </w:rPr>
        <w:t>thông</w:t>
      </w:r>
      <w:r w:rsidRPr="00451D7E">
        <w:rPr>
          <w:lang w:eastAsia="x-none"/>
        </w:rPr>
        <w:t xml:space="preserve"> </w:t>
      </w:r>
      <w:r w:rsidRPr="00451D7E">
        <w:rPr>
          <w:lang w:eastAsia="x-none"/>
        </w:rPr>
        <w:t>báo</w:t>
      </w:r>
      <w:r w:rsidRPr="00451D7E">
        <w:rPr>
          <w:lang w:eastAsia="x-none"/>
        </w:rPr>
        <w:t xml:space="preserve"> </w:t>
      </w:r>
      <w:r w:rsidRPr="00451D7E">
        <w:rPr>
          <w:lang w:eastAsia="x-none"/>
        </w:rPr>
        <w:t>về</w:t>
      </w:r>
      <w:r w:rsidRPr="00451D7E">
        <w:rPr>
          <w:lang w:eastAsia="x-none"/>
        </w:rPr>
        <w:t xml:space="preserve"> </w:t>
      </w:r>
      <w:r w:rsidRPr="00451D7E">
        <w:rPr>
          <w:lang w:eastAsia="x-none"/>
        </w:rPr>
        <w:t>hóa</w:t>
      </w:r>
      <w:r w:rsidRPr="00451D7E">
        <w:rPr>
          <w:lang w:eastAsia="x-none"/>
        </w:rPr>
        <w:t xml:space="preserve"> </w:t>
      </w:r>
      <w:r w:rsidRPr="00451D7E">
        <w:rPr>
          <w:lang w:eastAsia="x-none"/>
        </w:rPr>
        <w:t>đơn</w:t>
      </w:r>
      <w:r w:rsidRPr="00451D7E">
        <w:rPr>
          <w:lang w:eastAsia="x-none"/>
        </w:rPr>
        <w:t xml:space="preserve"> </w:t>
      </w:r>
      <w:r w:rsidRPr="00451D7E">
        <w:rPr>
          <w:lang w:eastAsia="x-none"/>
        </w:rPr>
        <w:t>điện</w:t>
      </w:r>
      <w:r w:rsidRPr="00451D7E">
        <w:rPr>
          <w:lang w:eastAsia="x-none"/>
        </w:rPr>
        <w:t xml:space="preserve"> </w:t>
      </w:r>
      <w:r w:rsidRPr="00451D7E">
        <w:rPr>
          <w:lang w:eastAsia="x-none"/>
        </w:rPr>
        <w:t>tử</w:t>
      </w:r>
      <w:r w:rsidRPr="00451D7E">
        <w:rPr>
          <w:lang w:eastAsia="x-none"/>
        </w:rPr>
        <w:t xml:space="preserve"> </w:t>
      </w:r>
      <w:r w:rsidRPr="00451D7E">
        <w:rPr>
          <w:lang w:eastAsia="x-none"/>
        </w:rPr>
        <w:t>đã</w:t>
      </w:r>
      <w:r w:rsidRPr="00451D7E">
        <w:rPr>
          <w:lang w:eastAsia="x-none"/>
        </w:rPr>
        <w:t xml:space="preserve"> </w:t>
      </w:r>
      <w:r w:rsidRPr="00451D7E">
        <w:rPr>
          <w:lang w:eastAsia="x-none"/>
        </w:rPr>
        <w:t>lập</w:t>
      </w:r>
      <w:r w:rsidRPr="00451D7E">
        <w:rPr>
          <w:lang w:eastAsia="x-none"/>
        </w:rPr>
        <w:t xml:space="preserve"> </w:t>
      </w:r>
      <w:r w:rsidRPr="00451D7E">
        <w:rPr>
          <w:lang w:eastAsia="x-none"/>
        </w:rPr>
        <w:t>có</w:t>
      </w:r>
      <w:r w:rsidRPr="00451D7E">
        <w:rPr>
          <w:lang w:eastAsia="x-none"/>
        </w:rPr>
        <w:t xml:space="preserve"> </w:t>
      </w:r>
      <w:r w:rsidRPr="00451D7E">
        <w:rPr>
          <w:lang w:eastAsia="x-none"/>
        </w:rPr>
        <w:t>sai</w:t>
      </w:r>
      <w:r w:rsidRPr="00451D7E">
        <w:rPr>
          <w:lang w:eastAsia="x-none"/>
        </w:rPr>
        <w:t xml:space="preserve"> </w:t>
      </w:r>
      <w:r w:rsidRPr="00451D7E">
        <w:rPr>
          <w:lang w:eastAsia="x-none"/>
        </w:rPr>
        <w:t>sót</w:t>
      </w:r>
    </w:p>
    <w:p w:rsidR="009D1437" w:rsidP="009D1437" w14:paraId="2EEF41C6" w14:textId="77777777">
      <w:pPr>
        <w:pStyle w:val="ListParagraph"/>
        <w:numPr>
          <w:ilvl w:val="1"/>
          <w:numId w:val="22"/>
        </w:numPr>
        <w:rPr>
          <w:lang w:eastAsia="x-none"/>
        </w:rPr>
      </w:pPr>
      <w:r w:rsidRPr="00451D7E">
        <w:rPr>
          <w:lang w:eastAsia="x-none"/>
        </w:rPr>
        <w:t>400</w:t>
      </w:r>
      <w:r>
        <w:rPr>
          <w:lang w:eastAsia="x-none"/>
        </w:rPr>
        <w:t xml:space="preserve">: </w:t>
      </w:r>
      <w:r w:rsidRPr="00451D7E">
        <w:rPr>
          <w:lang w:eastAsia="x-none"/>
        </w:rPr>
        <w:t xml:space="preserve">Thông </w:t>
      </w:r>
      <w:r w:rsidRPr="00451D7E">
        <w:rPr>
          <w:lang w:eastAsia="x-none"/>
        </w:rPr>
        <w:t>điệp</w:t>
      </w:r>
      <w:r w:rsidRPr="00451D7E">
        <w:rPr>
          <w:lang w:eastAsia="x-none"/>
        </w:rPr>
        <w:t xml:space="preserve"> </w:t>
      </w:r>
      <w:r w:rsidRPr="00451D7E">
        <w:rPr>
          <w:lang w:eastAsia="x-none"/>
        </w:rPr>
        <w:t>chuyển</w:t>
      </w:r>
      <w:r w:rsidRPr="00451D7E">
        <w:rPr>
          <w:lang w:eastAsia="x-none"/>
        </w:rPr>
        <w:t xml:space="preserve"> </w:t>
      </w:r>
      <w:r w:rsidRPr="00451D7E">
        <w:rPr>
          <w:lang w:eastAsia="x-none"/>
        </w:rPr>
        <w:t>bảng</w:t>
      </w:r>
      <w:r w:rsidRPr="00451D7E">
        <w:rPr>
          <w:lang w:eastAsia="x-none"/>
        </w:rPr>
        <w:t xml:space="preserve"> </w:t>
      </w:r>
      <w:r w:rsidRPr="00451D7E">
        <w:rPr>
          <w:lang w:eastAsia="x-none"/>
        </w:rPr>
        <w:t>tổng</w:t>
      </w:r>
      <w:r w:rsidRPr="00451D7E">
        <w:rPr>
          <w:lang w:eastAsia="x-none"/>
        </w:rPr>
        <w:t xml:space="preserve"> </w:t>
      </w:r>
      <w:r w:rsidRPr="00451D7E">
        <w:rPr>
          <w:lang w:eastAsia="x-none"/>
        </w:rPr>
        <w:t>hợp</w:t>
      </w:r>
      <w:r w:rsidRPr="00451D7E">
        <w:rPr>
          <w:lang w:eastAsia="x-none"/>
        </w:rPr>
        <w:t xml:space="preserve"> </w:t>
      </w:r>
      <w:r w:rsidRPr="00451D7E">
        <w:rPr>
          <w:lang w:eastAsia="x-none"/>
        </w:rPr>
        <w:t>dữ</w:t>
      </w:r>
      <w:r w:rsidRPr="00451D7E">
        <w:rPr>
          <w:lang w:eastAsia="x-none"/>
        </w:rPr>
        <w:t xml:space="preserve"> </w:t>
      </w:r>
      <w:r w:rsidRPr="00451D7E">
        <w:rPr>
          <w:lang w:eastAsia="x-none"/>
        </w:rPr>
        <w:t>liệu</w:t>
      </w:r>
      <w:r w:rsidRPr="00451D7E">
        <w:rPr>
          <w:lang w:eastAsia="x-none"/>
        </w:rPr>
        <w:t xml:space="preserve"> </w:t>
      </w:r>
      <w:r w:rsidRPr="00451D7E">
        <w:rPr>
          <w:lang w:eastAsia="x-none"/>
        </w:rPr>
        <w:t>hóa</w:t>
      </w:r>
      <w:r w:rsidRPr="00451D7E">
        <w:rPr>
          <w:lang w:eastAsia="x-none"/>
        </w:rPr>
        <w:t xml:space="preserve"> </w:t>
      </w:r>
      <w:r w:rsidRPr="00451D7E">
        <w:rPr>
          <w:lang w:eastAsia="x-none"/>
        </w:rPr>
        <w:t>đơn</w:t>
      </w:r>
      <w:r w:rsidRPr="00451D7E">
        <w:rPr>
          <w:lang w:eastAsia="x-none"/>
        </w:rPr>
        <w:t xml:space="preserve"> </w:t>
      </w:r>
      <w:r w:rsidRPr="00451D7E">
        <w:rPr>
          <w:lang w:eastAsia="x-none"/>
        </w:rPr>
        <w:t>điện</w:t>
      </w:r>
      <w:r w:rsidRPr="00451D7E">
        <w:rPr>
          <w:lang w:eastAsia="x-none"/>
        </w:rPr>
        <w:t xml:space="preserve"> </w:t>
      </w:r>
      <w:r w:rsidRPr="00451D7E">
        <w:rPr>
          <w:lang w:eastAsia="x-none"/>
        </w:rPr>
        <w:t>tử</w:t>
      </w:r>
      <w:r w:rsidRPr="00451D7E">
        <w:rPr>
          <w:lang w:eastAsia="x-none"/>
        </w:rPr>
        <w:t xml:space="preserve"> </w:t>
      </w:r>
      <w:r w:rsidRPr="00451D7E">
        <w:rPr>
          <w:lang w:eastAsia="x-none"/>
        </w:rPr>
        <w:t>đến</w:t>
      </w:r>
      <w:r w:rsidRPr="00451D7E">
        <w:rPr>
          <w:lang w:eastAsia="x-none"/>
        </w:rPr>
        <w:t xml:space="preserve"> </w:t>
      </w:r>
      <w:r w:rsidRPr="00451D7E">
        <w:rPr>
          <w:lang w:eastAsia="x-none"/>
        </w:rPr>
        <w:t>cơ</w:t>
      </w:r>
      <w:r w:rsidRPr="00451D7E">
        <w:rPr>
          <w:lang w:eastAsia="x-none"/>
        </w:rPr>
        <w:t xml:space="preserve"> </w:t>
      </w:r>
      <w:r w:rsidRPr="00451D7E">
        <w:rPr>
          <w:lang w:eastAsia="x-none"/>
        </w:rPr>
        <w:t>quan</w:t>
      </w:r>
      <w:r w:rsidRPr="00451D7E">
        <w:rPr>
          <w:lang w:eastAsia="x-none"/>
        </w:rPr>
        <w:t xml:space="preserve"> </w:t>
      </w:r>
      <w:r w:rsidRPr="00451D7E">
        <w:rPr>
          <w:lang w:eastAsia="x-none"/>
        </w:rPr>
        <w:t>thuế</w:t>
      </w:r>
    </w:p>
    <w:p w:rsidR="009D1437" w:rsidP="009D1437" w14:paraId="2BBB03AD" w14:textId="77777777">
      <w:pPr>
        <w:pStyle w:val="ListParagraph"/>
        <w:numPr>
          <w:ilvl w:val="1"/>
          <w:numId w:val="22"/>
        </w:numPr>
        <w:rPr>
          <w:lang w:eastAsia="x-none"/>
        </w:rPr>
      </w:pPr>
      <w:r w:rsidRPr="00451D7E">
        <w:rPr>
          <w:lang w:eastAsia="x-none"/>
        </w:rPr>
        <w:t>500</w:t>
      </w:r>
      <w:r>
        <w:rPr>
          <w:lang w:eastAsia="x-none"/>
        </w:rPr>
        <w:t xml:space="preserve">: </w:t>
      </w:r>
      <w:r w:rsidRPr="00451D7E">
        <w:rPr>
          <w:lang w:eastAsia="x-none"/>
        </w:rPr>
        <w:t xml:space="preserve">Thông </w:t>
      </w:r>
      <w:r w:rsidRPr="00451D7E">
        <w:rPr>
          <w:lang w:eastAsia="x-none"/>
        </w:rPr>
        <w:t>điệp</w:t>
      </w:r>
      <w:r w:rsidRPr="00451D7E">
        <w:rPr>
          <w:lang w:eastAsia="x-none"/>
        </w:rPr>
        <w:t xml:space="preserve"> </w:t>
      </w:r>
      <w:r w:rsidRPr="00451D7E">
        <w:rPr>
          <w:lang w:eastAsia="x-none"/>
        </w:rPr>
        <w:t>chuyển</w:t>
      </w:r>
      <w:r w:rsidRPr="00451D7E">
        <w:rPr>
          <w:lang w:eastAsia="x-none"/>
        </w:rPr>
        <w:t xml:space="preserve"> </w:t>
      </w:r>
      <w:r w:rsidRPr="00451D7E">
        <w:rPr>
          <w:lang w:eastAsia="x-none"/>
        </w:rPr>
        <w:t>dữ</w:t>
      </w:r>
      <w:r w:rsidRPr="00451D7E">
        <w:rPr>
          <w:lang w:eastAsia="x-none"/>
        </w:rPr>
        <w:t xml:space="preserve"> </w:t>
      </w:r>
      <w:r w:rsidRPr="00451D7E">
        <w:rPr>
          <w:lang w:eastAsia="x-none"/>
        </w:rPr>
        <w:t>liệu</w:t>
      </w:r>
      <w:r w:rsidRPr="00451D7E">
        <w:rPr>
          <w:lang w:eastAsia="x-none"/>
        </w:rPr>
        <w:t xml:space="preserve"> </w:t>
      </w:r>
      <w:r w:rsidRPr="00451D7E">
        <w:rPr>
          <w:lang w:eastAsia="x-none"/>
        </w:rPr>
        <w:t>hóa</w:t>
      </w:r>
      <w:r w:rsidRPr="00451D7E">
        <w:rPr>
          <w:lang w:eastAsia="x-none"/>
        </w:rPr>
        <w:t xml:space="preserve"> </w:t>
      </w:r>
      <w:r w:rsidRPr="00451D7E">
        <w:rPr>
          <w:lang w:eastAsia="x-none"/>
        </w:rPr>
        <w:t>đơn</w:t>
      </w:r>
      <w:r w:rsidRPr="00451D7E">
        <w:rPr>
          <w:lang w:eastAsia="x-none"/>
        </w:rPr>
        <w:t xml:space="preserve"> </w:t>
      </w:r>
      <w:r w:rsidRPr="00451D7E">
        <w:rPr>
          <w:lang w:eastAsia="x-none"/>
        </w:rPr>
        <w:t>điện</w:t>
      </w:r>
      <w:r w:rsidRPr="00451D7E">
        <w:rPr>
          <w:lang w:eastAsia="x-none"/>
        </w:rPr>
        <w:t xml:space="preserve"> </w:t>
      </w:r>
      <w:r w:rsidRPr="00451D7E">
        <w:rPr>
          <w:lang w:eastAsia="x-none"/>
        </w:rPr>
        <w:t>tử</w:t>
      </w:r>
      <w:r w:rsidRPr="00451D7E">
        <w:rPr>
          <w:lang w:eastAsia="x-none"/>
        </w:rPr>
        <w:t xml:space="preserve"> do TCTN </w:t>
      </w:r>
      <w:r w:rsidRPr="00451D7E">
        <w:rPr>
          <w:lang w:eastAsia="x-none"/>
        </w:rPr>
        <w:t>uỷ</w:t>
      </w:r>
      <w:r w:rsidRPr="00451D7E">
        <w:rPr>
          <w:lang w:eastAsia="x-none"/>
        </w:rPr>
        <w:t xml:space="preserve"> </w:t>
      </w:r>
      <w:r w:rsidRPr="00451D7E">
        <w:rPr>
          <w:lang w:eastAsia="x-none"/>
        </w:rPr>
        <w:t>quyền</w:t>
      </w:r>
      <w:r w:rsidRPr="00451D7E">
        <w:rPr>
          <w:lang w:eastAsia="x-none"/>
        </w:rPr>
        <w:t xml:space="preserve"> </w:t>
      </w:r>
      <w:r w:rsidRPr="00451D7E">
        <w:rPr>
          <w:lang w:eastAsia="x-none"/>
        </w:rPr>
        <w:t>cấp</w:t>
      </w:r>
      <w:r w:rsidRPr="00451D7E">
        <w:rPr>
          <w:lang w:eastAsia="x-none"/>
        </w:rPr>
        <w:t xml:space="preserve"> </w:t>
      </w:r>
      <w:r w:rsidRPr="00451D7E">
        <w:rPr>
          <w:lang w:eastAsia="x-none"/>
        </w:rPr>
        <w:t>mã</w:t>
      </w:r>
      <w:r w:rsidRPr="00451D7E">
        <w:rPr>
          <w:lang w:eastAsia="x-none"/>
        </w:rPr>
        <w:t xml:space="preserve"> </w:t>
      </w:r>
      <w:r w:rsidRPr="00451D7E">
        <w:rPr>
          <w:lang w:eastAsia="x-none"/>
        </w:rPr>
        <w:t>đến</w:t>
      </w:r>
      <w:r w:rsidRPr="00451D7E">
        <w:rPr>
          <w:lang w:eastAsia="x-none"/>
        </w:rPr>
        <w:t xml:space="preserve"> </w:t>
      </w:r>
      <w:r w:rsidRPr="00451D7E">
        <w:rPr>
          <w:lang w:eastAsia="x-none"/>
        </w:rPr>
        <w:t>cơ</w:t>
      </w:r>
      <w:r w:rsidRPr="00451D7E">
        <w:rPr>
          <w:lang w:eastAsia="x-none"/>
        </w:rPr>
        <w:t xml:space="preserve"> </w:t>
      </w:r>
      <w:r w:rsidRPr="00451D7E">
        <w:rPr>
          <w:lang w:eastAsia="x-none"/>
        </w:rPr>
        <w:t>quan</w:t>
      </w:r>
      <w:r w:rsidRPr="00451D7E">
        <w:rPr>
          <w:lang w:eastAsia="x-none"/>
        </w:rPr>
        <w:t xml:space="preserve"> </w:t>
      </w:r>
      <w:r w:rsidRPr="00451D7E">
        <w:rPr>
          <w:lang w:eastAsia="x-none"/>
        </w:rPr>
        <w:t>thuế</w:t>
      </w:r>
    </w:p>
    <w:p w:rsidR="009D1437" w:rsidP="009D1437" w14:paraId="4088C6E9" w14:textId="77777777">
      <w:pPr>
        <w:rPr>
          <w:lang w:eastAsia="x-none"/>
        </w:rPr>
      </w:pPr>
    </w:p>
    <w:p w:rsidR="009D1437" w:rsidP="009D1437" w14:paraId="5A43A1EC" w14:textId="77777777">
      <w:pPr>
        <w:pStyle w:val="ListParagraph"/>
        <w:numPr>
          <w:ilvl w:val="0"/>
          <w:numId w:val="22"/>
        </w:numPr>
        <w:rPr>
          <w:lang w:eastAsia="x-none"/>
        </w:rPr>
      </w:pPr>
      <w:r>
        <w:rPr>
          <w:b/>
          <w:lang w:eastAsia="x-none"/>
        </w:rPr>
        <w:t>InvNo</w:t>
      </w:r>
      <w:r>
        <w:rPr>
          <w:b/>
          <w:lang w:eastAsia="x-none"/>
        </w:rPr>
        <w:t xml:space="preserve"> </w:t>
      </w:r>
      <w:r w:rsidRPr="00451D7E">
        <w:rPr>
          <w:lang w:eastAsia="x-none"/>
        </w:rPr>
        <w:t>(</w:t>
      </w:r>
      <w:r>
        <w:rPr>
          <w:lang w:eastAsia="x-none"/>
        </w:rPr>
        <w:t>định</w:t>
      </w:r>
      <w:r>
        <w:rPr>
          <w:lang w:eastAsia="x-none"/>
        </w:rPr>
        <w:t xml:space="preserve"> </w:t>
      </w:r>
      <w:r>
        <w:rPr>
          <w:lang w:eastAsia="x-none"/>
        </w:rPr>
        <w:t>dạng</w:t>
      </w:r>
      <w:r>
        <w:rPr>
          <w:lang w:eastAsia="x-none"/>
        </w:rPr>
        <w:t xml:space="preserve"> </w:t>
      </w:r>
      <w:r>
        <w:rPr>
          <w:lang w:eastAsia="x-none"/>
        </w:rPr>
        <w:t>số</w:t>
      </w:r>
      <w:r>
        <w:rPr>
          <w:lang w:eastAsia="x-none"/>
        </w:rPr>
        <w:t xml:space="preserve"> (decima)</w:t>
      </w:r>
      <w:r w:rsidRPr="00451D7E">
        <w:rPr>
          <w:lang w:eastAsia="x-none"/>
        </w:rPr>
        <w:t>)</w:t>
      </w:r>
    </w:p>
    <w:p w:rsidR="009D1437" w:rsidRPr="00451D7E" w:rsidP="009D1437" w14:paraId="6FA7CD4C" w14:textId="77777777">
      <w:pPr>
        <w:pStyle w:val="ListParagraph"/>
        <w:numPr>
          <w:ilvl w:val="1"/>
          <w:numId w:val="22"/>
        </w:numPr>
        <w:rPr>
          <w:lang w:eastAsia="x-none"/>
        </w:rPr>
      </w:pPr>
      <w:r>
        <w:rPr>
          <w:lang w:eastAsia="x-none"/>
        </w:rPr>
        <w:t xml:space="preserve">0: </w:t>
      </w:r>
      <w:r>
        <w:rPr>
          <w:lang w:eastAsia="x-none"/>
        </w:rPr>
        <w:t>Giá</w:t>
      </w:r>
      <w:r>
        <w:rPr>
          <w:lang w:eastAsia="x-none"/>
        </w:rPr>
        <w:t xml:space="preserve"> </w:t>
      </w:r>
      <w:r>
        <w:rPr>
          <w:lang w:eastAsia="x-none"/>
        </w:rPr>
        <w:t>trị</w:t>
      </w:r>
      <w:r>
        <w:rPr>
          <w:lang w:eastAsia="x-none"/>
        </w:rPr>
        <w:t xml:space="preserve"> </w:t>
      </w:r>
      <w:r>
        <w:rPr>
          <w:lang w:eastAsia="x-none"/>
        </w:rPr>
        <w:t>mặc</w:t>
      </w:r>
      <w:r>
        <w:rPr>
          <w:lang w:eastAsia="x-none"/>
        </w:rPr>
        <w:t xml:space="preserve"> </w:t>
      </w:r>
      <w:r>
        <w:rPr>
          <w:lang w:eastAsia="x-none"/>
        </w:rPr>
        <w:t>định</w:t>
      </w:r>
      <w:r>
        <w:rPr>
          <w:lang w:eastAsia="x-none"/>
        </w:rPr>
        <w:t xml:space="preserve"> </w:t>
      </w:r>
      <w:r>
        <w:rPr>
          <w:lang w:eastAsia="x-none"/>
        </w:rPr>
        <w:t>sẽ</w:t>
      </w:r>
      <w:r>
        <w:rPr>
          <w:lang w:eastAsia="x-none"/>
        </w:rPr>
        <w:t xml:space="preserve"> </w:t>
      </w:r>
      <w:r>
        <w:rPr>
          <w:lang w:eastAsia="x-none"/>
        </w:rPr>
        <w:t>lất</w:t>
      </w:r>
      <w:r>
        <w:rPr>
          <w:lang w:eastAsia="x-none"/>
        </w:rPr>
        <w:t xml:space="preserve"> </w:t>
      </w:r>
      <w:r>
        <w:rPr>
          <w:lang w:eastAsia="x-none"/>
        </w:rPr>
        <w:t>tất</w:t>
      </w:r>
      <w:r>
        <w:rPr>
          <w:lang w:eastAsia="x-none"/>
        </w:rPr>
        <w:t xml:space="preserve"> </w:t>
      </w:r>
      <w:r>
        <w:rPr>
          <w:lang w:eastAsia="x-none"/>
        </w:rPr>
        <w:t>cả</w:t>
      </w:r>
    </w:p>
    <w:p w:rsidR="009D1437" w:rsidRPr="00B73A2A" w:rsidP="009D1437" w14:paraId="137BD266" w14:textId="77777777">
      <w:pPr>
        <w:rPr>
          <w:lang w:eastAsia="x-none"/>
        </w:rPr>
      </w:pPr>
    </w:p>
    <w:p w:rsidR="009D1437" w:rsidP="00C35F19" w14:paraId="10435B37" w14:textId="77777777">
      <w:pPr>
        <w:pStyle w:val="Heading3"/>
      </w:pPr>
      <w:bookmarkStart w:id="21" w:name="_Toc106724520"/>
      <w:r>
        <w:t xml:space="preserve">Xem chi </w:t>
      </w:r>
      <w:r>
        <w:t>tiết</w:t>
      </w:r>
      <w:r>
        <w:t xml:space="preserve"> </w:t>
      </w:r>
      <w:r>
        <w:t>bản</w:t>
      </w:r>
      <w:r>
        <w:t xml:space="preserve"> </w:t>
      </w:r>
      <w:r>
        <w:t>ghi</w:t>
      </w:r>
      <w:r>
        <w:t xml:space="preserve"> </w:t>
      </w:r>
      <w:r>
        <w:t>trong</w:t>
      </w:r>
      <w:r>
        <w:t xml:space="preserve"> </w:t>
      </w:r>
      <w:r>
        <w:t>lịch</w:t>
      </w:r>
      <w:r>
        <w:t xml:space="preserve"> sử </w:t>
      </w:r>
      <w:r>
        <w:t>truyền</w:t>
      </w:r>
      <w:r>
        <w:t xml:space="preserve"> </w:t>
      </w:r>
      <w:r>
        <w:t>nhận</w:t>
      </w:r>
      <w:bookmarkEnd w:id="21"/>
    </w:p>
    <w:p w:rsidR="009D1437" w:rsidRPr="00B73A2A" w:rsidP="009D1437" w14:paraId="030EFD63" w14:textId="77777777">
      <w:pPr>
        <w:pStyle w:val="N"/>
        <w:rPr>
          <w:del w:id="22" w:author="Comparison" w:date="2022-04-14T16:28:00Z"/>
        </w:rPr>
      </w:pPr>
    </w:p>
    <w:p w:rsidR="009D1437" w:rsidRPr="00593BE8" w:rsidP="009D1437" w14:paraId="711B7F7A" w14:textId="77777777">
      <w:pPr>
        <w:pStyle w:val="N"/>
      </w:pPr>
      <w:r w:rsidRPr="00593BE8">
        <w:t>URL</w:t>
      </w:r>
    </w:p>
    <w:p w:rsidR="009D1437" w:rsidP="009D1437" w14:paraId="46F65439" w14:textId="77777777">
      <w:pPr>
        <w:pStyle w:val="N"/>
      </w:pPr>
      <w:r>
        <w:tab/>
      </w:r>
      <w:r w:rsidRPr="00007702">
        <w:t xml:space="preserve"> </w:t>
      </w:r>
      <w:r>
        <w:t>s</w:t>
      </w:r>
      <w:r w:rsidRPr="00EB3AC8">
        <w:t xml:space="preserve">tring </w:t>
      </w:r>
      <w:r w:rsidRPr="00E40C67">
        <w:rPr>
          <w:bCs/>
          <w:color w:val="000000"/>
        </w:rPr>
        <w:t xml:space="preserve">GetTransactionDetail </w:t>
      </w:r>
      <w:r w:rsidRPr="00A0628B">
        <w:t>(</w:t>
      </w:r>
      <w:r w:rsidRPr="00C9394A">
        <w:t>string username, string password, string mtd</w:t>
      </w:r>
      <w:r w:rsidRPr="00A0628B">
        <w:t>)</w:t>
      </w:r>
    </w:p>
    <w:p w:rsidR="009D1437" w:rsidRPr="00593BE8" w:rsidP="009D1437" w14:paraId="7309E4A6" w14:textId="77777777">
      <w:pPr>
        <w:pStyle w:val="N"/>
      </w:pPr>
      <w:r w:rsidRPr="00593BE8">
        <w:t>DESCRIPTION</w:t>
      </w:r>
    </w:p>
    <w:p w:rsidR="009D1437" w:rsidRPr="007C1EEB" w:rsidP="009D1437" w14:paraId="5D959B41" w14:textId="77777777">
      <w:pPr>
        <w:pStyle w:val="N"/>
      </w:pPr>
      <w:r>
        <w:tab/>
      </w:r>
      <w:r>
        <w:tab/>
        <w:t>Đây là web service xem chi tiết bản ghi lịch sử truyền nhận</w:t>
      </w:r>
    </w:p>
    <w:p w:rsidR="009D1437" w:rsidRPr="00007702" w:rsidP="009D1437" w14:paraId="4F71FCA1" w14:textId="77777777">
      <w:pPr>
        <w:pStyle w:val="N"/>
      </w:pPr>
      <w:r w:rsidRPr="00663B3E">
        <w:t>HTTP METHOD</w:t>
      </w:r>
    </w:p>
    <w:p w:rsidR="009D1437" w:rsidRPr="00007702" w:rsidP="009D1437" w14:paraId="62F59B88" w14:textId="77777777">
      <w:pPr>
        <w:pStyle w:val="N"/>
        <w:rPr>
          <w:b/>
        </w:rPr>
      </w:pPr>
      <w:r w:rsidRPr="00610AFD">
        <w:tab/>
      </w:r>
      <w:r w:rsidRPr="00610AFD">
        <w:tab/>
      </w:r>
      <w:r>
        <w:t>GET</w:t>
      </w:r>
    </w:p>
    <w:p w:rsidR="009D1437" w:rsidRPr="00610AFD" w:rsidP="009D1437" w14:paraId="035C9198" w14:textId="77777777">
      <w:pPr>
        <w:pStyle w:val="N"/>
      </w:pPr>
      <w:r w:rsidRPr="00610AFD">
        <w:t>REQUEST BODY</w:t>
      </w:r>
    </w:p>
    <w:p w:rsidR="009D1437" w:rsidRPr="00076E1C" w:rsidP="009D1437" w14:paraId="114A17E3" w14:textId="7777777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w:t>
      </w:r>
      <w:r w:rsidRPr="009372AD">
        <w:rPr>
          <w:rFonts w:eastAsia="Calibri"/>
        </w:rPr>
        <w:t>khoản</w:t>
      </w:r>
      <w:r w:rsidRPr="009372AD">
        <w:rPr>
          <w:rFonts w:eastAsia="Calibri"/>
        </w:rPr>
        <w:t xml:space="preserve"> </w:t>
      </w:r>
      <w:r w:rsidRPr="009372AD">
        <w:rPr>
          <w:rFonts w:eastAsia="Calibri"/>
        </w:rPr>
        <w:t>được</w:t>
      </w:r>
      <w:r w:rsidRPr="009372AD">
        <w:rPr>
          <w:rFonts w:eastAsia="Calibri"/>
        </w:rPr>
        <w:t xml:space="preserve"> </w:t>
      </w:r>
      <w:r w:rsidRPr="009372AD">
        <w:rPr>
          <w:rFonts w:eastAsia="Calibri"/>
        </w:rPr>
        <w:t>cấp</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cho</w:t>
      </w:r>
      <w:r w:rsidRPr="009372AD">
        <w:rPr>
          <w:rFonts w:eastAsia="Calibri"/>
        </w:rPr>
        <w:t xml:space="preserve"> </w:t>
      </w:r>
      <w:r w:rsidRPr="009372AD">
        <w:rPr>
          <w:rFonts w:eastAsia="Calibri"/>
        </w:rPr>
        <w:t>khách</w:t>
      </w:r>
      <w:r w:rsidRPr="009372AD">
        <w:rPr>
          <w:rFonts w:eastAsia="Calibri"/>
        </w:rPr>
        <w:t xml:space="preserve"> </w:t>
      </w:r>
      <w:r w:rsidRPr="009372AD">
        <w:rPr>
          <w:rFonts w:eastAsia="Calibri"/>
        </w:rPr>
        <w:t>hàng</w:t>
      </w:r>
      <w:r w:rsidRPr="009372AD">
        <w:rPr>
          <w:rFonts w:eastAsia="Calibri"/>
        </w:rPr>
        <w:t xml:space="preserve"> </w:t>
      </w:r>
      <w:r w:rsidRPr="009372AD">
        <w:rPr>
          <w:rFonts w:eastAsia="Calibri"/>
        </w:rPr>
        <w:t>để</w:t>
      </w:r>
      <w:r w:rsidRPr="009372AD">
        <w:rPr>
          <w:rFonts w:eastAsia="Calibri"/>
        </w:rPr>
        <w:t xml:space="preserve"> </w:t>
      </w:r>
      <w:r w:rsidRPr="009372AD">
        <w:rPr>
          <w:rFonts w:eastAsia="Calibri"/>
        </w:rPr>
        <w:t>gọi</w:t>
      </w:r>
      <w:r w:rsidRPr="009372AD">
        <w:rPr>
          <w:rFonts w:eastAsia="Calibri"/>
        </w:rPr>
        <w:t xml:space="preserve"> </w:t>
      </w:r>
      <w:r>
        <w:rPr>
          <w:rFonts w:eastAsia="Calibri"/>
        </w:rPr>
        <w:t>đến</w:t>
      </w:r>
      <w:r>
        <w:rPr>
          <w:rFonts w:eastAsia="Calibri"/>
        </w:rPr>
        <w:t xml:space="preserve"> webservice (</w:t>
      </w:r>
      <w:r>
        <w:rPr>
          <w:rFonts w:eastAsia="Calibri"/>
        </w:rPr>
        <w:t>tài</w:t>
      </w:r>
      <w:r>
        <w:rPr>
          <w:rFonts w:eastAsia="Calibri"/>
        </w:rPr>
        <w:t xml:space="preserve"> </w:t>
      </w:r>
      <w:r>
        <w:rPr>
          <w:rFonts w:eastAsia="Calibri"/>
        </w:rPr>
        <w:t>khoản</w:t>
      </w:r>
      <w:r>
        <w:rPr>
          <w:rFonts w:eastAsia="Calibri"/>
        </w:rPr>
        <w:t xml:space="preserve"> </w:t>
      </w:r>
      <w:r>
        <w:rPr>
          <w:rFonts w:eastAsia="Calibri"/>
        </w:rPr>
        <w:t>có</w:t>
      </w:r>
      <w:r>
        <w:rPr>
          <w:rFonts w:eastAsia="Calibri"/>
        </w:rPr>
        <w:t xml:space="preserve"> </w:t>
      </w:r>
      <w:r>
        <w:rPr>
          <w:rFonts w:eastAsia="Calibri"/>
        </w:rPr>
        <w:t>quyền</w:t>
      </w:r>
      <w:r>
        <w:rPr>
          <w:rFonts w:eastAsia="Calibri"/>
        </w:rPr>
        <w:t xml:space="preserve"> </w:t>
      </w:r>
      <w:r>
        <w:rPr>
          <w:rFonts w:eastAsia="Calibri"/>
        </w:rPr>
        <w:t>ServiceRole</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r>
        <w:rPr>
          <w:rFonts w:eastAsia="Calibri"/>
        </w:rPr>
        <w:t>)</w:t>
      </w:r>
      <w:r w:rsidRPr="009372AD">
        <w:rPr>
          <w:rFonts w:eastAsia="Calibri"/>
        </w:rPr>
        <w:t>.</w:t>
      </w:r>
    </w:p>
    <w:p w:rsidR="009D1437" w:rsidRPr="00E009AD" w:rsidP="009D1437" w14:paraId="6283249F" w14:textId="77777777">
      <w:pPr>
        <w:pStyle w:val="ListParagraph"/>
        <w:numPr>
          <w:ilvl w:val="0"/>
          <w:numId w:val="2"/>
        </w:numPr>
        <w:spacing w:after="0" w:line="360" w:lineRule="auto"/>
        <w:ind w:left="1080"/>
        <w:jc w:val="both"/>
        <w:rPr>
          <w:rFonts w:eastAsia="Calibri"/>
          <w:b/>
        </w:rPr>
      </w:pPr>
      <w:r>
        <w:rPr>
          <w:b/>
          <w:color w:val="000000"/>
        </w:rPr>
        <w:t>Mtd</w:t>
      </w:r>
      <w:r>
        <w:rPr>
          <w:b/>
          <w:color w:val="000000"/>
        </w:rPr>
        <w:t xml:space="preserve">: </w:t>
      </w:r>
      <w:r w:rsidRPr="008431C5">
        <w:rPr>
          <w:bCs/>
          <w:color w:val="000000"/>
        </w:rPr>
        <w:t>Mã</w:t>
      </w:r>
      <w:r w:rsidRPr="008431C5">
        <w:rPr>
          <w:bCs/>
          <w:color w:val="000000"/>
        </w:rPr>
        <w:t xml:space="preserve"> </w:t>
      </w:r>
      <w:r w:rsidRPr="008431C5">
        <w:rPr>
          <w:bCs/>
          <w:color w:val="000000"/>
        </w:rPr>
        <w:t>thông</w:t>
      </w:r>
      <w:r w:rsidRPr="008431C5">
        <w:rPr>
          <w:bCs/>
          <w:color w:val="000000"/>
        </w:rPr>
        <w:t xml:space="preserve"> </w:t>
      </w:r>
      <w:r w:rsidRPr="008431C5">
        <w:rPr>
          <w:bCs/>
          <w:color w:val="000000"/>
        </w:rPr>
        <w:t>điệp</w:t>
      </w:r>
      <w:r w:rsidRPr="008431C5">
        <w:rPr>
          <w:bCs/>
          <w:color w:val="000000"/>
        </w:rPr>
        <w:t xml:space="preserve"> </w:t>
      </w:r>
      <w:r w:rsidRPr="008431C5">
        <w:rPr>
          <w:bCs/>
          <w:color w:val="000000"/>
        </w:rPr>
        <w:t>thuế</w:t>
      </w:r>
      <w:r w:rsidRPr="008431C5">
        <w:rPr>
          <w:bCs/>
          <w:color w:val="000000"/>
        </w:rPr>
        <w:t xml:space="preserve"> </w:t>
      </w:r>
      <w:r w:rsidRPr="008431C5">
        <w:rPr>
          <w:bCs/>
          <w:color w:val="000000"/>
        </w:rPr>
        <w:t>trả</w:t>
      </w:r>
      <w:r w:rsidRPr="008431C5">
        <w:rPr>
          <w:bCs/>
          <w:color w:val="000000"/>
        </w:rPr>
        <w:t xml:space="preserve"> </w:t>
      </w:r>
      <w:r w:rsidRPr="008431C5">
        <w:rPr>
          <w:bCs/>
          <w:color w:val="000000"/>
        </w:rPr>
        <w:t>về</w:t>
      </w:r>
      <w:r w:rsidRPr="008431C5">
        <w:rPr>
          <w:bCs/>
          <w:color w:val="000000"/>
        </w:rPr>
        <w:t xml:space="preserve"> </w:t>
      </w:r>
      <w:r w:rsidRPr="008431C5">
        <w:rPr>
          <w:bCs/>
          <w:color w:val="000000"/>
        </w:rPr>
        <w:t>sau</w:t>
      </w:r>
      <w:r w:rsidRPr="008431C5">
        <w:rPr>
          <w:bCs/>
          <w:color w:val="000000"/>
        </w:rPr>
        <w:t xml:space="preserve"> </w:t>
      </w:r>
      <w:r w:rsidRPr="008431C5">
        <w:rPr>
          <w:bCs/>
          <w:color w:val="000000"/>
        </w:rPr>
        <w:t>khi</w:t>
      </w:r>
      <w:r w:rsidRPr="008431C5">
        <w:rPr>
          <w:bCs/>
          <w:color w:val="000000"/>
        </w:rPr>
        <w:t xml:space="preserve"> </w:t>
      </w:r>
      <w:r w:rsidRPr="008431C5">
        <w:rPr>
          <w:bCs/>
          <w:color w:val="000000"/>
        </w:rPr>
        <w:t>gọi</w:t>
      </w:r>
      <w:r w:rsidRPr="008431C5">
        <w:rPr>
          <w:bCs/>
          <w:color w:val="000000"/>
        </w:rPr>
        <w:t xml:space="preserve"> </w:t>
      </w:r>
      <w:r w:rsidRPr="008431C5">
        <w:rPr>
          <w:bCs/>
          <w:color w:val="000000"/>
        </w:rPr>
        <w:t>hàm</w:t>
      </w:r>
      <w:r w:rsidRPr="008431C5">
        <w:rPr>
          <w:bCs/>
          <w:color w:val="000000"/>
        </w:rPr>
        <w:t xml:space="preserve"> </w:t>
      </w:r>
      <w:r w:rsidRPr="008431C5">
        <w:rPr>
          <w:bCs/>
          <w:color w:val="000000"/>
        </w:rPr>
        <w:t>gửi</w:t>
      </w:r>
      <w:r w:rsidRPr="008431C5">
        <w:rPr>
          <w:bCs/>
          <w:color w:val="000000"/>
        </w:rPr>
        <w:t xml:space="preserve"> </w:t>
      </w:r>
      <w:r w:rsidRPr="008431C5">
        <w:rPr>
          <w:bCs/>
          <w:color w:val="000000"/>
        </w:rPr>
        <w:t>thông</w:t>
      </w:r>
      <w:r w:rsidRPr="008431C5">
        <w:rPr>
          <w:bCs/>
          <w:color w:val="000000"/>
        </w:rPr>
        <w:t xml:space="preserve"> </w:t>
      </w:r>
      <w:r w:rsidRPr="008431C5">
        <w:rPr>
          <w:bCs/>
          <w:color w:val="000000"/>
        </w:rPr>
        <w:t>điệp</w:t>
      </w:r>
    </w:p>
    <w:p w:rsidR="009D1437" w:rsidP="009D1437" w14:paraId="5C20DAB3" w14:textId="7777777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4899"/>
        <w:gridCol w:w="2116"/>
      </w:tblGrid>
      <w:tr w14:paraId="21B1280A"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7372F74A" w14:textId="77777777">
            <w:pPr>
              <w:pStyle w:val="ListParagraph"/>
            </w:pPr>
            <w:r>
              <w:t>Kết</w:t>
            </w:r>
            <w:r>
              <w:t xml:space="preserve"> </w:t>
            </w:r>
            <w:r>
              <w:t>quả</w:t>
            </w:r>
          </w:p>
        </w:tc>
        <w:tc>
          <w:tcPr>
            <w:tcW w:w="4899"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1C85D22A" w14:textId="77777777">
            <w:pPr>
              <w:pStyle w:val="ListParagraph"/>
            </w:pPr>
            <w:r w:rsidRPr="00660ABB">
              <w:t>Mô</w:t>
            </w:r>
            <w:r w:rsidRPr="00660ABB">
              <w:t xml:space="preserve"> </w:t>
            </w:r>
            <w:r w:rsidRPr="00660ABB">
              <w:t>tả</w:t>
            </w:r>
          </w:p>
        </w:tc>
        <w:tc>
          <w:tcPr>
            <w:tcW w:w="2116"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54DC4789" w14:textId="77777777">
            <w:pPr>
              <w:pStyle w:val="ListParagraph"/>
            </w:pPr>
            <w:r>
              <w:t>Ghi</w:t>
            </w:r>
            <w:r>
              <w:t xml:space="preserve"> </w:t>
            </w:r>
            <w:r>
              <w:t>chú</w:t>
            </w:r>
          </w:p>
        </w:tc>
      </w:tr>
      <w:tr w14:paraId="58192C8C" w14:textId="77777777" w:rsidTr="00616EC4">
        <w:tblPrEx>
          <w:tblW w:w="0" w:type="auto"/>
          <w:tblInd w:w="85" w:type="dxa"/>
          <w:tblLook w:val="04A0"/>
        </w:tblPrEx>
        <w:tc>
          <w:tcPr>
            <w:tcW w:w="2250" w:type="dxa"/>
            <w:tcBorders>
              <w:top w:val="single" w:sz="4" w:space="0" w:color="2E74B5"/>
              <w:left w:val="single" w:sz="4" w:space="0" w:color="2E74B5"/>
              <w:right w:val="single" w:sz="4" w:space="0" w:color="2E74B5"/>
            </w:tcBorders>
            <w:shd w:val="clear" w:color="auto" w:fill="auto"/>
          </w:tcPr>
          <w:p w:rsidR="009D1437" w:rsidRPr="009372AD" w:rsidP="00616EC4" w14:paraId="2459D63C" w14:textId="77777777">
            <w:pPr>
              <w:autoSpaceDE w:val="0"/>
              <w:autoSpaceDN w:val="0"/>
              <w:adjustRightInd w:val="0"/>
              <w:rPr>
                <w:rFonts w:eastAsia="Calibri"/>
                <w:sz w:val="19"/>
                <w:szCs w:val="19"/>
              </w:rPr>
            </w:pPr>
            <w:r w:rsidRPr="009372AD">
              <w:rPr>
                <w:rFonts w:eastAsia="Calibri"/>
              </w:rPr>
              <w:t>ERR:1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257C8408" w14:textId="77777777">
            <w:pPr>
              <w:pStyle w:val="ListParagraph"/>
              <w:spacing w:after="0" w:line="240" w:lineRule="auto"/>
              <w:ind w:left="0"/>
              <w:rPr>
                <w:rFonts w:eastAsia="Calibri"/>
              </w:rPr>
            </w:pPr>
            <w:r w:rsidRPr="009372AD">
              <w:rPr>
                <w:rFonts w:eastAsia="Calibri"/>
              </w:rPr>
              <w:t xml:space="preserve">Tài </w:t>
            </w:r>
            <w:r w:rsidRPr="009372AD">
              <w:rPr>
                <w:rFonts w:eastAsia="Calibri"/>
              </w:rPr>
              <w:t>khoản</w:t>
            </w:r>
            <w:r w:rsidRPr="009372AD">
              <w:rPr>
                <w:rFonts w:eastAsia="Calibri"/>
              </w:rPr>
              <w:t xml:space="preserve"> </w:t>
            </w:r>
            <w:r w:rsidRPr="009372AD">
              <w:rPr>
                <w:rFonts w:eastAsia="Calibri"/>
              </w:rPr>
              <w:t>đăng</w:t>
            </w:r>
            <w:r w:rsidRPr="009372AD">
              <w:rPr>
                <w:rFonts w:eastAsia="Calibri"/>
              </w:rPr>
              <w:t xml:space="preserve"> </w:t>
            </w:r>
            <w:r w:rsidRPr="009372AD">
              <w:rPr>
                <w:rFonts w:eastAsia="Calibri"/>
              </w:rPr>
              <w:t>nhập</w:t>
            </w:r>
            <w:r w:rsidRPr="009372AD">
              <w:rPr>
                <w:rFonts w:eastAsia="Calibri"/>
              </w:rPr>
              <w:t xml:space="preserve"> </w:t>
            </w:r>
            <w:r w:rsidRPr="009372AD">
              <w:rPr>
                <w:rFonts w:eastAsia="Calibri"/>
              </w:rPr>
              <w:t>sai</w:t>
            </w:r>
            <w:r w:rsidRPr="009372AD">
              <w:rPr>
                <w:rFonts w:eastAsia="Calibri"/>
              </w:rPr>
              <w:t xml:space="preserve"> </w:t>
            </w:r>
            <w:r w:rsidRPr="009372AD">
              <w:rPr>
                <w:rFonts w:eastAsia="Calibri"/>
              </w:rPr>
              <w:t>hoặc</w:t>
            </w:r>
            <w:r w:rsidRPr="009372AD">
              <w:rPr>
                <w:rFonts w:eastAsia="Calibri"/>
              </w:rPr>
              <w:t xml:space="preserve"> </w:t>
            </w:r>
            <w:r w:rsidRPr="009372AD">
              <w:rPr>
                <w:rFonts w:eastAsia="Calibri"/>
              </w:rPr>
              <w:t>không</w:t>
            </w:r>
            <w:r w:rsidRPr="009372AD">
              <w:rPr>
                <w:rFonts w:eastAsia="Calibri"/>
              </w:rPr>
              <w:t xml:space="preserve"> </w:t>
            </w:r>
            <w:r w:rsidRPr="009372AD">
              <w:rPr>
                <w:rFonts w:eastAsia="Calibri"/>
              </w:rPr>
              <w:t>có</w:t>
            </w:r>
            <w:r w:rsidRPr="009372AD">
              <w:rPr>
                <w:rFonts w:eastAsia="Calibri"/>
              </w:rPr>
              <w:t xml:space="preserve"> </w:t>
            </w:r>
            <w:r w:rsidRPr="009372AD">
              <w:rPr>
                <w:rFonts w:eastAsia="Calibri"/>
              </w:rPr>
              <w:t>quyề</w:t>
            </w:r>
            <w:r>
              <w:rPr>
                <w:rFonts w:eastAsia="Calibri"/>
              </w:rPr>
              <w:t>n</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34E1DE47" w14:textId="77777777">
            <w:pPr>
              <w:pStyle w:val="ListParagraph"/>
              <w:ind w:left="0"/>
              <w:jc w:val="both"/>
            </w:pPr>
          </w:p>
        </w:tc>
      </w:tr>
      <w:tr w14:paraId="3434B0DE"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58CEE022" w14:textId="77777777">
            <w:pPr>
              <w:autoSpaceDE w:val="0"/>
              <w:autoSpaceDN w:val="0"/>
              <w:adjustRightInd w:val="0"/>
              <w:rPr>
                <w:rFonts w:eastAsia="Calibri"/>
              </w:rPr>
            </w:pPr>
            <w:r w:rsidRPr="00E22984">
              <w:rPr>
                <w:rFonts w:eastAsia="Calibri"/>
              </w:rPr>
              <w:t>ERR:2</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13795A10" w14:textId="77777777">
            <w:pPr>
              <w:rPr>
                <w:rFonts w:eastAsia="Calibri"/>
              </w:rPr>
            </w:pPr>
            <w:r>
              <w:rPr>
                <w:rFonts w:eastAsia="Calibri"/>
              </w:rPr>
              <w:t>Không</w:t>
            </w:r>
            <w:r>
              <w:rPr>
                <w:rFonts w:eastAsia="Calibri"/>
              </w:rPr>
              <w:t xml:space="preserve"> </w:t>
            </w:r>
            <w:r>
              <w:rPr>
                <w:rFonts w:eastAsia="Calibri"/>
              </w:rPr>
              <w:t>tìm</w:t>
            </w:r>
            <w:r>
              <w:rPr>
                <w:rFonts w:eastAsia="Calibri"/>
              </w:rPr>
              <w:t xml:space="preserve"> </w:t>
            </w:r>
            <w:r>
              <w:rPr>
                <w:rFonts w:eastAsia="Calibri"/>
              </w:rPr>
              <w:t>thấy</w:t>
            </w:r>
            <w:r>
              <w:rPr>
                <w:rFonts w:eastAsia="Calibri"/>
              </w:rPr>
              <w:t xml:space="preserve"> </w:t>
            </w:r>
            <w:r>
              <w:rPr>
                <w:rFonts w:eastAsia="Calibri"/>
              </w:rPr>
              <w:t>công</w:t>
            </w:r>
            <w:r>
              <w:rPr>
                <w:rFonts w:eastAsia="Calibri"/>
              </w:rPr>
              <w:t xml:space="preserve"> ty </w:t>
            </w:r>
            <w:r>
              <w:rPr>
                <w:rFonts w:eastAsia="Calibri"/>
              </w:rPr>
              <w:t>đăng</w:t>
            </w:r>
            <w:r>
              <w:rPr>
                <w:rFonts w:eastAsia="Calibri"/>
              </w:rPr>
              <w:t xml:space="preserve"> </w:t>
            </w:r>
            <w:r>
              <w:rPr>
                <w:rFonts w:eastAsia="Calibri"/>
              </w:rPr>
              <w:t>nhập</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3180C5E5" w14:textId="77777777">
            <w:pPr>
              <w:jc w:val="both"/>
            </w:pPr>
          </w:p>
        </w:tc>
      </w:tr>
      <w:tr w14:paraId="606BAF3F"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47203D9" w14:textId="77777777">
            <w:pPr>
              <w:autoSpaceDE w:val="0"/>
              <w:autoSpaceDN w:val="0"/>
              <w:adjustRightInd w:val="0"/>
              <w:rPr>
                <w:rFonts w:eastAsia="Calibri"/>
              </w:rPr>
            </w:pPr>
            <w:r w:rsidRPr="00E22984">
              <w:rPr>
                <w:rFonts w:eastAsia="Calibri"/>
              </w:rPr>
              <w:t>ERR:</w:t>
            </w:r>
            <w:r>
              <w:rPr>
                <w:rFonts w:eastAsia="Calibri"/>
              </w:rPr>
              <w:t>3</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50A7573" w14:textId="77777777">
            <w:pPr>
              <w:rPr>
                <w:rFonts w:eastAsia="Calibri"/>
              </w:rPr>
            </w:pPr>
            <w:r>
              <w:rPr>
                <w:rFonts w:eastAsia="Calibri"/>
              </w:rPr>
              <w:t>Mã</w:t>
            </w:r>
            <w:r>
              <w:rPr>
                <w:rFonts w:eastAsia="Calibri"/>
              </w:rPr>
              <w:t xml:space="preserve"> </w:t>
            </w:r>
            <w:r>
              <w:rPr>
                <w:rFonts w:eastAsia="Calibri"/>
              </w:rPr>
              <w:t>thông</w:t>
            </w:r>
            <w:r>
              <w:rPr>
                <w:rFonts w:eastAsia="Calibri"/>
              </w:rPr>
              <w:t xml:space="preserve"> </w:t>
            </w:r>
            <w:r>
              <w:rPr>
                <w:rFonts w:eastAsia="Calibri"/>
              </w:rPr>
              <w:t>điệp</w:t>
            </w:r>
            <w:r>
              <w:rPr>
                <w:rFonts w:eastAsia="Calibri"/>
              </w:rPr>
              <w:t xml:space="preserve"> </w:t>
            </w:r>
            <w:r>
              <w:rPr>
                <w:rFonts w:eastAsia="Calibri"/>
              </w:rPr>
              <w:t>không</w:t>
            </w:r>
            <w:r>
              <w:rPr>
                <w:rFonts w:eastAsia="Calibri"/>
              </w:rPr>
              <w:t xml:space="preserve"> </w:t>
            </w:r>
            <w:r>
              <w:rPr>
                <w:rFonts w:eastAsia="Calibri"/>
              </w:rPr>
              <w:t>thuộc</w:t>
            </w:r>
            <w:r>
              <w:rPr>
                <w:rFonts w:eastAsia="Calibri"/>
              </w:rPr>
              <w:t xml:space="preserve"> </w:t>
            </w:r>
            <w:r>
              <w:rPr>
                <w:rFonts w:eastAsia="Calibri"/>
              </w:rPr>
              <w:t>công</w:t>
            </w:r>
            <w:r>
              <w:rPr>
                <w:rFonts w:eastAsia="Calibri"/>
              </w:rPr>
              <w:t xml:space="preserve"> ty </w:t>
            </w:r>
            <w:r>
              <w:rPr>
                <w:rFonts w:eastAsia="Calibri"/>
              </w:rPr>
              <w:t>tra</w:t>
            </w:r>
            <w:r>
              <w:rPr>
                <w:rFonts w:eastAsia="Calibri"/>
              </w:rPr>
              <w:t xml:space="preserve"> </w:t>
            </w:r>
            <w:r>
              <w:rPr>
                <w:rFonts w:eastAsia="Calibri"/>
              </w:rPr>
              <w:t>cứu</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7D48798A" w14:textId="77777777">
            <w:pPr>
              <w:pStyle w:val="ListParagraph"/>
              <w:ind w:left="0"/>
              <w:jc w:val="both"/>
            </w:pPr>
          </w:p>
        </w:tc>
      </w:tr>
      <w:tr w14:paraId="712AA5FB" w14:textId="77777777" w:rsidTr="00616EC4">
        <w:tblPrEx>
          <w:tblW w:w="0" w:type="auto"/>
          <w:tblInd w:w="85" w:type="dxa"/>
          <w:tblLook w:val="04A0"/>
        </w:tblPrEx>
        <w:trPr>
          <w:ins w:id="23" w:author="Comparison" w:date="2022-04-14T16:28:00Z"/>
        </w:trPr>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1E2EF781" w14:textId="77777777">
            <w:pPr>
              <w:autoSpaceDE w:val="0"/>
              <w:autoSpaceDN w:val="0"/>
              <w:adjustRightInd w:val="0"/>
              <w:rPr>
                <w:ins w:id="24" w:author="Comparison" w:date="2022-04-14T16:28:00Z"/>
                <w:rFonts w:eastAsia="Calibri"/>
              </w:rPr>
            </w:pPr>
            <w:ins w:id="25" w:author="Comparison" w:date="2022-04-14T16:28:00Z">
              <w:r w:rsidRPr="00E22984">
                <w:rPr>
                  <w:rFonts w:eastAsia="Calibri"/>
                </w:rPr>
                <w:t>ERR:5</w:t>
              </w:r>
            </w:ins>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AD9CDC2" w14:textId="77777777">
            <w:pPr>
              <w:pStyle w:val="ListParagraph"/>
              <w:spacing w:after="0" w:line="240" w:lineRule="auto"/>
              <w:ind w:left="0"/>
              <w:rPr>
                <w:ins w:id="26" w:author="Comparison" w:date="2022-04-14T16:28:00Z"/>
                <w:rFonts w:eastAsia="Calibri"/>
              </w:rPr>
            </w:pPr>
            <w:ins w:id="27" w:author="Comparison" w:date="2022-04-14T16:28:00Z">
              <w:r>
                <w:rPr>
                  <w:rFonts w:eastAsia="Calibri"/>
                </w:rPr>
                <w:t>Có</w:t>
              </w:r>
            </w:ins>
            <w:ins w:id="28" w:author="Comparison" w:date="2022-04-14T16:28:00Z">
              <w:r>
                <w:rPr>
                  <w:rFonts w:eastAsia="Calibri"/>
                </w:rPr>
                <w:t xml:space="preserve"> </w:t>
              </w:r>
            </w:ins>
            <w:ins w:id="29" w:author="Comparison" w:date="2022-04-14T16:28:00Z">
              <w:r>
                <w:rPr>
                  <w:rFonts w:eastAsia="Calibri"/>
                </w:rPr>
                <w:t>lỗi</w:t>
              </w:r>
            </w:ins>
            <w:ins w:id="30" w:author="Comparison" w:date="2022-04-14T16:28:00Z">
              <w:r>
                <w:rPr>
                  <w:rFonts w:eastAsia="Calibri"/>
                </w:rPr>
                <w:t xml:space="preserve"> </w:t>
              </w:r>
            </w:ins>
            <w:ins w:id="31" w:author="Comparison" w:date="2022-04-14T16:28:00Z">
              <w:r>
                <w:rPr>
                  <w:rFonts w:eastAsia="Calibri"/>
                </w:rPr>
                <w:t>xảy</w:t>
              </w:r>
            </w:ins>
            <w:ins w:id="32" w:author="Comparison" w:date="2022-04-14T16:28:00Z">
              <w:r>
                <w:rPr>
                  <w:rFonts w:eastAsia="Calibri"/>
                </w:rPr>
                <w:t xml:space="preserve"> </w:t>
              </w:r>
            </w:ins>
            <w:ins w:id="33" w:author="Comparison" w:date="2022-04-14T16:28:00Z">
              <w:r>
                <w:rPr>
                  <w:rFonts w:eastAsia="Calibri"/>
                </w:rPr>
                <w:t>ra</w:t>
              </w:r>
            </w:ins>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60B7404D" w14:textId="77777777">
            <w:pPr>
              <w:pStyle w:val="ListParagraph"/>
              <w:ind w:left="0"/>
              <w:jc w:val="both"/>
              <w:rPr>
                <w:ins w:id="34" w:author="Comparison" w:date="2022-04-14T16:28:00Z"/>
              </w:rPr>
            </w:pPr>
            <w:ins w:id="35" w:author="Comparison" w:date="2022-04-14T16:28:00Z">
              <w:r>
                <w:t>Lỗi</w:t>
              </w:r>
            </w:ins>
            <w:ins w:id="36" w:author="Comparison" w:date="2022-04-14T16:28:00Z">
              <w:r>
                <w:t xml:space="preserve"> </w:t>
              </w:r>
            </w:ins>
            <w:ins w:id="37" w:author="Comparison" w:date="2022-04-14T16:28:00Z">
              <w:r>
                <w:t>không</w:t>
              </w:r>
            </w:ins>
            <w:ins w:id="38" w:author="Comparison" w:date="2022-04-14T16:28:00Z">
              <w:r>
                <w:t xml:space="preserve"> </w:t>
              </w:r>
            </w:ins>
            <w:ins w:id="39" w:author="Comparison" w:date="2022-04-14T16:28:00Z">
              <w:r>
                <w:t>xác</w:t>
              </w:r>
            </w:ins>
            <w:ins w:id="40" w:author="Comparison" w:date="2022-04-14T16:28:00Z">
              <w:r>
                <w:t xml:space="preserve"> </w:t>
              </w:r>
            </w:ins>
            <w:ins w:id="41" w:author="Comparison" w:date="2022-04-14T16:28:00Z">
              <w:r>
                <w:t>định</w:t>
              </w:r>
            </w:ins>
          </w:p>
        </w:tc>
      </w:tr>
      <w:tr w14:paraId="3C8B8B41" w14:textId="77777777" w:rsidTr="00616EC4">
        <w:tblPrEx>
          <w:tblW w:w="0" w:type="auto"/>
          <w:tblInd w:w="85" w:type="dxa"/>
          <w:tblLook w:val="04A0"/>
        </w:tblPrEx>
        <w:trPr>
          <w:ins w:id="42" w:author="Comparison" w:date="2022-04-14T16:28:00Z"/>
        </w:trPr>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E22984" w:rsidP="00616EC4" w14:paraId="0C2E907D" w14:textId="77777777">
            <w:pPr>
              <w:autoSpaceDE w:val="0"/>
              <w:autoSpaceDN w:val="0"/>
              <w:adjustRightInd w:val="0"/>
              <w:rPr>
                <w:ins w:id="43" w:author="Comparison" w:date="2022-04-14T16:28:00Z"/>
                <w:rFonts w:eastAsia="Calibri"/>
              </w:rPr>
            </w:pPr>
            <w:ins w:id="44" w:author="Comparison" w:date="2022-04-14T16:28:00Z">
              <w:r>
                <w:rPr>
                  <w:rFonts w:eastAsia="Calibri"/>
                </w:rPr>
                <w:t>OK:base64</w:t>
              </w:r>
            </w:ins>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7169BA16" w14:textId="77777777">
            <w:pPr>
              <w:pStyle w:val="ListParagraph"/>
              <w:spacing w:after="0" w:line="240" w:lineRule="auto"/>
              <w:ind w:left="0"/>
              <w:rPr>
                <w:ins w:id="45" w:author="Comparison" w:date="2022-04-14T16:28:00Z"/>
              </w:rPr>
            </w:pPr>
            <w:ins w:id="46" w:author="Comparison" w:date="2022-04-14T16:28:00Z">
              <w:r>
                <w:t xml:space="preserve">Chi </w:t>
              </w:r>
            </w:ins>
            <w:ins w:id="47" w:author="Comparison" w:date="2022-04-14T16:28:00Z">
              <w:r>
                <w:t>tiết</w:t>
              </w:r>
            </w:ins>
            <w:ins w:id="48" w:author="Comparison" w:date="2022-04-14T16:28:00Z">
              <w:r>
                <w:t xml:space="preserve"> </w:t>
              </w:r>
            </w:ins>
            <w:ins w:id="49" w:author="Comparison" w:date="2022-04-14T16:28:00Z">
              <w:r>
                <w:t>bản</w:t>
              </w:r>
            </w:ins>
            <w:ins w:id="50" w:author="Comparison" w:date="2022-04-14T16:28:00Z">
              <w:r>
                <w:t xml:space="preserve"> </w:t>
              </w:r>
            </w:ins>
            <w:ins w:id="51" w:author="Comparison" w:date="2022-04-14T16:28:00Z">
              <w:r>
                <w:t>ghi</w:t>
              </w:r>
            </w:ins>
            <w:ins w:id="52" w:author="Comparison" w:date="2022-04-14T16:28:00Z">
              <w:r>
                <w:t xml:space="preserve"> </w:t>
              </w:r>
            </w:ins>
            <w:ins w:id="53" w:author="Comparison" w:date="2022-04-14T16:28:00Z">
              <w:r>
                <w:t>trả</w:t>
              </w:r>
            </w:ins>
            <w:ins w:id="54" w:author="Comparison" w:date="2022-04-14T16:28:00Z">
              <w:r>
                <w:t xml:space="preserve"> </w:t>
              </w:r>
            </w:ins>
            <w:ins w:id="55" w:author="Comparison" w:date="2022-04-14T16:28:00Z">
              <w:r>
                <w:t>về</w:t>
              </w:r>
            </w:ins>
            <w:ins w:id="56" w:author="Comparison" w:date="2022-04-14T16:28:00Z">
              <w:r>
                <w:t xml:space="preserve"> </w:t>
              </w:r>
            </w:ins>
            <w:ins w:id="57" w:author="Comparison" w:date="2022-04-14T16:28:00Z">
              <w:r>
                <w:t>dưới</w:t>
              </w:r>
            </w:ins>
            <w:ins w:id="58" w:author="Comparison" w:date="2022-04-14T16:28:00Z">
              <w:r>
                <w:t xml:space="preserve"> </w:t>
              </w:r>
            </w:ins>
            <w:ins w:id="59" w:author="Comparison" w:date="2022-04-14T16:28:00Z">
              <w:r>
                <w:t>dạng</w:t>
              </w:r>
            </w:ins>
            <w:ins w:id="60" w:author="Comparison" w:date="2022-04-14T16:28:00Z">
              <w:r>
                <w:t xml:space="preserve"> Base64</w:t>
              </w:r>
            </w:ins>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0014E46B" w14:textId="77777777">
            <w:pPr>
              <w:pStyle w:val="ListParagraph"/>
              <w:ind w:left="0"/>
              <w:jc w:val="both"/>
              <w:rPr>
                <w:ins w:id="61" w:author="Comparison" w:date="2022-04-14T16:28:00Z"/>
              </w:rPr>
            </w:pPr>
          </w:p>
        </w:tc>
      </w:tr>
    </w:tbl>
    <w:p w:rsidR="009D1437" w:rsidRPr="00AC05BD" w:rsidP="009D1437" w14:paraId="506A00CC" w14:textId="77777777">
      <w:pPr>
        <w:rPr>
          <w:ins w:id="62" w:author="Comparison" w:date="2022-04-14T16:28:00Z"/>
          <w:lang w:eastAsia="x-none"/>
        </w:rPr>
      </w:pPr>
    </w:p>
    <w:p w:rsidR="009D1437" w:rsidRPr="00AC05BD" w:rsidP="00C35F19" w14:paraId="0DAD84D4" w14:textId="77777777">
      <w:pPr>
        <w:pStyle w:val="Heading3"/>
        <w:rPr>
          <w:ins w:id="63" w:author="Comparison" w:date="2022-04-14T16:28:00Z"/>
        </w:rPr>
      </w:pPr>
      <w:bookmarkStart w:id="64" w:name="_Toc106724521"/>
      <w:ins w:id="65" w:author="Comparison" w:date="2022-04-14T16:28:00Z">
        <w:r>
          <w:t xml:space="preserve">Xem chi </w:t>
        </w:r>
      </w:ins>
      <w:ins w:id="66" w:author="Comparison" w:date="2022-04-14T16:28:00Z">
        <w:r>
          <w:t>tiết</w:t>
        </w:r>
      </w:ins>
      <w:ins w:id="67" w:author="Comparison" w:date="2022-04-14T16:28:00Z">
        <w:r>
          <w:t xml:space="preserve"> step CQT </w:t>
        </w:r>
      </w:ins>
      <w:ins w:id="68" w:author="Comparison" w:date="2022-04-14T16:28:00Z">
        <w:r>
          <w:t>trả</w:t>
        </w:r>
      </w:ins>
      <w:ins w:id="69" w:author="Comparison" w:date="2022-04-14T16:28:00Z">
        <w:r>
          <w:t xml:space="preserve"> về</w:t>
        </w:r>
      </w:ins>
      <w:bookmarkEnd w:id="64"/>
    </w:p>
    <w:p w:rsidR="009D1437" w:rsidRPr="00593BE8" w:rsidP="009D1437" w14:paraId="54CD7003" w14:textId="77777777">
      <w:pPr>
        <w:pStyle w:val="N"/>
        <w:rPr>
          <w:ins w:id="70" w:author="Comparison" w:date="2022-04-14T16:28:00Z"/>
        </w:rPr>
      </w:pPr>
      <w:ins w:id="71" w:author="Comparison" w:date="2022-04-14T16:28:00Z">
        <w:r w:rsidRPr="00593BE8">
          <w:t>URL</w:t>
        </w:r>
      </w:ins>
    </w:p>
    <w:p w:rsidR="009D1437" w:rsidP="009D1437" w14:paraId="684F095D" w14:textId="77777777">
      <w:pPr>
        <w:pStyle w:val="N"/>
        <w:rPr>
          <w:ins w:id="72" w:author="Comparison" w:date="2022-04-14T16:28:00Z"/>
        </w:rPr>
      </w:pPr>
      <w:ins w:id="73" w:author="Comparison" w:date="2022-04-14T16:28:00Z">
        <w:r>
          <w:tab/>
        </w:r>
      </w:ins>
      <w:ins w:id="74" w:author="Comparison" w:date="2022-04-14T16:28:00Z">
        <w:r w:rsidRPr="00007702">
          <w:t xml:space="preserve"> </w:t>
        </w:r>
      </w:ins>
      <w:ins w:id="75" w:author="Comparison" w:date="2022-04-14T16:28:00Z">
        <w:r>
          <w:t>s</w:t>
        </w:r>
      </w:ins>
      <w:ins w:id="76" w:author="Comparison" w:date="2022-04-14T16:28:00Z">
        <w:r w:rsidRPr="00EB3AC8">
          <w:t xml:space="preserve">tring </w:t>
        </w:r>
      </w:ins>
      <w:ins w:id="77" w:author="Comparison" w:date="2022-04-14T16:28:00Z">
        <w:r w:rsidRPr="00E40C67">
          <w:rPr>
            <w:b/>
            <w:bCs/>
            <w:color w:val="000000"/>
          </w:rPr>
          <w:t>Get</w:t>
        </w:r>
      </w:ins>
      <w:ins w:id="78" w:author="Comparison" w:date="2022-04-14T16:28:00Z">
        <w:r>
          <w:rPr>
            <w:b/>
            <w:bCs/>
            <w:color w:val="000000"/>
          </w:rPr>
          <w:t>Step</w:t>
        </w:r>
      </w:ins>
      <w:ins w:id="79" w:author="Comparison" w:date="2022-04-14T16:28:00Z">
        <w:r w:rsidRPr="00E40C67">
          <w:rPr>
            <w:b/>
            <w:bCs/>
            <w:color w:val="000000"/>
          </w:rPr>
          <w:t xml:space="preserve">Detail </w:t>
        </w:r>
      </w:ins>
      <w:ins w:id="80" w:author="Comparison" w:date="2022-04-14T16:28:00Z">
        <w:r w:rsidRPr="00A0628B">
          <w:t>(</w:t>
        </w:r>
      </w:ins>
      <w:ins w:id="81" w:author="Comparison" w:date="2022-04-14T16:28:00Z">
        <w:r w:rsidRPr="00C9394A">
          <w:t xml:space="preserve">string </w:t>
        </w:r>
      </w:ins>
      <w:ins w:id="82" w:author="Comparison" w:date="2022-04-14T16:28:00Z">
        <w:r w:rsidRPr="00C9394A">
          <w:rPr>
            <w:b/>
          </w:rPr>
          <w:t>username</w:t>
        </w:r>
      </w:ins>
      <w:ins w:id="83" w:author="Comparison" w:date="2022-04-14T16:28:00Z">
        <w:r w:rsidRPr="00C9394A">
          <w:t xml:space="preserve">, string </w:t>
        </w:r>
      </w:ins>
      <w:ins w:id="84" w:author="Comparison" w:date="2022-04-14T16:28:00Z">
        <w:r w:rsidRPr="00C9394A">
          <w:rPr>
            <w:b/>
          </w:rPr>
          <w:t>password</w:t>
        </w:r>
      </w:ins>
      <w:ins w:id="85" w:author="Comparison" w:date="2022-04-14T16:28:00Z">
        <w:r w:rsidRPr="00C9394A">
          <w:t xml:space="preserve">, string </w:t>
        </w:r>
      </w:ins>
      <w:ins w:id="86" w:author="Comparison" w:date="2022-04-14T16:28:00Z">
        <w:r>
          <w:rPr>
            <w:b/>
          </w:rPr>
          <w:t xml:space="preserve">stepId, </w:t>
        </w:r>
      </w:ins>
      <w:ins w:id="87" w:author="Comparison" w:date="2022-04-14T16:28:00Z">
        <w:r w:rsidRPr="00AC05BD">
          <w:t>string</w:t>
        </w:r>
      </w:ins>
      <w:ins w:id="88" w:author="Comparison" w:date="2022-04-14T16:28:00Z">
        <w:r>
          <w:rPr>
            <w:b/>
          </w:rPr>
          <w:t xml:space="preserve"> mtd</w:t>
        </w:r>
      </w:ins>
      <w:ins w:id="89" w:author="Comparison" w:date="2022-04-14T16:28:00Z">
        <w:r w:rsidRPr="00A0628B">
          <w:t>)</w:t>
        </w:r>
      </w:ins>
    </w:p>
    <w:p w:rsidR="009D1437" w:rsidRPr="00593BE8" w:rsidP="009D1437" w14:paraId="3B2732AA" w14:textId="77777777">
      <w:pPr>
        <w:pStyle w:val="N"/>
        <w:rPr>
          <w:ins w:id="90" w:author="Comparison" w:date="2022-04-14T16:28:00Z"/>
        </w:rPr>
      </w:pPr>
      <w:ins w:id="91" w:author="Comparison" w:date="2022-04-14T16:28:00Z">
        <w:r w:rsidRPr="00593BE8">
          <w:t>DESCRIPTION</w:t>
        </w:r>
      </w:ins>
    </w:p>
    <w:p w:rsidR="009D1437" w:rsidRPr="007C1EEB" w:rsidP="009D1437" w14:paraId="69CF8397" w14:textId="77777777">
      <w:pPr>
        <w:pStyle w:val="N"/>
        <w:rPr>
          <w:ins w:id="92" w:author="Comparison" w:date="2022-04-14T16:28:00Z"/>
        </w:rPr>
      </w:pPr>
      <w:ins w:id="93" w:author="Comparison" w:date="2022-04-14T16:28:00Z">
        <w:r>
          <w:tab/>
        </w:r>
      </w:ins>
      <w:ins w:id="94" w:author="Comparison" w:date="2022-04-14T16:28:00Z">
        <w:r>
          <w:tab/>
          <w:t>Đây là web service xem chi tiết step CQT trả kết quả về</w:t>
        </w:r>
      </w:ins>
    </w:p>
    <w:p w:rsidR="009D1437" w:rsidRPr="00007702" w:rsidP="009D1437" w14:paraId="58F81DE8" w14:textId="77777777">
      <w:pPr>
        <w:pStyle w:val="N"/>
        <w:rPr>
          <w:ins w:id="95" w:author="Comparison" w:date="2022-04-14T16:28:00Z"/>
        </w:rPr>
      </w:pPr>
      <w:ins w:id="96" w:author="Comparison" w:date="2022-04-14T16:28:00Z">
        <w:r w:rsidRPr="00663B3E">
          <w:t>HTTP METHOD</w:t>
        </w:r>
      </w:ins>
    </w:p>
    <w:p w:rsidR="009D1437" w:rsidRPr="00007702" w:rsidP="009D1437" w14:paraId="41A03642" w14:textId="77777777">
      <w:pPr>
        <w:pStyle w:val="N"/>
        <w:rPr>
          <w:ins w:id="97" w:author="Comparison" w:date="2022-04-14T16:28:00Z"/>
          <w:b/>
        </w:rPr>
      </w:pPr>
      <w:ins w:id="98" w:author="Comparison" w:date="2022-04-14T16:28:00Z">
        <w:r w:rsidRPr="00610AFD">
          <w:tab/>
        </w:r>
      </w:ins>
      <w:ins w:id="99" w:author="Comparison" w:date="2022-04-14T16:28:00Z">
        <w:r w:rsidRPr="00610AFD">
          <w:tab/>
        </w:r>
      </w:ins>
      <w:ins w:id="100" w:author="Comparison" w:date="2022-04-14T16:28:00Z">
        <w:r>
          <w:t>GET</w:t>
        </w:r>
      </w:ins>
    </w:p>
    <w:p w:rsidR="009D1437" w:rsidRPr="00610AFD" w:rsidP="009D1437" w14:paraId="3A4E47CF" w14:textId="77777777">
      <w:pPr>
        <w:pStyle w:val="N"/>
        <w:rPr>
          <w:ins w:id="101" w:author="Comparison" w:date="2022-04-14T16:28:00Z"/>
        </w:rPr>
      </w:pPr>
      <w:ins w:id="102" w:author="Comparison" w:date="2022-04-14T16:28:00Z">
        <w:r w:rsidRPr="00610AFD">
          <w:t>REQUEST BODY</w:t>
        </w:r>
      </w:ins>
    </w:p>
    <w:p w:rsidR="009D1437" w:rsidRPr="00076E1C" w:rsidP="009D1437" w14:paraId="6825B520" w14:textId="77777777">
      <w:pPr>
        <w:pStyle w:val="ListParagraph"/>
        <w:numPr>
          <w:ilvl w:val="0"/>
          <w:numId w:val="2"/>
        </w:numPr>
        <w:spacing w:after="0" w:line="360" w:lineRule="auto"/>
        <w:ind w:left="1080"/>
        <w:jc w:val="both"/>
        <w:rPr>
          <w:ins w:id="103" w:author="Comparison" w:date="2022-04-14T16:28:00Z"/>
          <w:rFonts w:eastAsia="Calibri"/>
          <w:b/>
          <w:u w:val="single"/>
        </w:rPr>
      </w:pPr>
      <w:ins w:id="104" w:author="Comparison" w:date="2022-04-14T16:28:00Z">
        <w:r w:rsidRPr="009372AD">
          <w:rPr>
            <w:rFonts w:eastAsia="Calibri"/>
            <w:b/>
          </w:rPr>
          <w:t>Username/pass</w:t>
        </w:r>
      </w:ins>
      <w:ins w:id="105" w:author="Comparison" w:date="2022-04-14T16:28:00Z">
        <w:r w:rsidRPr="009372AD">
          <w:rPr>
            <w:rFonts w:eastAsia="Calibri"/>
          </w:rPr>
          <w:t xml:space="preserve">: Tài </w:t>
        </w:r>
      </w:ins>
      <w:ins w:id="106" w:author="Comparison" w:date="2022-04-14T16:28:00Z">
        <w:r w:rsidRPr="009372AD">
          <w:rPr>
            <w:rFonts w:eastAsia="Calibri"/>
          </w:rPr>
          <w:t>khoản</w:t>
        </w:r>
      </w:ins>
      <w:ins w:id="107" w:author="Comparison" w:date="2022-04-14T16:28:00Z">
        <w:r w:rsidRPr="009372AD">
          <w:rPr>
            <w:rFonts w:eastAsia="Calibri"/>
          </w:rPr>
          <w:t xml:space="preserve"> </w:t>
        </w:r>
      </w:ins>
      <w:ins w:id="108" w:author="Comparison" w:date="2022-04-14T16:28:00Z">
        <w:r w:rsidRPr="009372AD">
          <w:rPr>
            <w:rFonts w:eastAsia="Calibri"/>
          </w:rPr>
          <w:t>được</w:t>
        </w:r>
      </w:ins>
      <w:ins w:id="109" w:author="Comparison" w:date="2022-04-14T16:28:00Z">
        <w:r w:rsidRPr="009372AD">
          <w:rPr>
            <w:rFonts w:eastAsia="Calibri"/>
          </w:rPr>
          <w:t xml:space="preserve"> </w:t>
        </w:r>
      </w:ins>
      <w:ins w:id="110" w:author="Comparison" w:date="2022-04-14T16:28:00Z">
        <w:r w:rsidRPr="009372AD">
          <w:rPr>
            <w:rFonts w:eastAsia="Calibri"/>
          </w:rPr>
          <w:t>cấp</w:t>
        </w:r>
      </w:ins>
      <w:ins w:id="111" w:author="Comparison" w:date="2022-04-14T16:28:00Z">
        <w:r w:rsidRPr="009372AD">
          <w:rPr>
            <w:rFonts w:eastAsia="Calibri"/>
          </w:rPr>
          <w:t xml:space="preserve"> </w:t>
        </w:r>
      </w:ins>
      <w:ins w:id="112" w:author="Comparison" w:date="2022-04-14T16:28:00Z">
        <w:r w:rsidRPr="009372AD">
          <w:rPr>
            <w:rFonts w:eastAsia="Calibri"/>
          </w:rPr>
          <w:t>phát</w:t>
        </w:r>
      </w:ins>
      <w:ins w:id="113" w:author="Comparison" w:date="2022-04-14T16:28:00Z">
        <w:r w:rsidRPr="009372AD">
          <w:rPr>
            <w:rFonts w:eastAsia="Calibri"/>
          </w:rPr>
          <w:t xml:space="preserve"> </w:t>
        </w:r>
      </w:ins>
      <w:ins w:id="114" w:author="Comparison" w:date="2022-04-14T16:28:00Z">
        <w:r w:rsidRPr="009372AD">
          <w:rPr>
            <w:rFonts w:eastAsia="Calibri"/>
          </w:rPr>
          <w:t>cho</w:t>
        </w:r>
      </w:ins>
      <w:ins w:id="115" w:author="Comparison" w:date="2022-04-14T16:28:00Z">
        <w:r w:rsidRPr="009372AD">
          <w:rPr>
            <w:rFonts w:eastAsia="Calibri"/>
          </w:rPr>
          <w:t xml:space="preserve"> </w:t>
        </w:r>
      </w:ins>
      <w:ins w:id="116" w:author="Comparison" w:date="2022-04-14T16:28:00Z">
        <w:r w:rsidRPr="009372AD">
          <w:rPr>
            <w:rFonts w:eastAsia="Calibri"/>
          </w:rPr>
          <w:t>khách</w:t>
        </w:r>
      </w:ins>
      <w:ins w:id="117" w:author="Comparison" w:date="2022-04-14T16:28:00Z">
        <w:r w:rsidRPr="009372AD">
          <w:rPr>
            <w:rFonts w:eastAsia="Calibri"/>
          </w:rPr>
          <w:t xml:space="preserve"> </w:t>
        </w:r>
      </w:ins>
      <w:ins w:id="118" w:author="Comparison" w:date="2022-04-14T16:28:00Z">
        <w:r w:rsidRPr="009372AD">
          <w:rPr>
            <w:rFonts w:eastAsia="Calibri"/>
          </w:rPr>
          <w:t>hàng</w:t>
        </w:r>
      </w:ins>
      <w:ins w:id="119" w:author="Comparison" w:date="2022-04-14T16:28:00Z">
        <w:r w:rsidRPr="009372AD">
          <w:rPr>
            <w:rFonts w:eastAsia="Calibri"/>
          </w:rPr>
          <w:t xml:space="preserve"> </w:t>
        </w:r>
      </w:ins>
      <w:ins w:id="120" w:author="Comparison" w:date="2022-04-14T16:28:00Z">
        <w:r w:rsidRPr="009372AD">
          <w:rPr>
            <w:rFonts w:eastAsia="Calibri"/>
          </w:rPr>
          <w:t>để</w:t>
        </w:r>
      </w:ins>
      <w:ins w:id="121" w:author="Comparison" w:date="2022-04-14T16:28:00Z">
        <w:r w:rsidRPr="009372AD">
          <w:rPr>
            <w:rFonts w:eastAsia="Calibri"/>
          </w:rPr>
          <w:t xml:space="preserve"> </w:t>
        </w:r>
      </w:ins>
      <w:ins w:id="122" w:author="Comparison" w:date="2022-04-14T16:28:00Z">
        <w:r w:rsidRPr="009372AD">
          <w:rPr>
            <w:rFonts w:eastAsia="Calibri"/>
          </w:rPr>
          <w:t>gọi</w:t>
        </w:r>
      </w:ins>
      <w:ins w:id="123" w:author="Comparison" w:date="2022-04-14T16:28:00Z">
        <w:r w:rsidRPr="009372AD">
          <w:rPr>
            <w:rFonts w:eastAsia="Calibri"/>
          </w:rPr>
          <w:t xml:space="preserve"> </w:t>
        </w:r>
      </w:ins>
      <w:ins w:id="124" w:author="Comparison" w:date="2022-04-14T16:28:00Z">
        <w:r>
          <w:rPr>
            <w:rFonts w:eastAsia="Calibri"/>
          </w:rPr>
          <w:t>đến</w:t>
        </w:r>
      </w:ins>
      <w:ins w:id="125" w:author="Comparison" w:date="2022-04-14T16:28:00Z">
        <w:r>
          <w:rPr>
            <w:rFonts w:eastAsia="Calibri"/>
          </w:rPr>
          <w:t xml:space="preserve"> webservice (</w:t>
        </w:r>
      </w:ins>
      <w:ins w:id="126" w:author="Comparison" w:date="2022-04-14T16:28:00Z">
        <w:r>
          <w:rPr>
            <w:rFonts w:eastAsia="Calibri"/>
          </w:rPr>
          <w:t>tài</w:t>
        </w:r>
      </w:ins>
      <w:ins w:id="127" w:author="Comparison" w:date="2022-04-14T16:28:00Z">
        <w:r>
          <w:rPr>
            <w:rFonts w:eastAsia="Calibri"/>
          </w:rPr>
          <w:t xml:space="preserve"> </w:t>
        </w:r>
      </w:ins>
      <w:ins w:id="128" w:author="Comparison" w:date="2022-04-14T16:28:00Z">
        <w:r>
          <w:rPr>
            <w:rFonts w:eastAsia="Calibri"/>
          </w:rPr>
          <w:t>khoản</w:t>
        </w:r>
      </w:ins>
      <w:ins w:id="129" w:author="Comparison" w:date="2022-04-14T16:28:00Z">
        <w:r>
          <w:rPr>
            <w:rFonts w:eastAsia="Calibri"/>
          </w:rPr>
          <w:t xml:space="preserve"> </w:t>
        </w:r>
      </w:ins>
      <w:ins w:id="130" w:author="Comparison" w:date="2022-04-14T16:28:00Z">
        <w:r>
          <w:rPr>
            <w:rFonts w:eastAsia="Calibri"/>
          </w:rPr>
          <w:t>có</w:t>
        </w:r>
      </w:ins>
      <w:ins w:id="131" w:author="Comparison" w:date="2022-04-14T16:28:00Z">
        <w:r>
          <w:rPr>
            <w:rFonts w:eastAsia="Calibri"/>
          </w:rPr>
          <w:t xml:space="preserve"> </w:t>
        </w:r>
      </w:ins>
      <w:ins w:id="132" w:author="Comparison" w:date="2022-04-14T16:28:00Z">
        <w:r>
          <w:rPr>
            <w:rFonts w:eastAsia="Calibri"/>
          </w:rPr>
          <w:t>quyền</w:t>
        </w:r>
      </w:ins>
      <w:ins w:id="133" w:author="Comparison" w:date="2022-04-14T16:28:00Z">
        <w:r>
          <w:rPr>
            <w:rFonts w:eastAsia="Calibri"/>
          </w:rPr>
          <w:t xml:space="preserve"> </w:t>
        </w:r>
      </w:ins>
      <w:ins w:id="134" w:author="Comparison" w:date="2022-04-14T16:28:00Z">
        <w:r>
          <w:rPr>
            <w:rFonts w:eastAsia="Calibri"/>
          </w:rPr>
          <w:t>ServiceRole</w:t>
        </w:r>
      </w:ins>
      <w:ins w:id="135" w:author="Comparison" w:date="2022-04-14T16:28:00Z">
        <w:r>
          <w:rPr>
            <w:rFonts w:eastAsia="Calibri"/>
          </w:rPr>
          <w:t xml:space="preserve"> </w:t>
        </w:r>
      </w:ins>
      <w:ins w:id="136" w:author="Comparison" w:date="2022-04-14T16:28:00Z">
        <w:r>
          <w:rPr>
            <w:rFonts w:eastAsia="Calibri"/>
          </w:rPr>
          <w:t>trong</w:t>
        </w:r>
      </w:ins>
      <w:ins w:id="137" w:author="Comparison" w:date="2022-04-14T16:28:00Z">
        <w:r>
          <w:rPr>
            <w:rFonts w:eastAsia="Calibri"/>
          </w:rPr>
          <w:t xml:space="preserve"> </w:t>
        </w:r>
      </w:ins>
      <w:ins w:id="138" w:author="Comparison" w:date="2022-04-14T16:28:00Z">
        <w:r>
          <w:rPr>
            <w:rFonts w:eastAsia="Calibri"/>
          </w:rPr>
          <w:t>hệ</w:t>
        </w:r>
      </w:ins>
      <w:ins w:id="139" w:author="Comparison" w:date="2022-04-14T16:28:00Z">
        <w:r>
          <w:rPr>
            <w:rFonts w:eastAsia="Calibri"/>
          </w:rPr>
          <w:t xml:space="preserve"> </w:t>
        </w:r>
      </w:ins>
      <w:ins w:id="140" w:author="Comparison" w:date="2022-04-14T16:28:00Z">
        <w:r>
          <w:rPr>
            <w:rFonts w:eastAsia="Calibri"/>
          </w:rPr>
          <w:t>thống</w:t>
        </w:r>
      </w:ins>
      <w:ins w:id="141" w:author="Comparison" w:date="2022-04-14T16:28:00Z">
        <w:r>
          <w:rPr>
            <w:rFonts w:eastAsia="Calibri"/>
          </w:rPr>
          <w:t>)</w:t>
        </w:r>
      </w:ins>
      <w:ins w:id="142" w:author="Comparison" w:date="2022-04-14T16:28:00Z">
        <w:r w:rsidRPr="009372AD">
          <w:rPr>
            <w:rFonts w:eastAsia="Calibri"/>
          </w:rPr>
          <w:t>.</w:t>
        </w:r>
      </w:ins>
    </w:p>
    <w:p w:rsidR="009D1437" w:rsidRPr="00AC05BD" w:rsidP="009D1437" w14:paraId="09A2802B" w14:textId="77777777">
      <w:pPr>
        <w:pStyle w:val="ListParagraph"/>
        <w:numPr>
          <w:ilvl w:val="0"/>
          <w:numId w:val="2"/>
        </w:numPr>
        <w:spacing w:after="0" w:line="360" w:lineRule="auto"/>
        <w:ind w:left="1080"/>
        <w:jc w:val="both"/>
        <w:rPr>
          <w:ins w:id="143" w:author="Comparison" w:date="2022-04-14T16:28:00Z"/>
          <w:rFonts w:eastAsia="Calibri"/>
          <w:b/>
        </w:rPr>
      </w:pPr>
      <w:ins w:id="144" w:author="Comparison" w:date="2022-04-14T16:28:00Z">
        <w:r>
          <w:rPr>
            <w:b/>
            <w:color w:val="000000"/>
          </w:rPr>
          <w:t>stepId</w:t>
        </w:r>
      </w:ins>
      <w:ins w:id="145" w:author="Comparison" w:date="2022-04-14T16:28:00Z">
        <w:r>
          <w:rPr>
            <w:b/>
            <w:color w:val="000000"/>
          </w:rPr>
          <w:t xml:space="preserve">: </w:t>
        </w:r>
      </w:ins>
      <w:ins w:id="146" w:author="Comparison" w:date="2022-04-14T16:28:00Z">
        <w:r>
          <w:rPr>
            <w:bCs/>
            <w:color w:val="000000"/>
          </w:rPr>
          <w:t xml:space="preserve">Id step </w:t>
        </w:r>
      </w:ins>
      <w:ins w:id="147" w:author="Comparison" w:date="2022-04-14T16:28:00Z">
        <w:r>
          <w:rPr>
            <w:bCs/>
            <w:color w:val="000000"/>
          </w:rPr>
          <w:t>được</w:t>
        </w:r>
      </w:ins>
      <w:ins w:id="148" w:author="Comparison" w:date="2022-04-14T16:28:00Z">
        <w:r>
          <w:rPr>
            <w:bCs/>
            <w:color w:val="000000"/>
          </w:rPr>
          <w:t xml:space="preserve"> </w:t>
        </w:r>
      </w:ins>
      <w:ins w:id="149" w:author="Comparison" w:date="2022-04-14T16:28:00Z">
        <w:r>
          <w:rPr>
            <w:bCs/>
            <w:color w:val="000000"/>
          </w:rPr>
          <w:t>trả</w:t>
        </w:r>
      </w:ins>
      <w:ins w:id="150" w:author="Comparison" w:date="2022-04-14T16:28:00Z">
        <w:r>
          <w:rPr>
            <w:bCs/>
            <w:color w:val="000000"/>
          </w:rPr>
          <w:t xml:space="preserve"> </w:t>
        </w:r>
      </w:ins>
      <w:ins w:id="151" w:author="Comparison" w:date="2022-04-14T16:28:00Z">
        <w:r>
          <w:rPr>
            <w:bCs/>
            <w:color w:val="000000"/>
          </w:rPr>
          <w:t>kết</w:t>
        </w:r>
      </w:ins>
      <w:ins w:id="152" w:author="Comparison" w:date="2022-04-14T16:28:00Z">
        <w:r>
          <w:rPr>
            <w:bCs/>
            <w:color w:val="000000"/>
          </w:rPr>
          <w:t xml:space="preserve"> </w:t>
        </w:r>
      </w:ins>
      <w:ins w:id="153" w:author="Comparison" w:date="2022-04-14T16:28:00Z">
        <w:r>
          <w:rPr>
            <w:bCs/>
            <w:color w:val="000000"/>
          </w:rPr>
          <w:t>quả</w:t>
        </w:r>
      </w:ins>
      <w:ins w:id="154" w:author="Comparison" w:date="2022-04-14T16:28:00Z">
        <w:r>
          <w:rPr>
            <w:bCs/>
            <w:color w:val="000000"/>
          </w:rPr>
          <w:t xml:space="preserve"> </w:t>
        </w:r>
      </w:ins>
      <w:ins w:id="155" w:author="Comparison" w:date="2022-04-14T16:28:00Z">
        <w:r>
          <w:rPr>
            <w:bCs/>
            <w:color w:val="000000"/>
          </w:rPr>
          <w:t>trên</w:t>
        </w:r>
      </w:ins>
      <w:ins w:id="156" w:author="Comparison" w:date="2022-04-14T16:28:00Z">
        <w:r>
          <w:rPr>
            <w:bCs/>
            <w:color w:val="000000"/>
          </w:rPr>
          <w:t xml:space="preserve"> </w:t>
        </w:r>
      </w:ins>
      <w:ins w:id="157" w:author="Comparison" w:date="2022-04-14T16:28:00Z">
        <w:r>
          <w:rPr>
            <w:bCs/>
            <w:color w:val="000000"/>
          </w:rPr>
          <w:t>hàm</w:t>
        </w:r>
      </w:ins>
      <w:ins w:id="158" w:author="Comparison" w:date="2022-04-14T16:28:00Z">
        <w:r>
          <w:rPr>
            <w:bCs/>
            <w:color w:val="000000"/>
          </w:rPr>
          <w:t xml:space="preserve"> </w:t>
        </w:r>
      </w:ins>
      <w:ins w:id="159" w:author="Comparison" w:date="2022-04-14T16:28:00Z">
        <w:r w:rsidRPr="00AC05BD">
          <w:rPr>
            <w:b/>
            <w:bCs/>
            <w:color w:val="000000"/>
          </w:rPr>
          <w:t>GetTransactionDetail</w:t>
        </w:r>
      </w:ins>
    </w:p>
    <w:p w:rsidR="009D1437" w:rsidRPr="00AC05BD" w:rsidP="009D1437" w14:paraId="3A1BA88B" w14:textId="77777777">
      <w:pPr>
        <w:pStyle w:val="ListParagraph"/>
        <w:numPr>
          <w:ilvl w:val="0"/>
          <w:numId w:val="2"/>
        </w:numPr>
        <w:spacing w:after="0" w:line="360" w:lineRule="auto"/>
        <w:ind w:left="1080"/>
        <w:jc w:val="both"/>
        <w:rPr>
          <w:ins w:id="160" w:author="Comparison" w:date="2022-04-14T16:28:00Z"/>
          <w:rFonts w:eastAsia="Calibri"/>
          <w:b/>
        </w:rPr>
      </w:pPr>
      <w:ins w:id="161" w:author="Comparison" w:date="2022-04-14T16:28:00Z">
        <w:r>
          <w:rPr>
            <w:b/>
            <w:color w:val="000000"/>
          </w:rPr>
          <w:t>Mtd</w:t>
        </w:r>
      </w:ins>
      <w:ins w:id="162" w:author="Comparison" w:date="2022-04-14T16:28:00Z">
        <w:r>
          <w:rPr>
            <w:b/>
            <w:color w:val="000000"/>
          </w:rPr>
          <w:t xml:space="preserve">: </w:t>
        </w:r>
      </w:ins>
      <w:ins w:id="163" w:author="Comparison" w:date="2022-04-14T16:28:00Z">
        <w:r w:rsidRPr="008431C5">
          <w:rPr>
            <w:bCs/>
            <w:color w:val="000000"/>
          </w:rPr>
          <w:t>Mã</w:t>
        </w:r>
      </w:ins>
      <w:ins w:id="164" w:author="Comparison" w:date="2022-04-14T16:28:00Z">
        <w:r w:rsidRPr="008431C5">
          <w:rPr>
            <w:bCs/>
            <w:color w:val="000000"/>
          </w:rPr>
          <w:t xml:space="preserve"> </w:t>
        </w:r>
      </w:ins>
      <w:ins w:id="165" w:author="Comparison" w:date="2022-04-14T16:28:00Z">
        <w:r w:rsidRPr="008431C5">
          <w:rPr>
            <w:bCs/>
            <w:color w:val="000000"/>
          </w:rPr>
          <w:t>thông</w:t>
        </w:r>
      </w:ins>
      <w:ins w:id="166" w:author="Comparison" w:date="2022-04-14T16:28:00Z">
        <w:r w:rsidRPr="008431C5">
          <w:rPr>
            <w:bCs/>
            <w:color w:val="000000"/>
          </w:rPr>
          <w:t xml:space="preserve"> </w:t>
        </w:r>
      </w:ins>
      <w:ins w:id="167" w:author="Comparison" w:date="2022-04-14T16:28:00Z">
        <w:r w:rsidRPr="008431C5">
          <w:rPr>
            <w:bCs/>
            <w:color w:val="000000"/>
          </w:rPr>
          <w:t>điệp</w:t>
        </w:r>
      </w:ins>
      <w:ins w:id="168" w:author="Comparison" w:date="2022-04-14T16:28:00Z">
        <w:r w:rsidRPr="008431C5">
          <w:rPr>
            <w:bCs/>
            <w:color w:val="000000"/>
          </w:rPr>
          <w:t xml:space="preserve"> </w:t>
        </w:r>
      </w:ins>
      <w:ins w:id="169" w:author="Comparison" w:date="2022-04-14T16:28:00Z">
        <w:r w:rsidRPr="008431C5">
          <w:rPr>
            <w:bCs/>
            <w:color w:val="000000"/>
          </w:rPr>
          <w:t>thuế</w:t>
        </w:r>
      </w:ins>
      <w:ins w:id="170" w:author="Comparison" w:date="2022-04-14T16:28:00Z">
        <w:r w:rsidRPr="008431C5">
          <w:rPr>
            <w:bCs/>
            <w:color w:val="000000"/>
          </w:rPr>
          <w:t xml:space="preserve"> </w:t>
        </w:r>
      </w:ins>
      <w:ins w:id="171" w:author="Comparison" w:date="2022-04-14T16:28:00Z">
        <w:r w:rsidRPr="008431C5">
          <w:rPr>
            <w:bCs/>
            <w:color w:val="000000"/>
          </w:rPr>
          <w:t>trả</w:t>
        </w:r>
      </w:ins>
      <w:ins w:id="172" w:author="Comparison" w:date="2022-04-14T16:28:00Z">
        <w:r w:rsidRPr="008431C5">
          <w:rPr>
            <w:bCs/>
            <w:color w:val="000000"/>
          </w:rPr>
          <w:t xml:space="preserve"> </w:t>
        </w:r>
      </w:ins>
      <w:ins w:id="173" w:author="Comparison" w:date="2022-04-14T16:28:00Z">
        <w:r w:rsidRPr="008431C5">
          <w:rPr>
            <w:bCs/>
            <w:color w:val="000000"/>
          </w:rPr>
          <w:t>về</w:t>
        </w:r>
      </w:ins>
      <w:ins w:id="174" w:author="Comparison" w:date="2022-04-14T16:28:00Z">
        <w:r w:rsidRPr="008431C5">
          <w:rPr>
            <w:bCs/>
            <w:color w:val="000000"/>
          </w:rPr>
          <w:t xml:space="preserve"> </w:t>
        </w:r>
      </w:ins>
      <w:ins w:id="175" w:author="Comparison" w:date="2022-04-14T16:28:00Z">
        <w:r w:rsidRPr="008431C5">
          <w:rPr>
            <w:bCs/>
            <w:color w:val="000000"/>
          </w:rPr>
          <w:t>sau</w:t>
        </w:r>
      </w:ins>
      <w:ins w:id="176" w:author="Comparison" w:date="2022-04-14T16:28:00Z">
        <w:r w:rsidRPr="008431C5">
          <w:rPr>
            <w:bCs/>
            <w:color w:val="000000"/>
          </w:rPr>
          <w:t xml:space="preserve"> </w:t>
        </w:r>
      </w:ins>
      <w:ins w:id="177" w:author="Comparison" w:date="2022-04-14T16:28:00Z">
        <w:r w:rsidRPr="008431C5">
          <w:rPr>
            <w:bCs/>
            <w:color w:val="000000"/>
          </w:rPr>
          <w:t>khi</w:t>
        </w:r>
      </w:ins>
      <w:ins w:id="178" w:author="Comparison" w:date="2022-04-14T16:28:00Z">
        <w:r w:rsidRPr="008431C5">
          <w:rPr>
            <w:bCs/>
            <w:color w:val="000000"/>
          </w:rPr>
          <w:t xml:space="preserve"> </w:t>
        </w:r>
      </w:ins>
      <w:ins w:id="179" w:author="Comparison" w:date="2022-04-14T16:28:00Z">
        <w:r w:rsidRPr="008431C5">
          <w:rPr>
            <w:bCs/>
            <w:color w:val="000000"/>
          </w:rPr>
          <w:t>gọi</w:t>
        </w:r>
      </w:ins>
      <w:ins w:id="180" w:author="Comparison" w:date="2022-04-14T16:28:00Z">
        <w:r w:rsidRPr="008431C5">
          <w:rPr>
            <w:bCs/>
            <w:color w:val="000000"/>
          </w:rPr>
          <w:t xml:space="preserve"> </w:t>
        </w:r>
      </w:ins>
      <w:ins w:id="181" w:author="Comparison" w:date="2022-04-14T16:28:00Z">
        <w:r w:rsidRPr="008431C5">
          <w:rPr>
            <w:bCs/>
            <w:color w:val="000000"/>
          </w:rPr>
          <w:t>hàm</w:t>
        </w:r>
      </w:ins>
      <w:ins w:id="182" w:author="Comparison" w:date="2022-04-14T16:28:00Z">
        <w:r w:rsidRPr="008431C5">
          <w:rPr>
            <w:bCs/>
            <w:color w:val="000000"/>
          </w:rPr>
          <w:t xml:space="preserve"> </w:t>
        </w:r>
      </w:ins>
      <w:ins w:id="183" w:author="Comparison" w:date="2022-04-14T16:28:00Z">
        <w:r w:rsidRPr="008431C5">
          <w:rPr>
            <w:bCs/>
            <w:color w:val="000000"/>
          </w:rPr>
          <w:t>gửi</w:t>
        </w:r>
      </w:ins>
      <w:ins w:id="184" w:author="Comparison" w:date="2022-04-14T16:28:00Z">
        <w:r w:rsidRPr="008431C5">
          <w:rPr>
            <w:bCs/>
            <w:color w:val="000000"/>
          </w:rPr>
          <w:t xml:space="preserve"> </w:t>
        </w:r>
      </w:ins>
      <w:ins w:id="185" w:author="Comparison" w:date="2022-04-14T16:28:00Z">
        <w:r w:rsidRPr="008431C5">
          <w:rPr>
            <w:bCs/>
            <w:color w:val="000000"/>
          </w:rPr>
          <w:t>thông</w:t>
        </w:r>
      </w:ins>
      <w:ins w:id="186" w:author="Comparison" w:date="2022-04-14T16:28:00Z">
        <w:r w:rsidRPr="008431C5">
          <w:rPr>
            <w:bCs/>
            <w:color w:val="000000"/>
          </w:rPr>
          <w:t xml:space="preserve"> </w:t>
        </w:r>
      </w:ins>
      <w:ins w:id="187" w:author="Comparison" w:date="2022-04-14T16:28:00Z">
        <w:r w:rsidRPr="008431C5">
          <w:rPr>
            <w:bCs/>
            <w:color w:val="000000"/>
          </w:rPr>
          <w:t>điệp</w:t>
        </w:r>
      </w:ins>
    </w:p>
    <w:p w:rsidR="009D1437" w:rsidP="009D1437" w14:paraId="521DBBCE" w14:textId="77777777">
      <w:pPr>
        <w:pStyle w:val="N"/>
        <w:rPr>
          <w:ins w:id="188" w:author="Comparison" w:date="2022-04-14T16:28:00Z"/>
        </w:rPr>
      </w:pPr>
      <w:ins w:id="189" w:author="Comparison" w:date="2022-04-14T16:28:00Z">
        <w:r w:rsidRPr="00CA654D">
          <w:t>RETURNS</w:t>
        </w:r>
      </w:ins>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4899"/>
        <w:gridCol w:w="2116"/>
      </w:tblGrid>
      <w:tr w14:paraId="08902ED9" w14:textId="77777777" w:rsidTr="00616EC4">
        <w:tblPrEx>
          <w:tblW w:w="0" w:type="auto"/>
          <w:tblInd w:w="85" w:type="dxa"/>
          <w:tblLook w:val="04A0"/>
        </w:tblPrEx>
        <w:trPr>
          <w:ins w:id="190" w:author="Comparison" w:date="2022-04-14T16:28:00Z"/>
        </w:trPr>
        <w:tc>
          <w:tcPr>
            <w:tcW w:w="225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59BAA979" w14:textId="77777777">
            <w:pPr>
              <w:pStyle w:val="ListParagraph"/>
              <w:rPr>
                <w:ins w:id="191" w:author="Comparison" w:date="2022-04-14T16:28:00Z"/>
              </w:rPr>
            </w:pPr>
            <w:ins w:id="192" w:author="Comparison" w:date="2022-04-14T16:28:00Z">
              <w:r>
                <w:t>Kết</w:t>
              </w:r>
            </w:ins>
            <w:ins w:id="193" w:author="Comparison" w:date="2022-04-14T16:28:00Z">
              <w:r>
                <w:t xml:space="preserve"> </w:t>
              </w:r>
            </w:ins>
            <w:ins w:id="194" w:author="Comparison" w:date="2022-04-14T16:28:00Z">
              <w:r>
                <w:t>quả</w:t>
              </w:r>
            </w:ins>
          </w:p>
        </w:tc>
        <w:tc>
          <w:tcPr>
            <w:tcW w:w="4899"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6904666A" w14:textId="77777777">
            <w:pPr>
              <w:pStyle w:val="ListParagraph"/>
              <w:rPr>
                <w:ins w:id="195" w:author="Comparison" w:date="2022-04-14T16:28:00Z"/>
              </w:rPr>
            </w:pPr>
            <w:ins w:id="196" w:author="Comparison" w:date="2022-04-14T16:28:00Z">
              <w:r w:rsidRPr="00660ABB">
                <w:t>Mô</w:t>
              </w:r>
            </w:ins>
            <w:ins w:id="197" w:author="Comparison" w:date="2022-04-14T16:28:00Z">
              <w:r w:rsidRPr="00660ABB">
                <w:t xml:space="preserve"> </w:t>
              </w:r>
            </w:ins>
            <w:ins w:id="198" w:author="Comparison" w:date="2022-04-14T16:28:00Z">
              <w:r w:rsidRPr="00660ABB">
                <w:t>tả</w:t>
              </w:r>
            </w:ins>
          </w:p>
        </w:tc>
        <w:tc>
          <w:tcPr>
            <w:tcW w:w="2116"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68D9DA14" w14:textId="77777777">
            <w:pPr>
              <w:pStyle w:val="ListParagraph"/>
              <w:rPr>
                <w:ins w:id="199" w:author="Comparison" w:date="2022-04-14T16:28:00Z"/>
              </w:rPr>
            </w:pPr>
            <w:ins w:id="200" w:author="Comparison" w:date="2022-04-14T16:28:00Z">
              <w:r>
                <w:t>Ghi</w:t>
              </w:r>
            </w:ins>
            <w:ins w:id="201" w:author="Comparison" w:date="2022-04-14T16:28:00Z">
              <w:r>
                <w:t xml:space="preserve"> </w:t>
              </w:r>
            </w:ins>
            <w:ins w:id="202" w:author="Comparison" w:date="2022-04-14T16:28:00Z">
              <w:r>
                <w:t>chú</w:t>
              </w:r>
            </w:ins>
          </w:p>
        </w:tc>
      </w:tr>
      <w:tr w14:paraId="64F687C0" w14:textId="77777777" w:rsidTr="00616EC4">
        <w:tblPrEx>
          <w:tblW w:w="0" w:type="auto"/>
          <w:tblInd w:w="85" w:type="dxa"/>
          <w:tblLook w:val="04A0"/>
        </w:tblPrEx>
        <w:trPr>
          <w:ins w:id="203" w:author="Comparison" w:date="2022-04-14T16:28:00Z"/>
        </w:trPr>
        <w:tc>
          <w:tcPr>
            <w:tcW w:w="2250" w:type="dxa"/>
            <w:tcBorders>
              <w:top w:val="single" w:sz="4" w:space="0" w:color="2E74B5"/>
              <w:left w:val="single" w:sz="4" w:space="0" w:color="2E74B5"/>
              <w:right w:val="single" w:sz="4" w:space="0" w:color="2E74B5"/>
            </w:tcBorders>
            <w:shd w:val="clear" w:color="auto" w:fill="auto"/>
          </w:tcPr>
          <w:p w:rsidR="009D1437" w:rsidRPr="009372AD" w:rsidP="00616EC4" w14:paraId="1E61FECB" w14:textId="77777777">
            <w:pPr>
              <w:autoSpaceDE w:val="0"/>
              <w:autoSpaceDN w:val="0"/>
              <w:adjustRightInd w:val="0"/>
              <w:rPr>
                <w:ins w:id="204" w:author="Comparison" w:date="2022-04-14T16:28:00Z"/>
                <w:rFonts w:eastAsia="Calibri"/>
                <w:sz w:val="19"/>
                <w:szCs w:val="19"/>
              </w:rPr>
            </w:pPr>
            <w:ins w:id="205" w:author="Comparison" w:date="2022-04-14T16:28:00Z">
              <w:r w:rsidRPr="009372AD">
                <w:rPr>
                  <w:rFonts w:eastAsia="Calibri"/>
                </w:rPr>
                <w:t>ERR:1</w:t>
              </w:r>
            </w:ins>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07881EC" w14:textId="77777777">
            <w:pPr>
              <w:pStyle w:val="ListParagraph"/>
              <w:spacing w:after="0" w:line="240" w:lineRule="auto"/>
              <w:ind w:left="0"/>
              <w:rPr>
                <w:ins w:id="206" w:author="Comparison" w:date="2022-04-14T16:28:00Z"/>
                <w:rFonts w:eastAsia="Calibri"/>
              </w:rPr>
            </w:pPr>
            <w:ins w:id="207" w:author="Comparison" w:date="2022-04-14T16:28:00Z">
              <w:r w:rsidRPr="009372AD">
                <w:rPr>
                  <w:rFonts w:eastAsia="Calibri"/>
                </w:rPr>
                <w:t xml:space="preserve">Tài </w:t>
              </w:r>
            </w:ins>
            <w:ins w:id="208" w:author="Comparison" w:date="2022-04-14T16:28:00Z">
              <w:r w:rsidRPr="009372AD">
                <w:rPr>
                  <w:rFonts w:eastAsia="Calibri"/>
                </w:rPr>
                <w:t>khoản</w:t>
              </w:r>
            </w:ins>
            <w:ins w:id="209" w:author="Comparison" w:date="2022-04-14T16:28:00Z">
              <w:r w:rsidRPr="009372AD">
                <w:rPr>
                  <w:rFonts w:eastAsia="Calibri"/>
                </w:rPr>
                <w:t xml:space="preserve"> </w:t>
              </w:r>
            </w:ins>
            <w:ins w:id="210" w:author="Comparison" w:date="2022-04-14T16:28:00Z">
              <w:r w:rsidRPr="009372AD">
                <w:rPr>
                  <w:rFonts w:eastAsia="Calibri"/>
                </w:rPr>
                <w:t>đăng</w:t>
              </w:r>
            </w:ins>
            <w:ins w:id="211" w:author="Comparison" w:date="2022-04-14T16:28:00Z">
              <w:r w:rsidRPr="009372AD">
                <w:rPr>
                  <w:rFonts w:eastAsia="Calibri"/>
                </w:rPr>
                <w:t xml:space="preserve"> </w:t>
              </w:r>
            </w:ins>
            <w:ins w:id="212" w:author="Comparison" w:date="2022-04-14T16:28:00Z">
              <w:r w:rsidRPr="009372AD">
                <w:rPr>
                  <w:rFonts w:eastAsia="Calibri"/>
                </w:rPr>
                <w:t>nhập</w:t>
              </w:r>
            </w:ins>
            <w:ins w:id="213" w:author="Comparison" w:date="2022-04-14T16:28:00Z">
              <w:r w:rsidRPr="009372AD">
                <w:rPr>
                  <w:rFonts w:eastAsia="Calibri"/>
                </w:rPr>
                <w:t xml:space="preserve"> </w:t>
              </w:r>
            </w:ins>
            <w:ins w:id="214" w:author="Comparison" w:date="2022-04-14T16:28:00Z">
              <w:r w:rsidRPr="009372AD">
                <w:rPr>
                  <w:rFonts w:eastAsia="Calibri"/>
                </w:rPr>
                <w:t>sai</w:t>
              </w:r>
            </w:ins>
            <w:ins w:id="215" w:author="Comparison" w:date="2022-04-14T16:28:00Z">
              <w:r w:rsidRPr="009372AD">
                <w:rPr>
                  <w:rFonts w:eastAsia="Calibri"/>
                </w:rPr>
                <w:t xml:space="preserve"> </w:t>
              </w:r>
            </w:ins>
            <w:ins w:id="216" w:author="Comparison" w:date="2022-04-14T16:28:00Z">
              <w:r w:rsidRPr="009372AD">
                <w:rPr>
                  <w:rFonts w:eastAsia="Calibri"/>
                </w:rPr>
                <w:t>hoặc</w:t>
              </w:r>
            </w:ins>
            <w:ins w:id="217" w:author="Comparison" w:date="2022-04-14T16:28:00Z">
              <w:r w:rsidRPr="009372AD">
                <w:rPr>
                  <w:rFonts w:eastAsia="Calibri"/>
                </w:rPr>
                <w:t xml:space="preserve"> </w:t>
              </w:r>
            </w:ins>
            <w:ins w:id="218" w:author="Comparison" w:date="2022-04-14T16:28:00Z">
              <w:r w:rsidRPr="009372AD">
                <w:rPr>
                  <w:rFonts w:eastAsia="Calibri"/>
                </w:rPr>
                <w:t>không</w:t>
              </w:r>
            </w:ins>
            <w:ins w:id="219" w:author="Comparison" w:date="2022-04-14T16:28:00Z">
              <w:r w:rsidRPr="009372AD">
                <w:rPr>
                  <w:rFonts w:eastAsia="Calibri"/>
                </w:rPr>
                <w:t xml:space="preserve"> </w:t>
              </w:r>
            </w:ins>
            <w:ins w:id="220" w:author="Comparison" w:date="2022-04-14T16:28:00Z">
              <w:r w:rsidRPr="009372AD">
                <w:rPr>
                  <w:rFonts w:eastAsia="Calibri"/>
                </w:rPr>
                <w:t>có</w:t>
              </w:r>
            </w:ins>
            <w:ins w:id="221" w:author="Comparison" w:date="2022-04-14T16:28:00Z">
              <w:r w:rsidRPr="009372AD">
                <w:rPr>
                  <w:rFonts w:eastAsia="Calibri"/>
                </w:rPr>
                <w:t xml:space="preserve"> </w:t>
              </w:r>
            </w:ins>
            <w:ins w:id="222" w:author="Comparison" w:date="2022-04-14T16:28:00Z">
              <w:r w:rsidRPr="009372AD">
                <w:rPr>
                  <w:rFonts w:eastAsia="Calibri"/>
                </w:rPr>
                <w:t>quyề</w:t>
              </w:r>
            </w:ins>
            <w:ins w:id="223" w:author="Comparison" w:date="2022-04-14T16:28:00Z">
              <w:r>
                <w:rPr>
                  <w:rFonts w:eastAsia="Calibri"/>
                </w:rPr>
                <w:t>n</w:t>
              </w:r>
            </w:ins>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1A1CFBDA" w14:textId="77777777">
            <w:pPr>
              <w:pStyle w:val="ListParagraph"/>
              <w:ind w:left="0"/>
              <w:jc w:val="both"/>
              <w:rPr>
                <w:ins w:id="224" w:author="Comparison" w:date="2022-04-14T16:28:00Z"/>
              </w:rPr>
            </w:pPr>
          </w:p>
        </w:tc>
      </w:tr>
      <w:tr w14:paraId="607BB5F8" w14:textId="77777777" w:rsidTr="00616EC4">
        <w:tblPrEx>
          <w:tblW w:w="0" w:type="auto"/>
          <w:tblInd w:w="85" w:type="dxa"/>
          <w:tblLook w:val="04A0"/>
        </w:tblPrEx>
        <w:trPr>
          <w:ins w:id="225" w:author="Comparison" w:date="2022-04-14T16:28:00Z"/>
        </w:trPr>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0C2BB5F" w14:textId="77777777">
            <w:pPr>
              <w:autoSpaceDE w:val="0"/>
              <w:autoSpaceDN w:val="0"/>
              <w:adjustRightInd w:val="0"/>
              <w:rPr>
                <w:ins w:id="226" w:author="Comparison" w:date="2022-04-14T16:28:00Z"/>
                <w:rFonts w:eastAsia="Calibri"/>
              </w:rPr>
            </w:pPr>
            <w:ins w:id="227" w:author="Comparison" w:date="2022-04-14T16:28:00Z">
              <w:r w:rsidRPr="00E22984">
                <w:rPr>
                  <w:rFonts w:eastAsia="Calibri"/>
                </w:rPr>
                <w:t>ERR:2</w:t>
              </w:r>
            </w:ins>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299B178F" w14:textId="77777777">
            <w:pPr>
              <w:rPr>
                <w:ins w:id="228" w:author="Comparison" w:date="2022-04-14T16:28:00Z"/>
                <w:rFonts w:eastAsia="Calibri"/>
              </w:rPr>
            </w:pPr>
            <w:ins w:id="229" w:author="Comparison" w:date="2022-04-14T16:28:00Z">
              <w:r>
                <w:rPr>
                  <w:rFonts w:eastAsia="Calibri"/>
                </w:rPr>
                <w:t>Không</w:t>
              </w:r>
            </w:ins>
            <w:ins w:id="230" w:author="Comparison" w:date="2022-04-14T16:28:00Z">
              <w:r>
                <w:rPr>
                  <w:rFonts w:eastAsia="Calibri"/>
                </w:rPr>
                <w:t xml:space="preserve"> </w:t>
              </w:r>
            </w:ins>
            <w:ins w:id="231" w:author="Comparison" w:date="2022-04-14T16:28:00Z">
              <w:r>
                <w:rPr>
                  <w:rFonts w:eastAsia="Calibri"/>
                </w:rPr>
                <w:t>tìm</w:t>
              </w:r>
            </w:ins>
            <w:ins w:id="232" w:author="Comparison" w:date="2022-04-14T16:28:00Z">
              <w:r>
                <w:rPr>
                  <w:rFonts w:eastAsia="Calibri"/>
                </w:rPr>
                <w:t xml:space="preserve"> </w:t>
              </w:r>
            </w:ins>
            <w:ins w:id="233" w:author="Comparison" w:date="2022-04-14T16:28:00Z">
              <w:r>
                <w:rPr>
                  <w:rFonts w:eastAsia="Calibri"/>
                </w:rPr>
                <w:t>thấy</w:t>
              </w:r>
            </w:ins>
            <w:ins w:id="234" w:author="Comparison" w:date="2022-04-14T16:28:00Z">
              <w:r>
                <w:rPr>
                  <w:rFonts w:eastAsia="Calibri"/>
                </w:rPr>
                <w:t xml:space="preserve"> </w:t>
              </w:r>
            </w:ins>
            <w:ins w:id="235" w:author="Comparison" w:date="2022-04-14T16:28:00Z">
              <w:r>
                <w:rPr>
                  <w:rFonts w:eastAsia="Calibri"/>
                </w:rPr>
                <w:t>công</w:t>
              </w:r>
            </w:ins>
            <w:ins w:id="236" w:author="Comparison" w:date="2022-04-14T16:28:00Z">
              <w:r>
                <w:rPr>
                  <w:rFonts w:eastAsia="Calibri"/>
                </w:rPr>
                <w:t xml:space="preserve"> ty </w:t>
              </w:r>
            </w:ins>
            <w:ins w:id="237" w:author="Comparison" w:date="2022-04-14T16:28:00Z">
              <w:r>
                <w:rPr>
                  <w:rFonts w:eastAsia="Calibri"/>
                </w:rPr>
                <w:t>đăng</w:t>
              </w:r>
            </w:ins>
            <w:ins w:id="238" w:author="Comparison" w:date="2022-04-14T16:28:00Z">
              <w:r>
                <w:rPr>
                  <w:rFonts w:eastAsia="Calibri"/>
                </w:rPr>
                <w:t xml:space="preserve"> </w:t>
              </w:r>
            </w:ins>
            <w:ins w:id="239" w:author="Comparison" w:date="2022-04-14T16:28:00Z">
              <w:r>
                <w:rPr>
                  <w:rFonts w:eastAsia="Calibri"/>
                </w:rPr>
                <w:t>nhập</w:t>
              </w:r>
            </w:ins>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3DE39FF1" w14:textId="77777777">
            <w:pPr>
              <w:jc w:val="both"/>
              <w:rPr>
                <w:ins w:id="240" w:author="Comparison" w:date="2022-04-14T16:28:00Z"/>
              </w:rPr>
            </w:pPr>
          </w:p>
        </w:tc>
      </w:tr>
      <w:tr w14:paraId="04C41392" w14:textId="77777777" w:rsidTr="00616EC4">
        <w:tblPrEx>
          <w:tblW w:w="0" w:type="auto"/>
          <w:tblInd w:w="85" w:type="dxa"/>
          <w:tblLook w:val="04A0"/>
        </w:tblPrEx>
        <w:trPr>
          <w:ins w:id="241" w:author="Comparison" w:date="2022-04-14T16:28:00Z"/>
        </w:trPr>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500C7A2" w14:textId="77777777">
            <w:pPr>
              <w:autoSpaceDE w:val="0"/>
              <w:autoSpaceDN w:val="0"/>
              <w:adjustRightInd w:val="0"/>
              <w:rPr>
                <w:ins w:id="242" w:author="Comparison" w:date="2022-04-14T16:28:00Z"/>
                <w:rFonts w:eastAsia="Calibri"/>
              </w:rPr>
            </w:pPr>
            <w:ins w:id="243" w:author="Comparison" w:date="2022-04-14T16:28:00Z">
              <w:r w:rsidRPr="00E22984">
                <w:rPr>
                  <w:rFonts w:eastAsia="Calibri"/>
                </w:rPr>
                <w:t>ERR:</w:t>
              </w:r>
            </w:ins>
            <w:ins w:id="244" w:author="Comparison" w:date="2022-04-14T16:28:00Z">
              <w:r>
                <w:rPr>
                  <w:rFonts w:eastAsia="Calibri"/>
                </w:rPr>
                <w:t>3</w:t>
              </w:r>
            </w:ins>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9F751D8" w14:textId="77777777">
            <w:pPr>
              <w:rPr>
                <w:ins w:id="245" w:author="Comparison" w:date="2022-04-14T16:28:00Z"/>
                <w:rFonts w:eastAsia="Calibri"/>
              </w:rPr>
            </w:pPr>
            <w:ins w:id="246" w:author="Comparison" w:date="2022-04-14T16:28:00Z">
              <w:r>
                <w:rPr>
                  <w:rFonts w:eastAsia="Calibri"/>
                </w:rPr>
                <w:t>Mã</w:t>
              </w:r>
            </w:ins>
            <w:ins w:id="247" w:author="Comparison" w:date="2022-04-14T16:28:00Z">
              <w:r>
                <w:rPr>
                  <w:rFonts w:eastAsia="Calibri"/>
                </w:rPr>
                <w:t xml:space="preserve"> </w:t>
              </w:r>
            </w:ins>
            <w:ins w:id="248" w:author="Comparison" w:date="2022-04-14T16:28:00Z">
              <w:r>
                <w:rPr>
                  <w:rFonts w:eastAsia="Calibri"/>
                </w:rPr>
                <w:t>thông</w:t>
              </w:r>
            </w:ins>
            <w:ins w:id="249" w:author="Comparison" w:date="2022-04-14T16:28:00Z">
              <w:r>
                <w:rPr>
                  <w:rFonts w:eastAsia="Calibri"/>
                </w:rPr>
                <w:t xml:space="preserve"> </w:t>
              </w:r>
            </w:ins>
            <w:ins w:id="250" w:author="Comparison" w:date="2022-04-14T16:28:00Z">
              <w:r>
                <w:rPr>
                  <w:rFonts w:eastAsia="Calibri"/>
                </w:rPr>
                <w:t>điệp</w:t>
              </w:r>
            </w:ins>
            <w:ins w:id="251" w:author="Comparison" w:date="2022-04-14T16:28:00Z">
              <w:r>
                <w:rPr>
                  <w:rFonts w:eastAsia="Calibri"/>
                </w:rPr>
                <w:t xml:space="preserve"> </w:t>
              </w:r>
            </w:ins>
            <w:ins w:id="252" w:author="Comparison" w:date="2022-04-14T16:28:00Z">
              <w:r>
                <w:rPr>
                  <w:rFonts w:eastAsia="Calibri"/>
                </w:rPr>
                <w:t>không</w:t>
              </w:r>
            </w:ins>
            <w:ins w:id="253" w:author="Comparison" w:date="2022-04-14T16:28:00Z">
              <w:r>
                <w:rPr>
                  <w:rFonts w:eastAsia="Calibri"/>
                </w:rPr>
                <w:t xml:space="preserve"> </w:t>
              </w:r>
            </w:ins>
            <w:ins w:id="254" w:author="Comparison" w:date="2022-04-14T16:28:00Z">
              <w:r>
                <w:rPr>
                  <w:rFonts w:eastAsia="Calibri"/>
                </w:rPr>
                <w:t>thuộc</w:t>
              </w:r>
            </w:ins>
            <w:ins w:id="255" w:author="Comparison" w:date="2022-04-14T16:28:00Z">
              <w:r>
                <w:rPr>
                  <w:rFonts w:eastAsia="Calibri"/>
                </w:rPr>
                <w:t xml:space="preserve"> </w:t>
              </w:r>
            </w:ins>
            <w:ins w:id="256" w:author="Comparison" w:date="2022-04-14T16:28:00Z">
              <w:r>
                <w:rPr>
                  <w:rFonts w:eastAsia="Calibri"/>
                </w:rPr>
                <w:t>công</w:t>
              </w:r>
            </w:ins>
            <w:ins w:id="257" w:author="Comparison" w:date="2022-04-14T16:28:00Z">
              <w:r>
                <w:rPr>
                  <w:rFonts w:eastAsia="Calibri"/>
                </w:rPr>
                <w:t xml:space="preserve"> ty </w:t>
              </w:r>
            </w:ins>
            <w:ins w:id="258" w:author="Comparison" w:date="2022-04-14T16:28:00Z">
              <w:r>
                <w:rPr>
                  <w:rFonts w:eastAsia="Calibri"/>
                </w:rPr>
                <w:t>tra</w:t>
              </w:r>
            </w:ins>
            <w:ins w:id="259" w:author="Comparison" w:date="2022-04-14T16:28:00Z">
              <w:r>
                <w:rPr>
                  <w:rFonts w:eastAsia="Calibri"/>
                </w:rPr>
                <w:t xml:space="preserve"> </w:t>
              </w:r>
            </w:ins>
            <w:ins w:id="260" w:author="Comparison" w:date="2022-04-14T16:28:00Z">
              <w:r>
                <w:rPr>
                  <w:rFonts w:eastAsia="Calibri"/>
                </w:rPr>
                <w:t>cứu</w:t>
              </w:r>
            </w:ins>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700B8396" w14:textId="77777777">
            <w:pPr>
              <w:pStyle w:val="ListParagraph"/>
              <w:ind w:left="0"/>
              <w:jc w:val="both"/>
              <w:rPr>
                <w:ins w:id="261" w:author="Comparison" w:date="2022-04-14T16:28:00Z"/>
              </w:rPr>
            </w:pPr>
          </w:p>
        </w:tc>
      </w:tr>
      <w:tr w14:paraId="4C8026FC" w14:textId="77777777" w:rsidTr="00616EC4">
        <w:tblPrEx>
          <w:tblW w:w="0" w:type="auto"/>
          <w:tblInd w:w="85" w:type="dxa"/>
          <w:tblLook w:val="04A0"/>
        </w:tblPrEx>
        <w:trPr>
          <w:ins w:id="262" w:author="Comparison" w:date="2022-04-14T16:28:00Z"/>
        </w:trPr>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E22984" w:rsidP="00616EC4" w14:paraId="712F881A" w14:textId="77777777">
            <w:pPr>
              <w:autoSpaceDE w:val="0"/>
              <w:autoSpaceDN w:val="0"/>
              <w:adjustRightInd w:val="0"/>
              <w:rPr>
                <w:ins w:id="263" w:author="Comparison" w:date="2022-04-14T16:28:00Z"/>
                <w:rFonts w:eastAsia="Calibri"/>
              </w:rPr>
            </w:pPr>
            <w:ins w:id="264" w:author="Comparison" w:date="2022-04-14T16:28:00Z">
              <w:r w:rsidRPr="00E22984">
                <w:rPr>
                  <w:rFonts w:eastAsia="Calibri"/>
                </w:rPr>
                <w:t>ERR:</w:t>
              </w:r>
            </w:ins>
            <w:ins w:id="265" w:author="Comparison" w:date="2022-04-14T16:28:00Z">
              <w:r>
                <w:rPr>
                  <w:rFonts w:eastAsia="Calibri"/>
                </w:rPr>
                <w:t>4</w:t>
              </w:r>
            </w:ins>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478532E6" w14:textId="77777777">
            <w:pPr>
              <w:rPr>
                <w:ins w:id="266" w:author="Comparison" w:date="2022-04-14T16:28:00Z"/>
                <w:rFonts w:eastAsia="Calibri"/>
              </w:rPr>
            </w:pPr>
            <w:ins w:id="267" w:author="Comparison" w:date="2022-04-14T16:28:00Z">
              <w:r>
                <w:rPr>
                  <w:rFonts w:eastAsia="Calibri"/>
                </w:rPr>
                <w:t xml:space="preserve">Tham </w:t>
              </w:r>
            </w:ins>
            <w:ins w:id="268" w:author="Comparison" w:date="2022-04-14T16:28:00Z">
              <w:r>
                <w:rPr>
                  <w:rFonts w:eastAsia="Calibri"/>
                </w:rPr>
                <w:t>số</w:t>
              </w:r>
            </w:ins>
            <w:ins w:id="269" w:author="Comparison" w:date="2022-04-14T16:28:00Z">
              <w:r>
                <w:rPr>
                  <w:rFonts w:eastAsia="Calibri"/>
                </w:rPr>
                <w:t xml:space="preserve"> </w:t>
              </w:r>
            </w:ins>
            <w:ins w:id="270" w:author="Comparison" w:date="2022-04-14T16:28:00Z">
              <w:r>
                <w:rPr>
                  <w:rFonts w:eastAsia="Calibri"/>
                </w:rPr>
                <w:t>truyền</w:t>
              </w:r>
            </w:ins>
            <w:ins w:id="271" w:author="Comparison" w:date="2022-04-14T16:28:00Z">
              <w:r>
                <w:rPr>
                  <w:rFonts w:eastAsia="Calibri"/>
                </w:rPr>
                <w:t xml:space="preserve"> </w:t>
              </w:r>
            </w:ins>
            <w:ins w:id="272" w:author="Comparison" w:date="2022-04-14T16:28:00Z">
              <w:r>
                <w:rPr>
                  <w:rFonts w:eastAsia="Calibri"/>
                </w:rPr>
                <w:t>vào</w:t>
              </w:r>
            </w:ins>
            <w:ins w:id="273" w:author="Comparison" w:date="2022-04-14T16:28:00Z">
              <w:r>
                <w:rPr>
                  <w:rFonts w:eastAsia="Calibri"/>
                </w:rPr>
                <w:t xml:space="preserve"> </w:t>
              </w:r>
            </w:ins>
            <w:ins w:id="274" w:author="Comparison" w:date="2022-04-14T16:28:00Z">
              <w:r>
                <w:rPr>
                  <w:rFonts w:eastAsia="Calibri"/>
                </w:rPr>
                <w:t>rỗng</w:t>
              </w:r>
            </w:ins>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5BFE794B" w14:textId="77777777">
            <w:pPr>
              <w:pStyle w:val="ListParagraph"/>
              <w:ind w:left="0"/>
              <w:jc w:val="both"/>
              <w:rPr>
                <w:ins w:id="275" w:author="Comparison" w:date="2022-04-14T16:28:00Z"/>
              </w:rPr>
            </w:pPr>
          </w:p>
        </w:tc>
      </w:tr>
      <w:tr w14:paraId="03090C22"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B646B3C" w14:textId="77777777">
            <w:pPr>
              <w:autoSpaceDE w:val="0"/>
              <w:autoSpaceDN w:val="0"/>
              <w:adjustRightInd w:val="0"/>
              <w:rPr>
                <w:rFonts w:eastAsia="Calibri"/>
              </w:rPr>
            </w:pPr>
            <w:r w:rsidRPr="00E22984">
              <w:rPr>
                <w:rFonts w:eastAsia="Calibri"/>
              </w:rPr>
              <w:t>ERR:5</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672C6E6" w14:textId="77777777">
            <w:pPr>
              <w:pStyle w:val="ListParagraph"/>
              <w:spacing w:after="0" w:line="240" w:lineRule="auto"/>
              <w:ind w:left="0"/>
              <w:rPr>
                <w:rFonts w:eastAsia="Calibri"/>
              </w:rPr>
            </w:pPr>
            <w:r>
              <w:rPr>
                <w:rFonts w:eastAsia="Calibri"/>
              </w:rPr>
              <w:t>Có</w:t>
            </w:r>
            <w:r>
              <w:rPr>
                <w:rFonts w:eastAsia="Calibri"/>
              </w:rPr>
              <w:t xml:space="preserve"> </w:t>
            </w:r>
            <w:r>
              <w:rPr>
                <w:rFonts w:eastAsia="Calibri"/>
              </w:rPr>
              <w:t>lỗi</w:t>
            </w:r>
            <w:r>
              <w:rPr>
                <w:rFonts w:eastAsia="Calibri"/>
              </w:rPr>
              <w:t xml:space="preserve"> </w:t>
            </w:r>
            <w:r>
              <w:rPr>
                <w:rFonts w:eastAsia="Calibri"/>
              </w:rPr>
              <w:t>xảy</w:t>
            </w:r>
            <w:r>
              <w:rPr>
                <w:rFonts w:eastAsia="Calibri"/>
              </w:rPr>
              <w:t xml:space="preserve"> </w:t>
            </w:r>
            <w:r>
              <w:rPr>
                <w:rFonts w:eastAsia="Calibri"/>
              </w:rPr>
              <w:t>ra</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7C4520D2" w14:textId="77777777">
            <w:pPr>
              <w:pStyle w:val="ListParagraph"/>
              <w:ind w:left="0"/>
              <w:jc w:val="both"/>
            </w:pPr>
            <w:r>
              <w:t>Lỗi</w:t>
            </w:r>
            <w:r>
              <w:t xml:space="preserve"> </w:t>
            </w:r>
            <w:r>
              <w:t>không</w:t>
            </w:r>
            <w:r>
              <w:t xml:space="preserve"> </w:t>
            </w:r>
            <w:r>
              <w:t>xác</w:t>
            </w:r>
            <w:r>
              <w:t xml:space="preserve"> </w:t>
            </w:r>
            <w:r>
              <w:t>định</w:t>
            </w:r>
          </w:p>
        </w:tc>
      </w:tr>
      <w:tr w14:paraId="26BBEC69"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E22984" w:rsidP="00616EC4" w14:paraId="0D2320F0" w14:textId="77777777">
            <w:pPr>
              <w:autoSpaceDE w:val="0"/>
              <w:autoSpaceDN w:val="0"/>
              <w:adjustRightInd w:val="0"/>
              <w:rPr>
                <w:rFonts w:eastAsia="Calibri"/>
              </w:rPr>
            </w:pPr>
            <w:r>
              <w:rPr>
                <w:rFonts w:eastAsia="Calibri"/>
              </w:rPr>
              <w:t>OK:base64</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17B34D97" w14:textId="77777777">
            <w:pPr>
              <w:pStyle w:val="ListParagraph"/>
              <w:spacing w:after="0" w:line="240" w:lineRule="auto"/>
              <w:ind w:left="0"/>
            </w:pPr>
            <w:r>
              <w:t xml:space="preserve">Chi </w:t>
            </w:r>
            <w:r>
              <w:t>tiết</w:t>
            </w:r>
            <w:r>
              <w:t xml:space="preserve"> </w:t>
            </w:r>
            <w:r>
              <w:t>bản</w:t>
            </w:r>
            <w:r>
              <w:t xml:space="preserve"> </w:t>
            </w:r>
            <w:r>
              <w:t>ghi</w:t>
            </w:r>
            <w:r>
              <w:t xml:space="preserve"> </w:t>
            </w:r>
            <w:r>
              <w:t>trả</w:t>
            </w:r>
            <w:r>
              <w:t xml:space="preserve"> </w:t>
            </w:r>
            <w:r>
              <w:t>về</w:t>
            </w:r>
            <w:r>
              <w:t xml:space="preserve"> </w:t>
            </w:r>
            <w:r>
              <w:t>dưới</w:t>
            </w:r>
            <w:r>
              <w:t xml:space="preserve"> </w:t>
            </w:r>
            <w:r>
              <w:t>dạng</w:t>
            </w:r>
            <w:r>
              <w:t xml:space="preserve"> Base64</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54B45F61" w14:textId="77777777">
            <w:pPr>
              <w:pStyle w:val="ListParagraph"/>
              <w:ind w:left="0"/>
              <w:jc w:val="both"/>
            </w:pPr>
          </w:p>
        </w:tc>
      </w:tr>
    </w:tbl>
    <w:p w:rsidR="009D1437" w:rsidP="00C35F19" w14:paraId="126943FA" w14:textId="77777777">
      <w:pPr>
        <w:pStyle w:val="Heading3"/>
      </w:pPr>
      <w:bookmarkStart w:id="276" w:name="_Toc106724522"/>
      <w:bookmarkStart w:id="277" w:name="_Toc101427543"/>
      <w:r>
        <w:t>Nhận</w:t>
      </w:r>
      <w:r>
        <w:t xml:space="preserve"> </w:t>
      </w:r>
      <w:r>
        <w:t>kết</w:t>
      </w:r>
      <w:r>
        <w:t xml:space="preserve"> </w:t>
      </w:r>
      <w:r>
        <w:t>quả</w:t>
      </w:r>
      <w:r>
        <w:t xml:space="preserve"> </w:t>
      </w:r>
      <w:r>
        <w:t>lịch</w:t>
      </w:r>
      <w:r>
        <w:t xml:space="preserve"> </w:t>
      </w:r>
      <w:r>
        <w:t>sự</w:t>
      </w:r>
      <w:r>
        <w:t xml:space="preserve"> </w:t>
      </w:r>
      <w:r>
        <w:t>truyền</w:t>
      </w:r>
      <w:r>
        <w:t xml:space="preserve"> </w:t>
      </w:r>
      <w:r>
        <w:t>nhận</w:t>
      </w:r>
      <w:bookmarkEnd w:id="276"/>
    </w:p>
    <w:p w:rsidR="009D1437" w:rsidP="009D1437" w14:paraId="6B617A66" w14:textId="77777777">
      <w:pPr>
        <w:rPr>
          <w:lang w:eastAsia="x-none"/>
        </w:rPr>
      </w:pPr>
      <w:r>
        <w:rPr>
          <w:lang w:eastAsia="x-none"/>
        </w:rPr>
        <w:t>URL</w:t>
      </w:r>
    </w:p>
    <w:p w:rsidR="009D1437" w:rsidP="009D1437" w14:paraId="15A19E2F" w14:textId="77777777">
      <w:pPr>
        <w:rPr>
          <w:b/>
          <w:color w:val="000000"/>
          <w:sz w:val="19"/>
          <w:szCs w:val="19"/>
        </w:rPr>
      </w:pPr>
      <w:r>
        <w:rPr>
          <w:lang w:eastAsia="x-none"/>
        </w:rPr>
        <w:tab/>
        <w:t xml:space="preserve">String </w:t>
      </w:r>
      <w:r>
        <w:rPr>
          <w:rFonts w:ascii="Consolas" w:hAnsi="Consolas" w:cs="Consolas"/>
          <w:color w:val="000000"/>
          <w:sz w:val="19"/>
          <w:szCs w:val="19"/>
        </w:rPr>
        <w:t>GetResultsTransaction</w:t>
      </w:r>
      <w:r>
        <w:rPr>
          <w:rFonts w:ascii="Consolas" w:hAnsi="Consolas" w:cs="Consolas"/>
          <w:color w:val="000000"/>
          <w:sz w:val="19"/>
          <w:szCs w:val="19"/>
        </w:rPr>
        <w:t xml:space="preserve"> (</w:t>
      </w:r>
      <w:r w:rsidRPr="003F040A">
        <w:rPr>
          <w:rFonts w:ascii="Consolas" w:hAnsi="Consolas" w:cs="Consolas"/>
          <w:color w:val="0000FF"/>
          <w:sz w:val="19"/>
          <w:szCs w:val="19"/>
        </w:rPr>
        <w:t>string</w:t>
      </w:r>
      <w:r>
        <w:rPr>
          <w:rFonts w:ascii="Consolas" w:hAnsi="Consolas" w:cs="Consolas"/>
          <w:color w:val="000000"/>
          <w:sz w:val="19"/>
          <w:szCs w:val="19"/>
        </w:rPr>
        <w:t xml:space="preserve"> </w:t>
      </w:r>
      <w:r w:rsidRPr="003F040A">
        <w:rPr>
          <w:b/>
          <w:color w:val="000000"/>
        </w:rPr>
        <w:t>username</w:t>
      </w:r>
      <w:r>
        <w:rPr>
          <w:rFonts w:ascii="Consolas" w:hAnsi="Consolas" w:cs="Consolas"/>
          <w:color w:val="000000"/>
          <w:sz w:val="19"/>
          <w:szCs w:val="19"/>
        </w:rPr>
        <w:t xml:space="preserve">, </w:t>
      </w:r>
      <w:r w:rsidRPr="003F040A">
        <w:rPr>
          <w:rFonts w:ascii="Consolas" w:hAnsi="Consolas" w:cs="Consolas"/>
          <w:color w:val="0000FF"/>
          <w:sz w:val="19"/>
          <w:szCs w:val="19"/>
        </w:rPr>
        <w:t xml:space="preserve">string </w:t>
      </w:r>
      <w:ins w:id="278" w:author="Comparison" w:date="2022-04-14T16:28:00Z">
        <w:r w:rsidRPr="00C9394A">
          <w:rPr>
            <w:b/>
          </w:rPr>
          <w:t>password</w:t>
        </w:r>
      </w:ins>
      <w:r>
        <w:rPr>
          <w:b/>
        </w:rPr>
        <w:t xml:space="preserve">, </w:t>
      </w:r>
      <w:r w:rsidRPr="003F040A">
        <w:rPr>
          <w:color w:val="0000FF"/>
        </w:rPr>
        <w:t xml:space="preserve">int </w:t>
      </w:r>
      <w:r>
        <w:t>Id,bool</w:t>
      </w:r>
      <w:r>
        <w:t xml:space="preserve"> </w:t>
      </w:r>
      <w:r w:rsidRPr="003F040A">
        <w:rPr>
          <w:b/>
          <w:color w:val="000000"/>
          <w:sz w:val="19"/>
          <w:szCs w:val="19"/>
        </w:rPr>
        <w:t>tranErr</w:t>
      </w:r>
      <w:r>
        <w:rPr>
          <w:b/>
          <w:color w:val="000000"/>
          <w:sz w:val="19"/>
          <w:szCs w:val="19"/>
        </w:rPr>
        <w:t xml:space="preserve"> = true)</w:t>
      </w:r>
    </w:p>
    <w:p w:rsidR="009D1437" w:rsidP="009D1437" w14:paraId="743E1FC0" w14:textId="77777777">
      <w:pPr>
        <w:rPr>
          <w:color w:val="000000"/>
        </w:rPr>
      </w:pPr>
      <w:r>
        <w:rPr>
          <w:color w:val="000000"/>
        </w:rPr>
        <w:t>DESCRIPTION</w:t>
      </w:r>
    </w:p>
    <w:p w:rsidR="009D1437" w:rsidP="009D1437" w14:paraId="0E550F2D" w14:textId="77777777">
      <w:pPr>
        <w:rPr>
          <w:color w:val="000000"/>
        </w:rPr>
      </w:pPr>
      <w:r>
        <w:rPr>
          <w:color w:val="000000"/>
        </w:rPr>
        <w:t>Đây</w:t>
      </w:r>
      <w:r>
        <w:rPr>
          <w:color w:val="000000"/>
        </w:rPr>
        <w:t xml:space="preserve"> </w:t>
      </w:r>
      <w:r>
        <w:rPr>
          <w:color w:val="000000"/>
        </w:rPr>
        <w:t>là</w:t>
      </w:r>
      <w:r>
        <w:rPr>
          <w:color w:val="000000"/>
        </w:rPr>
        <w:t xml:space="preserve"> webservice </w:t>
      </w:r>
      <w:r>
        <w:rPr>
          <w:color w:val="000000"/>
        </w:rPr>
        <w:t>nhận</w:t>
      </w:r>
      <w:r>
        <w:rPr>
          <w:color w:val="000000"/>
        </w:rPr>
        <w:t xml:space="preserve"> </w:t>
      </w:r>
      <w:r>
        <w:rPr>
          <w:color w:val="000000"/>
        </w:rPr>
        <w:t>kết</w:t>
      </w:r>
      <w:r>
        <w:rPr>
          <w:color w:val="000000"/>
        </w:rPr>
        <w:t xml:space="preserve"> </w:t>
      </w:r>
      <w:r>
        <w:rPr>
          <w:color w:val="000000"/>
        </w:rPr>
        <w:t>quả</w:t>
      </w:r>
      <w:r>
        <w:rPr>
          <w:color w:val="000000"/>
        </w:rPr>
        <w:t xml:space="preserve"> </w:t>
      </w:r>
      <w:r>
        <w:rPr>
          <w:color w:val="000000"/>
        </w:rPr>
        <w:t>lịch</w:t>
      </w:r>
      <w:r>
        <w:rPr>
          <w:color w:val="000000"/>
        </w:rPr>
        <w:t xml:space="preserve"> </w:t>
      </w:r>
      <w:r>
        <w:rPr>
          <w:color w:val="000000"/>
        </w:rPr>
        <w:t>sự</w:t>
      </w:r>
      <w:r>
        <w:rPr>
          <w:color w:val="000000"/>
        </w:rPr>
        <w:t xml:space="preserve"> </w:t>
      </w:r>
      <w:r>
        <w:rPr>
          <w:color w:val="000000"/>
        </w:rPr>
        <w:t>truyền</w:t>
      </w:r>
      <w:r>
        <w:rPr>
          <w:color w:val="000000"/>
        </w:rPr>
        <w:t xml:space="preserve"> </w:t>
      </w:r>
      <w:r>
        <w:rPr>
          <w:color w:val="000000"/>
        </w:rPr>
        <w:t>nhận</w:t>
      </w:r>
    </w:p>
    <w:p w:rsidR="009D1437" w:rsidP="009D1437" w14:paraId="7033DFBA" w14:textId="77777777">
      <w:pPr>
        <w:rPr>
          <w:color w:val="000000"/>
        </w:rPr>
      </w:pPr>
      <w:r>
        <w:rPr>
          <w:color w:val="000000"/>
        </w:rPr>
        <w:t>HTTP METHOD</w:t>
      </w:r>
    </w:p>
    <w:p w:rsidR="009D1437" w:rsidP="009D1437" w14:paraId="111ACD1F" w14:textId="77777777">
      <w:pPr>
        <w:ind w:firstLine="540"/>
        <w:rPr>
          <w:color w:val="000000"/>
        </w:rPr>
      </w:pPr>
      <w:r>
        <w:rPr>
          <w:color w:val="000000"/>
        </w:rPr>
        <w:t>POST</w:t>
      </w:r>
    </w:p>
    <w:p w:rsidR="009D1437" w:rsidRPr="00610AFD" w:rsidP="009D1437" w14:paraId="4C3BDD20" w14:textId="77777777">
      <w:pPr>
        <w:pStyle w:val="N"/>
        <w:rPr>
          <w:ins w:id="279" w:author="Comparison" w:date="2022-04-14T16:28:00Z"/>
        </w:rPr>
      </w:pPr>
      <w:ins w:id="280" w:author="Comparison" w:date="2022-04-14T16:28:00Z">
        <w:r w:rsidRPr="00610AFD">
          <w:t>REQUEST BODY</w:t>
        </w:r>
      </w:ins>
    </w:p>
    <w:p w:rsidR="009D1437" w:rsidRPr="003F040A" w:rsidP="009D1437" w14:paraId="2F9EFDAD" w14:textId="77777777">
      <w:pPr>
        <w:pStyle w:val="ListParagraph"/>
        <w:numPr>
          <w:ilvl w:val="0"/>
          <w:numId w:val="2"/>
        </w:numPr>
        <w:spacing w:after="0" w:line="360" w:lineRule="auto"/>
        <w:ind w:left="1080"/>
        <w:jc w:val="both"/>
        <w:rPr>
          <w:rFonts w:eastAsia="Calibri"/>
          <w:b/>
          <w:u w:val="single"/>
        </w:rPr>
      </w:pPr>
      <w:ins w:id="281" w:author="Comparison" w:date="2022-04-14T16:28:00Z">
        <w:r w:rsidRPr="009372AD">
          <w:rPr>
            <w:rFonts w:eastAsia="Calibri"/>
            <w:b/>
          </w:rPr>
          <w:t>Username/pass</w:t>
        </w:r>
      </w:ins>
      <w:ins w:id="282" w:author="Comparison" w:date="2022-04-14T16:28:00Z">
        <w:r w:rsidRPr="009372AD">
          <w:rPr>
            <w:rFonts w:eastAsia="Calibri"/>
          </w:rPr>
          <w:t xml:space="preserve">: Tài </w:t>
        </w:r>
      </w:ins>
      <w:ins w:id="283" w:author="Comparison" w:date="2022-04-14T16:28:00Z">
        <w:r w:rsidRPr="009372AD">
          <w:rPr>
            <w:rFonts w:eastAsia="Calibri"/>
          </w:rPr>
          <w:t>khoản</w:t>
        </w:r>
      </w:ins>
      <w:ins w:id="284" w:author="Comparison" w:date="2022-04-14T16:28:00Z">
        <w:r w:rsidRPr="009372AD">
          <w:rPr>
            <w:rFonts w:eastAsia="Calibri"/>
          </w:rPr>
          <w:t xml:space="preserve"> </w:t>
        </w:r>
      </w:ins>
      <w:ins w:id="285" w:author="Comparison" w:date="2022-04-14T16:28:00Z">
        <w:r w:rsidRPr="009372AD">
          <w:rPr>
            <w:rFonts w:eastAsia="Calibri"/>
          </w:rPr>
          <w:t>được</w:t>
        </w:r>
      </w:ins>
      <w:ins w:id="286" w:author="Comparison" w:date="2022-04-14T16:28:00Z">
        <w:r w:rsidRPr="009372AD">
          <w:rPr>
            <w:rFonts w:eastAsia="Calibri"/>
          </w:rPr>
          <w:t xml:space="preserve"> </w:t>
        </w:r>
      </w:ins>
      <w:ins w:id="287" w:author="Comparison" w:date="2022-04-14T16:28:00Z">
        <w:r w:rsidRPr="009372AD">
          <w:rPr>
            <w:rFonts w:eastAsia="Calibri"/>
          </w:rPr>
          <w:t>cấp</w:t>
        </w:r>
      </w:ins>
      <w:ins w:id="288" w:author="Comparison" w:date="2022-04-14T16:28:00Z">
        <w:r w:rsidRPr="009372AD">
          <w:rPr>
            <w:rFonts w:eastAsia="Calibri"/>
          </w:rPr>
          <w:t xml:space="preserve"> </w:t>
        </w:r>
      </w:ins>
      <w:ins w:id="289" w:author="Comparison" w:date="2022-04-14T16:28:00Z">
        <w:r w:rsidRPr="009372AD">
          <w:rPr>
            <w:rFonts w:eastAsia="Calibri"/>
          </w:rPr>
          <w:t>phát</w:t>
        </w:r>
      </w:ins>
      <w:ins w:id="290" w:author="Comparison" w:date="2022-04-14T16:28:00Z">
        <w:r w:rsidRPr="009372AD">
          <w:rPr>
            <w:rFonts w:eastAsia="Calibri"/>
          </w:rPr>
          <w:t xml:space="preserve"> </w:t>
        </w:r>
      </w:ins>
      <w:ins w:id="291" w:author="Comparison" w:date="2022-04-14T16:28:00Z">
        <w:r w:rsidRPr="009372AD">
          <w:rPr>
            <w:rFonts w:eastAsia="Calibri"/>
          </w:rPr>
          <w:t>cho</w:t>
        </w:r>
      </w:ins>
      <w:ins w:id="292" w:author="Comparison" w:date="2022-04-14T16:28:00Z">
        <w:r w:rsidRPr="009372AD">
          <w:rPr>
            <w:rFonts w:eastAsia="Calibri"/>
          </w:rPr>
          <w:t xml:space="preserve"> </w:t>
        </w:r>
      </w:ins>
      <w:ins w:id="293" w:author="Comparison" w:date="2022-04-14T16:28:00Z">
        <w:r w:rsidRPr="009372AD">
          <w:rPr>
            <w:rFonts w:eastAsia="Calibri"/>
          </w:rPr>
          <w:t>khách</w:t>
        </w:r>
      </w:ins>
      <w:ins w:id="294" w:author="Comparison" w:date="2022-04-14T16:28:00Z">
        <w:r w:rsidRPr="009372AD">
          <w:rPr>
            <w:rFonts w:eastAsia="Calibri"/>
          </w:rPr>
          <w:t xml:space="preserve"> </w:t>
        </w:r>
      </w:ins>
      <w:ins w:id="295" w:author="Comparison" w:date="2022-04-14T16:28:00Z">
        <w:r w:rsidRPr="009372AD">
          <w:rPr>
            <w:rFonts w:eastAsia="Calibri"/>
          </w:rPr>
          <w:t>hàng</w:t>
        </w:r>
      </w:ins>
      <w:ins w:id="296" w:author="Comparison" w:date="2022-04-14T16:28:00Z">
        <w:r w:rsidRPr="009372AD">
          <w:rPr>
            <w:rFonts w:eastAsia="Calibri"/>
          </w:rPr>
          <w:t xml:space="preserve"> </w:t>
        </w:r>
      </w:ins>
      <w:ins w:id="297" w:author="Comparison" w:date="2022-04-14T16:28:00Z">
        <w:r w:rsidRPr="009372AD">
          <w:rPr>
            <w:rFonts w:eastAsia="Calibri"/>
          </w:rPr>
          <w:t>để</w:t>
        </w:r>
      </w:ins>
      <w:ins w:id="298" w:author="Comparison" w:date="2022-04-14T16:28:00Z">
        <w:r w:rsidRPr="009372AD">
          <w:rPr>
            <w:rFonts w:eastAsia="Calibri"/>
          </w:rPr>
          <w:t xml:space="preserve"> </w:t>
        </w:r>
      </w:ins>
      <w:ins w:id="299" w:author="Comparison" w:date="2022-04-14T16:28:00Z">
        <w:r w:rsidRPr="009372AD">
          <w:rPr>
            <w:rFonts w:eastAsia="Calibri"/>
          </w:rPr>
          <w:t>gọi</w:t>
        </w:r>
      </w:ins>
      <w:ins w:id="300" w:author="Comparison" w:date="2022-04-14T16:28:00Z">
        <w:r w:rsidRPr="009372AD">
          <w:rPr>
            <w:rFonts w:eastAsia="Calibri"/>
          </w:rPr>
          <w:t xml:space="preserve"> </w:t>
        </w:r>
      </w:ins>
      <w:ins w:id="301" w:author="Comparison" w:date="2022-04-14T16:28:00Z">
        <w:r>
          <w:rPr>
            <w:rFonts w:eastAsia="Calibri"/>
          </w:rPr>
          <w:t>đến</w:t>
        </w:r>
      </w:ins>
      <w:ins w:id="302" w:author="Comparison" w:date="2022-04-14T16:28:00Z">
        <w:r>
          <w:rPr>
            <w:rFonts w:eastAsia="Calibri"/>
          </w:rPr>
          <w:t xml:space="preserve"> webservice (</w:t>
        </w:r>
      </w:ins>
      <w:ins w:id="303" w:author="Comparison" w:date="2022-04-14T16:28:00Z">
        <w:r>
          <w:rPr>
            <w:rFonts w:eastAsia="Calibri"/>
          </w:rPr>
          <w:t>tài</w:t>
        </w:r>
      </w:ins>
      <w:ins w:id="304" w:author="Comparison" w:date="2022-04-14T16:28:00Z">
        <w:r>
          <w:rPr>
            <w:rFonts w:eastAsia="Calibri"/>
          </w:rPr>
          <w:t xml:space="preserve"> </w:t>
        </w:r>
      </w:ins>
      <w:ins w:id="305" w:author="Comparison" w:date="2022-04-14T16:28:00Z">
        <w:r>
          <w:rPr>
            <w:rFonts w:eastAsia="Calibri"/>
          </w:rPr>
          <w:t>khoản</w:t>
        </w:r>
      </w:ins>
      <w:ins w:id="306" w:author="Comparison" w:date="2022-04-14T16:28:00Z">
        <w:r>
          <w:rPr>
            <w:rFonts w:eastAsia="Calibri"/>
          </w:rPr>
          <w:t xml:space="preserve"> </w:t>
        </w:r>
      </w:ins>
      <w:ins w:id="307" w:author="Comparison" w:date="2022-04-14T16:28:00Z">
        <w:r>
          <w:rPr>
            <w:rFonts w:eastAsia="Calibri"/>
          </w:rPr>
          <w:t>có</w:t>
        </w:r>
      </w:ins>
      <w:ins w:id="308" w:author="Comparison" w:date="2022-04-14T16:28:00Z">
        <w:r>
          <w:rPr>
            <w:rFonts w:eastAsia="Calibri"/>
          </w:rPr>
          <w:t xml:space="preserve"> </w:t>
        </w:r>
      </w:ins>
      <w:ins w:id="309" w:author="Comparison" w:date="2022-04-14T16:28:00Z">
        <w:r>
          <w:rPr>
            <w:rFonts w:eastAsia="Calibri"/>
          </w:rPr>
          <w:t>quyền</w:t>
        </w:r>
      </w:ins>
      <w:ins w:id="310" w:author="Comparison" w:date="2022-04-14T16:28:00Z">
        <w:r>
          <w:rPr>
            <w:rFonts w:eastAsia="Calibri"/>
          </w:rPr>
          <w:t xml:space="preserve"> </w:t>
        </w:r>
      </w:ins>
      <w:ins w:id="311" w:author="Comparison" w:date="2022-04-14T16:28:00Z">
        <w:r>
          <w:rPr>
            <w:rFonts w:eastAsia="Calibri"/>
          </w:rPr>
          <w:t>ServiceRole</w:t>
        </w:r>
      </w:ins>
      <w:ins w:id="312" w:author="Comparison" w:date="2022-04-14T16:28:00Z">
        <w:r>
          <w:rPr>
            <w:rFonts w:eastAsia="Calibri"/>
          </w:rPr>
          <w:t xml:space="preserve"> </w:t>
        </w:r>
      </w:ins>
      <w:ins w:id="313" w:author="Comparison" w:date="2022-04-14T16:28:00Z">
        <w:r>
          <w:rPr>
            <w:rFonts w:eastAsia="Calibri"/>
          </w:rPr>
          <w:t>trong</w:t>
        </w:r>
      </w:ins>
      <w:ins w:id="314" w:author="Comparison" w:date="2022-04-14T16:28:00Z">
        <w:r>
          <w:rPr>
            <w:rFonts w:eastAsia="Calibri"/>
          </w:rPr>
          <w:t xml:space="preserve"> </w:t>
        </w:r>
      </w:ins>
      <w:ins w:id="315" w:author="Comparison" w:date="2022-04-14T16:28:00Z">
        <w:r>
          <w:rPr>
            <w:rFonts w:eastAsia="Calibri"/>
          </w:rPr>
          <w:t>hệ</w:t>
        </w:r>
      </w:ins>
      <w:ins w:id="316" w:author="Comparison" w:date="2022-04-14T16:28:00Z">
        <w:r>
          <w:rPr>
            <w:rFonts w:eastAsia="Calibri"/>
          </w:rPr>
          <w:t xml:space="preserve"> </w:t>
        </w:r>
      </w:ins>
      <w:ins w:id="317" w:author="Comparison" w:date="2022-04-14T16:28:00Z">
        <w:r>
          <w:rPr>
            <w:rFonts w:eastAsia="Calibri"/>
          </w:rPr>
          <w:t>thống</w:t>
        </w:r>
      </w:ins>
      <w:ins w:id="318" w:author="Comparison" w:date="2022-04-14T16:28:00Z">
        <w:r>
          <w:rPr>
            <w:rFonts w:eastAsia="Calibri"/>
          </w:rPr>
          <w:t>)</w:t>
        </w:r>
      </w:ins>
      <w:ins w:id="319" w:author="Comparison" w:date="2022-04-14T16:28:00Z">
        <w:r w:rsidRPr="009372AD">
          <w:rPr>
            <w:rFonts w:eastAsia="Calibri"/>
          </w:rPr>
          <w:t>.</w:t>
        </w:r>
      </w:ins>
    </w:p>
    <w:p w:rsidR="009D1437" w:rsidRPr="003F040A" w:rsidP="009D1437" w14:paraId="0176A2A7" w14:textId="77777777">
      <w:pPr>
        <w:pStyle w:val="ListParagraph"/>
        <w:numPr>
          <w:ilvl w:val="0"/>
          <w:numId w:val="2"/>
        </w:numPr>
        <w:spacing w:after="0" w:line="360" w:lineRule="auto"/>
        <w:ind w:left="1080"/>
        <w:jc w:val="both"/>
        <w:rPr>
          <w:rFonts w:eastAsia="Calibri"/>
          <w:b/>
          <w:u w:val="single"/>
        </w:rPr>
      </w:pPr>
      <w:r w:rsidRPr="003F040A">
        <w:rPr>
          <w:rFonts w:eastAsia="Calibri"/>
          <w:b/>
        </w:rPr>
        <w:t xml:space="preserve">Id: </w:t>
      </w:r>
      <w:r>
        <w:rPr>
          <w:rFonts w:eastAsia="Calibri"/>
        </w:rPr>
        <w:t xml:space="preserve">Id </w:t>
      </w:r>
      <w:r>
        <w:rPr>
          <w:rFonts w:eastAsia="Calibri"/>
        </w:rPr>
        <w:t>của</w:t>
      </w:r>
      <w:r>
        <w:rPr>
          <w:rFonts w:eastAsia="Calibri"/>
        </w:rPr>
        <w:t xml:space="preserve"> </w:t>
      </w:r>
      <w:r>
        <w:rPr>
          <w:rFonts w:eastAsia="Calibri"/>
        </w:rPr>
        <w:t>Packagetranscation</w:t>
      </w:r>
      <w:r>
        <w:rPr>
          <w:rFonts w:eastAsia="Calibri"/>
        </w:rPr>
        <w:t xml:space="preserve"> </w:t>
      </w:r>
      <w:r>
        <w:rPr>
          <w:rFonts w:eastAsia="Calibri"/>
        </w:rPr>
        <w:t>trong</w:t>
      </w:r>
      <w:r>
        <w:rPr>
          <w:rFonts w:eastAsia="Calibri"/>
        </w:rPr>
        <w:t xml:space="preserve"> </w:t>
      </w:r>
      <w:ins w:id="320" w:author="Comparison" w:date="2022-04-14T16:28:00Z">
        <w:r w:rsidRPr="003F040A">
          <w:rPr>
            <w:b/>
          </w:rPr>
          <w:t xml:space="preserve">chi </w:t>
        </w:r>
      </w:ins>
      <w:ins w:id="321" w:author="Comparison" w:date="2022-04-14T16:28:00Z">
        <w:r w:rsidRPr="003F040A">
          <w:rPr>
            <w:b/>
          </w:rPr>
          <w:t>tiết</w:t>
        </w:r>
      </w:ins>
      <w:ins w:id="322" w:author="Comparison" w:date="2022-04-14T16:28:00Z">
        <w:r w:rsidRPr="003F040A">
          <w:rPr>
            <w:b/>
          </w:rPr>
          <w:t xml:space="preserve"> step CQT </w:t>
        </w:r>
      </w:ins>
      <w:ins w:id="323" w:author="Comparison" w:date="2022-04-14T16:28:00Z">
        <w:r w:rsidRPr="003F040A">
          <w:rPr>
            <w:b/>
          </w:rPr>
          <w:t>trả</w:t>
        </w:r>
      </w:ins>
      <w:ins w:id="324" w:author="Comparison" w:date="2022-04-14T16:28:00Z">
        <w:r w:rsidRPr="003F040A">
          <w:rPr>
            <w:b/>
          </w:rPr>
          <w:t xml:space="preserve"> </w:t>
        </w:r>
      </w:ins>
      <w:ins w:id="325" w:author="Comparison" w:date="2022-04-14T16:28:00Z">
        <w:r w:rsidRPr="003F040A">
          <w:rPr>
            <w:b/>
          </w:rPr>
          <w:t>về</w:t>
        </w:r>
      </w:ins>
      <w:r>
        <w:rPr>
          <w:b/>
        </w:rPr>
        <w:t xml:space="preserve"> </w:t>
      </w:r>
    </w:p>
    <w:p w:rsidR="009D1437" w:rsidRPr="00521E21" w:rsidP="009D1437" w14:paraId="3F4A9B1D" w14:textId="77777777">
      <w:pPr>
        <w:pStyle w:val="ListParagraph"/>
        <w:numPr>
          <w:ilvl w:val="0"/>
          <w:numId w:val="2"/>
        </w:numPr>
        <w:spacing w:after="0" w:line="360" w:lineRule="auto"/>
        <w:ind w:left="1080"/>
        <w:jc w:val="both"/>
        <w:rPr>
          <w:rFonts w:eastAsia="Calibri"/>
          <w:b/>
          <w:u w:val="single"/>
        </w:rPr>
      </w:pPr>
      <w:r w:rsidRPr="003F040A">
        <w:rPr>
          <w:rFonts w:eastAsia="Calibri"/>
          <w:b/>
        </w:rPr>
        <w:t>TranErr</w:t>
      </w:r>
      <w:r w:rsidRPr="003F040A">
        <w:rPr>
          <w:rFonts w:eastAsia="Calibri"/>
          <w:b/>
        </w:rPr>
        <w:t xml:space="preserve">: </w:t>
      </w:r>
      <w:r>
        <w:rPr>
          <w:rFonts w:eastAsia="Calibri"/>
        </w:rPr>
        <w:t>true :</w:t>
      </w:r>
      <w:r w:rsidRPr="00A75803">
        <w:rPr>
          <w:rFonts w:ascii="Consolas" w:hAnsi="Consolas" w:cs="Consolas"/>
          <w:color w:val="008000"/>
          <w:sz w:val="19"/>
          <w:szCs w:val="19"/>
        </w:rPr>
        <w:t xml:space="preserve"> </w:t>
      </w:r>
      <w:r w:rsidRPr="00521E21">
        <w:rPr>
          <w:rFonts w:ascii="Consolas" w:hAnsi="Consolas" w:cs="Consolas"/>
          <w:sz w:val="19"/>
          <w:szCs w:val="19"/>
        </w:rPr>
        <w:t>trường</w:t>
      </w:r>
      <w:r w:rsidRPr="00521E21">
        <w:rPr>
          <w:rFonts w:ascii="Consolas" w:hAnsi="Consolas" w:cs="Consolas"/>
          <w:sz w:val="19"/>
          <w:szCs w:val="19"/>
        </w:rPr>
        <w:t xml:space="preserve"> </w:t>
      </w:r>
      <w:r w:rsidRPr="00521E21">
        <w:rPr>
          <w:rFonts w:ascii="Consolas" w:hAnsi="Consolas" w:cs="Consolas"/>
          <w:sz w:val="19"/>
          <w:szCs w:val="19"/>
        </w:rPr>
        <w:t>hợp</w:t>
      </w:r>
      <w:r w:rsidRPr="00521E21">
        <w:rPr>
          <w:rFonts w:ascii="Consolas" w:hAnsi="Consolas" w:cs="Consolas"/>
          <w:sz w:val="19"/>
          <w:szCs w:val="19"/>
        </w:rPr>
        <w:t xml:space="preserve"> </w:t>
      </w:r>
      <w:r w:rsidRPr="00521E21">
        <w:rPr>
          <w:rFonts w:ascii="Consolas" w:hAnsi="Consolas" w:cs="Consolas"/>
          <w:sz w:val="19"/>
          <w:szCs w:val="19"/>
        </w:rPr>
        <w:t>lỗi</w:t>
      </w:r>
      <w:r w:rsidRPr="00521E21">
        <w:rPr>
          <w:rFonts w:ascii="Consolas" w:hAnsi="Consolas" w:cs="Consolas"/>
          <w:sz w:val="19"/>
          <w:szCs w:val="19"/>
        </w:rPr>
        <w:t xml:space="preserve"> </w:t>
      </w:r>
      <w:r w:rsidRPr="00521E21">
        <w:rPr>
          <w:rFonts w:ascii="Consolas" w:hAnsi="Consolas" w:cs="Consolas"/>
          <w:sz w:val="19"/>
          <w:szCs w:val="19"/>
        </w:rPr>
        <w:t>màn</w:t>
      </w:r>
      <w:r w:rsidRPr="00521E21">
        <w:rPr>
          <w:rFonts w:ascii="Consolas" w:hAnsi="Consolas" w:cs="Consolas"/>
          <w:sz w:val="19"/>
          <w:szCs w:val="19"/>
        </w:rPr>
        <w:t xml:space="preserve"> </w:t>
      </w:r>
      <w:r w:rsidRPr="00521E21">
        <w:rPr>
          <w:rFonts w:ascii="Consolas" w:hAnsi="Consolas" w:cs="Consolas"/>
          <w:sz w:val="19"/>
          <w:szCs w:val="19"/>
        </w:rPr>
        <w:t>hinh</w:t>
      </w:r>
      <w:r w:rsidRPr="00521E21">
        <w:rPr>
          <w:rFonts w:ascii="Consolas" w:hAnsi="Consolas" w:cs="Consolas"/>
          <w:sz w:val="19"/>
          <w:szCs w:val="19"/>
        </w:rPr>
        <w:t xml:space="preserve"> </w:t>
      </w:r>
      <w:r w:rsidRPr="00521E21">
        <w:rPr>
          <w:rFonts w:ascii="Consolas" w:hAnsi="Consolas" w:cs="Consolas"/>
          <w:sz w:val="19"/>
          <w:szCs w:val="19"/>
        </w:rPr>
        <w:t>xem</w:t>
      </w:r>
      <w:r w:rsidRPr="00521E21">
        <w:rPr>
          <w:rFonts w:ascii="Consolas" w:hAnsi="Consolas" w:cs="Consolas"/>
          <w:sz w:val="19"/>
          <w:szCs w:val="19"/>
        </w:rPr>
        <w:t xml:space="preserve"> chi </w:t>
      </w:r>
      <w:r w:rsidRPr="00521E21">
        <w:rPr>
          <w:rFonts w:ascii="Consolas" w:hAnsi="Consolas" w:cs="Consolas"/>
          <w:sz w:val="19"/>
          <w:szCs w:val="19"/>
        </w:rPr>
        <w:t>tiết</w:t>
      </w:r>
      <w:r w:rsidRPr="00521E21">
        <w:rPr>
          <w:rFonts w:ascii="Consolas" w:hAnsi="Consolas" w:cs="Consolas"/>
          <w:sz w:val="19"/>
          <w:szCs w:val="19"/>
        </w:rPr>
        <w:t xml:space="preserve"> </w:t>
      </w:r>
      <w:r w:rsidRPr="00521E21">
        <w:rPr>
          <w:rFonts w:ascii="Consolas" w:hAnsi="Consolas" w:cs="Consolas"/>
          <w:sz w:val="19"/>
          <w:szCs w:val="19"/>
        </w:rPr>
        <w:t>cho</w:t>
      </w:r>
      <w:r w:rsidRPr="00521E21">
        <w:rPr>
          <w:rFonts w:ascii="Consolas" w:hAnsi="Consolas" w:cs="Consolas"/>
          <w:sz w:val="19"/>
          <w:szCs w:val="19"/>
        </w:rPr>
        <w:t xml:space="preserve"> </w:t>
      </w:r>
      <w:r w:rsidRPr="00521E21">
        <w:rPr>
          <w:rFonts w:ascii="Consolas" w:hAnsi="Consolas" w:cs="Consolas"/>
          <w:sz w:val="19"/>
          <w:szCs w:val="19"/>
        </w:rPr>
        <w:t>nhận</w:t>
      </w:r>
      <w:r w:rsidRPr="00521E21">
        <w:rPr>
          <w:rFonts w:ascii="Consolas" w:hAnsi="Consolas" w:cs="Consolas"/>
          <w:sz w:val="19"/>
          <w:szCs w:val="19"/>
        </w:rPr>
        <w:t xml:space="preserve"> </w:t>
      </w:r>
      <w:r w:rsidRPr="00521E21">
        <w:rPr>
          <w:rFonts w:ascii="Consolas" w:hAnsi="Consolas" w:cs="Consolas"/>
          <w:sz w:val="19"/>
          <w:szCs w:val="19"/>
        </w:rPr>
        <w:t>lại</w:t>
      </w:r>
      <w:r w:rsidRPr="00521E21">
        <w:rPr>
          <w:rFonts w:ascii="Consolas" w:hAnsi="Consolas" w:cs="Consolas"/>
          <w:sz w:val="19"/>
          <w:szCs w:val="19"/>
        </w:rPr>
        <w:t>, false</w:t>
      </w:r>
      <w:r>
        <w:rPr>
          <w:rFonts w:ascii="Consolas" w:hAnsi="Consolas" w:cs="Consolas"/>
          <w:sz w:val="19"/>
          <w:szCs w:val="19"/>
        </w:rPr>
        <w:t>:</w:t>
      </w:r>
      <w:r w:rsidRPr="00521E21">
        <w:rPr>
          <w:rFonts w:ascii="Consolas" w:hAnsi="Consolas" w:cs="Consolas"/>
          <w:color w:val="008000"/>
          <w:sz w:val="19"/>
          <w:szCs w:val="19"/>
        </w:rPr>
        <w:t xml:space="preserve"> </w:t>
      </w:r>
      <w:r w:rsidRPr="00521E21">
        <w:rPr>
          <w:rFonts w:ascii="Consolas" w:hAnsi="Consolas" w:cs="Consolas"/>
          <w:sz w:val="19"/>
          <w:szCs w:val="19"/>
        </w:rPr>
        <w:t>trường</w:t>
      </w:r>
      <w:r w:rsidRPr="00521E21">
        <w:rPr>
          <w:rFonts w:ascii="Consolas" w:hAnsi="Consolas" w:cs="Consolas"/>
          <w:sz w:val="19"/>
          <w:szCs w:val="19"/>
        </w:rPr>
        <w:t xml:space="preserve"> </w:t>
      </w:r>
      <w:r w:rsidRPr="00521E21">
        <w:rPr>
          <w:rFonts w:ascii="Consolas" w:hAnsi="Consolas" w:cs="Consolas"/>
          <w:sz w:val="19"/>
          <w:szCs w:val="19"/>
        </w:rPr>
        <w:t>hợp</w:t>
      </w:r>
      <w:r w:rsidRPr="00521E21">
        <w:rPr>
          <w:rFonts w:ascii="Consolas" w:hAnsi="Consolas" w:cs="Consolas"/>
          <w:sz w:val="19"/>
          <w:szCs w:val="19"/>
        </w:rPr>
        <w:t xml:space="preserve"> </w:t>
      </w:r>
      <w:r w:rsidRPr="00521E21">
        <w:rPr>
          <w:rFonts w:ascii="Consolas" w:hAnsi="Consolas" w:cs="Consolas"/>
          <w:sz w:val="19"/>
          <w:szCs w:val="19"/>
        </w:rPr>
        <w:t>nhận</w:t>
      </w:r>
      <w:r w:rsidRPr="00521E21">
        <w:rPr>
          <w:rFonts w:ascii="Consolas" w:hAnsi="Consolas" w:cs="Consolas"/>
          <w:sz w:val="19"/>
          <w:szCs w:val="19"/>
        </w:rPr>
        <w:t xml:space="preserve"> </w:t>
      </w:r>
      <w:r w:rsidRPr="00521E21">
        <w:rPr>
          <w:rFonts w:ascii="Consolas" w:hAnsi="Consolas" w:cs="Consolas"/>
          <w:sz w:val="19"/>
          <w:szCs w:val="19"/>
        </w:rPr>
        <w:t>từ</w:t>
      </w:r>
      <w:r w:rsidRPr="00521E21">
        <w:rPr>
          <w:rFonts w:ascii="Consolas" w:hAnsi="Consolas" w:cs="Consolas"/>
          <w:sz w:val="19"/>
          <w:szCs w:val="19"/>
        </w:rPr>
        <w:t xml:space="preserve"> </w:t>
      </w:r>
      <w:r w:rsidRPr="00521E21">
        <w:rPr>
          <w:rFonts w:ascii="Consolas" w:hAnsi="Consolas" w:cs="Consolas"/>
          <w:sz w:val="19"/>
          <w:szCs w:val="19"/>
        </w:rPr>
        <w:t>màn</w:t>
      </w:r>
      <w:r w:rsidRPr="00521E21">
        <w:rPr>
          <w:rFonts w:ascii="Consolas" w:hAnsi="Consolas" w:cs="Consolas"/>
          <w:sz w:val="19"/>
          <w:szCs w:val="19"/>
        </w:rPr>
        <w:t xml:space="preserve"> </w:t>
      </w:r>
      <w:r w:rsidRPr="00521E21">
        <w:rPr>
          <w:rFonts w:ascii="Consolas" w:hAnsi="Consolas" w:cs="Consolas"/>
          <w:sz w:val="19"/>
          <w:szCs w:val="19"/>
        </w:rPr>
        <w:t>hinh</w:t>
      </w:r>
      <w:r w:rsidRPr="00521E21">
        <w:rPr>
          <w:rFonts w:ascii="Consolas" w:hAnsi="Consolas" w:cs="Consolas"/>
          <w:sz w:val="19"/>
          <w:szCs w:val="19"/>
        </w:rPr>
        <w:t xml:space="preserve"> </w:t>
      </w:r>
      <w:r w:rsidRPr="00521E21">
        <w:rPr>
          <w:rFonts w:ascii="Consolas" w:hAnsi="Consolas" w:cs="Consolas"/>
          <w:sz w:val="19"/>
          <w:szCs w:val="19"/>
        </w:rPr>
        <w:t>danh</w:t>
      </w:r>
      <w:r w:rsidRPr="00521E21">
        <w:rPr>
          <w:rFonts w:ascii="Consolas" w:hAnsi="Consolas" w:cs="Consolas"/>
          <w:sz w:val="19"/>
          <w:szCs w:val="19"/>
        </w:rPr>
        <w:t xml:space="preserve"> </w:t>
      </w:r>
      <w:r w:rsidRPr="00521E21">
        <w:rPr>
          <w:rFonts w:ascii="Consolas" w:hAnsi="Consolas" w:cs="Consolas"/>
          <w:sz w:val="19"/>
          <w:szCs w:val="19"/>
        </w:rPr>
        <w:t>sách</w:t>
      </w:r>
      <w:r w:rsidRPr="00521E21">
        <w:rPr>
          <w:rFonts w:eastAsia="Calibri"/>
        </w:rPr>
        <w:t xml:space="preserve"> </w:t>
      </w:r>
    </w:p>
    <w:p w:rsidR="009D1437" w:rsidP="009D1437" w14:paraId="2C2D7517" w14:textId="77777777">
      <w:pPr>
        <w:pStyle w:val="N"/>
        <w:rPr>
          <w:ins w:id="326" w:author="Comparison" w:date="2022-04-14T16:28:00Z"/>
        </w:rPr>
      </w:pPr>
      <w:ins w:id="327" w:author="Comparison" w:date="2022-04-14T16:28:00Z">
        <w:r w:rsidRPr="00CA654D">
          <w:t>RETURNS</w:t>
        </w:r>
      </w:ins>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4899"/>
        <w:gridCol w:w="2116"/>
      </w:tblGrid>
      <w:tr w14:paraId="161A8495" w14:textId="77777777" w:rsidTr="00616EC4">
        <w:tblPrEx>
          <w:tblW w:w="0" w:type="auto"/>
          <w:tblInd w:w="85" w:type="dxa"/>
          <w:tblLook w:val="04A0"/>
        </w:tblPrEx>
        <w:trPr>
          <w:ins w:id="328" w:author="Comparison" w:date="2022-04-14T16:28:00Z"/>
        </w:trPr>
        <w:tc>
          <w:tcPr>
            <w:tcW w:w="225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66F1B238" w14:textId="77777777">
            <w:pPr>
              <w:pStyle w:val="ListParagraph"/>
              <w:rPr>
                <w:ins w:id="329" w:author="Comparison" w:date="2022-04-14T16:28:00Z"/>
              </w:rPr>
            </w:pPr>
            <w:ins w:id="330" w:author="Comparison" w:date="2022-04-14T16:28:00Z">
              <w:r>
                <w:t>Kết</w:t>
              </w:r>
            </w:ins>
            <w:ins w:id="331" w:author="Comparison" w:date="2022-04-14T16:28:00Z">
              <w:r>
                <w:t xml:space="preserve"> </w:t>
              </w:r>
            </w:ins>
            <w:ins w:id="332" w:author="Comparison" w:date="2022-04-14T16:28:00Z">
              <w:r>
                <w:t>quả</w:t>
              </w:r>
            </w:ins>
          </w:p>
        </w:tc>
        <w:tc>
          <w:tcPr>
            <w:tcW w:w="4899"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614EF764" w14:textId="77777777">
            <w:pPr>
              <w:pStyle w:val="ListParagraph"/>
              <w:rPr>
                <w:ins w:id="333" w:author="Comparison" w:date="2022-04-14T16:28:00Z"/>
              </w:rPr>
            </w:pPr>
            <w:ins w:id="334" w:author="Comparison" w:date="2022-04-14T16:28:00Z">
              <w:r w:rsidRPr="00660ABB">
                <w:t>Mô</w:t>
              </w:r>
            </w:ins>
            <w:ins w:id="335" w:author="Comparison" w:date="2022-04-14T16:28:00Z">
              <w:r w:rsidRPr="00660ABB">
                <w:t xml:space="preserve"> </w:t>
              </w:r>
            </w:ins>
            <w:ins w:id="336" w:author="Comparison" w:date="2022-04-14T16:28:00Z">
              <w:r w:rsidRPr="00660ABB">
                <w:t>tả</w:t>
              </w:r>
            </w:ins>
          </w:p>
        </w:tc>
        <w:tc>
          <w:tcPr>
            <w:tcW w:w="2116"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2D75AA7F" w14:textId="77777777">
            <w:pPr>
              <w:pStyle w:val="ListParagraph"/>
              <w:rPr>
                <w:ins w:id="337" w:author="Comparison" w:date="2022-04-14T16:28:00Z"/>
              </w:rPr>
            </w:pPr>
            <w:ins w:id="338" w:author="Comparison" w:date="2022-04-14T16:28:00Z">
              <w:r>
                <w:t>Ghi</w:t>
              </w:r>
            </w:ins>
            <w:ins w:id="339" w:author="Comparison" w:date="2022-04-14T16:28:00Z">
              <w:r>
                <w:t xml:space="preserve"> </w:t>
              </w:r>
            </w:ins>
            <w:ins w:id="340" w:author="Comparison" w:date="2022-04-14T16:28:00Z">
              <w:r>
                <w:t>chú</w:t>
              </w:r>
            </w:ins>
          </w:p>
        </w:tc>
      </w:tr>
      <w:tr w14:paraId="770D4430" w14:textId="77777777" w:rsidTr="00616EC4">
        <w:tblPrEx>
          <w:tblW w:w="0" w:type="auto"/>
          <w:tblInd w:w="85" w:type="dxa"/>
          <w:tblLook w:val="04A0"/>
        </w:tblPrEx>
        <w:trPr>
          <w:ins w:id="341" w:author="Comparison" w:date="2022-04-14T16:28:00Z"/>
        </w:trPr>
        <w:tc>
          <w:tcPr>
            <w:tcW w:w="2250" w:type="dxa"/>
            <w:tcBorders>
              <w:top w:val="single" w:sz="4" w:space="0" w:color="2E74B5"/>
              <w:left w:val="single" w:sz="4" w:space="0" w:color="2E74B5"/>
              <w:right w:val="single" w:sz="4" w:space="0" w:color="2E74B5"/>
            </w:tcBorders>
            <w:shd w:val="clear" w:color="auto" w:fill="auto"/>
          </w:tcPr>
          <w:p w:rsidR="009D1437" w:rsidRPr="009372AD" w:rsidP="00616EC4" w14:paraId="125D15AF" w14:textId="77777777">
            <w:pPr>
              <w:autoSpaceDE w:val="0"/>
              <w:autoSpaceDN w:val="0"/>
              <w:adjustRightInd w:val="0"/>
              <w:rPr>
                <w:ins w:id="342" w:author="Comparison" w:date="2022-04-14T16:28:00Z"/>
                <w:rFonts w:eastAsia="Calibri"/>
                <w:sz w:val="19"/>
                <w:szCs w:val="19"/>
              </w:rPr>
            </w:pPr>
            <w:ins w:id="343" w:author="Comparison" w:date="2022-04-14T16:28:00Z">
              <w:r w:rsidRPr="009372AD">
                <w:rPr>
                  <w:rFonts w:eastAsia="Calibri"/>
                </w:rPr>
                <w:t>ERR:1</w:t>
              </w:r>
            </w:ins>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18158DFA" w14:textId="77777777">
            <w:pPr>
              <w:pStyle w:val="ListParagraph"/>
              <w:spacing w:after="0" w:line="240" w:lineRule="auto"/>
              <w:ind w:left="0"/>
              <w:rPr>
                <w:ins w:id="344" w:author="Comparison" w:date="2022-04-14T16:28:00Z"/>
                <w:rFonts w:eastAsia="Calibri"/>
              </w:rPr>
            </w:pPr>
            <w:ins w:id="345" w:author="Comparison" w:date="2022-04-14T16:28:00Z">
              <w:r w:rsidRPr="009372AD">
                <w:rPr>
                  <w:rFonts w:eastAsia="Calibri"/>
                </w:rPr>
                <w:t xml:space="preserve">Tài </w:t>
              </w:r>
            </w:ins>
            <w:ins w:id="346" w:author="Comparison" w:date="2022-04-14T16:28:00Z">
              <w:r w:rsidRPr="009372AD">
                <w:rPr>
                  <w:rFonts w:eastAsia="Calibri"/>
                </w:rPr>
                <w:t>khoản</w:t>
              </w:r>
            </w:ins>
            <w:ins w:id="347" w:author="Comparison" w:date="2022-04-14T16:28:00Z">
              <w:r w:rsidRPr="009372AD">
                <w:rPr>
                  <w:rFonts w:eastAsia="Calibri"/>
                </w:rPr>
                <w:t xml:space="preserve"> </w:t>
              </w:r>
            </w:ins>
            <w:ins w:id="348" w:author="Comparison" w:date="2022-04-14T16:28:00Z">
              <w:r w:rsidRPr="009372AD">
                <w:rPr>
                  <w:rFonts w:eastAsia="Calibri"/>
                </w:rPr>
                <w:t>đăng</w:t>
              </w:r>
            </w:ins>
            <w:ins w:id="349" w:author="Comparison" w:date="2022-04-14T16:28:00Z">
              <w:r w:rsidRPr="009372AD">
                <w:rPr>
                  <w:rFonts w:eastAsia="Calibri"/>
                </w:rPr>
                <w:t xml:space="preserve"> </w:t>
              </w:r>
            </w:ins>
            <w:ins w:id="350" w:author="Comparison" w:date="2022-04-14T16:28:00Z">
              <w:r w:rsidRPr="009372AD">
                <w:rPr>
                  <w:rFonts w:eastAsia="Calibri"/>
                </w:rPr>
                <w:t>nhập</w:t>
              </w:r>
            </w:ins>
            <w:ins w:id="351" w:author="Comparison" w:date="2022-04-14T16:28:00Z">
              <w:r w:rsidRPr="009372AD">
                <w:rPr>
                  <w:rFonts w:eastAsia="Calibri"/>
                </w:rPr>
                <w:t xml:space="preserve"> </w:t>
              </w:r>
            </w:ins>
            <w:ins w:id="352" w:author="Comparison" w:date="2022-04-14T16:28:00Z">
              <w:r w:rsidRPr="009372AD">
                <w:rPr>
                  <w:rFonts w:eastAsia="Calibri"/>
                </w:rPr>
                <w:t>sai</w:t>
              </w:r>
            </w:ins>
            <w:ins w:id="353" w:author="Comparison" w:date="2022-04-14T16:28:00Z">
              <w:r w:rsidRPr="009372AD">
                <w:rPr>
                  <w:rFonts w:eastAsia="Calibri"/>
                </w:rPr>
                <w:t xml:space="preserve"> </w:t>
              </w:r>
            </w:ins>
            <w:ins w:id="354" w:author="Comparison" w:date="2022-04-14T16:28:00Z">
              <w:r w:rsidRPr="009372AD">
                <w:rPr>
                  <w:rFonts w:eastAsia="Calibri"/>
                </w:rPr>
                <w:t>hoặc</w:t>
              </w:r>
            </w:ins>
            <w:ins w:id="355" w:author="Comparison" w:date="2022-04-14T16:28:00Z">
              <w:r w:rsidRPr="009372AD">
                <w:rPr>
                  <w:rFonts w:eastAsia="Calibri"/>
                </w:rPr>
                <w:t xml:space="preserve"> </w:t>
              </w:r>
            </w:ins>
            <w:ins w:id="356" w:author="Comparison" w:date="2022-04-14T16:28:00Z">
              <w:r w:rsidRPr="009372AD">
                <w:rPr>
                  <w:rFonts w:eastAsia="Calibri"/>
                </w:rPr>
                <w:t>không</w:t>
              </w:r>
            </w:ins>
            <w:ins w:id="357" w:author="Comparison" w:date="2022-04-14T16:28:00Z">
              <w:r w:rsidRPr="009372AD">
                <w:rPr>
                  <w:rFonts w:eastAsia="Calibri"/>
                </w:rPr>
                <w:t xml:space="preserve"> </w:t>
              </w:r>
            </w:ins>
            <w:ins w:id="358" w:author="Comparison" w:date="2022-04-14T16:28:00Z">
              <w:r w:rsidRPr="009372AD">
                <w:rPr>
                  <w:rFonts w:eastAsia="Calibri"/>
                </w:rPr>
                <w:t>có</w:t>
              </w:r>
            </w:ins>
            <w:ins w:id="359" w:author="Comparison" w:date="2022-04-14T16:28:00Z">
              <w:r w:rsidRPr="009372AD">
                <w:rPr>
                  <w:rFonts w:eastAsia="Calibri"/>
                </w:rPr>
                <w:t xml:space="preserve"> </w:t>
              </w:r>
            </w:ins>
            <w:ins w:id="360" w:author="Comparison" w:date="2022-04-14T16:28:00Z">
              <w:r w:rsidRPr="009372AD">
                <w:rPr>
                  <w:rFonts w:eastAsia="Calibri"/>
                </w:rPr>
                <w:t>quyề</w:t>
              </w:r>
            </w:ins>
            <w:ins w:id="361" w:author="Comparison" w:date="2022-04-14T16:28:00Z">
              <w:r>
                <w:rPr>
                  <w:rFonts w:eastAsia="Calibri"/>
                </w:rPr>
                <w:t>n</w:t>
              </w:r>
            </w:ins>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0DF47A87" w14:textId="77777777">
            <w:pPr>
              <w:pStyle w:val="ListParagraph"/>
              <w:ind w:left="0"/>
              <w:jc w:val="both"/>
              <w:rPr>
                <w:ins w:id="362" w:author="Comparison" w:date="2022-04-14T16:28:00Z"/>
              </w:rPr>
            </w:pPr>
          </w:p>
        </w:tc>
      </w:tr>
      <w:tr w14:paraId="254B2167" w14:textId="77777777" w:rsidTr="00616EC4">
        <w:tblPrEx>
          <w:tblW w:w="0" w:type="auto"/>
          <w:tblInd w:w="85" w:type="dxa"/>
          <w:tblLook w:val="04A0"/>
        </w:tblPrEx>
        <w:trPr>
          <w:ins w:id="363" w:author="Comparison" w:date="2022-04-14T16:28:00Z"/>
        </w:trPr>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52FDD9A7" w14:textId="77777777">
            <w:pPr>
              <w:autoSpaceDE w:val="0"/>
              <w:autoSpaceDN w:val="0"/>
              <w:adjustRightInd w:val="0"/>
              <w:rPr>
                <w:ins w:id="364" w:author="Comparison" w:date="2022-04-14T16:28:00Z"/>
                <w:rFonts w:eastAsia="Calibri"/>
              </w:rPr>
            </w:pPr>
            <w:ins w:id="365" w:author="Comparison" w:date="2022-04-14T16:28:00Z">
              <w:r w:rsidRPr="00E22984">
                <w:rPr>
                  <w:rFonts w:eastAsia="Calibri"/>
                </w:rPr>
                <w:t>ERR:2</w:t>
              </w:r>
            </w:ins>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F93AB04" w14:textId="77777777">
            <w:pPr>
              <w:rPr>
                <w:ins w:id="366" w:author="Comparison" w:date="2022-04-14T16:28:00Z"/>
                <w:rFonts w:eastAsia="Calibri"/>
              </w:rPr>
            </w:pPr>
            <w:ins w:id="367" w:author="Comparison" w:date="2022-04-14T16:28:00Z">
              <w:r>
                <w:rPr>
                  <w:rFonts w:eastAsia="Calibri"/>
                </w:rPr>
                <w:t>Không</w:t>
              </w:r>
            </w:ins>
            <w:ins w:id="368" w:author="Comparison" w:date="2022-04-14T16:28:00Z">
              <w:r>
                <w:rPr>
                  <w:rFonts w:eastAsia="Calibri"/>
                </w:rPr>
                <w:t xml:space="preserve"> </w:t>
              </w:r>
            </w:ins>
            <w:ins w:id="369" w:author="Comparison" w:date="2022-04-14T16:28:00Z">
              <w:r>
                <w:rPr>
                  <w:rFonts w:eastAsia="Calibri"/>
                </w:rPr>
                <w:t>tìm</w:t>
              </w:r>
            </w:ins>
            <w:ins w:id="370" w:author="Comparison" w:date="2022-04-14T16:28:00Z">
              <w:r>
                <w:rPr>
                  <w:rFonts w:eastAsia="Calibri"/>
                </w:rPr>
                <w:t xml:space="preserve"> </w:t>
              </w:r>
            </w:ins>
            <w:ins w:id="371" w:author="Comparison" w:date="2022-04-14T16:28:00Z">
              <w:r>
                <w:rPr>
                  <w:rFonts w:eastAsia="Calibri"/>
                </w:rPr>
                <w:t>thấy</w:t>
              </w:r>
            </w:ins>
            <w:ins w:id="372" w:author="Comparison" w:date="2022-04-14T16:28:00Z">
              <w:r>
                <w:rPr>
                  <w:rFonts w:eastAsia="Calibri"/>
                </w:rPr>
                <w:t xml:space="preserve"> </w:t>
              </w:r>
            </w:ins>
            <w:ins w:id="373" w:author="Comparison" w:date="2022-04-14T16:28:00Z">
              <w:r>
                <w:rPr>
                  <w:rFonts w:eastAsia="Calibri"/>
                </w:rPr>
                <w:t>công</w:t>
              </w:r>
            </w:ins>
            <w:ins w:id="374" w:author="Comparison" w:date="2022-04-14T16:28:00Z">
              <w:r>
                <w:rPr>
                  <w:rFonts w:eastAsia="Calibri"/>
                </w:rPr>
                <w:t xml:space="preserve"> ty </w:t>
              </w:r>
            </w:ins>
            <w:ins w:id="375" w:author="Comparison" w:date="2022-04-14T16:28:00Z">
              <w:r>
                <w:rPr>
                  <w:rFonts w:eastAsia="Calibri"/>
                </w:rPr>
                <w:t>đăng</w:t>
              </w:r>
            </w:ins>
            <w:ins w:id="376" w:author="Comparison" w:date="2022-04-14T16:28:00Z">
              <w:r>
                <w:rPr>
                  <w:rFonts w:eastAsia="Calibri"/>
                </w:rPr>
                <w:t xml:space="preserve"> </w:t>
              </w:r>
            </w:ins>
            <w:ins w:id="377" w:author="Comparison" w:date="2022-04-14T16:28:00Z">
              <w:r>
                <w:rPr>
                  <w:rFonts w:eastAsia="Calibri"/>
                </w:rPr>
                <w:t>nhập</w:t>
              </w:r>
            </w:ins>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0F14A002" w14:textId="77777777">
            <w:pPr>
              <w:jc w:val="both"/>
              <w:rPr>
                <w:ins w:id="378" w:author="Comparison" w:date="2022-04-14T16:28:00Z"/>
              </w:rPr>
            </w:pPr>
          </w:p>
        </w:tc>
      </w:tr>
      <w:tr w14:paraId="372BFB0E" w14:textId="77777777" w:rsidTr="00616EC4">
        <w:tblPrEx>
          <w:tblW w:w="0" w:type="auto"/>
          <w:tblInd w:w="85" w:type="dxa"/>
          <w:tblLook w:val="04A0"/>
        </w:tblPrEx>
        <w:trPr>
          <w:ins w:id="379" w:author="Comparison" w:date="2022-04-14T16:28:00Z"/>
        </w:trPr>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E4D3A7E" w14:textId="77777777">
            <w:pPr>
              <w:autoSpaceDE w:val="0"/>
              <w:autoSpaceDN w:val="0"/>
              <w:adjustRightInd w:val="0"/>
              <w:rPr>
                <w:ins w:id="380" w:author="Comparison" w:date="2022-04-14T16:28:00Z"/>
                <w:rFonts w:eastAsia="Calibri"/>
              </w:rPr>
            </w:pPr>
            <w:ins w:id="381" w:author="Comparison" w:date="2022-04-14T16:28:00Z">
              <w:r w:rsidRPr="00E22984">
                <w:rPr>
                  <w:rFonts w:eastAsia="Calibri"/>
                </w:rPr>
                <w:t>ERR:</w:t>
              </w:r>
            </w:ins>
            <w:ins w:id="382" w:author="Comparison" w:date="2022-04-14T16:28:00Z">
              <w:r>
                <w:rPr>
                  <w:rFonts w:eastAsia="Calibri"/>
                </w:rPr>
                <w:t>3</w:t>
              </w:r>
            </w:ins>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3C9D7F5" w14:textId="77777777">
            <w:pPr>
              <w:rPr>
                <w:ins w:id="383" w:author="Comparison" w:date="2022-04-14T16:28:00Z"/>
                <w:rFonts w:eastAsia="Calibri"/>
              </w:rPr>
            </w:pPr>
            <w:ins w:id="384" w:author="Comparison" w:date="2022-04-14T16:28:00Z">
              <w:r>
                <w:rPr>
                  <w:rFonts w:eastAsia="Calibri"/>
                </w:rPr>
                <w:t>Mã</w:t>
              </w:r>
            </w:ins>
            <w:ins w:id="385" w:author="Comparison" w:date="2022-04-14T16:28:00Z">
              <w:r>
                <w:rPr>
                  <w:rFonts w:eastAsia="Calibri"/>
                </w:rPr>
                <w:t xml:space="preserve"> </w:t>
              </w:r>
            </w:ins>
            <w:ins w:id="386" w:author="Comparison" w:date="2022-04-14T16:28:00Z">
              <w:r>
                <w:rPr>
                  <w:rFonts w:eastAsia="Calibri"/>
                </w:rPr>
                <w:t>thông</w:t>
              </w:r>
            </w:ins>
            <w:ins w:id="387" w:author="Comparison" w:date="2022-04-14T16:28:00Z">
              <w:r>
                <w:rPr>
                  <w:rFonts w:eastAsia="Calibri"/>
                </w:rPr>
                <w:t xml:space="preserve"> </w:t>
              </w:r>
            </w:ins>
            <w:ins w:id="388" w:author="Comparison" w:date="2022-04-14T16:28:00Z">
              <w:r>
                <w:rPr>
                  <w:rFonts w:eastAsia="Calibri"/>
                </w:rPr>
                <w:t>điệp</w:t>
              </w:r>
            </w:ins>
            <w:ins w:id="389" w:author="Comparison" w:date="2022-04-14T16:28:00Z">
              <w:r>
                <w:rPr>
                  <w:rFonts w:eastAsia="Calibri"/>
                </w:rPr>
                <w:t xml:space="preserve"> </w:t>
              </w:r>
            </w:ins>
            <w:ins w:id="390" w:author="Comparison" w:date="2022-04-14T16:28:00Z">
              <w:r>
                <w:rPr>
                  <w:rFonts w:eastAsia="Calibri"/>
                </w:rPr>
                <w:t>không</w:t>
              </w:r>
            </w:ins>
            <w:ins w:id="391" w:author="Comparison" w:date="2022-04-14T16:28:00Z">
              <w:r>
                <w:rPr>
                  <w:rFonts w:eastAsia="Calibri"/>
                </w:rPr>
                <w:t xml:space="preserve"> </w:t>
              </w:r>
            </w:ins>
            <w:ins w:id="392" w:author="Comparison" w:date="2022-04-14T16:28:00Z">
              <w:r>
                <w:rPr>
                  <w:rFonts w:eastAsia="Calibri"/>
                </w:rPr>
                <w:t>thuộc</w:t>
              </w:r>
            </w:ins>
            <w:ins w:id="393" w:author="Comparison" w:date="2022-04-14T16:28:00Z">
              <w:r>
                <w:rPr>
                  <w:rFonts w:eastAsia="Calibri"/>
                </w:rPr>
                <w:t xml:space="preserve"> </w:t>
              </w:r>
            </w:ins>
            <w:ins w:id="394" w:author="Comparison" w:date="2022-04-14T16:28:00Z">
              <w:r>
                <w:rPr>
                  <w:rFonts w:eastAsia="Calibri"/>
                </w:rPr>
                <w:t>công</w:t>
              </w:r>
            </w:ins>
            <w:ins w:id="395" w:author="Comparison" w:date="2022-04-14T16:28:00Z">
              <w:r>
                <w:rPr>
                  <w:rFonts w:eastAsia="Calibri"/>
                </w:rPr>
                <w:t xml:space="preserve"> ty </w:t>
              </w:r>
            </w:ins>
            <w:ins w:id="396" w:author="Comparison" w:date="2022-04-14T16:28:00Z">
              <w:r>
                <w:rPr>
                  <w:rFonts w:eastAsia="Calibri"/>
                </w:rPr>
                <w:t>tra</w:t>
              </w:r>
            </w:ins>
            <w:ins w:id="397" w:author="Comparison" w:date="2022-04-14T16:28:00Z">
              <w:r>
                <w:rPr>
                  <w:rFonts w:eastAsia="Calibri"/>
                </w:rPr>
                <w:t xml:space="preserve"> </w:t>
              </w:r>
            </w:ins>
            <w:ins w:id="398" w:author="Comparison" w:date="2022-04-14T16:28:00Z">
              <w:r>
                <w:rPr>
                  <w:rFonts w:eastAsia="Calibri"/>
                </w:rPr>
                <w:t>cứu</w:t>
              </w:r>
            </w:ins>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716E7FDB" w14:textId="77777777">
            <w:pPr>
              <w:pStyle w:val="ListParagraph"/>
              <w:ind w:left="0"/>
              <w:jc w:val="both"/>
              <w:rPr>
                <w:ins w:id="399" w:author="Comparison" w:date="2022-04-14T16:28:00Z"/>
              </w:rPr>
            </w:pPr>
          </w:p>
        </w:tc>
      </w:tr>
      <w:tr w14:paraId="4CA49218" w14:textId="77777777" w:rsidTr="00616EC4">
        <w:tblPrEx>
          <w:tblW w:w="0" w:type="auto"/>
          <w:tblInd w:w="85" w:type="dxa"/>
          <w:tblLook w:val="04A0"/>
        </w:tblPrEx>
        <w:trPr>
          <w:ins w:id="400" w:author="Comparison" w:date="2022-04-14T16:28:00Z"/>
        </w:trPr>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E22984" w:rsidP="00616EC4" w14:paraId="2D4B23BA" w14:textId="77777777">
            <w:pPr>
              <w:autoSpaceDE w:val="0"/>
              <w:autoSpaceDN w:val="0"/>
              <w:adjustRightInd w:val="0"/>
              <w:rPr>
                <w:ins w:id="401" w:author="Comparison" w:date="2022-04-14T16:28:00Z"/>
                <w:rFonts w:eastAsia="Calibri"/>
              </w:rPr>
            </w:pPr>
            <w:ins w:id="402" w:author="Comparison" w:date="2022-04-14T16:28:00Z">
              <w:r w:rsidRPr="00E22984">
                <w:rPr>
                  <w:rFonts w:eastAsia="Calibri"/>
                </w:rPr>
                <w:t>ERR:</w:t>
              </w:r>
            </w:ins>
            <w:ins w:id="403" w:author="Comparison" w:date="2022-04-14T16:28:00Z">
              <w:r>
                <w:rPr>
                  <w:rFonts w:eastAsia="Calibri"/>
                </w:rPr>
                <w:t>4</w:t>
              </w:r>
            </w:ins>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36A64FAB" w14:textId="77777777">
            <w:pPr>
              <w:rPr>
                <w:ins w:id="404" w:author="Comparison" w:date="2022-04-14T16:28:00Z"/>
                <w:rFonts w:eastAsia="Calibri"/>
              </w:rPr>
            </w:pPr>
            <w:ins w:id="405" w:author="Comparison" w:date="2022-04-14T16:28:00Z">
              <w:r>
                <w:rPr>
                  <w:rFonts w:eastAsia="Calibri"/>
                </w:rPr>
                <w:t xml:space="preserve">Tham </w:t>
              </w:r>
            </w:ins>
            <w:ins w:id="406" w:author="Comparison" w:date="2022-04-14T16:28:00Z">
              <w:r>
                <w:rPr>
                  <w:rFonts w:eastAsia="Calibri"/>
                </w:rPr>
                <w:t>số</w:t>
              </w:r>
            </w:ins>
            <w:ins w:id="407" w:author="Comparison" w:date="2022-04-14T16:28:00Z">
              <w:r>
                <w:rPr>
                  <w:rFonts w:eastAsia="Calibri"/>
                </w:rPr>
                <w:t xml:space="preserve"> </w:t>
              </w:r>
            </w:ins>
            <w:ins w:id="408" w:author="Comparison" w:date="2022-04-14T16:28:00Z">
              <w:r>
                <w:rPr>
                  <w:rFonts w:eastAsia="Calibri"/>
                </w:rPr>
                <w:t>truyền</w:t>
              </w:r>
            </w:ins>
            <w:ins w:id="409" w:author="Comparison" w:date="2022-04-14T16:28:00Z">
              <w:r>
                <w:rPr>
                  <w:rFonts w:eastAsia="Calibri"/>
                </w:rPr>
                <w:t xml:space="preserve"> </w:t>
              </w:r>
            </w:ins>
            <w:ins w:id="410" w:author="Comparison" w:date="2022-04-14T16:28:00Z">
              <w:r>
                <w:rPr>
                  <w:rFonts w:eastAsia="Calibri"/>
                </w:rPr>
                <w:t>vào</w:t>
              </w:r>
            </w:ins>
            <w:ins w:id="411" w:author="Comparison" w:date="2022-04-14T16:28:00Z">
              <w:r>
                <w:rPr>
                  <w:rFonts w:eastAsia="Calibri"/>
                </w:rPr>
                <w:t xml:space="preserve"> </w:t>
              </w:r>
            </w:ins>
            <w:ins w:id="412" w:author="Comparison" w:date="2022-04-14T16:28:00Z">
              <w:r>
                <w:rPr>
                  <w:rFonts w:eastAsia="Calibri"/>
                </w:rPr>
                <w:t>rỗng</w:t>
              </w:r>
            </w:ins>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254B1655" w14:textId="77777777">
            <w:pPr>
              <w:pStyle w:val="ListParagraph"/>
              <w:ind w:left="0"/>
              <w:jc w:val="both"/>
              <w:rPr>
                <w:ins w:id="413" w:author="Comparison" w:date="2022-04-14T16:28:00Z"/>
              </w:rPr>
            </w:pPr>
          </w:p>
        </w:tc>
      </w:tr>
      <w:tr w14:paraId="358A4F14"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0858D0A" w14:textId="77777777">
            <w:pPr>
              <w:autoSpaceDE w:val="0"/>
              <w:autoSpaceDN w:val="0"/>
              <w:adjustRightInd w:val="0"/>
              <w:rPr>
                <w:rFonts w:eastAsia="Calibri"/>
              </w:rPr>
            </w:pPr>
            <w:r w:rsidRPr="00E22984">
              <w:rPr>
                <w:rFonts w:eastAsia="Calibri"/>
              </w:rPr>
              <w:t>ERR:5</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E80AF2A" w14:textId="77777777">
            <w:pPr>
              <w:pStyle w:val="ListParagraph"/>
              <w:spacing w:after="0" w:line="240" w:lineRule="auto"/>
              <w:ind w:left="0"/>
              <w:rPr>
                <w:rFonts w:eastAsia="Calibri"/>
              </w:rPr>
            </w:pPr>
            <w:r>
              <w:rPr>
                <w:rFonts w:eastAsia="Calibri"/>
              </w:rPr>
              <w:t>Có</w:t>
            </w:r>
            <w:r>
              <w:rPr>
                <w:rFonts w:eastAsia="Calibri"/>
              </w:rPr>
              <w:t xml:space="preserve"> </w:t>
            </w:r>
            <w:r>
              <w:rPr>
                <w:rFonts w:eastAsia="Calibri"/>
              </w:rPr>
              <w:t>lỗi</w:t>
            </w:r>
            <w:r>
              <w:rPr>
                <w:rFonts w:eastAsia="Calibri"/>
              </w:rPr>
              <w:t xml:space="preserve"> </w:t>
            </w:r>
            <w:r>
              <w:rPr>
                <w:rFonts w:eastAsia="Calibri"/>
              </w:rPr>
              <w:t>xảy</w:t>
            </w:r>
            <w:r>
              <w:rPr>
                <w:rFonts w:eastAsia="Calibri"/>
              </w:rPr>
              <w:t xml:space="preserve"> </w:t>
            </w:r>
            <w:r>
              <w:rPr>
                <w:rFonts w:eastAsia="Calibri"/>
              </w:rPr>
              <w:t>ra</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29CCEC19" w14:textId="77777777">
            <w:pPr>
              <w:pStyle w:val="ListParagraph"/>
              <w:ind w:left="0"/>
              <w:jc w:val="both"/>
            </w:pPr>
            <w:r>
              <w:t>Lỗi</w:t>
            </w:r>
            <w:r>
              <w:t xml:space="preserve"> </w:t>
            </w:r>
            <w:r>
              <w:t>không</w:t>
            </w:r>
            <w:r>
              <w:t xml:space="preserve"> </w:t>
            </w:r>
            <w:r>
              <w:t>xác</w:t>
            </w:r>
            <w:r>
              <w:t xml:space="preserve"> </w:t>
            </w:r>
            <w:r>
              <w:t>định</w:t>
            </w:r>
          </w:p>
        </w:tc>
      </w:tr>
      <w:tr w14:paraId="2CECF897"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E22984" w:rsidP="00616EC4" w14:paraId="16087D7F" w14:textId="77777777">
            <w:pPr>
              <w:autoSpaceDE w:val="0"/>
              <w:autoSpaceDN w:val="0"/>
              <w:adjustRightInd w:val="0"/>
              <w:rPr>
                <w:rFonts w:eastAsia="Calibri"/>
              </w:rPr>
            </w:pPr>
            <w:r>
              <w:rPr>
                <w:rFonts w:eastAsia="Calibri"/>
              </w:rPr>
              <w:t>ERR:6</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5EC332B3" w14:textId="77777777">
            <w:pPr>
              <w:pStyle w:val="ListParagraph"/>
              <w:spacing w:after="0" w:line="240" w:lineRule="auto"/>
              <w:ind w:left="0"/>
            </w:pPr>
            <w:r>
              <w:t xml:space="preserve">Sai </w:t>
            </w:r>
            <w:r>
              <w:t>trạng</w:t>
            </w:r>
            <w:r>
              <w:t xml:space="preserve"> </w:t>
            </w:r>
            <w:r>
              <w:t>thái</w:t>
            </w:r>
            <w:r>
              <w:t xml:space="preserve"> </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017CD466" w14:textId="77777777">
            <w:pPr>
              <w:pStyle w:val="ListParagraph"/>
              <w:ind w:left="0"/>
              <w:jc w:val="both"/>
            </w:pPr>
          </w:p>
        </w:tc>
      </w:tr>
      <w:tr w14:paraId="1EA7C6DF"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1A0980CA" w14:textId="77777777">
            <w:pPr>
              <w:autoSpaceDE w:val="0"/>
              <w:autoSpaceDN w:val="0"/>
              <w:adjustRightInd w:val="0"/>
              <w:rPr>
                <w:rFonts w:eastAsia="Calibri"/>
              </w:rPr>
            </w:pPr>
            <w:r>
              <w:rPr>
                <w:rFonts w:eastAsia="Calibri"/>
              </w:rPr>
              <w:t>Ok:kết</w:t>
            </w:r>
            <w:r>
              <w:rPr>
                <w:rFonts w:eastAsia="Calibri"/>
              </w:rPr>
              <w:t xml:space="preserve"> </w:t>
            </w:r>
            <w:r>
              <w:rPr>
                <w:rFonts w:eastAsia="Calibri"/>
              </w:rPr>
              <w:t>quả</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799E92BE" w14:textId="77777777">
            <w:pPr>
              <w:pStyle w:val="ListParagraph"/>
              <w:spacing w:after="0" w:line="240" w:lineRule="auto"/>
              <w:ind w:left="0"/>
            </w:pPr>
            <w:r>
              <w:t xml:space="preserve">Thông </w:t>
            </w:r>
            <w:r>
              <w:t>báo</w:t>
            </w:r>
            <w:r>
              <w:t xml:space="preserve"> </w:t>
            </w:r>
            <w:r>
              <w:t>kết</w:t>
            </w:r>
            <w:r>
              <w:t xml:space="preserve"> </w:t>
            </w:r>
            <w:r>
              <w:t>quả</w:t>
            </w:r>
            <w:r>
              <w:t xml:space="preserve"> </w:t>
            </w:r>
            <w:r>
              <w:t>nhận</w:t>
            </w:r>
            <w:r>
              <w:t xml:space="preserve"> </w:t>
            </w:r>
            <w:r>
              <w:t>kết</w:t>
            </w:r>
            <w:r>
              <w:t xml:space="preserve"> </w:t>
            </w:r>
            <w:r>
              <w:t>quả</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537084E9" w14:textId="77777777">
            <w:pPr>
              <w:pStyle w:val="ListParagraph"/>
              <w:ind w:left="0"/>
              <w:jc w:val="both"/>
            </w:pPr>
          </w:p>
        </w:tc>
      </w:tr>
    </w:tbl>
    <w:p w:rsidR="009D1437" w:rsidRPr="00076E1C" w:rsidP="009D1437" w14:paraId="258525E4" w14:textId="77777777">
      <w:pPr>
        <w:pStyle w:val="ListParagraph"/>
        <w:spacing w:after="0" w:line="360" w:lineRule="auto"/>
        <w:ind w:left="1080"/>
        <w:jc w:val="both"/>
        <w:rPr>
          <w:ins w:id="414" w:author="Comparison" w:date="2022-04-14T16:28:00Z"/>
          <w:rFonts w:eastAsia="Calibri"/>
          <w:b/>
          <w:u w:val="single"/>
        </w:rPr>
      </w:pPr>
    </w:p>
    <w:p w:rsidR="009D1437" w:rsidRPr="003F040A" w:rsidP="009D1437" w14:paraId="000B5D3F" w14:textId="77777777">
      <w:pPr>
        <w:ind w:left="540" w:firstLine="540"/>
        <w:rPr>
          <w:lang w:eastAsia="x-none"/>
        </w:rPr>
      </w:pPr>
    </w:p>
    <w:p w:rsidR="009D1437" w:rsidRPr="00AC05BD" w:rsidP="00C35F19" w14:paraId="4F04DCF4" w14:textId="5DBF17ED">
      <w:pPr>
        <w:pStyle w:val="Heading3"/>
        <w:rPr>
          <w:ins w:id="415" w:author="Comparison" w:date="2022-04-14T16:28:00Z"/>
        </w:rPr>
      </w:pPr>
      <w:bookmarkStart w:id="416" w:name="_Toc106724523"/>
      <w:r>
        <w:t>Đăng</w:t>
      </w:r>
      <w:r>
        <w:t xml:space="preserve"> </w:t>
      </w:r>
      <w:r>
        <w:t>ký</w:t>
      </w:r>
      <w:r>
        <w:t xml:space="preserve"> </w:t>
      </w:r>
      <w:r>
        <w:t>tờ</w:t>
      </w:r>
      <w:r>
        <w:t xml:space="preserve"> </w:t>
      </w:r>
      <w:r>
        <w:t>khai</w:t>
      </w:r>
      <w:r>
        <w:t xml:space="preserve"> DK01</w:t>
      </w:r>
      <w:bookmarkEnd w:id="277"/>
      <w:bookmarkEnd w:id="416"/>
    </w:p>
    <w:p w:rsidR="009D1437" w:rsidRPr="0050155B" w:rsidP="009D1437" w14:paraId="089D56C9" w14:textId="77777777">
      <w:pPr>
        <w:ind w:right="14"/>
        <w:jc w:val="both"/>
      </w:pPr>
      <w:r w:rsidRPr="0050155B">
        <w:rPr>
          <w:color w:val="000000"/>
        </w:rPr>
        <w:t>URL</w:t>
      </w:r>
    </w:p>
    <w:p w:rsidR="009D1437" w:rsidRPr="0050155B" w:rsidP="009D1437" w14:paraId="17170B7A" w14:textId="77777777">
      <w:pPr>
        <w:ind w:right="14"/>
        <w:jc w:val="both"/>
      </w:pPr>
      <w:r w:rsidRPr="0050155B">
        <w:rPr>
          <w:color w:val="000000"/>
        </w:rPr>
        <w:tab/>
        <w:t xml:space="preserve"> String </w:t>
      </w:r>
      <w:r w:rsidRPr="0050155B">
        <w:rPr>
          <w:rFonts w:ascii="Consolas" w:hAnsi="Consolas"/>
          <w:color w:val="000000"/>
          <w:sz w:val="19"/>
          <w:szCs w:val="19"/>
        </w:rPr>
        <w:t>RegisterPublish</w:t>
      </w:r>
      <w:r w:rsidRPr="0050155B">
        <w:rPr>
          <w:rFonts w:ascii="Consolas" w:hAnsi="Consolas"/>
          <w:color w:val="000000"/>
          <w:sz w:val="19"/>
          <w:szCs w:val="19"/>
        </w:rPr>
        <w:t>(</w:t>
      </w:r>
      <w:r w:rsidRPr="0050155B">
        <w:rPr>
          <w:rFonts w:ascii="Consolas" w:hAnsi="Consolas"/>
          <w:color w:val="0000FF"/>
          <w:sz w:val="19"/>
          <w:szCs w:val="19"/>
        </w:rPr>
        <w:t>string</w:t>
      </w:r>
      <w:r w:rsidRPr="0050155B">
        <w:rPr>
          <w:rFonts w:ascii="Consolas" w:hAnsi="Consolas"/>
          <w:color w:val="000000"/>
          <w:sz w:val="19"/>
          <w:szCs w:val="19"/>
        </w:rPr>
        <w:t xml:space="preserve"> Account, </w:t>
      </w:r>
      <w:r w:rsidRPr="0050155B">
        <w:rPr>
          <w:rFonts w:ascii="Consolas" w:hAnsi="Consolas"/>
          <w:color w:val="0000FF"/>
          <w:sz w:val="19"/>
          <w:szCs w:val="19"/>
        </w:rPr>
        <w:t>string</w:t>
      </w:r>
      <w:r w:rsidRPr="0050155B">
        <w:rPr>
          <w:rFonts w:ascii="Consolas" w:hAnsi="Consolas"/>
          <w:color w:val="000000"/>
          <w:sz w:val="19"/>
          <w:szCs w:val="19"/>
        </w:rPr>
        <w:t xml:space="preserve"> </w:t>
      </w:r>
      <w:r w:rsidRPr="0050155B">
        <w:rPr>
          <w:rFonts w:ascii="Consolas" w:hAnsi="Consolas"/>
          <w:color w:val="000000"/>
          <w:sz w:val="19"/>
          <w:szCs w:val="19"/>
        </w:rPr>
        <w:t>ACpass</w:t>
      </w:r>
      <w:r w:rsidRPr="0050155B">
        <w:rPr>
          <w:rFonts w:ascii="Consolas" w:hAnsi="Consolas"/>
          <w:color w:val="000000"/>
          <w:sz w:val="19"/>
          <w:szCs w:val="19"/>
        </w:rPr>
        <w:t xml:space="preserve">, </w:t>
      </w:r>
      <w:r w:rsidRPr="0050155B">
        <w:rPr>
          <w:rFonts w:ascii="Consolas" w:hAnsi="Consolas"/>
          <w:color w:val="0000FF"/>
          <w:sz w:val="19"/>
          <w:szCs w:val="19"/>
        </w:rPr>
        <w:t>string</w:t>
      </w:r>
      <w:r w:rsidRPr="0050155B">
        <w:rPr>
          <w:rFonts w:ascii="Consolas" w:hAnsi="Consolas"/>
          <w:color w:val="000000"/>
          <w:sz w:val="19"/>
          <w:szCs w:val="19"/>
        </w:rPr>
        <w:t xml:space="preserve"> </w:t>
      </w:r>
      <w:r w:rsidRPr="0050155B">
        <w:rPr>
          <w:rFonts w:ascii="Consolas" w:hAnsi="Consolas"/>
          <w:color w:val="000000"/>
          <w:sz w:val="19"/>
          <w:szCs w:val="19"/>
        </w:rPr>
        <w:t>xmlInvData</w:t>
      </w:r>
      <w:r w:rsidRPr="0050155B">
        <w:rPr>
          <w:rFonts w:ascii="Consolas" w:hAnsi="Consolas"/>
          <w:color w:val="000000"/>
          <w:sz w:val="19"/>
          <w:szCs w:val="19"/>
        </w:rPr>
        <w:t xml:space="preserve">, </w:t>
      </w:r>
      <w:r w:rsidRPr="0050155B">
        <w:rPr>
          <w:rFonts w:ascii="Consolas" w:hAnsi="Consolas"/>
          <w:color w:val="0000FF"/>
          <w:sz w:val="19"/>
          <w:szCs w:val="19"/>
        </w:rPr>
        <w:t>string</w:t>
      </w:r>
      <w:r w:rsidRPr="0050155B">
        <w:rPr>
          <w:rFonts w:ascii="Consolas" w:hAnsi="Consolas"/>
          <w:color w:val="000000"/>
          <w:sz w:val="19"/>
          <w:szCs w:val="19"/>
        </w:rPr>
        <w:t xml:space="preserve"> username, </w:t>
      </w:r>
      <w:r w:rsidRPr="0050155B">
        <w:rPr>
          <w:rFonts w:ascii="Consolas" w:hAnsi="Consolas"/>
          <w:color w:val="0000FF"/>
          <w:sz w:val="19"/>
          <w:szCs w:val="19"/>
        </w:rPr>
        <w:t>string</w:t>
      </w:r>
      <w:r w:rsidRPr="0050155B">
        <w:rPr>
          <w:rFonts w:ascii="Consolas" w:hAnsi="Consolas"/>
          <w:color w:val="000000"/>
          <w:sz w:val="19"/>
          <w:szCs w:val="19"/>
        </w:rPr>
        <w:t xml:space="preserve"> password, </w:t>
      </w:r>
      <w:r w:rsidRPr="0050155B">
        <w:rPr>
          <w:rFonts w:ascii="Consolas" w:hAnsi="Consolas"/>
          <w:color w:val="0000FF"/>
          <w:sz w:val="19"/>
          <w:szCs w:val="19"/>
        </w:rPr>
        <w:t>int</w:t>
      </w:r>
      <w:r w:rsidRPr="0050155B">
        <w:rPr>
          <w:rFonts w:ascii="Consolas" w:hAnsi="Consolas"/>
          <w:color w:val="000000"/>
          <w:sz w:val="19"/>
          <w:szCs w:val="19"/>
        </w:rPr>
        <w:t xml:space="preserve"> type)</w:t>
      </w:r>
    </w:p>
    <w:p w:rsidR="009D1437" w:rsidRPr="0050155B" w:rsidP="009D1437" w14:paraId="6A201279" w14:textId="77777777">
      <w:pPr>
        <w:ind w:right="14"/>
        <w:jc w:val="both"/>
      </w:pPr>
      <w:r w:rsidRPr="0050155B">
        <w:rPr>
          <w:color w:val="000000"/>
        </w:rPr>
        <w:t>DESCRIPTION</w:t>
      </w:r>
    </w:p>
    <w:p w:rsidR="009D1437" w:rsidRPr="0050155B" w:rsidP="009D1437" w14:paraId="6B718CE9" w14:textId="77777777">
      <w:pPr>
        <w:ind w:right="14"/>
        <w:jc w:val="both"/>
      </w:pPr>
      <w:r w:rsidRPr="0050155B">
        <w:rPr>
          <w:color w:val="000000"/>
        </w:rPr>
        <w:tab/>
      </w:r>
      <w:r w:rsidRPr="0050155B">
        <w:rPr>
          <w:color w:val="000000"/>
        </w:rPr>
        <w:t>Đây</w:t>
      </w:r>
      <w:r w:rsidRPr="0050155B">
        <w:rPr>
          <w:color w:val="000000"/>
        </w:rPr>
        <w:t xml:space="preserve"> </w:t>
      </w:r>
      <w:r w:rsidRPr="0050155B">
        <w:rPr>
          <w:color w:val="000000"/>
        </w:rPr>
        <w:t>là</w:t>
      </w:r>
      <w:r w:rsidRPr="0050155B">
        <w:rPr>
          <w:color w:val="000000"/>
        </w:rPr>
        <w:t xml:space="preserve"> web service </w:t>
      </w:r>
      <w:r w:rsidRPr="0050155B">
        <w:rPr>
          <w:color w:val="000000"/>
        </w:rPr>
        <w:t>cho</w:t>
      </w:r>
      <w:r w:rsidRPr="0050155B">
        <w:rPr>
          <w:color w:val="000000"/>
        </w:rPr>
        <w:t xml:space="preserve"> </w:t>
      </w:r>
      <w:r w:rsidRPr="0050155B">
        <w:rPr>
          <w:color w:val="000000"/>
        </w:rPr>
        <w:t>phép</w:t>
      </w:r>
      <w:r w:rsidRPr="0050155B">
        <w:rPr>
          <w:color w:val="000000"/>
        </w:rPr>
        <w:t xml:space="preserve"> </w:t>
      </w:r>
      <w:r w:rsidRPr="0050155B">
        <w:rPr>
          <w:color w:val="000000"/>
        </w:rPr>
        <w:t>đăng</w:t>
      </w:r>
      <w:r w:rsidRPr="0050155B">
        <w:rPr>
          <w:color w:val="000000"/>
        </w:rPr>
        <w:t xml:space="preserve"> </w:t>
      </w:r>
      <w:r w:rsidRPr="0050155B">
        <w:rPr>
          <w:color w:val="000000"/>
        </w:rPr>
        <w:t>ký</w:t>
      </w:r>
      <w:r w:rsidRPr="0050155B">
        <w:rPr>
          <w:color w:val="000000"/>
        </w:rPr>
        <w:t xml:space="preserve"> </w:t>
      </w:r>
      <w:r w:rsidRPr="0050155B">
        <w:rPr>
          <w:color w:val="000000"/>
        </w:rPr>
        <w:t>tờ</w:t>
      </w:r>
      <w:r w:rsidRPr="0050155B">
        <w:rPr>
          <w:color w:val="000000"/>
        </w:rPr>
        <w:t xml:space="preserve"> </w:t>
      </w:r>
      <w:r w:rsidRPr="0050155B">
        <w:rPr>
          <w:color w:val="000000"/>
        </w:rPr>
        <w:t>khai</w:t>
      </w:r>
      <w:r w:rsidRPr="0050155B">
        <w:rPr>
          <w:color w:val="000000"/>
        </w:rPr>
        <w:t xml:space="preserve"> 01.</w:t>
      </w:r>
    </w:p>
    <w:p w:rsidR="009D1437" w:rsidRPr="0050155B" w:rsidP="009D1437" w14:paraId="7E37C87E" w14:textId="77777777">
      <w:pPr>
        <w:ind w:right="14"/>
        <w:jc w:val="both"/>
      </w:pPr>
      <w:r w:rsidRPr="0050155B">
        <w:rPr>
          <w:color w:val="000000"/>
        </w:rPr>
        <w:t>HTTP METHOD</w:t>
      </w:r>
    </w:p>
    <w:p w:rsidR="009D1437" w:rsidRPr="0050155B" w:rsidP="009D1437" w14:paraId="3D1381BC" w14:textId="77777777">
      <w:pPr>
        <w:ind w:right="14"/>
        <w:jc w:val="both"/>
      </w:pPr>
      <w:r w:rsidRPr="0050155B">
        <w:rPr>
          <w:color w:val="000000"/>
        </w:rPr>
        <w:tab/>
      </w:r>
      <w:r w:rsidRPr="0050155B">
        <w:rPr>
          <w:color w:val="000000"/>
        </w:rPr>
        <w:tab/>
        <w:t>POST</w:t>
      </w:r>
    </w:p>
    <w:p w:rsidR="009D1437" w:rsidRPr="0050155B" w:rsidP="009D1437" w14:paraId="3064DBCB" w14:textId="77777777">
      <w:pPr>
        <w:ind w:right="14"/>
        <w:jc w:val="both"/>
      </w:pPr>
      <w:r w:rsidRPr="0050155B">
        <w:rPr>
          <w:color w:val="000000"/>
        </w:rPr>
        <w:t>REQUEST BODY</w:t>
      </w:r>
    </w:p>
    <w:p w:rsidR="009D1437" w:rsidRPr="0050155B" w:rsidP="009D1437" w14:paraId="2850D410" w14:textId="77777777">
      <w:pPr>
        <w:numPr>
          <w:ilvl w:val="0"/>
          <w:numId w:val="31"/>
        </w:numPr>
        <w:ind w:left="1080"/>
        <w:jc w:val="both"/>
        <w:textAlignment w:val="baseline"/>
        <w:rPr>
          <w:rFonts w:ascii="Calibri" w:hAnsi="Calibri" w:cs="Calibri"/>
          <w:b/>
          <w:bCs/>
          <w:color w:val="000000"/>
          <w:sz w:val="22"/>
          <w:u w:val="single"/>
        </w:rPr>
      </w:pPr>
      <w:r w:rsidRPr="0050155B">
        <w:rPr>
          <w:rFonts w:ascii="Calibri" w:hAnsi="Calibri" w:cs="Calibri"/>
          <w:b/>
          <w:bCs/>
          <w:color w:val="000000"/>
          <w:sz w:val="22"/>
        </w:rPr>
        <w:t>Account/</w:t>
      </w:r>
      <w:r w:rsidRPr="0050155B">
        <w:rPr>
          <w:rFonts w:ascii="Calibri" w:hAnsi="Calibri" w:cs="Calibri"/>
          <w:b/>
          <w:bCs/>
          <w:color w:val="000000"/>
          <w:sz w:val="22"/>
        </w:rPr>
        <w:t>ACPass</w:t>
      </w:r>
      <w:r w:rsidRPr="0050155B">
        <w:rPr>
          <w:rFonts w:ascii="Calibri" w:hAnsi="Calibri" w:cs="Calibri"/>
          <w:b/>
          <w:bCs/>
          <w:color w:val="000000"/>
          <w:sz w:val="22"/>
        </w:rPr>
        <w:t xml:space="preserve"> :  </w:t>
      </w:r>
      <w:r w:rsidRPr="0050155B">
        <w:rPr>
          <w:rFonts w:ascii="Calibri" w:hAnsi="Calibri" w:cs="Calibri"/>
          <w:color w:val="000000"/>
          <w:sz w:val="22"/>
        </w:rPr>
        <w:t xml:space="preserve">Tài </w:t>
      </w:r>
      <w:r w:rsidRPr="0050155B">
        <w:rPr>
          <w:rFonts w:ascii="Calibri" w:hAnsi="Calibri" w:cs="Calibri"/>
          <w:color w:val="000000"/>
          <w:sz w:val="22"/>
        </w:rPr>
        <w:t>khoản</w:t>
      </w:r>
      <w:r w:rsidRPr="0050155B">
        <w:rPr>
          <w:rFonts w:ascii="Calibri" w:hAnsi="Calibri" w:cs="Calibri"/>
          <w:color w:val="000000"/>
          <w:sz w:val="22"/>
        </w:rPr>
        <w:t xml:space="preserve"> </w:t>
      </w:r>
      <w:r w:rsidRPr="0050155B">
        <w:rPr>
          <w:rFonts w:ascii="Calibri" w:hAnsi="Calibri" w:cs="Calibri"/>
          <w:color w:val="000000"/>
          <w:sz w:val="22"/>
        </w:rPr>
        <w:t>được</w:t>
      </w:r>
      <w:r w:rsidRPr="0050155B">
        <w:rPr>
          <w:rFonts w:ascii="Calibri" w:hAnsi="Calibri" w:cs="Calibri"/>
          <w:color w:val="000000"/>
          <w:sz w:val="22"/>
        </w:rPr>
        <w:t xml:space="preserve"> </w:t>
      </w:r>
      <w:r w:rsidRPr="0050155B">
        <w:rPr>
          <w:rFonts w:ascii="Calibri" w:hAnsi="Calibri" w:cs="Calibri"/>
          <w:color w:val="000000"/>
          <w:sz w:val="22"/>
        </w:rPr>
        <w:t>cấp</w:t>
      </w:r>
      <w:r w:rsidRPr="0050155B">
        <w:rPr>
          <w:rFonts w:ascii="Calibri" w:hAnsi="Calibri" w:cs="Calibri"/>
          <w:color w:val="000000"/>
          <w:sz w:val="22"/>
        </w:rPr>
        <w:t xml:space="preserve"> </w:t>
      </w:r>
      <w:r w:rsidRPr="0050155B">
        <w:rPr>
          <w:rFonts w:ascii="Calibri" w:hAnsi="Calibri" w:cs="Calibri"/>
          <w:color w:val="000000"/>
          <w:sz w:val="22"/>
        </w:rPr>
        <w:t>phát</w:t>
      </w:r>
      <w:r w:rsidRPr="0050155B">
        <w:rPr>
          <w:rFonts w:ascii="Calibri" w:hAnsi="Calibri" w:cs="Calibri"/>
          <w:color w:val="000000"/>
          <w:sz w:val="22"/>
        </w:rPr>
        <w:t xml:space="preserve"> </w:t>
      </w:r>
      <w:r w:rsidRPr="0050155B">
        <w:rPr>
          <w:rFonts w:ascii="Calibri" w:hAnsi="Calibri" w:cs="Calibri"/>
          <w:color w:val="000000"/>
          <w:sz w:val="22"/>
        </w:rPr>
        <w:t>cho</w:t>
      </w:r>
      <w:r w:rsidRPr="0050155B">
        <w:rPr>
          <w:rFonts w:ascii="Calibri" w:hAnsi="Calibri" w:cs="Calibri"/>
          <w:color w:val="000000"/>
          <w:sz w:val="22"/>
        </w:rPr>
        <w:t xml:space="preserve"> </w:t>
      </w:r>
      <w:r w:rsidRPr="0050155B">
        <w:rPr>
          <w:rFonts w:ascii="Calibri" w:hAnsi="Calibri" w:cs="Calibri"/>
          <w:color w:val="000000"/>
          <w:sz w:val="22"/>
        </w:rPr>
        <w:t>nhân</w:t>
      </w:r>
      <w:r w:rsidRPr="0050155B">
        <w:rPr>
          <w:rFonts w:ascii="Calibri" w:hAnsi="Calibri" w:cs="Calibri"/>
          <w:color w:val="000000"/>
          <w:sz w:val="22"/>
        </w:rPr>
        <w:t xml:space="preserve"> </w:t>
      </w:r>
      <w:r w:rsidRPr="0050155B">
        <w:rPr>
          <w:rFonts w:ascii="Calibri" w:hAnsi="Calibri" w:cs="Calibri"/>
          <w:color w:val="000000"/>
          <w:sz w:val="22"/>
        </w:rPr>
        <w:t>viên</w:t>
      </w:r>
      <w:r w:rsidRPr="0050155B">
        <w:rPr>
          <w:rFonts w:ascii="Calibri" w:hAnsi="Calibri" w:cs="Calibri"/>
          <w:color w:val="000000"/>
          <w:sz w:val="22"/>
        </w:rPr>
        <w:t xml:space="preserve"> </w:t>
      </w:r>
      <w:r w:rsidRPr="0050155B">
        <w:rPr>
          <w:rFonts w:ascii="Calibri" w:hAnsi="Calibri" w:cs="Calibri"/>
          <w:color w:val="000000"/>
          <w:sz w:val="22"/>
        </w:rPr>
        <w:t>gọi</w:t>
      </w:r>
      <w:r w:rsidRPr="0050155B">
        <w:rPr>
          <w:rFonts w:ascii="Calibri" w:hAnsi="Calibri" w:cs="Calibri"/>
          <w:color w:val="000000"/>
          <w:sz w:val="22"/>
        </w:rPr>
        <w:t xml:space="preserve"> </w:t>
      </w:r>
      <w:r w:rsidRPr="0050155B">
        <w:rPr>
          <w:rFonts w:ascii="Calibri" w:hAnsi="Calibri" w:cs="Calibri"/>
          <w:color w:val="000000"/>
          <w:sz w:val="22"/>
        </w:rPr>
        <w:t>lệnh</w:t>
      </w:r>
      <w:r w:rsidRPr="0050155B">
        <w:rPr>
          <w:rFonts w:ascii="Calibri" w:hAnsi="Calibri" w:cs="Calibri"/>
          <w:color w:val="000000"/>
          <w:sz w:val="22"/>
        </w:rPr>
        <w:t xml:space="preserve"> </w:t>
      </w:r>
      <w:r w:rsidRPr="0050155B">
        <w:rPr>
          <w:rFonts w:ascii="Calibri" w:hAnsi="Calibri" w:cs="Calibri"/>
          <w:color w:val="000000"/>
          <w:sz w:val="22"/>
        </w:rPr>
        <w:t>phát</w:t>
      </w:r>
      <w:r w:rsidRPr="0050155B">
        <w:rPr>
          <w:rFonts w:ascii="Calibri" w:hAnsi="Calibri" w:cs="Calibri"/>
          <w:color w:val="000000"/>
          <w:sz w:val="22"/>
        </w:rPr>
        <w:t xml:space="preserve"> </w:t>
      </w:r>
      <w:r w:rsidRPr="0050155B">
        <w:rPr>
          <w:rFonts w:ascii="Calibri" w:hAnsi="Calibri" w:cs="Calibri"/>
          <w:color w:val="000000"/>
          <w:sz w:val="22"/>
        </w:rPr>
        <w:t>hành</w:t>
      </w:r>
      <w:r w:rsidRPr="0050155B">
        <w:rPr>
          <w:rFonts w:ascii="Calibri" w:hAnsi="Calibri" w:cs="Calibri"/>
          <w:color w:val="000000"/>
          <w:sz w:val="22"/>
        </w:rPr>
        <w:t xml:space="preserve"> </w:t>
      </w:r>
      <w:r w:rsidRPr="0050155B">
        <w:rPr>
          <w:rFonts w:ascii="Calibri" w:hAnsi="Calibri" w:cs="Calibri"/>
          <w:color w:val="000000"/>
          <w:sz w:val="22"/>
        </w:rPr>
        <w:t>hóa</w:t>
      </w:r>
      <w:r w:rsidRPr="0050155B">
        <w:rPr>
          <w:rFonts w:ascii="Calibri" w:hAnsi="Calibri" w:cs="Calibri"/>
          <w:color w:val="000000"/>
          <w:sz w:val="22"/>
        </w:rPr>
        <w:t xml:space="preserve"> </w:t>
      </w:r>
      <w:r w:rsidRPr="0050155B">
        <w:rPr>
          <w:rFonts w:ascii="Calibri" w:hAnsi="Calibri" w:cs="Calibri"/>
          <w:color w:val="000000"/>
          <w:sz w:val="22"/>
        </w:rPr>
        <w:t>đơn</w:t>
      </w:r>
    </w:p>
    <w:p w:rsidR="009D1437" w:rsidRPr="0050155B" w:rsidP="009D1437" w14:paraId="3FE43112" w14:textId="77777777">
      <w:pPr>
        <w:numPr>
          <w:ilvl w:val="0"/>
          <w:numId w:val="32"/>
        </w:numPr>
        <w:ind w:left="1080"/>
        <w:jc w:val="both"/>
        <w:textAlignment w:val="baseline"/>
        <w:rPr>
          <w:rFonts w:ascii="Calibri" w:hAnsi="Calibri" w:cs="Calibri"/>
          <w:b/>
          <w:bCs/>
          <w:color w:val="000000"/>
          <w:sz w:val="22"/>
          <w:u w:val="single"/>
        </w:rPr>
      </w:pPr>
      <w:r w:rsidRPr="0050155B">
        <w:rPr>
          <w:rFonts w:ascii="Calibri" w:hAnsi="Calibri" w:cs="Calibri"/>
          <w:b/>
          <w:bCs/>
          <w:color w:val="000000"/>
          <w:sz w:val="22"/>
        </w:rPr>
        <w:t>Username/pass</w:t>
      </w:r>
      <w:r w:rsidRPr="0050155B">
        <w:rPr>
          <w:rFonts w:ascii="Calibri" w:hAnsi="Calibri" w:cs="Calibri"/>
          <w:color w:val="000000"/>
          <w:sz w:val="22"/>
        </w:rPr>
        <w:t xml:space="preserve">: Tài </w:t>
      </w:r>
      <w:r w:rsidRPr="0050155B">
        <w:rPr>
          <w:rFonts w:ascii="Calibri" w:hAnsi="Calibri" w:cs="Calibri"/>
          <w:color w:val="000000"/>
          <w:sz w:val="22"/>
        </w:rPr>
        <w:t>khoản</w:t>
      </w:r>
      <w:r w:rsidRPr="0050155B">
        <w:rPr>
          <w:rFonts w:ascii="Calibri" w:hAnsi="Calibri" w:cs="Calibri"/>
          <w:color w:val="000000"/>
          <w:sz w:val="22"/>
        </w:rPr>
        <w:t xml:space="preserve"> </w:t>
      </w:r>
      <w:r w:rsidRPr="0050155B">
        <w:rPr>
          <w:rFonts w:ascii="Calibri" w:hAnsi="Calibri" w:cs="Calibri"/>
          <w:color w:val="000000"/>
          <w:sz w:val="22"/>
        </w:rPr>
        <w:t>được</w:t>
      </w:r>
      <w:r w:rsidRPr="0050155B">
        <w:rPr>
          <w:rFonts w:ascii="Calibri" w:hAnsi="Calibri" w:cs="Calibri"/>
          <w:color w:val="000000"/>
          <w:sz w:val="22"/>
        </w:rPr>
        <w:t xml:space="preserve"> </w:t>
      </w:r>
      <w:r w:rsidRPr="0050155B">
        <w:rPr>
          <w:rFonts w:ascii="Calibri" w:hAnsi="Calibri" w:cs="Calibri"/>
          <w:color w:val="000000"/>
          <w:sz w:val="22"/>
        </w:rPr>
        <w:t>cấp</w:t>
      </w:r>
      <w:r w:rsidRPr="0050155B">
        <w:rPr>
          <w:rFonts w:ascii="Calibri" w:hAnsi="Calibri" w:cs="Calibri"/>
          <w:color w:val="000000"/>
          <w:sz w:val="22"/>
        </w:rPr>
        <w:t xml:space="preserve"> </w:t>
      </w:r>
      <w:r w:rsidRPr="0050155B">
        <w:rPr>
          <w:rFonts w:ascii="Calibri" w:hAnsi="Calibri" w:cs="Calibri"/>
          <w:color w:val="000000"/>
          <w:sz w:val="22"/>
        </w:rPr>
        <w:t>phát</w:t>
      </w:r>
      <w:r w:rsidRPr="0050155B">
        <w:rPr>
          <w:rFonts w:ascii="Calibri" w:hAnsi="Calibri" w:cs="Calibri"/>
          <w:color w:val="000000"/>
          <w:sz w:val="22"/>
        </w:rPr>
        <w:t xml:space="preserve"> </w:t>
      </w:r>
      <w:r w:rsidRPr="0050155B">
        <w:rPr>
          <w:rFonts w:ascii="Calibri" w:hAnsi="Calibri" w:cs="Calibri"/>
          <w:color w:val="000000"/>
          <w:sz w:val="22"/>
        </w:rPr>
        <w:t>cho</w:t>
      </w:r>
      <w:r w:rsidRPr="0050155B">
        <w:rPr>
          <w:rFonts w:ascii="Calibri" w:hAnsi="Calibri" w:cs="Calibri"/>
          <w:color w:val="000000"/>
          <w:sz w:val="22"/>
        </w:rPr>
        <w:t xml:space="preserve"> </w:t>
      </w:r>
      <w:r w:rsidRPr="0050155B">
        <w:rPr>
          <w:rFonts w:ascii="Calibri" w:hAnsi="Calibri" w:cs="Calibri"/>
          <w:color w:val="000000"/>
          <w:sz w:val="22"/>
        </w:rPr>
        <w:t>khách</w:t>
      </w:r>
      <w:r w:rsidRPr="0050155B">
        <w:rPr>
          <w:rFonts w:ascii="Calibri" w:hAnsi="Calibri" w:cs="Calibri"/>
          <w:color w:val="000000"/>
          <w:sz w:val="22"/>
        </w:rPr>
        <w:t xml:space="preserve"> </w:t>
      </w:r>
      <w:r w:rsidRPr="0050155B">
        <w:rPr>
          <w:rFonts w:ascii="Calibri" w:hAnsi="Calibri" w:cs="Calibri"/>
          <w:color w:val="000000"/>
          <w:sz w:val="22"/>
        </w:rPr>
        <w:t>hàng</w:t>
      </w:r>
      <w:r w:rsidRPr="0050155B">
        <w:rPr>
          <w:rFonts w:ascii="Calibri" w:hAnsi="Calibri" w:cs="Calibri"/>
          <w:color w:val="000000"/>
          <w:sz w:val="22"/>
        </w:rPr>
        <w:t xml:space="preserve"> </w:t>
      </w:r>
      <w:r w:rsidRPr="0050155B">
        <w:rPr>
          <w:rFonts w:ascii="Calibri" w:hAnsi="Calibri" w:cs="Calibri"/>
          <w:color w:val="000000"/>
          <w:sz w:val="22"/>
        </w:rPr>
        <w:t>để</w:t>
      </w:r>
      <w:r w:rsidRPr="0050155B">
        <w:rPr>
          <w:rFonts w:ascii="Calibri" w:hAnsi="Calibri" w:cs="Calibri"/>
          <w:color w:val="000000"/>
          <w:sz w:val="22"/>
        </w:rPr>
        <w:t xml:space="preserve"> </w:t>
      </w:r>
      <w:r w:rsidRPr="0050155B">
        <w:rPr>
          <w:rFonts w:ascii="Calibri" w:hAnsi="Calibri" w:cs="Calibri"/>
          <w:color w:val="000000"/>
          <w:sz w:val="22"/>
        </w:rPr>
        <w:t>gọi</w:t>
      </w:r>
      <w:r w:rsidRPr="0050155B">
        <w:rPr>
          <w:rFonts w:ascii="Calibri" w:hAnsi="Calibri" w:cs="Calibri"/>
          <w:color w:val="000000"/>
          <w:sz w:val="22"/>
        </w:rPr>
        <w:t xml:space="preserve"> </w:t>
      </w:r>
      <w:r w:rsidRPr="0050155B">
        <w:rPr>
          <w:rFonts w:ascii="Calibri" w:hAnsi="Calibri" w:cs="Calibri"/>
          <w:color w:val="000000"/>
          <w:sz w:val="22"/>
        </w:rPr>
        <w:t>đến</w:t>
      </w:r>
      <w:r w:rsidRPr="0050155B">
        <w:rPr>
          <w:rFonts w:ascii="Calibri" w:hAnsi="Calibri" w:cs="Calibri"/>
          <w:color w:val="000000"/>
          <w:sz w:val="22"/>
        </w:rPr>
        <w:t xml:space="preserve"> webservice ( </w:t>
      </w:r>
      <w:r w:rsidRPr="0050155B">
        <w:rPr>
          <w:rFonts w:ascii="Calibri" w:hAnsi="Calibri" w:cs="Calibri"/>
          <w:color w:val="000000"/>
          <w:sz w:val="22"/>
        </w:rPr>
        <w:t>tài</w:t>
      </w:r>
      <w:r w:rsidRPr="0050155B">
        <w:rPr>
          <w:rFonts w:ascii="Calibri" w:hAnsi="Calibri" w:cs="Calibri"/>
          <w:color w:val="000000"/>
          <w:sz w:val="22"/>
        </w:rPr>
        <w:t xml:space="preserve"> </w:t>
      </w:r>
      <w:r w:rsidRPr="0050155B">
        <w:rPr>
          <w:rFonts w:ascii="Calibri" w:hAnsi="Calibri" w:cs="Calibri"/>
          <w:color w:val="000000"/>
          <w:sz w:val="22"/>
        </w:rPr>
        <w:t>khoản</w:t>
      </w:r>
      <w:r w:rsidRPr="0050155B">
        <w:rPr>
          <w:rFonts w:ascii="Calibri" w:hAnsi="Calibri" w:cs="Calibri"/>
          <w:color w:val="000000"/>
          <w:sz w:val="22"/>
        </w:rPr>
        <w:t xml:space="preserve"> </w:t>
      </w:r>
      <w:r w:rsidRPr="0050155B">
        <w:rPr>
          <w:rFonts w:ascii="Calibri" w:hAnsi="Calibri" w:cs="Calibri"/>
          <w:color w:val="000000"/>
          <w:sz w:val="22"/>
        </w:rPr>
        <w:t>có</w:t>
      </w:r>
      <w:r w:rsidRPr="0050155B">
        <w:rPr>
          <w:rFonts w:ascii="Calibri" w:hAnsi="Calibri" w:cs="Calibri"/>
          <w:color w:val="000000"/>
          <w:sz w:val="22"/>
        </w:rPr>
        <w:t xml:space="preserve"> </w:t>
      </w:r>
      <w:r w:rsidRPr="0050155B">
        <w:rPr>
          <w:rFonts w:ascii="Calibri" w:hAnsi="Calibri" w:cs="Calibri"/>
          <w:color w:val="000000"/>
          <w:sz w:val="22"/>
        </w:rPr>
        <w:t>quyền</w:t>
      </w:r>
      <w:r w:rsidRPr="0050155B">
        <w:rPr>
          <w:rFonts w:ascii="Calibri" w:hAnsi="Calibri" w:cs="Calibri"/>
          <w:color w:val="000000"/>
          <w:sz w:val="22"/>
        </w:rPr>
        <w:t xml:space="preserve"> </w:t>
      </w:r>
      <w:r w:rsidRPr="0050155B">
        <w:rPr>
          <w:rFonts w:ascii="Calibri" w:hAnsi="Calibri" w:cs="Calibri"/>
          <w:color w:val="000000"/>
          <w:sz w:val="22"/>
        </w:rPr>
        <w:t>ServiceRole</w:t>
      </w:r>
      <w:r w:rsidRPr="0050155B">
        <w:rPr>
          <w:rFonts w:ascii="Calibri" w:hAnsi="Calibri" w:cs="Calibri"/>
          <w:color w:val="000000"/>
          <w:sz w:val="22"/>
        </w:rPr>
        <w:t xml:space="preserve"> </w:t>
      </w:r>
      <w:r w:rsidRPr="0050155B">
        <w:rPr>
          <w:rFonts w:ascii="Calibri" w:hAnsi="Calibri" w:cs="Calibri"/>
          <w:color w:val="000000"/>
          <w:sz w:val="22"/>
        </w:rPr>
        <w:t>trong</w:t>
      </w:r>
      <w:r w:rsidRPr="0050155B">
        <w:rPr>
          <w:rFonts w:ascii="Calibri" w:hAnsi="Calibri" w:cs="Calibri"/>
          <w:color w:val="000000"/>
          <w:sz w:val="22"/>
        </w:rPr>
        <w:t xml:space="preserve"> </w:t>
      </w:r>
      <w:r w:rsidRPr="0050155B">
        <w:rPr>
          <w:rFonts w:ascii="Calibri" w:hAnsi="Calibri" w:cs="Calibri"/>
          <w:color w:val="000000"/>
          <w:sz w:val="22"/>
        </w:rPr>
        <w:t>hệ</w:t>
      </w:r>
      <w:r w:rsidRPr="0050155B">
        <w:rPr>
          <w:rFonts w:ascii="Calibri" w:hAnsi="Calibri" w:cs="Calibri"/>
          <w:color w:val="000000"/>
          <w:sz w:val="22"/>
        </w:rPr>
        <w:t xml:space="preserve"> </w:t>
      </w:r>
      <w:r w:rsidRPr="0050155B">
        <w:rPr>
          <w:rFonts w:ascii="Calibri" w:hAnsi="Calibri" w:cs="Calibri"/>
          <w:color w:val="000000"/>
          <w:sz w:val="22"/>
        </w:rPr>
        <w:t>thống</w:t>
      </w:r>
      <w:r w:rsidRPr="0050155B">
        <w:rPr>
          <w:rFonts w:ascii="Calibri" w:hAnsi="Calibri" w:cs="Calibri"/>
          <w:color w:val="000000"/>
          <w:sz w:val="22"/>
        </w:rPr>
        <w:t>).</w:t>
      </w:r>
    </w:p>
    <w:p w:rsidR="009D1437" w:rsidRPr="0050155B" w:rsidP="009D1437" w14:paraId="303B4F6A" w14:textId="77777777">
      <w:pPr>
        <w:numPr>
          <w:ilvl w:val="0"/>
          <w:numId w:val="32"/>
        </w:numPr>
        <w:ind w:left="1080"/>
        <w:jc w:val="both"/>
        <w:textAlignment w:val="baseline"/>
        <w:rPr>
          <w:rFonts w:ascii="Calibri" w:hAnsi="Calibri" w:cs="Calibri"/>
          <w:b/>
          <w:bCs/>
          <w:color w:val="000000"/>
          <w:sz w:val="22"/>
          <w:u w:val="single"/>
        </w:rPr>
      </w:pPr>
      <w:r w:rsidRPr="0050155B">
        <w:rPr>
          <w:rFonts w:ascii="Calibri" w:hAnsi="Calibri" w:cs="Calibri"/>
          <w:b/>
          <w:bCs/>
          <w:color w:val="000000"/>
          <w:sz w:val="22"/>
        </w:rPr>
        <w:t>xmlInvData</w:t>
      </w:r>
      <w:r w:rsidRPr="0050155B">
        <w:rPr>
          <w:rFonts w:ascii="Calibri" w:hAnsi="Calibri" w:cs="Calibri"/>
          <w:color w:val="000000"/>
          <w:sz w:val="22"/>
        </w:rPr>
        <w:t xml:space="preserve">: </w:t>
      </w:r>
      <w:r w:rsidRPr="0050155B">
        <w:rPr>
          <w:rFonts w:ascii="Calibri" w:hAnsi="Calibri" w:cs="Calibri"/>
          <w:color w:val="000000"/>
          <w:sz w:val="22"/>
        </w:rPr>
        <w:t>Chuỗi</w:t>
      </w:r>
      <w:r w:rsidRPr="0050155B">
        <w:rPr>
          <w:rFonts w:ascii="Calibri" w:hAnsi="Calibri" w:cs="Calibri"/>
          <w:color w:val="000000"/>
          <w:sz w:val="22"/>
        </w:rPr>
        <w:t xml:space="preserve"> XML </w:t>
      </w:r>
      <w:r w:rsidRPr="0050155B">
        <w:rPr>
          <w:rFonts w:ascii="Calibri" w:hAnsi="Calibri" w:cs="Calibri"/>
          <w:color w:val="000000"/>
          <w:sz w:val="22"/>
        </w:rPr>
        <w:t>dữ</w:t>
      </w:r>
      <w:r w:rsidRPr="0050155B">
        <w:rPr>
          <w:rFonts w:ascii="Calibri" w:hAnsi="Calibri" w:cs="Calibri"/>
          <w:color w:val="000000"/>
          <w:sz w:val="22"/>
        </w:rPr>
        <w:t xml:space="preserve"> </w:t>
      </w:r>
      <w:r w:rsidRPr="0050155B">
        <w:rPr>
          <w:rFonts w:ascii="Calibri" w:hAnsi="Calibri" w:cs="Calibri"/>
          <w:color w:val="000000"/>
          <w:sz w:val="22"/>
        </w:rPr>
        <w:t>liệu</w:t>
      </w:r>
      <w:r w:rsidRPr="0050155B">
        <w:rPr>
          <w:rFonts w:ascii="Calibri" w:hAnsi="Calibri" w:cs="Calibri"/>
          <w:color w:val="000000"/>
          <w:sz w:val="22"/>
        </w:rPr>
        <w:t xml:space="preserve"> </w:t>
      </w:r>
      <w:r w:rsidRPr="0050155B">
        <w:rPr>
          <w:rFonts w:ascii="Calibri" w:hAnsi="Calibri" w:cs="Calibri"/>
          <w:color w:val="000000"/>
          <w:sz w:val="22"/>
        </w:rPr>
        <w:t>tờ</w:t>
      </w:r>
      <w:r w:rsidRPr="0050155B">
        <w:rPr>
          <w:rFonts w:ascii="Calibri" w:hAnsi="Calibri" w:cs="Calibri"/>
          <w:color w:val="000000"/>
          <w:sz w:val="22"/>
        </w:rPr>
        <w:t xml:space="preserve"> </w:t>
      </w:r>
      <w:r w:rsidRPr="0050155B">
        <w:rPr>
          <w:rFonts w:ascii="Calibri" w:hAnsi="Calibri" w:cs="Calibri"/>
          <w:color w:val="000000"/>
          <w:sz w:val="22"/>
        </w:rPr>
        <w:t>khai</w:t>
      </w:r>
      <w:r w:rsidRPr="0050155B">
        <w:rPr>
          <w:rFonts w:ascii="Calibri" w:hAnsi="Calibri" w:cs="Calibri"/>
          <w:color w:val="000000"/>
          <w:sz w:val="22"/>
        </w:rPr>
        <w:t xml:space="preserve"> 01 </w:t>
      </w:r>
      <w:r w:rsidRPr="0050155B">
        <w:rPr>
          <w:rFonts w:ascii="Calibri" w:hAnsi="Calibri" w:cs="Calibri"/>
          <w:color w:val="000000"/>
          <w:sz w:val="22"/>
        </w:rPr>
        <w:t>đã</w:t>
      </w:r>
      <w:r w:rsidRPr="0050155B">
        <w:rPr>
          <w:rFonts w:ascii="Calibri" w:hAnsi="Calibri" w:cs="Calibri"/>
          <w:color w:val="000000"/>
          <w:sz w:val="22"/>
        </w:rPr>
        <w:t xml:space="preserve"> </w:t>
      </w:r>
      <w:r w:rsidRPr="0050155B">
        <w:rPr>
          <w:rFonts w:ascii="Calibri" w:hAnsi="Calibri" w:cs="Calibri"/>
          <w:color w:val="000000"/>
          <w:sz w:val="22"/>
        </w:rPr>
        <w:t>ký</w:t>
      </w:r>
      <w:r w:rsidRPr="0050155B">
        <w:rPr>
          <w:rFonts w:ascii="Calibri" w:hAnsi="Calibri" w:cs="Calibri"/>
          <w:color w:val="000000"/>
          <w:sz w:val="22"/>
        </w:rPr>
        <w:t xml:space="preserve"> </w:t>
      </w:r>
      <w:r w:rsidRPr="0050155B">
        <w:rPr>
          <w:rFonts w:ascii="Calibri" w:hAnsi="Calibri" w:cs="Calibri"/>
          <w:color w:val="000000"/>
          <w:sz w:val="22"/>
        </w:rPr>
        <w:t>số</w:t>
      </w:r>
      <w:r w:rsidRPr="0050155B">
        <w:rPr>
          <w:rFonts w:ascii="Calibri" w:hAnsi="Calibri" w:cs="Calibri"/>
          <w:color w:val="000000"/>
          <w:sz w:val="22"/>
        </w:rPr>
        <w:t xml:space="preserve"> ( </w:t>
      </w:r>
      <w:r w:rsidRPr="0050155B">
        <w:rPr>
          <w:rFonts w:ascii="Calibri" w:hAnsi="Calibri" w:cs="Calibri"/>
          <w:color w:val="000000"/>
          <w:sz w:val="22"/>
        </w:rPr>
        <w:t>theo</w:t>
      </w:r>
      <w:r w:rsidRPr="0050155B">
        <w:rPr>
          <w:rFonts w:ascii="Calibri" w:hAnsi="Calibri" w:cs="Calibri"/>
          <w:color w:val="000000"/>
          <w:sz w:val="22"/>
        </w:rPr>
        <w:t xml:space="preserve"> </w:t>
      </w:r>
      <w:r w:rsidRPr="0050155B">
        <w:rPr>
          <w:rFonts w:ascii="Calibri" w:hAnsi="Calibri" w:cs="Calibri"/>
          <w:color w:val="000000"/>
          <w:sz w:val="22"/>
        </w:rPr>
        <w:t>cấu</w:t>
      </w:r>
      <w:r w:rsidRPr="0050155B">
        <w:rPr>
          <w:rFonts w:ascii="Calibri" w:hAnsi="Calibri" w:cs="Calibri"/>
          <w:color w:val="000000"/>
          <w:sz w:val="22"/>
        </w:rPr>
        <w:t xml:space="preserve"> </w:t>
      </w:r>
      <w:r w:rsidRPr="0050155B">
        <w:rPr>
          <w:rFonts w:ascii="Calibri" w:hAnsi="Calibri" w:cs="Calibri"/>
          <w:color w:val="000000"/>
          <w:sz w:val="22"/>
        </w:rPr>
        <w:t>trúc</w:t>
      </w:r>
      <w:r w:rsidRPr="0050155B">
        <w:rPr>
          <w:rFonts w:ascii="Calibri" w:hAnsi="Calibri" w:cs="Calibri"/>
          <w:color w:val="000000"/>
          <w:sz w:val="22"/>
        </w:rPr>
        <w:t xml:space="preserve"> </w:t>
      </w:r>
      <w:r w:rsidRPr="0050155B">
        <w:rPr>
          <w:rFonts w:ascii="Calibri" w:hAnsi="Calibri" w:cs="Calibri"/>
          <w:color w:val="000000"/>
          <w:sz w:val="22"/>
        </w:rPr>
        <w:t>mô</w:t>
      </w:r>
      <w:r w:rsidRPr="0050155B">
        <w:rPr>
          <w:rFonts w:ascii="Calibri" w:hAnsi="Calibri" w:cs="Calibri"/>
          <w:color w:val="000000"/>
          <w:sz w:val="22"/>
        </w:rPr>
        <w:t xml:space="preserve"> </w:t>
      </w:r>
      <w:r w:rsidRPr="0050155B">
        <w:rPr>
          <w:rFonts w:ascii="Calibri" w:hAnsi="Calibri" w:cs="Calibri"/>
          <w:color w:val="000000"/>
          <w:sz w:val="22"/>
        </w:rPr>
        <w:t>tả</w:t>
      </w:r>
      <w:r w:rsidRPr="0050155B">
        <w:rPr>
          <w:rFonts w:ascii="Calibri" w:hAnsi="Calibri" w:cs="Calibri"/>
          <w:color w:val="000000"/>
          <w:sz w:val="22"/>
        </w:rPr>
        <w:t>)</w:t>
      </w:r>
    </w:p>
    <w:p w:rsidR="009D1437" w:rsidRPr="0050155B" w:rsidP="009D1437" w14:paraId="6E62611C" w14:textId="77777777">
      <w:pPr>
        <w:numPr>
          <w:ilvl w:val="0"/>
          <w:numId w:val="32"/>
        </w:numPr>
        <w:ind w:left="1080"/>
        <w:jc w:val="both"/>
        <w:textAlignment w:val="baseline"/>
        <w:rPr>
          <w:rFonts w:ascii="Calibri" w:hAnsi="Calibri" w:cs="Calibri"/>
          <w:b/>
          <w:bCs/>
          <w:color w:val="000000"/>
          <w:sz w:val="22"/>
          <w:u w:val="single"/>
        </w:rPr>
      </w:pPr>
      <w:r w:rsidRPr="0050155B">
        <w:rPr>
          <w:rFonts w:ascii="Calibri" w:hAnsi="Calibri" w:cs="Calibri"/>
          <w:b/>
          <w:bCs/>
          <w:color w:val="000000"/>
          <w:sz w:val="22"/>
        </w:rPr>
        <w:t xml:space="preserve">type: </w:t>
      </w:r>
      <w:r w:rsidRPr="0050155B">
        <w:rPr>
          <w:rFonts w:ascii="Calibri" w:hAnsi="Calibri" w:cs="Calibri"/>
          <w:color w:val="000000"/>
          <w:sz w:val="22"/>
        </w:rPr>
        <w:t>=0</w:t>
      </w:r>
    </w:p>
    <w:p w:rsidR="009D1437" w:rsidRPr="0050155B" w:rsidP="009D1437" w14:paraId="4F345393" w14:textId="77777777">
      <w:pPr>
        <w:ind w:right="14"/>
        <w:jc w:val="both"/>
      </w:pPr>
      <w:r w:rsidRPr="0050155B">
        <w:rPr>
          <w:color w:val="000000"/>
        </w:rPr>
        <w:t>RETURNS</w:t>
      </w:r>
    </w:p>
    <w:p w:rsidR="009D1437" w:rsidRPr="0050155B" w:rsidP="009D1437" w14:paraId="25771787" w14:textId="77777777">
      <w:pPr>
        <w:ind w:right="14"/>
        <w:jc w:val="both"/>
      </w:pPr>
      <w:r w:rsidRPr="0050155B">
        <w:rPr>
          <w:color w:val="000000"/>
        </w:rPr>
        <w:tab/>
      </w:r>
    </w:p>
    <w:tbl>
      <w:tblPr>
        <w:tblW w:w="0" w:type="auto"/>
        <w:tblCellMar>
          <w:top w:w="15" w:type="dxa"/>
          <w:left w:w="15" w:type="dxa"/>
          <w:bottom w:w="15" w:type="dxa"/>
          <w:right w:w="15" w:type="dxa"/>
        </w:tblCellMar>
        <w:tblLook w:val="04A0"/>
      </w:tblPr>
      <w:tblGrid>
        <w:gridCol w:w="1496"/>
        <w:gridCol w:w="4059"/>
        <w:gridCol w:w="3795"/>
      </w:tblGrid>
      <w:tr w14:paraId="59BE9A97" w14:textId="77777777" w:rsidTr="00616EC4">
        <w:tblPrEx>
          <w:tblW w:w="0" w:type="auto"/>
          <w:tblLook w:val="04A0"/>
        </w:tblPrEx>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rsidR="009D1437" w:rsidRPr="0050155B" w:rsidP="00616EC4" w14:paraId="64CE69D0" w14:textId="77777777">
            <w:pPr>
              <w:ind w:left="720"/>
            </w:pPr>
            <w:r w:rsidRPr="0050155B">
              <w:rPr>
                <w:rFonts w:ascii="Calibri" w:hAnsi="Calibri" w:cs="Calibri"/>
                <w:color w:val="000000"/>
                <w:sz w:val="22"/>
              </w:rPr>
              <w:t>Kết</w:t>
            </w:r>
            <w:r w:rsidRPr="0050155B">
              <w:rPr>
                <w:rFonts w:ascii="Calibri" w:hAnsi="Calibri" w:cs="Calibri"/>
                <w:color w:val="000000"/>
                <w:sz w:val="22"/>
              </w:rPr>
              <w:t xml:space="preserve"> </w:t>
            </w:r>
            <w:r w:rsidRPr="0050155B">
              <w:rPr>
                <w:rFonts w:ascii="Calibri" w:hAnsi="Calibri" w:cs="Calibri"/>
                <w:color w:val="000000"/>
                <w:sz w:val="22"/>
              </w:rPr>
              <w:t>quả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rsidR="009D1437" w:rsidRPr="0050155B" w:rsidP="00616EC4" w14:paraId="5DBE2D3F" w14:textId="77777777">
            <w:pPr>
              <w:ind w:left="720"/>
            </w:pPr>
            <w:r w:rsidRPr="0050155B">
              <w:rPr>
                <w:rFonts w:ascii="Calibri" w:hAnsi="Calibri" w:cs="Calibri"/>
                <w:color w:val="000000"/>
                <w:sz w:val="22"/>
              </w:rPr>
              <w:t>Mô</w:t>
            </w:r>
            <w:r w:rsidRPr="0050155B">
              <w:rPr>
                <w:rFonts w:ascii="Calibri" w:hAnsi="Calibri" w:cs="Calibri"/>
                <w:color w:val="000000"/>
                <w:sz w:val="22"/>
              </w:rPr>
              <w:t xml:space="preserve"> </w:t>
            </w:r>
            <w:r w:rsidRPr="0050155B">
              <w:rPr>
                <w:rFonts w:ascii="Calibri" w:hAnsi="Calibri" w:cs="Calibri"/>
                <w:color w:val="000000"/>
                <w:sz w:val="22"/>
              </w:rPr>
              <w:t>tả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rsidR="009D1437" w:rsidRPr="0050155B" w:rsidP="00616EC4" w14:paraId="63DABE2C" w14:textId="77777777">
            <w:pPr>
              <w:ind w:left="720"/>
            </w:pPr>
            <w:r w:rsidRPr="0050155B">
              <w:rPr>
                <w:rFonts w:ascii="Calibri" w:hAnsi="Calibri" w:cs="Calibri"/>
                <w:color w:val="000000"/>
                <w:sz w:val="22"/>
              </w:rPr>
              <w:t>Ghi</w:t>
            </w:r>
            <w:r w:rsidRPr="0050155B">
              <w:rPr>
                <w:rFonts w:ascii="Calibri" w:hAnsi="Calibri" w:cs="Calibri"/>
                <w:color w:val="000000"/>
                <w:sz w:val="22"/>
              </w:rPr>
              <w:t xml:space="preserve"> </w:t>
            </w:r>
            <w:r w:rsidRPr="0050155B">
              <w:rPr>
                <w:rFonts w:ascii="Calibri" w:hAnsi="Calibri" w:cs="Calibri"/>
                <w:color w:val="000000"/>
                <w:sz w:val="22"/>
              </w:rPr>
              <w:t>chú</w:t>
            </w:r>
          </w:p>
        </w:tc>
      </w:tr>
      <w:tr w14:paraId="36707090" w14:textId="77777777" w:rsidTr="00616EC4">
        <w:tblPrEx>
          <w:tblW w:w="0" w:type="auto"/>
          <w:tblLook w:val="04A0"/>
        </w:tblPrEx>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50155B" w:rsidP="00616EC4" w14:paraId="003D6F52" w14:textId="77777777">
            <w:pPr>
              <w:jc w:val="both"/>
            </w:pPr>
            <w:r w:rsidRPr="0050155B">
              <w:rPr>
                <w:rFonts w:ascii="Calibri" w:hAnsi="Calibri" w:cs="Calibri"/>
                <w:color w:val="000000"/>
                <w:sz w:val="22"/>
              </w:rPr>
              <w:t>ERR:1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50155B" w:rsidP="00616EC4" w14:paraId="4FE455CF" w14:textId="77777777">
            <w:pPr>
              <w:jc w:val="both"/>
            </w:pPr>
            <w:r w:rsidRPr="0050155B">
              <w:rPr>
                <w:rFonts w:ascii="Calibri" w:hAnsi="Calibri" w:cs="Calibri"/>
                <w:color w:val="000000"/>
                <w:sz w:val="22"/>
              </w:rPr>
              <w:t xml:space="preserve">Tài </w:t>
            </w:r>
            <w:r w:rsidRPr="0050155B">
              <w:rPr>
                <w:rFonts w:ascii="Calibri" w:hAnsi="Calibri" w:cs="Calibri"/>
                <w:color w:val="000000"/>
                <w:sz w:val="22"/>
              </w:rPr>
              <w:t>khoản</w:t>
            </w:r>
            <w:r w:rsidRPr="0050155B">
              <w:rPr>
                <w:rFonts w:ascii="Calibri" w:hAnsi="Calibri" w:cs="Calibri"/>
                <w:color w:val="000000"/>
                <w:sz w:val="22"/>
              </w:rPr>
              <w:t xml:space="preserve"> </w:t>
            </w:r>
            <w:r w:rsidRPr="0050155B">
              <w:rPr>
                <w:rFonts w:ascii="Calibri" w:hAnsi="Calibri" w:cs="Calibri"/>
                <w:color w:val="000000"/>
                <w:sz w:val="22"/>
              </w:rPr>
              <w:t>đăng</w:t>
            </w:r>
            <w:r w:rsidRPr="0050155B">
              <w:rPr>
                <w:rFonts w:ascii="Calibri" w:hAnsi="Calibri" w:cs="Calibri"/>
                <w:color w:val="000000"/>
                <w:sz w:val="22"/>
              </w:rPr>
              <w:t xml:space="preserve"> </w:t>
            </w:r>
            <w:r w:rsidRPr="0050155B">
              <w:rPr>
                <w:rFonts w:ascii="Calibri" w:hAnsi="Calibri" w:cs="Calibri"/>
                <w:color w:val="000000"/>
                <w:sz w:val="22"/>
              </w:rPr>
              <w:t>nhập</w:t>
            </w:r>
            <w:r w:rsidRPr="0050155B">
              <w:rPr>
                <w:rFonts w:ascii="Calibri" w:hAnsi="Calibri" w:cs="Calibri"/>
                <w:color w:val="000000"/>
                <w:sz w:val="22"/>
              </w:rPr>
              <w:t xml:space="preserve"> </w:t>
            </w:r>
            <w:r w:rsidRPr="0050155B">
              <w:rPr>
                <w:rFonts w:ascii="Calibri" w:hAnsi="Calibri" w:cs="Calibri"/>
                <w:color w:val="000000"/>
                <w:sz w:val="22"/>
              </w:rPr>
              <w:t>sai</w:t>
            </w:r>
            <w:r w:rsidRPr="0050155B">
              <w:rPr>
                <w:rFonts w:ascii="Calibri" w:hAnsi="Calibri" w:cs="Calibri"/>
                <w:color w:val="000000"/>
                <w:sz w:val="22"/>
              </w:rPr>
              <w:t xml:space="preserve"> </w:t>
            </w:r>
            <w:r w:rsidRPr="0050155B">
              <w:rPr>
                <w:rFonts w:ascii="Calibri" w:hAnsi="Calibri" w:cs="Calibri"/>
                <w:color w:val="000000"/>
                <w:sz w:val="22"/>
              </w:rPr>
              <w:t>hoặc</w:t>
            </w:r>
            <w:r w:rsidRPr="0050155B">
              <w:rPr>
                <w:rFonts w:ascii="Calibri" w:hAnsi="Calibri" w:cs="Calibri"/>
                <w:color w:val="000000"/>
                <w:sz w:val="22"/>
              </w:rPr>
              <w:t xml:space="preserve"> </w:t>
            </w:r>
            <w:r w:rsidRPr="0050155B">
              <w:rPr>
                <w:rFonts w:ascii="Calibri" w:hAnsi="Calibri" w:cs="Calibri"/>
                <w:color w:val="000000"/>
                <w:sz w:val="22"/>
              </w:rPr>
              <w:t>không</w:t>
            </w:r>
            <w:r w:rsidRPr="0050155B">
              <w:rPr>
                <w:rFonts w:ascii="Calibri" w:hAnsi="Calibri" w:cs="Calibri"/>
                <w:color w:val="000000"/>
                <w:sz w:val="22"/>
              </w:rPr>
              <w:t xml:space="preserve"> </w:t>
            </w:r>
            <w:r w:rsidRPr="0050155B">
              <w:rPr>
                <w:rFonts w:ascii="Calibri" w:hAnsi="Calibri" w:cs="Calibri"/>
                <w:color w:val="000000"/>
                <w:sz w:val="22"/>
              </w:rPr>
              <w:t>có</w:t>
            </w:r>
            <w:r w:rsidRPr="0050155B">
              <w:rPr>
                <w:rFonts w:ascii="Calibri" w:hAnsi="Calibri" w:cs="Calibri"/>
                <w:color w:val="000000"/>
                <w:sz w:val="22"/>
              </w:rPr>
              <w:t xml:space="preserve"> </w:t>
            </w:r>
            <w:r w:rsidRPr="0050155B">
              <w:rPr>
                <w:rFonts w:ascii="Calibri" w:hAnsi="Calibri" w:cs="Calibri"/>
                <w:color w:val="000000"/>
                <w:sz w:val="22"/>
              </w:rPr>
              <w:t>quyền</w:t>
            </w:r>
            <w:r w:rsidRPr="0050155B">
              <w:rPr>
                <w:rFonts w:ascii="Calibri" w:hAnsi="Calibri" w:cs="Calibri"/>
                <w:color w:val="000000"/>
                <w:sz w:val="22"/>
              </w:rPr>
              <w:t xml:space="preserve"> </w:t>
            </w:r>
            <w:r w:rsidRPr="0050155B">
              <w:rPr>
                <w:rFonts w:ascii="Calibri" w:hAnsi="Calibri" w:cs="Calibri"/>
                <w:color w:val="000000"/>
                <w:sz w:val="22"/>
              </w:rPr>
              <w:t>thêm</w:t>
            </w:r>
            <w:r w:rsidRPr="0050155B">
              <w:rPr>
                <w:rFonts w:ascii="Calibri" w:hAnsi="Calibri" w:cs="Calibri"/>
                <w:color w:val="000000"/>
                <w:sz w:val="22"/>
              </w:rPr>
              <w:t xml:space="preserve"> </w:t>
            </w:r>
            <w:r w:rsidRPr="0050155B">
              <w:rPr>
                <w:rFonts w:ascii="Calibri" w:hAnsi="Calibri" w:cs="Calibri"/>
                <w:color w:val="000000"/>
                <w:sz w:val="22"/>
              </w:rPr>
              <w:t>khách</w:t>
            </w:r>
            <w:r w:rsidRPr="0050155B">
              <w:rPr>
                <w:rFonts w:ascii="Calibri" w:hAnsi="Calibri" w:cs="Calibri"/>
                <w:color w:val="000000"/>
                <w:sz w:val="22"/>
              </w:rPr>
              <w:t xml:space="preserve"> </w:t>
            </w:r>
            <w:r w:rsidRPr="0050155B">
              <w:rPr>
                <w:rFonts w:ascii="Calibri" w:hAnsi="Calibri" w:cs="Calibri"/>
                <w:color w:val="000000"/>
                <w:sz w:val="22"/>
              </w:rPr>
              <w:t>hàng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50155B" w:rsidP="00616EC4" w14:paraId="05BCC8CF" w14:textId="77777777"/>
        </w:tc>
      </w:tr>
      <w:tr w14:paraId="6A4B3129" w14:textId="77777777" w:rsidTr="00616EC4">
        <w:tblPrEx>
          <w:tblW w:w="0" w:type="auto"/>
          <w:tblLook w:val="04A0"/>
        </w:tblPrEx>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50155B" w:rsidP="00616EC4" w14:paraId="129B031B" w14:textId="77777777">
            <w:pPr>
              <w:jc w:val="both"/>
            </w:pPr>
            <w:r w:rsidRPr="0050155B">
              <w:rPr>
                <w:rFonts w:ascii="Calibri" w:hAnsi="Calibri" w:cs="Calibri"/>
                <w:color w:val="000000"/>
                <w:sz w:val="22"/>
              </w:rPr>
              <w:t>ERR:11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50155B" w:rsidP="00616EC4" w14:paraId="5FD2DE86" w14:textId="77777777">
            <w:pPr>
              <w:jc w:val="both"/>
            </w:pPr>
            <w:r w:rsidRPr="0050155B">
              <w:rPr>
                <w:rFonts w:ascii="Calibri" w:hAnsi="Calibri" w:cs="Calibri"/>
                <w:color w:val="000000"/>
                <w:sz w:val="22"/>
              </w:rPr>
              <w:t>Dữ</w:t>
            </w:r>
            <w:r w:rsidRPr="0050155B">
              <w:rPr>
                <w:rFonts w:ascii="Calibri" w:hAnsi="Calibri" w:cs="Calibri"/>
                <w:color w:val="000000"/>
                <w:sz w:val="22"/>
              </w:rPr>
              <w:t xml:space="preserve"> </w:t>
            </w:r>
            <w:r w:rsidRPr="0050155B">
              <w:rPr>
                <w:rFonts w:ascii="Calibri" w:hAnsi="Calibri" w:cs="Calibri"/>
                <w:color w:val="000000"/>
                <w:sz w:val="22"/>
              </w:rPr>
              <w:t>liệu</w:t>
            </w:r>
            <w:r w:rsidRPr="0050155B">
              <w:rPr>
                <w:rFonts w:ascii="Calibri" w:hAnsi="Calibri" w:cs="Calibri"/>
                <w:color w:val="000000"/>
                <w:sz w:val="22"/>
              </w:rPr>
              <w:t xml:space="preserve"> xml validate </w:t>
            </w:r>
            <w:r w:rsidRPr="0050155B">
              <w:rPr>
                <w:rFonts w:ascii="Calibri" w:hAnsi="Calibri" w:cs="Calibri"/>
                <w:color w:val="000000"/>
                <w:sz w:val="22"/>
              </w:rPr>
              <w:t>lỗi</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50155B" w:rsidP="00616EC4" w14:paraId="37AFB1F7" w14:textId="77777777"/>
        </w:tc>
      </w:tr>
      <w:tr w14:paraId="385CD65E" w14:textId="77777777" w:rsidTr="00616EC4">
        <w:tblPrEx>
          <w:tblW w:w="0" w:type="auto"/>
          <w:tblLook w:val="04A0"/>
        </w:tblPrEx>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50155B" w:rsidP="00616EC4" w14:paraId="61A9E954" w14:textId="77777777">
            <w:pPr>
              <w:jc w:val="both"/>
            </w:pPr>
            <w:r w:rsidRPr="0050155B">
              <w:rPr>
                <w:rFonts w:ascii="Calibri" w:hAnsi="Calibri" w:cs="Calibri"/>
                <w:color w:val="000000"/>
                <w:sz w:val="22"/>
              </w:rPr>
              <w:t>ERR:6</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50155B" w:rsidP="00616EC4" w14:paraId="4E6929E2" w14:textId="77777777">
            <w:pPr>
              <w:jc w:val="both"/>
            </w:pPr>
            <w:r w:rsidRPr="0050155B">
              <w:rPr>
                <w:rFonts w:ascii="Calibri" w:hAnsi="Calibri" w:cs="Calibri"/>
                <w:color w:val="000000"/>
                <w:sz w:val="22"/>
              </w:rPr>
              <w:t>Lỗi</w:t>
            </w:r>
            <w:r w:rsidRPr="0050155B">
              <w:rPr>
                <w:rFonts w:ascii="Calibri" w:hAnsi="Calibri" w:cs="Calibri"/>
                <w:color w:val="000000"/>
                <w:sz w:val="22"/>
              </w:rPr>
              <w:t xml:space="preserve"> </w:t>
            </w:r>
            <w:r w:rsidRPr="0050155B">
              <w:rPr>
                <w:rFonts w:ascii="Calibri" w:hAnsi="Calibri" w:cs="Calibri"/>
                <w:color w:val="000000"/>
                <w:sz w:val="22"/>
              </w:rPr>
              <w:t>gửi</w:t>
            </w:r>
            <w:r w:rsidRPr="0050155B">
              <w:rPr>
                <w:rFonts w:ascii="Calibri" w:hAnsi="Calibri" w:cs="Calibri"/>
                <w:color w:val="000000"/>
                <w:sz w:val="22"/>
              </w:rPr>
              <w:t xml:space="preserve"> </w:t>
            </w:r>
            <w:r w:rsidRPr="0050155B">
              <w:rPr>
                <w:rFonts w:ascii="Calibri" w:hAnsi="Calibri" w:cs="Calibri"/>
                <w:color w:val="000000"/>
                <w:sz w:val="22"/>
              </w:rPr>
              <w:t>dữ</w:t>
            </w:r>
            <w:r w:rsidRPr="0050155B">
              <w:rPr>
                <w:rFonts w:ascii="Calibri" w:hAnsi="Calibri" w:cs="Calibri"/>
                <w:color w:val="000000"/>
                <w:sz w:val="22"/>
              </w:rPr>
              <w:t xml:space="preserve"> </w:t>
            </w:r>
            <w:r w:rsidRPr="0050155B">
              <w:rPr>
                <w:rFonts w:ascii="Calibri" w:hAnsi="Calibri" w:cs="Calibri"/>
                <w:color w:val="000000"/>
                <w:sz w:val="22"/>
              </w:rPr>
              <w:t>liệu</w:t>
            </w:r>
            <w:r w:rsidRPr="0050155B">
              <w:rPr>
                <w:rFonts w:ascii="Calibri" w:hAnsi="Calibri" w:cs="Calibri"/>
                <w:color w:val="000000"/>
                <w:sz w:val="22"/>
              </w:rPr>
              <w:t xml:space="preserve"> </w:t>
            </w:r>
            <w:r w:rsidRPr="0050155B">
              <w:rPr>
                <w:rFonts w:ascii="Calibri" w:hAnsi="Calibri" w:cs="Calibri"/>
                <w:color w:val="000000"/>
                <w:sz w:val="22"/>
              </w:rPr>
              <w:t>đăng</w:t>
            </w:r>
            <w:r w:rsidRPr="0050155B">
              <w:rPr>
                <w:rFonts w:ascii="Calibri" w:hAnsi="Calibri" w:cs="Calibri"/>
                <w:color w:val="000000"/>
                <w:sz w:val="22"/>
              </w:rPr>
              <w:t xml:space="preserve"> </w:t>
            </w:r>
            <w:r w:rsidRPr="0050155B">
              <w:rPr>
                <w:rFonts w:ascii="Calibri" w:hAnsi="Calibri" w:cs="Calibri"/>
                <w:color w:val="000000"/>
                <w:sz w:val="22"/>
              </w:rPr>
              <w:t>ký</w:t>
            </w:r>
            <w:r w:rsidRPr="0050155B">
              <w:rPr>
                <w:rFonts w:ascii="Calibri" w:hAnsi="Calibri" w:cs="Calibri"/>
                <w:color w:val="000000"/>
                <w:sz w:val="22"/>
              </w:rPr>
              <w:t xml:space="preserve"> </w:t>
            </w:r>
            <w:r w:rsidRPr="0050155B">
              <w:rPr>
                <w:rFonts w:ascii="Calibri" w:hAnsi="Calibri" w:cs="Calibri"/>
                <w:color w:val="000000"/>
                <w:sz w:val="22"/>
              </w:rPr>
              <w:t>lên</w:t>
            </w:r>
            <w:r w:rsidRPr="0050155B">
              <w:rPr>
                <w:rFonts w:ascii="Calibri" w:hAnsi="Calibri" w:cs="Calibri"/>
                <w:color w:val="000000"/>
                <w:sz w:val="22"/>
              </w:rPr>
              <w:t xml:space="preserve"> TCTN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50155B" w:rsidP="00616EC4" w14:paraId="3378B24C" w14:textId="77777777"/>
        </w:tc>
      </w:tr>
      <w:tr w14:paraId="4D6D17CD" w14:textId="77777777" w:rsidTr="00616EC4">
        <w:tblPrEx>
          <w:tblW w:w="0" w:type="auto"/>
          <w:tblLook w:val="04A0"/>
        </w:tblPrEx>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50155B" w:rsidP="00616EC4" w14:paraId="5C9895EF" w14:textId="77777777">
            <w:pPr>
              <w:jc w:val="both"/>
            </w:pPr>
            <w:r w:rsidRPr="0050155B">
              <w:rPr>
                <w:rFonts w:ascii="Calibri" w:hAnsi="Calibri" w:cs="Calibri"/>
                <w:color w:val="000000"/>
                <w:sz w:val="22"/>
              </w:rPr>
              <w:t>ERR:5</w:t>
            </w:r>
          </w:p>
          <w:p w:rsidR="009D1437" w:rsidRPr="0050155B" w:rsidP="00616EC4" w14:paraId="64BCDE18" w14:textId="77777777"/>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50155B" w:rsidP="00616EC4" w14:paraId="3CA12A9E" w14:textId="77777777">
            <w:pPr>
              <w:jc w:val="both"/>
            </w:pPr>
            <w:r w:rsidRPr="0050155B">
              <w:rPr>
                <w:rFonts w:ascii="Calibri" w:hAnsi="Calibri" w:cs="Calibri"/>
                <w:color w:val="000000"/>
                <w:sz w:val="22"/>
              </w:rPr>
              <w:t>Có</w:t>
            </w:r>
            <w:r w:rsidRPr="0050155B">
              <w:rPr>
                <w:rFonts w:ascii="Calibri" w:hAnsi="Calibri" w:cs="Calibri"/>
                <w:color w:val="000000"/>
                <w:sz w:val="22"/>
              </w:rPr>
              <w:t xml:space="preserve"> </w:t>
            </w:r>
            <w:r w:rsidRPr="0050155B">
              <w:rPr>
                <w:rFonts w:ascii="Calibri" w:hAnsi="Calibri" w:cs="Calibri"/>
                <w:color w:val="000000"/>
                <w:sz w:val="22"/>
              </w:rPr>
              <w:t>lỗi</w:t>
            </w:r>
            <w:r w:rsidRPr="0050155B">
              <w:rPr>
                <w:rFonts w:ascii="Calibri" w:hAnsi="Calibri" w:cs="Calibri"/>
                <w:color w:val="000000"/>
                <w:sz w:val="22"/>
              </w:rPr>
              <w:t xml:space="preserve"> </w:t>
            </w:r>
            <w:r w:rsidRPr="0050155B">
              <w:rPr>
                <w:rFonts w:ascii="Calibri" w:hAnsi="Calibri" w:cs="Calibri"/>
                <w:color w:val="000000"/>
                <w:sz w:val="22"/>
              </w:rPr>
              <w:t>xảy</w:t>
            </w:r>
            <w:r w:rsidRPr="0050155B">
              <w:rPr>
                <w:rFonts w:ascii="Calibri" w:hAnsi="Calibri" w:cs="Calibri"/>
                <w:color w:val="000000"/>
                <w:sz w:val="22"/>
              </w:rPr>
              <w:t xml:space="preserve"> </w:t>
            </w:r>
            <w:r w:rsidRPr="0050155B">
              <w:rPr>
                <w:rFonts w:ascii="Calibri" w:hAnsi="Calibri" w:cs="Calibri"/>
                <w:color w:val="000000"/>
                <w:sz w:val="22"/>
              </w:rPr>
              <w:t>ra</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50155B" w:rsidP="00616EC4" w14:paraId="0DECB875" w14:textId="77777777">
            <w:pPr>
              <w:jc w:val="both"/>
            </w:pPr>
            <w:r w:rsidRPr="0050155B">
              <w:rPr>
                <w:rFonts w:ascii="Calibri" w:hAnsi="Calibri" w:cs="Calibri"/>
                <w:color w:val="000000"/>
                <w:sz w:val="22"/>
              </w:rPr>
              <w:t>Lỗi</w:t>
            </w:r>
            <w:r w:rsidRPr="0050155B">
              <w:rPr>
                <w:rFonts w:ascii="Calibri" w:hAnsi="Calibri" w:cs="Calibri"/>
                <w:color w:val="000000"/>
                <w:sz w:val="22"/>
              </w:rPr>
              <w:t xml:space="preserve"> </w:t>
            </w:r>
            <w:r w:rsidRPr="0050155B">
              <w:rPr>
                <w:rFonts w:ascii="Calibri" w:hAnsi="Calibri" w:cs="Calibri"/>
                <w:color w:val="000000"/>
                <w:sz w:val="22"/>
              </w:rPr>
              <w:t>không</w:t>
            </w:r>
            <w:r w:rsidRPr="0050155B">
              <w:rPr>
                <w:rFonts w:ascii="Calibri" w:hAnsi="Calibri" w:cs="Calibri"/>
                <w:color w:val="000000"/>
                <w:sz w:val="22"/>
              </w:rPr>
              <w:t xml:space="preserve"> </w:t>
            </w:r>
            <w:r w:rsidRPr="0050155B">
              <w:rPr>
                <w:rFonts w:ascii="Calibri" w:hAnsi="Calibri" w:cs="Calibri"/>
                <w:color w:val="000000"/>
                <w:sz w:val="22"/>
              </w:rPr>
              <w:t>xác</w:t>
            </w:r>
            <w:r w:rsidRPr="0050155B">
              <w:rPr>
                <w:rFonts w:ascii="Calibri" w:hAnsi="Calibri" w:cs="Calibri"/>
                <w:color w:val="000000"/>
                <w:sz w:val="22"/>
              </w:rPr>
              <w:t xml:space="preserve"> </w:t>
            </w:r>
            <w:r w:rsidRPr="0050155B">
              <w:rPr>
                <w:rFonts w:ascii="Calibri" w:hAnsi="Calibri" w:cs="Calibri"/>
                <w:color w:val="000000"/>
                <w:sz w:val="22"/>
              </w:rPr>
              <w:t>định</w:t>
            </w:r>
            <w:r w:rsidRPr="0050155B">
              <w:rPr>
                <w:rFonts w:ascii="Calibri" w:hAnsi="Calibri" w:cs="Calibri"/>
                <w:color w:val="000000"/>
                <w:sz w:val="22"/>
              </w:rPr>
              <w:t xml:space="preserve">, </w:t>
            </w:r>
            <w:r w:rsidRPr="0050155B">
              <w:rPr>
                <w:rFonts w:ascii="Calibri" w:hAnsi="Calibri" w:cs="Calibri"/>
                <w:color w:val="000000"/>
                <w:sz w:val="22"/>
              </w:rPr>
              <w:t>kiểm</w:t>
            </w:r>
            <w:r w:rsidRPr="0050155B">
              <w:rPr>
                <w:rFonts w:ascii="Calibri" w:hAnsi="Calibri" w:cs="Calibri"/>
                <w:color w:val="000000"/>
                <w:sz w:val="22"/>
              </w:rPr>
              <w:t xml:space="preserve"> </w:t>
            </w:r>
            <w:r w:rsidRPr="0050155B">
              <w:rPr>
                <w:rFonts w:ascii="Calibri" w:hAnsi="Calibri" w:cs="Calibri"/>
                <w:color w:val="000000"/>
                <w:sz w:val="22"/>
              </w:rPr>
              <w:t>tra</w:t>
            </w:r>
            <w:r w:rsidRPr="0050155B">
              <w:rPr>
                <w:rFonts w:ascii="Calibri" w:hAnsi="Calibri" w:cs="Calibri"/>
                <w:color w:val="000000"/>
                <w:sz w:val="22"/>
              </w:rPr>
              <w:t xml:space="preserve"> exception </w:t>
            </w:r>
            <w:r w:rsidRPr="0050155B">
              <w:rPr>
                <w:rFonts w:ascii="Calibri" w:hAnsi="Calibri" w:cs="Calibri"/>
                <w:color w:val="000000"/>
                <w:sz w:val="22"/>
              </w:rPr>
              <w:t>trả</w:t>
            </w:r>
            <w:r w:rsidRPr="0050155B">
              <w:rPr>
                <w:rFonts w:ascii="Calibri" w:hAnsi="Calibri" w:cs="Calibri"/>
                <w:color w:val="000000"/>
                <w:sz w:val="22"/>
              </w:rPr>
              <w:t xml:space="preserve"> </w:t>
            </w:r>
            <w:r w:rsidRPr="0050155B">
              <w:rPr>
                <w:rFonts w:ascii="Calibri" w:hAnsi="Calibri" w:cs="Calibri"/>
                <w:color w:val="000000"/>
                <w:sz w:val="22"/>
              </w:rPr>
              <w:t>về</w:t>
            </w:r>
            <w:r w:rsidRPr="0050155B">
              <w:rPr>
                <w:rFonts w:ascii="Calibri" w:hAnsi="Calibri" w:cs="Calibri"/>
                <w:color w:val="000000"/>
                <w:sz w:val="22"/>
              </w:rPr>
              <w:t xml:space="preserve"> (DB roll back)</w:t>
            </w:r>
          </w:p>
        </w:tc>
      </w:tr>
      <w:tr w14:paraId="34887D66" w14:textId="77777777" w:rsidTr="00616EC4">
        <w:tblPrEx>
          <w:tblW w:w="0" w:type="auto"/>
          <w:tblLook w:val="04A0"/>
        </w:tblPrEx>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50155B" w:rsidP="00616EC4" w14:paraId="6D36EF42" w14:textId="77777777">
            <w:pPr>
              <w:jc w:val="both"/>
            </w:pPr>
            <w:r w:rsidRPr="0050155B">
              <w:rPr>
                <w:rFonts w:ascii="Calibri" w:hAnsi="Calibri" w:cs="Calibri"/>
                <w:color w:val="000000"/>
                <w:sz w:val="22"/>
              </w:rPr>
              <w:t xml:space="preserve">OK: </w:t>
            </w:r>
            <w:r w:rsidRPr="0050155B">
              <w:rPr>
                <w:rFonts w:ascii="Calibri" w:hAnsi="Calibri" w:cs="Calibri"/>
                <w:color w:val="000000"/>
                <w:sz w:val="22"/>
              </w:rPr>
              <w:t>mtd</w:t>
            </w:r>
          </w:p>
          <w:p w:rsidR="009D1437" w:rsidRPr="0050155B" w:rsidP="00616EC4" w14:paraId="6F85A45F" w14:textId="77777777"/>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50155B" w:rsidP="00616EC4" w14:paraId="74FFB1D7" w14:textId="77777777">
            <w:pPr>
              <w:jc w:val="both"/>
            </w:pPr>
            <w:r w:rsidRPr="0050155B">
              <w:rPr>
                <w:rFonts w:ascii="Calibri" w:hAnsi="Calibri" w:cs="Calibri"/>
                <w:color w:val="000000"/>
                <w:sz w:val="22"/>
              </w:rPr>
              <w:t>Đã</w:t>
            </w:r>
            <w:r w:rsidRPr="0050155B">
              <w:rPr>
                <w:rFonts w:ascii="Calibri" w:hAnsi="Calibri" w:cs="Calibri"/>
                <w:color w:val="000000"/>
                <w:sz w:val="22"/>
              </w:rPr>
              <w:t xml:space="preserve"> </w:t>
            </w:r>
            <w:r w:rsidRPr="0050155B">
              <w:rPr>
                <w:rFonts w:ascii="Calibri" w:hAnsi="Calibri" w:cs="Calibri"/>
                <w:color w:val="000000"/>
                <w:sz w:val="22"/>
              </w:rPr>
              <w:t>gửi</w:t>
            </w:r>
            <w:r w:rsidRPr="0050155B">
              <w:rPr>
                <w:rFonts w:ascii="Calibri" w:hAnsi="Calibri" w:cs="Calibri"/>
                <w:color w:val="000000"/>
                <w:sz w:val="22"/>
              </w:rPr>
              <w:t xml:space="preserve"> </w:t>
            </w:r>
            <w:r w:rsidRPr="0050155B">
              <w:rPr>
                <w:rFonts w:ascii="Calibri" w:hAnsi="Calibri" w:cs="Calibri"/>
                <w:color w:val="000000"/>
                <w:sz w:val="22"/>
              </w:rPr>
              <w:t>tờ</w:t>
            </w:r>
            <w:r w:rsidRPr="0050155B">
              <w:rPr>
                <w:rFonts w:ascii="Calibri" w:hAnsi="Calibri" w:cs="Calibri"/>
                <w:color w:val="000000"/>
                <w:sz w:val="22"/>
              </w:rPr>
              <w:t xml:space="preserve"> </w:t>
            </w:r>
            <w:r w:rsidRPr="0050155B">
              <w:rPr>
                <w:rFonts w:ascii="Calibri" w:hAnsi="Calibri" w:cs="Calibri"/>
                <w:color w:val="000000"/>
                <w:sz w:val="22"/>
              </w:rPr>
              <w:t>khai</w:t>
            </w:r>
            <w:r w:rsidRPr="0050155B">
              <w:rPr>
                <w:rFonts w:ascii="Calibri" w:hAnsi="Calibri" w:cs="Calibri"/>
                <w:color w:val="000000"/>
                <w:sz w:val="22"/>
              </w:rPr>
              <w:t xml:space="preserve"> 01 </w:t>
            </w:r>
            <w:r w:rsidRPr="0050155B">
              <w:rPr>
                <w:rFonts w:ascii="Calibri" w:hAnsi="Calibri" w:cs="Calibri"/>
                <w:color w:val="000000"/>
                <w:sz w:val="22"/>
              </w:rPr>
              <w:t>lên</w:t>
            </w:r>
            <w:r w:rsidRPr="0050155B">
              <w:rPr>
                <w:rFonts w:ascii="Calibri" w:hAnsi="Calibri" w:cs="Calibri"/>
                <w:color w:val="000000"/>
                <w:sz w:val="22"/>
              </w:rPr>
              <w:t xml:space="preserve"> TCT: </w:t>
            </w:r>
            <w:r w:rsidRPr="0050155B">
              <w:rPr>
                <w:rFonts w:ascii="Calibri" w:hAnsi="Calibri" w:cs="Calibri"/>
                <w:color w:val="000000"/>
                <w:sz w:val="22"/>
              </w:rPr>
              <w:t>mã</w:t>
            </w:r>
            <w:r w:rsidRPr="0050155B">
              <w:rPr>
                <w:rFonts w:ascii="Calibri" w:hAnsi="Calibri" w:cs="Calibri"/>
                <w:color w:val="000000"/>
                <w:sz w:val="22"/>
              </w:rPr>
              <w:t xml:space="preserve"> </w:t>
            </w:r>
            <w:r w:rsidRPr="0050155B">
              <w:rPr>
                <w:rFonts w:ascii="Calibri" w:hAnsi="Calibri" w:cs="Calibri"/>
                <w:color w:val="000000"/>
                <w:sz w:val="22"/>
              </w:rPr>
              <w:t>thông</w:t>
            </w:r>
            <w:r w:rsidRPr="0050155B">
              <w:rPr>
                <w:rFonts w:ascii="Calibri" w:hAnsi="Calibri" w:cs="Calibri"/>
                <w:color w:val="000000"/>
                <w:sz w:val="22"/>
              </w:rPr>
              <w:t xml:space="preserve"> </w:t>
            </w:r>
            <w:r w:rsidRPr="0050155B">
              <w:rPr>
                <w:rFonts w:ascii="Calibri" w:hAnsi="Calibri" w:cs="Calibri"/>
                <w:color w:val="000000"/>
                <w:sz w:val="22"/>
              </w:rPr>
              <w:t>điệp</w:t>
            </w:r>
          </w:p>
          <w:p w:rsidR="009D1437" w:rsidRPr="0050155B" w:rsidP="00616EC4" w14:paraId="10568383" w14:textId="77777777"/>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50155B" w:rsidP="00616EC4" w14:paraId="61FFFC8C" w14:textId="77777777">
            <w:pPr>
              <w:spacing w:after="240"/>
            </w:pPr>
          </w:p>
        </w:tc>
      </w:tr>
    </w:tbl>
    <w:p w:rsidR="009D1437" w:rsidRPr="00AC05BD" w:rsidP="00C35F19" w14:paraId="733F732A" w14:textId="77777777">
      <w:pPr>
        <w:pStyle w:val="Heading3"/>
        <w:rPr>
          <w:ins w:id="417" w:author="Comparison" w:date="2022-04-14T16:28:00Z"/>
        </w:rPr>
      </w:pPr>
      <w:bookmarkStart w:id="418" w:name="_Toc101427544"/>
      <w:bookmarkStart w:id="419" w:name="_Toc106724524"/>
      <w:r>
        <w:t>Lấy</w:t>
      </w:r>
      <w:r>
        <w:t xml:space="preserve"> </w:t>
      </w:r>
      <w:r>
        <w:t>kết</w:t>
      </w:r>
      <w:r>
        <w:t xml:space="preserve"> </w:t>
      </w:r>
      <w:r>
        <w:t>quả</w:t>
      </w:r>
      <w:r>
        <w:t xml:space="preserve"> </w:t>
      </w:r>
      <w:r>
        <w:t>tờ</w:t>
      </w:r>
      <w:r>
        <w:t xml:space="preserve"> </w:t>
      </w:r>
      <w:r>
        <w:t>khai</w:t>
      </w:r>
      <w:r>
        <w:t xml:space="preserve"> DK01</w:t>
      </w:r>
      <w:bookmarkEnd w:id="418"/>
      <w:bookmarkEnd w:id="419"/>
    </w:p>
    <w:p w:rsidR="009D1437" w:rsidRPr="005B0B16" w:rsidP="009D1437" w14:paraId="64320C8A" w14:textId="77777777">
      <w:pPr>
        <w:ind w:right="14"/>
        <w:jc w:val="both"/>
      </w:pPr>
      <w:r w:rsidRPr="005B0B16">
        <w:rPr>
          <w:color w:val="000000"/>
        </w:rPr>
        <w:t>URL</w:t>
      </w:r>
    </w:p>
    <w:p w:rsidR="009D1437" w:rsidRPr="005B0B16" w:rsidP="009D1437" w14:paraId="6F17F4C1" w14:textId="77777777">
      <w:pPr>
        <w:ind w:right="14"/>
        <w:jc w:val="both"/>
      </w:pPr>
      <w:r w:rsidRPr="005B0B16">
        <w:rPr>
          <w:color w:val="000000"/>
        </w:rPr>
        <w:tab/>
        <w:t xml:space="preserve"> String </w:t>
      </w:r>
      <w:r w:rsidRPr="005B0B16">
        <w:rPr>
          <w:rFonts w:ascii="Consolas" w:hAnsi="Consolas"/>
          <w:color w:val="000000"/>
          <w:sz w:val="19"/>
          <w:szCs w:val="19"/>
        </w:rPr>
        <w:t>ReceivedRegisterPublish</w:t>
      </w:r>
      <w:r w:rsidRPr="005B0B16">
        <w:rPr>
          <w:rFonts w:ascii="Consolas" w:hAnsi="Consolas"/>
          <w:color w:val="000000"/>
          <w:sz w:val="19"/>
          <w:szCs w:val="19"/>
        </w:rPr>
        <w:t>(</w:t>
      </w:r>
      <w:r w:rsidRPr="005B0B16">
        <w:rPr>
          <w:rFonts w:ascii="Consolas" w:hAnsi="Consolas"/>
          <w:color w:val="0000FF"/>
          <w:sz w:val="19"/>
          <w:szCs w:val="19"/>
        </w:rPr>
        <w:t>string</w:t>
      </w:r>
      <w:r w:rsidRPr="005B0B16">
        <w:rPr>
          <w:rFonts w:ascii="Consolas" w:hAnsi="Consolas"/>
          <w:color w:val="000000"/>
          <w:sz w:val="19"/>
          <w:szCs w:val="19"/>
        </w:rPr>
        <w:t xml:space="preserve"> Account, </w:t>
      </w:r>
      <w:r w:rsidRPr="005B0B16">
        <w:rPr>
          <w:rFonts w:ascii="Consolas" w:hAnsi="Consolas"/>
          <w:color w:val="0000FF"/>
          <w:sz w:val="19"/>
          <w:szCs w:val="19"/>
        </w:rPr>
        <w:t>string</w:t>
      </w:r>
      <w:r w:rsidRPr="005B0B16">
        <w:rPr>
          <w:rFonts w:ascii="Consolas" w:hAnsi="Consolas"/>
          <w:color w:val="000000"/>
          <w:sz w:val="19"/>
          <w:szCs w:val="19"/>
        </w:rPr>
        <w:t xml:space="preserve"> </w:t>
      </w:r>
      <w:r w:rsidRPr="005B0B16">
        <w:rPr>
          <w:rFonts w:ascii="Consolas" w:hAnsi="Consolas"/>
          <w:color w:val="000000"/>
          <w:sz w:val="19"/>
          <w:szCs w:val="19"/>
        </w:rPr>
        <w:t>ACpass</w:t>
      </w:r>
      <w:r w:rsidRPr="005B0B16">
        <w:rPr>
          <w:rFonts w:ascii="Consolas" w:hAnsi="Consolas"/>
          <w:color w:val="000000"/>
          <w:sz w:val="19"/>
          <w:szCs w:val="19"/>
        </w:rPr>
        <w:t xml:space="preserve">, </w:t>
      </w:r>
      <w:r w:rsidRPr="005B0B16">
        <w:rPr>
          <w:rFonts w:ascii="Consolas" w:hAnsi="Consolas"/>
          <w:color w:val="0000FF"/>
          <w:sz w:val="19"/>
          <w:szCs w:val="19"/>
        </w:rPr>
        <w:t>string</w:t>
      </w:r>
      <w:r w:rsidRPr="005B0B16">
        <w:rPr>
          <w:rFonts w:ascii="Consolas" w:hAnsi="Consolas"/>
          <w:color w:val="000000"/>
          <w:sz w:val="19"/>
          <w:szCs w:val="19"/>
        </w:rPr>
        <w:t xml:space="preserve"> username, </w:t>
      </w:r>
      <w:r w:rsidRPr="005B0B16">
        <w:rPr>
          <w:rFonts w:ascii="Consolas" w:hAnsi="Consolas"/>
          <w:color w:val="0000FF"/>
          <w:sz w:val="19"/>
          <w:szCs w:val="19"/>
        </w:rPr>
        <w:t>string</w:t>
      </w:r>
      <w:r w:rsidRPr="005B0B16">
        <w:rPr>
          <w:rFonts w:ascii="Consolas" w:hAnsi="Consolas"/>
          <w:color w:val="000000"/>
          <w:sz w:val="19"/>
          <w:szCs w:val="19"/>
        </w:rPr>
        <w:t xml:space="preserve"> password, </w:t>
      </w:r>
      <w:r w:rsidRPr="005B0B16">
        <w:rPr>
          <w:rFonts w:ascii="Consolas" w:hAnsi="Consolas"/>
          <w:color w:val="0000FF"/>
          <w:sz w:val="19"/>
          <w:szCs w:val="19"/>
        </w:rPr>
        <w:t>string</w:t>
      </w:r>
      <w:r w:rsidRPr="005B0B16">
        <w:rPr>
          <w:rFonts w:ascii="Consolas" w:hAnsi="Consolas"/>
          <w:color w:val="000000"/>
          <w:sz w:val="19"/>
          <w:szCs w:val="19"/>
        </w:rPr>
        <w:t xml:space="preserve"> </w:t>
      </w:r>
      <w:r w:rsidRPr="005B0B16">
        <w:rPr>
          <w:rFonts w:ascii="Consolas" w:hAnsi="Consolas"/>
          <w:color w:val="000000"/>
          <w:sz w:val="19"/>
          <w:szCs w:val="19"/>
        </w:rPr>
        <w:t>mtd</w:t>
      </w:r>
      <w:r w:rsidRPr="005B0B16">
        <w:rPr>
          <w:rFonts w:ascii="Consolas" w:hAnsi="Consolas"/>
          <w:color w:val="000000"/>
          <w:sz w:val="19"/>
          <w:szCs w:val="19"/>
        </w:rPr>
        <w:t>)</w:t>
      </w:r>
    </w:p>
    <w:p w:rsidR="009D1437" w:rsidRPr="005B0B16" w:rsidP="009D1437" w14:paraId="05157C2A" w14:textId="77777777">
      <w:pPr>
        <w:ind w:right="14"/>
        <w:jc w:val="both"/>
      </w:pPr>
      <w:r w:rsidRPr="005B0B16">
        <w:rPr>
          <w:color w:val="000000"/>
        </w:rPr>
        <w:t>DESCRIPTION</w:t>
      </w:r>
    </w:p>
    <w:p w:rsidR="009D1437" w:rsidRPr="005B0B16" w:rsidP="009D1437" w14:paraId="2449080A" w14:textId="77777777">
      <w:pPr>
        <w:ind w:right="14"/>
        <w:jc w:val="both"/>
      </w:pPr>
      <w:r w:rsidRPr="005B0B16">
        <w:rPr>
          <w:color w:val="000000"/>
        </w:rPr>
        <w:tab/>
      </w:r>
      <w:r w:rsidRPr="005B0B16">
        <w:rPr>
          <w:color w:val="000000"/>
        </w:rPr>
        <w:t>Đây</w:t>
      </w:r>
      <w:r w:rsidRPr="005B0B16">
        <w:rPr>
          <w:color w:val="000000"/>
        </w:rPr>
        <w:t xml:space="preserve"> </w:t>
      </w:r>
      <w:r w:rsidRPr="005B0B16">
        <w:rPr>
          <w:color w:val="000000"/>
        </w:rPr>
        <w:t>là</w:t>
      </w:r>
      <w:r w:rsidRPr="005B0B16">
        <w:rPr>
          <w:color w:val="000000"/>
        </w:rPr>
        <w:t xml:space="preserve"> web service </w:t>
      </w:r>
      <w:r w:rsidRPr="005B0B16">
        <w:rPr>
          <w:color w:val="000000"/>
        </w:rPr>
        <w:t>cho</w:t>
      </w:r>
      <w:r w:rsidRPr="005B0B16">
        <w:rPr>
          <w:color w:val="000000"/>
        </w:rPr>
        <w:t xml:space="preserve"> </w:t>
      </w:r>
      <w:r w:rsidRPr="005B0B16">
        <w:rPr>
          <w:color w:val="000000"/>
        </w:rPr>
        <w:t>phép</w:t>
      </w:r>
      <w:r w:rsidRPr="005B0B16">
        <w:rPr>
          <w:color w:val="000000"/>
        </w:rPr>
        <w:t xml:space="preserve"> </w:t>
      </w:r>
      <w:r w:rsidRPr="005B0B16">
        <w:rPr>
          <w:color w:val="000000"/>
        </w:rPr>
        <w:t>đăng</w:t>
      </w:r>
      <w:r w:rsidRPr="005B0B16">
        <w:rPr>
          <w:color w:val="000000"/>
        </w:rPr>
        <w:t xml:space="preserve"> </w:t>
      </w:r>
      <w:r w:rsidRPr="005B0B16">
        <w:rPr>
          <w:color w:val="000000"/>
        </w:rPr>
        <w:t>ký</w:t>
      </w:r>
      <w:r w:rsidRPr="005B0B16">
        <w:rPr>
          <w:color w:val="000000"/>
        </w:rPr>
        <w:t xml:space="preserve"> </w:t>
      </w:r>
      <w:r w:rsidRPr="005B0B16">
        <w:rPr>
          <w:color w:val="000000"/>
        </w:rPr>
        <w:t>tờ</w:t>
      </w:r>
      <w:r w:rsidRPr="005B0B16">
        <w:rPr>
          <w:color w:val="000000"/>
        </w:rPr>
        <w:t xml:space="preserve"> </w:t>
      </w:r>
      <w:r w:rsidRPr="005B0B16">
        <w:rPr>
          <w:color w:val="000000"/>
        </w:rPr>
        <w:t>khai</w:t>
      </w:r>
      <w:r w:rsidRPr="005B0B16">
        <w:rPr>
          <w:color w:val="000000"/>
        </w:rPr>
        <w:t xml:space="preserve"> 01.</w:t>
      </w:r>
    </w:p>
    <w:p w:rsidR="009D1437" w:rsidRPr="005B0B16" w:rsidP="009D1437" w14:paraId="20C624A0" w14:textId="77777777">
      <w:pPr>
        <w:ind w:right="14"/>
        <w:jc w:val="both"/>
      </w:pPr>
      <w:r w:rsidRPr="005B0B16">
        <w:rPr>
          <w:color w:val="000000"/>
        </w:rPr>
        <w:t>HTTP METHOD</w:t>
      </w:r>
    </w:p>
    <w:p w:rsidR="009D1437" w:rsidRPr="005B0B16" w:rsidP="009D1437" w14:paraId="6C77E26B" w14:textId="77777777">
      <w:pPr>
        <w:ind w:right="14"/>
        <w:jc w:val="both"/>
      </w:pPr>
      <w:r w:rsidRPr="005B0B16">
        <w:rPr>
          <w:color w:val="000000"/>
        </w:rPr>
        <w:tab/>
      </w:r>
      <w:r w:rsidRPr="005B0B16">
        <w:rPr>
          <w:color w:val="000000"/>
        </w:rPr>
        <w:tab/>
        <w:t>POST</w:t>
      </w:r>
    </w:p>
    <w:p w:rsidR="009D1437" w:rsidRPr="005B0B16" w:rsidP="009D1437" w14:paraId="4E3609F9" w14:textId="77777777">
      <w:pPr>
        <w:ind w:right="14"/>
        <w:jc w:val="both"/>
      </w:pPr>
      <w:r w:rsidRPr="005B0B16">
        <w:rPr>
          <w:color w:val="000000"/>
        </w:rPr>
        <w:t>REQUEST BODY</w:t>
      </w:r>
    </w:p>
    <w:p w:rsidR="009D1437" w:rsidRPr="005B0B16" w:rsidP="009D1437" w14:paraId="0A296CE7" w14:textId="77777777">
      <w:pPr>
        <w:numPr>
          <w:ilvl w:val="0"/>
          <w:numId w:val="33"/>
        </w:numPr>
        <w:ind w:left="1080"/>
        <w:jc w:val="both"/>
        <w:textAlignment w:val="baseline"/>
        <w:rPr>
          <w:rFonts w:ascii="Calibri" w:hAnsi="Calibri" w:cs="Calibri"/>
          <w:b/>
          <w:bCs/>
          <w:color w:val="000000"/>
          <w:sz w:val="22"/>
          <w:u w:val="single"/>
        </w:rPr>
      </w:pPr>
      <w:r w:rsidRPr="005B0B16">
        <w:rPr>
          <w:rFonts w:ascii="Calibri" w:hAnsi="Calibri" w:cs="Calibri"/>
          <w:b/>
          <w:bCs/>
          <w:color w:val="000000"/>
          <w:sz w:val="22"/>
        </w:rPr>
        <w:t>Account/</w:t>
      </w:r>
      <w:r w:rsidRPr="005B0B16">
        <w:rPr>
          <w:rFonts w:ascii="Calibri" w:hAnsi="Calibri" w:cs="Calibri"/>
          <w:b/>
          <w:bCs/>
          <w:color w:val="000000"/>
          <w:sz w:val="22"/>
        </w:rPr>
        <w:t>ACPass</w:t>
      </w:r>
      <w:r w:rsidRPr="005B0B16">
        <w:rPr>
          <w:rFonts w:ascii="Calibri" w:hAnsi="Calibri" w:cs="Calibri"/>
          <w:b/>
          <w:bCs/>
          <w:color w:val="000000"/>
          <w:sz w:val="22"/>
        </w:rPr>
        <w:t xml:space="preserve"> :  </w:t>
      </w:r>
      <w:r w:rsidRPr="005B0B16">
        <w:rPr>
          <w:rFonts w:ascii="Calibri" w:hAnsi="Calibri" w:cs="Calibri"/>
          <w:color w:val="000000"/>
          <w:sz w:val="22"/>
        </w:rPr>
        <w:t xml:space="preserve">Tài </w:t>
      </w:r>
      <w:r w:rsidRPr="005B0B16">
        <w:rPr>
          <w:rFonts w:ascii="Calibri" w:hAnsi="Calibri" w:cs="Calibri"/>
          <w:color w:val="000000"/>
          <w:sz w:val="22"/>
        </w:rPr>
        <w:t>khoản</w:t>
      </w:r>
      <w:r w:rsidRPr="005B0B16">
        <w:rPr>
          <w:rFonts w:ascii="Calibri" w:hAnsi="Calibri" w:cs="Calibri"/>
          <w:color w:val="000000"/>
          <w:sz w:val="22"/>
        </w:rPr>
        <w:t xml:space="preserve"> </w:t>
      </w:r>
      <w:r w:rsidRPr="005B0B16">
        <w:rPr>
          <w:rFonts w:ascii="Calibri" w:hAnsi="Calibri" w:cs="Calibri"/>
          <w:color w:val="000000"/>
          <w:sz w:val="22"/>
        </w:rPr>
        <w:t>được</w:t>
      </w:r>
      <w:r w:rsidRPr="005B0B16">
        <w:rPr>
          <w:rFonts w:ascii="Calibri" w:hAnsi="Calibri" w:cs="Calibri"/>
          <w:color w:val="000000"/>
          <w:sz w:val="22"/>
        </w:rPr>
        <w:t xml:space="preserve"> </w:t>
      </w:r>
      <w:r w:rsidRPr="005B0B16">
        <w:rPr>
          <w:rFonts w:ascii="Calibri" w:hAnsi="Calibri" w:cs="Calibri"/>
          <w:color w:val="000000"/>
          <w:sz w:val="22"/>
        </w:rPr>
        <w:t>cấp</w:t>
      </w:r>
      <w:r w:rsidRPr="005B0B16">
        <w:rPr>
          <w:rFonts w:ascii="Calibri" w:hAnsi="Calibri" w:cs="Calibri"/>
          <w:color w:val="000000"/>
          <w:sz w:val="22"/>
        </w:rPr>
        <w:t xml:space="preserve"> </w:t>
      </w:r>
      <w:r w:rsidRPr="005B0B16">
        <w:rPr>
          <w:rFonts w:ascii="Calibri" w:hAnsi="Calibri" w:cs="Calibri"/>
          <w:color w:val="000000"/>
          <w:sz w:val="22"/>
        </w:rPr>
        <w:t>phát</w:t>
      </w:r>
      <w:r w:rsidRPr="005B0B16">
        <w:rPr>
          <w:rFonts w:ascii="Calibri" w:hAnsi="Calibri" w:cs="Calibri"/>
          <w:color w:val="000000"/>
          <w:sz w:val="22"/>
        </w:rPr>
        <w:t xml:space="preserve"> </w:t>
      </w:r>
      <w:r w:rsidRPr="005B0B16">
        <w:rPr>
          <w:rFonts w:ascii="Calibri" w:hAnsi="Calibri" w:cs="Calibri"/>
          <w:color w:val="000000"/>
          <w:sz w:val="22"/>
        </w:rPr>
        <w:t>cho</w:t>
      </w:r>
      <w:r w:rsidRPr="005B0B16">
        <w:rPr>
          <w:rFonts w:ascii="Calibri" w:hAnsi="Calibri" w:cs="Calibri"/>
          <w:color w:val="000000"/>
          <w:sz w:val="22"/>
        </w:rPr>
        <w:t xml:space="preserve"> </w:t>
      </w:r>
      <w:r w:rsidRPr="005B0B16">
        <w:rPr>
          <w:rFonts w:ascii="Calibri" w:hAnsi="Calibri" w:cs="Calibri"/>
          <w:color w:val="000000"/>
          <w:sz w:val="22"/>
        </w:rPr>
        <w:t>nhân</w:t>
      </w:r>
      <w:r w:rsidRPr="005B0B16">
        <w:rPr>
          <w:rFonts w:ascii="Calibri" w:hAnsi="Calibri" w:cs="Calibri"/>
          <w:color w:val="000000"/>
          <w:sz w:val="22"/>
        </w:rPr>
        <w:t xml:space="preserve"> </w:t>
      </w:r>
      <w:r w:rsidRPr="005B0B16">
        <w:rPr>
          <w:rFonts w:ascii="Calibri" w:hAnsi="Calibri" w:cs="Calibri"/>
          <w:color w:val="000000"/>
          <w:sz w:val="22"/>
        </w:rPr>
        <w:t>viên</w:t>
      </w:r>
      <w:r w:rsidRPr="005B0B16">
        <w:rPr>
          <w:rFonts w:ascii="Calibri" w:hAnsi="Calibri" w:cs="Calibri"/>
          <w:color w:val="000000"/>
          <w:sz w:val="22"/>
        </w:rPr>
        <w:t xml:space="preserve"> </w:t>
      </w:r>
      <w:r w:rsidRPr="005B0B16">
        <w:rPr>
          <w:rFonts w:ascii="Calibri" w:hAnsi="Calibri" w:cs="Calibri"/>
          <w:color w:val="000000"/>
          <w:sz w:val="22"/>
        </w:rPr>
        <w:t>gọi</w:t>
      </w:r>
      <w:r w:rsidRPr="005B0B16">
        <w:rPr>
          <w:rFonts w:ascii="Calibri" w:hAnsi="Calibri" w:cs="Calibri"/>
          <w:color w:val="000000"/>
          <w:sz w:val="22"/>
        </w:rPr>
        <w:t xml:space="preserve"> </w:t>
      </w:r>
      <w:r w:rsidRPr="005B0B16">
        <w:rPr>
          <w:rFonts w:ascii="Calibri" w:hAnsi="Calibri" w:cs="Calibri"/>
          <w:color w:val="000000"/>
          <w:sz w:val="22"/>
        </w:rPr>
        <w:t>lệnh</w:t>
      </w:r>
      <w:r w:rsidRPr="005B0B16">
        <w:rPr>
          <w:rFonts w:ascii="Calibri" w:hAnsi="Calibri" w:cs="Calibri"/>
          <w:color w:val="000000"/>
          <w:sz w:val="22"/>
        </w:rPr>
        <w:t xml:space="preserve"> </w:t>
      </w:r>
      <w:r w:rsidRPr="005B0B16">
        <w:rPr>
          <w:rFonts w:ascii="Calibri" w:hAnsi="Calibri" w:cs="Calibri"/>
          <w:color w:val="000000"/>
          <w:sz w:val="22"/>
        </w:rPr>
        <w:t>phát</w:t>
      </w:r>
      <w:r w:rsidRPr="005B0B16">
        <w:rPr>
          <w:rFonts w:ascii="Calibri" w:hAnsi="Calibri" w:cs="Calibri"/>
          <w:color w:val="000000"/>
          <w:sz w:val="22"/>
        </w:rPr>
        <w:t xml:space="preserve"> </w:t>
      </w:r>
      <w:r w:rsidRPr="005B0B16">
        <w:rPr>
          <w:rFonts w:ascii="Calibri" w:hAnsi="Calibri" w:cs="Calibri"/>
          <w:color w:val="000000"/>
          <w:sz w:val="22"/>
        </w:rPr>
        <w:t>hành</w:t>
      </w:r>
      <w:r w:rsidRPr="005B0B16">
        <w:rPr>
          <w:rFonts w:ascii="Calibri" w:hAnsi="Calibri" w:cs="Calibri"/>
          <w:color w:val="000000"/>
          <w:sz w:val="22"/>
        </w:rPr>
        <w:t xml:space="preserve"> </w:t>
      </w:r>
      <w:r w:rsidRPr="005B0B16">
        <w:rPr>
          <w:rFonts w:ascii="Calibri" w:hAnsi="Calibri" w:cs="Calibri"/>
          <w:color w:val="000000"/>
          <w:sz w:val="22"/>
        </w:rPr>
        <w:t>hóa</w:t>
      </w:r>
      <w:r w:rsidRPr="005B0B16">
        <w:rPr>
          <w:rFonts w:ascii="Calibri" w:hAnsi="Calibri" w:cs="Calibri"/>
          <w:color w:val="000000"/>
          <w:sz w:val="22"/>
        </w:rPr>
        <w:t xml:space="preserve"> </w:t>
      </w:r>
      <w:r w:rsidRPr="005B0B16">
        <w:rPr>
          <w:rFonts w:ascii="Calibri" w:hAnsi="Calibri" w:cs="Calibri"/>
          <w:color w:val="000000"/>
          <w:sz w:val="22"/>
        </w:rPr>
        <w:t>đơn</w:t>
      </w:r>
    </w:p>
    <w:p w:rsidR="009D1437" w:rsidRPr="005B0B16" w:rsidP="009D1437" w14:paraId="72438C6B" w14:textId="77777777">
      <w:pPr>
        <w:numPr>
          <w:ilvl w:val="0"/>
          <w:numId w:val="34"/>
        </w:numPr>
        <w:ind w:left="1080"/>
        <w:jc w:val="both"/>
        <w:textAlignment w:val="baseline"/>
        <w:rPr>
          <w:rFonts w:ascii="Calibri" w:hAnsi="Calibri" w:cs="Calibri"/>
          <w:b/>
          <w:bCs/>
          <w:color w:val="000000"/>
          <w:sz w:val="22"/>
          <w:u w:val="single"/>
        </w:rPr>
      </w:pPr>
      <w:r w:rsidRPr="005B0B16">
        <w:rPr>
          <w:rFonts w:ascii="Calibri" w:hAnsi="Calibri" w:cs="Calibri"/>
          <w:b/>
          <w:bCs/>
          <w:color w:val="000000"/>
          <w:sz w:val="22"/>
        </w:rPr>
        <w:t>Username/pass</w:t>
      </w:r>
      <w:r w:rsidRPr="005B0B16">
        <w:rPr>
          <w:rFonts w:ascii="Calibri" w:hAnsi="Calibri" w:cs="Calibri"/>
          <w:color w:val="000000"/>
          <w:sz w:val="22"/>
        </w:rPr>
        <w:t xml:space="preserve">: Tài </w:t>
      </w:r>
      <w:r w:rsidRPr="005B0B16">
        <w:rPr>
          <w:rFonts w:ascii="Calibri" w:hAnsi="Calibri" w:cs="Calibri"/>
          <w:color w:val="000000"/>
          <w:sz w:val="22"/>
        </w:rPr>
        <w:t>khoản</w:t>
      </w:r>
      <w:r w:rsidRPr="005B0B16">
        <w:rPr>
          <w:rFonts w:ascii="Calibri" w:hAnsi="Calibri" w:cs="Calibri"/>
          <w:color w:val="000000"/>
          <w:sz w:val="22"/>
        </w:rPr>
        <w:t xml:space="preserve"> </w:t>
      </w:r>
      <w:r w:rsidRPr="005B0B16">
        <w:rPr>
          <w:rFonts w:ascii="Calibri" w:hAnsi="Calibri" w:cs="Calibri"/>
          <w:color w:val="000000"/>
          <w:sz w:val="22"/>
        </w:rPr>
        <w:t>được</w:t>
      </w:r>
      <w:r w:rsidRPr="005B0B16">
        <w:rPr>
          <w:rFonts w:ascii="Calibri" w:hAnsi="Calibri" w:cs="Calibri"/>
          <w:color w:val="000000"/>
          <w:sz w:val="22"/>
        </w:rPr>
        <w:t xml:space="preserve"> </w:t>
      </w:r>
      <w:r w:rsidRPr="005B0B16">
        <w:rPr>
          <w:rFonts w:ascii="Calibri" w:hAnsi="Calibri" w:cs="Calibri"/>
          <w:color w:val="000000"/>
          <w:sz w:val="22"/>
        </w:rPr>
        <w:t>cấp</w:t>
      </w:r>
      <w:r w:rsidRPr="005B0B16">
        <w:rPr>
          <w:rFonts w:ascii="Calibri" w:hAnsi="Calibri" w:cs="Calibri"/>
          <w:color w:val="000000"/>
          <w:sz w:val="22"/>
        </w:rPr>
        <w:t xml:space="preserve"> </w:t>
      </w:r>
      <w:r w:rsidRPr="005B0B16">
        <w:rPr>
          <w:rFonts w:ascii="Calibri" w:hAnsi="Calibri" w:cs="Calibri"/>
          <w:color w:val="000000"/>
          <w:sz w:val="22"/>
        </w:rPr>
        <w:t>phát</w:t>
      </w:r>
      <w:r w:rsidRPr="005B0B16">
        <w:rPr>
          <w:rFonts w:ascii="Calibri" w:hAnsi="Calibri" w:cs="Calibri"/>
          <w:color w:val="000000"/>
          <w:sz w:val="22"/>
        </w:rPr>
        <w:t xml:space="preserve"> </w:t>
      </w:r>
      <w:r w:rsidRPr="005B0B16">
        <w:rPr>
          <w:rFonts w:ascii="Calibri" w:hAnsi="Calibri" w:cs="Calibri"/>
          <w:color w:val="000000"/>
          <w:sz w:val="22"/>
        </w:rPr>
        <w:t>cho</w:t>
      </w:r>
      <w:r w:rsidRPr="005B0B16">
        <w:rPr>
          <w:rFonts w:ascii="Calibri" w:hAnsi="Calibri" w:cs="Calibri"/>
          <w:color w:val="000000"/>
          <w:sz w:val="22"/>
        </w:rPr>
        <w:t xml:space="preserve"> </w:t>
      </w:r>
      <w:r w:rsidRPr="005B0B16">
        <w:rPr>
          <w:rFonts w:ascii="Calibri" w:hAnsi="Calibri" w:cs="Calibri"/>
          <w:color w:val="000000"/>
          <w:sz w:val="22"/>
        </w:rPr>
        <w:t>khách</w:t>
      </w:r>
      <w:r w:rsidRPr="005B0B16">
        <w:rPr>
          <w:rFonts w:ascii="Calibri" w:hAnsi="Calibri" w:cs="Calibri"/>
          <w:color w:val="000000"/>
          <w:sz w:val="22"/>
        </w:rPr>
        <w:t xml:space="preserve"> </w:t>
      </w:r>
      <w:r w:rsidRPr="005B0B16">
        <w:rPr>
          <w:rFonts w:ascii="Calibri" w:hAnsi="Calibri" w:cs="Calibri"/>
          <w:color w:val="000000"/>
          <w:sz w:val="22"/>
        </w:rPr>
        <w:t>hàng</w:t>
      </w:r>
      <w:r w:rsidRPr="005B0B16">
        <w:rPr>
          <w:rFonts w:ascii="Calibri" w:hAnsi="Calibri" w:cs="Calibri"/>
          <w:color w:val="000000"/>
          <w:sz w:val="22"/>
        </w:rPr>
        <w:t xml:space="preserve"> </w:t>
      </w:r>
      <w:r w:rsidRPr="005B0B16">
        <w:rPr>
          <w:rFonts w:ascii="Calibri" w:hAnsi="Calibri" w:cs="Calibri"/>
          <w:color w:val="000000"/>
          <w:sz w:val="22"/>
        </w:rPr>
        <w:t>để</w:t>
      </w:r>
      <w:r w:rsidRPr="005B0B16">
        <w:rPr>
          <w:rFonts w:ascii="Calibri" w:hAnsi="Calibri" w:cs="Calibri"/>
          <w:color w:val="000000"/>
          <w:sz w:val="22"/>
        </w:rPr>
        <w:t xml:space="preserve"> </w:t>
      </w:r>
      <w:r w:rsidRPr="005B0B16">
        <w:rPr>
          <w:rFonts w:ascii="Calibri" w:hAnsi="Calibri" w:cs="Calibri"/>
          <w:color w:val="000000"/>
          <w:sz w:val="22"/>
        </w:rPr>
        <w:t>gọi</w:t>
      </w:r>
      <w:r w:rsidRPr="005B0B16">
        <w:rPr>
          <w:rFonts w:ascii="Calibri" w:hAnsi="Calibri" w:cs="Calibri"/>
          <w:color w:val="000000"/>
          <w:sz w:val="22"/>
        </w:rPr>
        <w:t xml:space="preserve"> </w:t>
      </w:r>
      <w:r w:rsidRPr="005B0B16">
        <w:rPr>
          <w:rFonts w:ascii="Calibri" w:hAnsi="Calibri" w:cs="Calibri"/>
          <w:color w:val="000000"/>
          <w:sz w:val="22"/>
        </w:rPr>
        <w:t>đến</w:t>
      </w:r>
      <w:r w:rsidRPr="005B0B16">
        <w:rPr>
          <w:rFonts w:ascii="Calibri" w:hAnsi="Calibri" w:cs="Calibri"/>
          <w:color w:val="000000"/>
          <w:sz w:val="22"/>
        </w:rPr>
        <w:t xml:space="preserve"> webservice ( </w:t>
      </w:r>
      <w:r w:rsidRPr="005B0B16">
        <w:rPr>
          <w:rFonts w:ascii="Calibri" w:hAnsi="Calibri" w:cs="Calibri"/>
          <w:color w:val="000000"/>
          <w:sz w:val="22"/>
        </w:rPr>
        <w:t>tài</w:t>
      </w:r>
      <w:r w:rsidRPr="005B0B16">
        <w:rPr>
          <w:rFonts w:ascii="Calibri" w:hAnsi="Calibri" w:cs="Calibri"/>
          <w:color w:val="000000"/>
          <w:sz w:val="22"/>
        </w:rPr>
        <w:t xml:space="preserve"> </w:t>
      </w:r>
      <w:r w:rsidRPr="005B0B16">
        <w:rPr>
          <w:rFonts w:ascii="Calibri" w:hAnsi="Calibri" w:cs="Calibri"/>
          <w:color w:val="000000"/>
          <w:sz w:val="22"/>
        </w:rPr>
        <w:t>khoản</w:t>
      </w:r>
      <w:r w:rsidRPr="005B0B16">
        <w:rPr>
          <w:rFonts w:ascii="Calibri" w:hAnsi="Calibri" w:cs="Calibri"/>
          <w:color w:val="000000"/>
          <w:sz w:val="22"/>
        </w:rPr>
        <w:t xml:space="preserve"> </w:t>
      </w:r>
      <w:r w:rsidRPr="005B0B16">
        <w:rPr>
          <w:rFonts w:ascii="Calibri" w:hAnsi="Calibri" w:cs="Calibri"/>
          <w:color w:val="000000"/>
          <w:sz w:val="22"/>
        </w:rPr>
        <w:t>có</w:t>
      </w:r>
      <w:r w:rsidRPr="005B0B16">
        <w:rPr>
          <w:rFonts w:ascii="Calibri" w:hAnsi="Calibri" w:cs="Calibri"/>
          <w:color w:val="000000"/>
          <w:sz w:val="22"/>
        </w:rPr>
        <w:t xml:space="preserve"> </w:t>
      </w:r>
      <w:r w:rsidRPr="005B0B16">
        <w:rPr>
          <w:rFonts w:ascii="Calibri" w:hAnsi="Calibri" w:cs="Calibri"/>
          <w:color w:val="000000"/>
          <w:sz w:val="22"/>
        </w:rPr>
        <w:t>quyền</w:t>
      </w:r>
      <w:r w:rsidRPr="005B0B16">
        <w:rPr>
          <w:rFonts w:ascii="Calibri" w:hAnsi="Calibri" w:cs="Calibri"/>
          <w:color w:val="000000"/>
          <w:sz w:val="22"/>
        </w:rPr>
        <w:t xml:space="preserve"> </w:t>
      </w:r>
      <w:r w:rsidRPr="005B0B16">
        <w:rPr>
          <w:rFonts w:ascii="Calibri" w:hAnsi="Calibri" w:cs="Calibri"/>
          <w:color w:val="000000"/>
          <w:sz w:val="22"/>
        </w:rPr>
        <w:t>ServiceRole</w:t>
      </w:r>
      <w:r w:rsidRPr="005B0B16">
        <w:rPr>
          <w:rFonts w:ascii="Calibri" w:hAnsi="Calibri" w:cs="Calibri"/>
          <w:color w:val="000000"/>
          <w:sz w:val="22"/>
        </w:rPr>
        <w:t xml:space="preserve"> </w:t>
      </w:r>
      <w:r w:rsidRPr="005B0B16">
        <w:rPr>
          <w:rFonts w:ascii="Calibri" w:hAnsi="Calibri" w:cs="Calibri"/>
          <w:color w:val="000000"/>
          <w:sz w:val="22"/>
        </w:rPr>
        <w:t>trong</w:t>
      </w:r>
      <w:r w:rsidRPr="005B0B16">
        <w:rPr>
          <w:rFonts w:ascii="Calibri" w:hAnsi="Calibri" w:cs="Calibri"/>
          <w:color w:val="000000"/>
          <w:sz w:val="22"/>
        </w:rPr>
        <w:t xml:space="preserve"> </w:t>
      </w:r>
      <w:r w:rsidRPr="005B0B16">
        <w:rPr>
          <w:rFonts w:ascii="Calibri" w:hAnsi="Calibri" w:cs="Calibri"/>
          <w:color w:val="000000"/>
          <w:sz w:val="22"/>
        </w:rPr>
        <w:t>hệ</w:t>
      </w:r>
      <w:r w:rsidRPr="005B0B16">
        <w:rPr>
          <w:rFonts w:ascii="Calibri" w:hAnsi="Calibri" w:cs="Calibri"/>
          <w:color w:val="000000"/>
          <w:sz w:val="22"/>
        </w:rPr>
        <w:t xml:space="preserve"> </w:t>
      </w:r>
      <w:r w:rsidRPr="005B0B16">
        <w:rPr>
          <w:rFonts w:ascii="Calibri" w:hAnsi="Calibri" w:cs="Calibri"/>
          <w:color w:val="000000"/>
          <w:sz w:val="22"/>
        </w:rPr>
        <w:t>thống</w:t>
      </w:r>
      <w:r w:rsidRPr="005B0B16">
        <w:rPr>
          <w:rFonts w:ascii="Calibri" w:hAnsi="Calibri" w:cs="Calibri"/>
          <w:color w:val="000000"/>
          <w:sz w:val="22"/>
        </w:rPr>
        <w:t>).</w:t>
      </w:r>
    </w:p>
    <w:p w:rsidR="009D1437" w:rsidRPr="005B0B16" w:rsidP="009D1437" w14:paraId="246ECF0C" w14:textId="77777777">
      <w:pPr>
        <w:numPr>
          <w:ilvl w:val="0"/>
          <w:numId w:val="34"/>
        </w:numPr>
        <w:ind w:left="1080"/>
        <w:jc w:val="both"/>
        <w:textAlignment w:val="baseline"/>
        <w:rPr>
          <w:rFonts w:ascii="Calibri" w:hAnsi="Calibri" w:cs="Calibri"/>
          <w:b/>
          <w:bCs/>
          <w:color w:val="000000"/>
          <w:sz w:val="22"/>
          <w:u w:val="single"/>
        </w:rPr>
      </w:pPr>
      <w:r w:rsidRPr="005B0B16">
        <w:rPr>
          <w:rFonts w:ascii="Calibri" w:hAnsi="Calibri" w:cs="Calibri"/>
          <w:b/>
          <w:bCs/>
          <w:color w:val="000000"/>
          <w:sz w:val="22"/>
        </w:rPr>
        <w:t>mtd</w:t>
      </w:r>
      <w:r w:rsidRPr="005B0B16">
        <w:rPr>
          <w:rFonts w:ascii="Calibri" w:hAnsi="Calibri" w:cs="Calibri"/>
          <w:color w:val="000000"/>
          <w:sz w:val="22"/>
        </w:rPr>
        <w:t xml:space="preserve">: </w:t>
      </w:r>
      <w:r w:rsidRPr="005B0B16">
        <w:rPr>
          <w:rFonts w:ascii="Calibri" w:hAnsi="Calibri" w:cs="Calibri"/>
          <w:color w:val="000000"/>
          <w:sz w:val="22"/>
        </w:rPr>
        <w:t>Mã</w:t>
      </w:r>
      <w:r w:rsidRPr="005B0B16">
        <w:rPr>
          <w:rFonts w:ascii="Calibri" w:hAnsi="Calibri" w:cs="Calibri"/>
          <w:color w:val="000000"/>
          <w:sz w:val="22"/>
        </w:rPr>
        <w:t xml:space="preserve"> </w:t>
      </w:r>
      <w:r w:rsidRPr="005B0B16">
        <w:rPr>
          <w:rFonts w:ascii="Calibri" w:hAnsi="Calibri" w:cs="Calibri"/>
          <w:color w:val="000000"/>
          <w:sz w:val="22"/>
        </w:rPr>
        <w:t>thông</w:t>
      </w:r>
      <w:r w:rsidRPr="005B0B16">
        <w:rPr>
          <w:rFonts w:ascii="Calibri" w:hAnsi="Calibri" w:cs="Calibri"/>
          <w:color w:val="000000"/>
          <w:sz w:val="22"/>
        </w:rPr>
        <w:t xml:space="preserve"> </w:t>
      </w:r>
      <w:r w:rsidRPr="005B0B16">
        <w:rPr>
          <w:rFonts w:ascii="Calibri" w:hAnsi="Calibri" w:cs="Calibri"/>
          <w:color w:val="000000"/>
          <w:sz w:val="22"/>
        </w:rPr>
        <w:t>điệp</w:t>
      </w:r>
      <w:r w:rsidRPr="005B0B16">
        <w:rPr>
          <w:rFonts w:ascii="Calibri" w:hAnsi="Calibri" w:cs="Calibri"/>
          <w:color w:val="000000"/>
          <w:sz w:val="22"/>
        </w:rPr>
        <w:t xml:space="preserve"> </w:t>
      </w:r>
      <w:r w:rsidRPr="005B0B16">
        <w:rPr>
          <w:rFonts w:ascii="Calibri" w:hAnsi="Calibri" w:cs="Calibri"/>
          <w:color w:val="000000"/>
          <w:sz w:val="22"/>
        </w:rPr>
        <w:t>tờ</w:t>
      </w:r>
      <w:r w:rsidRPr="005B0B16">
        <w:rPr>
          <w:rFonts w:ascii="Calibri" w:hAnsi="Calibri" w:cs="Calibri"/>
          <w:color w:val="000000"/>
          <w:sz w:val="22"/>
        </w:rPr>
        <w:t xml:space="preserve"> </w:t>
      </w:r>
      <w:r w:rsidRPr="005B0B16">
        <w:rPr>
          <w:rFonts w:ascii="Calibri" w:hAnsi="Calibri" w:cs="Calibri"/>
          <w:color w:val="000000"/>
          <w:sz w:val="22"/>
        </w:rPr>
        <w:t>khai</w:t>
      </w:r>
      <w:r w:rsidRPr="005B0B16">
        <w:rPr>
          <w:rFonts w:ascii="Calibri" w:hAnsi="Calibri" w:cs="Calibri"/>
          <w:color w:val="000000"/>
          <w:sz w:val="22"/>
        </w:rPr>
        <w:t xml:space="preserve"> 01</w:t>
      </w:r>
    </w:p>
    <w:p w:rsidR="009D1437" w:rsidRPr="005B0B16" w:rsidP="009D1437" w14:paraId="4A09C1AC" w14:textId="77777777"/>
    <w:p w:rsidR="009D1437" w:rsidRPr="005B0B16" w:rsidP="009D1437" w14:paraId="7357B3CE" w14:textId="77777777">
      <w:pPr>
        <w:ind w:right="14"/>
        <w:jc w:val="both"/>
      </w:pPr>
      <w:r w:rsidRPr="005B0B16">
        <w:rPr>
          <w:color w:val="000000"/>
        </w:rPr>
        <w:t>RETURNS</w:t>
      </w:r>
    </w:p>
    <w:p w:rsidR="009D1437" w:rsidRPr="005B0B16" w:rsidP="009D1437" w14:paraId="0699DB41" w14:textId="77777777">
      <w:pPr>
        <w:ind w:right="14"/>
        <w:jc w:val="both"/>
      </w:pPr>
      <w:r w:rsidRPr="005B0B16">
        <w:rPr>
          <w:color w:val="000000"/>
        </w:rPr>
        <w:tab/>
      </w:r>
    </w:p>
    <w:tbl>
      <w:tblPr>
        <w:tblW w:w="0" w:type="auto"/>
        <w:tblCellMar>
          <w:top w:w="15" w:type="dxa"/>
          <w:left w:w="15" w:type="dxa"/>
          <w:bottom w:w="15" w:type="dxa"/>
          <w:right w:w="15" w:type="dxa"/>
        </w:tblCellMar>
        <w:tblLook w:val="04A0"/>
      </w:tblPr>
      <w:tblGrid>
        <w:gridCol w:w="1496"/>
        <w:gridCol w:w="4059"/>
        <w:gridCol w:w="3795"/>
      </w:tblGrid>
      <w:tr w14:paraId="6E9A4E00" w14:textId="77777777" w:rsidTr="00616EC4">
        <w:tblPrEx>
          <w:tblW w:w="0" w:type="auto"/>
          <w:tblLook w:val="04A0"/>
        </w:tblPrEx>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rsidR="009D1437" w:rsidRPr="005B0B16" w:rsidP="00616EC4" w14:paraId="577CF200" w14:textId="77777777">
            <w:pPr>
              <w:ind w:left="720"/>
            </w:pPr>
            <w:r w:rsidRPr="005B0B16">
              <w:rPr>
                <w:rFonts w:ascii="Calibri" w:hAnsi="Calibri" w:cs="Calibri"/>
                <w:color w:val="000000"/>
                <w:sz w:val="22"/>
              </w:rPr>
              <w:t>Kết</w:t>
            </w:r>
            <w:r w:rsidRPr="005B0B16">
              <w:rPr>
                <w:rFonts w:ascii="Calibri" w:hAnsi="Calibri" w:cs="Calibri"/>
                <w:color w:val="000000"/>
                <w:sz w:val="22"/>
              </w:rPr>
              <w:t xml:space="preserve"> </w:t>
            </w:r>
            <w:r w:rsidRPr="005B0B16">
              <w:rPr>
                <w:rFonts w:ascii="Calibri" w:hAnsi="Calibri" w:cs="Calibri"/>
                <w:color w:val="000000"/>
                <w:sz w:val="22"/>
              </w:rPr>
              <w:t>quả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rsidR="009D1437" w:rsidRPr="005B0B16" w:rsidP="00616EC4" w14:paraId="6F5CDC57" w14:textId="77777777">
            <w:pPr>
              <w:ind w:left="720"/>
            </w:pPr>
            <w:r w:rsidRPr="005B0B16">
              <w:rPr>
                <w:rFonts w:ascii="Calibri" w:hAnsi="Calibri" w:cs="Calibri"/>
                <w:color w:val="000000"/>
                <w:sz w:val="22"/>
              </w:rPr>
              <w:t>Mô</w:t>
            </w:r>
            <w:r w:rsidRPr="005B0B16">
              <w:rPr>
                <w:rFonts w:ascii="Calibri" w:hAnsi="Calibri" w:cs="Calibri"/>
                <w:color w:val="000000"/>
                <w:sz w:val="22"/>
              </w:rPr>
              <w:t xml:space="preserve"> </w:t>
            </w:r>
            <w:r w:rsidRPr="005B0B16">
              <w:rPr>
                <w:rFonts w:ascii="Calibri" w:hAnsi="Calibri" w:cs="Calibri"/>
                <w:color w:val="000000"/>
                <w:sz w:val="22"/>
              </w:rPr>
              <w:t>tả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rsidR="009D1437" w:rsidRPr="005B0B16" w:rsidP="00616EC4" w14:paraId="587DD67D" w14:textId="77777777">
            <w:pPr>
              <w:ind w:left="720"/>
            </w:pPr>
            <w:r w:rsidRPr="005B0B16">
              <w:rPr>
                <w:rFonts w:ascii="Calibri" w:hAnsi="Calibri" w:cs="Calibri"/>
                <w:color w:val="000000"/>
                <w:sz w:val="22"/>
              </w:rPr>
              <w:t>Ghi</w:t>
            </w:r>
            <w:r w:rsidRPr="005B0B16">
              <w:rPr>
                <w:rFonts w:ascii="Calibri" w:hAnsi="Calibri" w:cs="Calibri"/>
                <w:color w:val="000000"/>
                <w:sz w:val="22"/>
              </w:rPr>
              <w:t xml:space="preserve"> </w:t>
            </w:r>
            <w:r w:rsidRPr="005B0B16">
              <w:rPr>
                <w:rFonts w:ascii="Calibri" w:hAnsi="Calibri" w:cs="Calibri"/>
                <w:color w:val="000000"/>
                <w:sz w:val="22"/>
              </w:rPr>
              <w:t>chú</w:t>
            </w:r>
          </w:p>
        </w:tc>
      </w:tr>
      <w:tr w14:paraId="3BD6221E" w14:textId="77777777" w:rsidTr="00616EC4">
        <w:tblPrEx>
          <w:tblW w:w="0" w:type="auto"/>
          <w:tblLook w:val="04A0"/>
        </w:tblPrEx>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5B0B16" w:rsidP="00616EC4" w14:paraId="30AF58FA" w14:textId="77777777">
            <w:pPr>
              <w:jc w:val="both"/>
            </w:pPr>
            <w:r w:rsidRPr="005B0B16">
              <w:rPr>
                <w:rFonts w:ascii="Calibri" w:hAnsi="Calibri" w:cs="Calibri"/>
                <w:color w:val="000000"/>
                <w:sz w:val="22"/>
              </w:rPr>
              <w:t>ERR:1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5B0B16" w:rsidP="00616EC4" w14:paraId="51F535C7" w14:textId="77777777">
            <w:pPr>
              <w:jc w:val="both"/>
            </w:pPr>
            <w:r w:rsidRPr="005B0B16">
              <w:rPr>
                <w:rFonts w:ascii="Calibri" w:hAnsi="Calibri" w:cs="Calibri"/>
                <w:color w:val="000000"/>
                <w:sz w:val="22"/>
              </w:rPr>
              <w:t xml:space="preserve">Tài </w:t>
            </w:r>
            <w:r w:rsidRPr="005B0B16">
              <w:rPr>
                <w:rFonts w:ascii="Calibri" w:hAnsi="Calibri" w:cs="Calibri"/>
                <w:color w:val="000000"/>
                <w:sz w:val="22"/>
              </w:rPr>
              <w:t>khoản</w:t>
            </w:r>
            <w:r w:rsidRPr="005B0B16">
              <w:rPr>
                <w:rFonts w:ascii="Calibri" w:hAnsi="Calibri" w:cs="Calibri"/>
                <w:color w:val="000000"/>
                <w:sz w:val="22"/>
              </w:rPr>
              <w:t xml:space="preserve"> </w:t>
            </w:r>
            <w:r w:rsidRPr="005B0B16">
              <w:rPr>
                <w:rFonts w:ascii="Calibri" w:hAnsi="Calibri" w:cs="Calibri"/>
                <w:color w:val="000000"/>
                <w:sz w:val="22"/>
              </w:rPr>
              <w:t>đăng</w:t>
            </w:r>
            <w:r w:rsidRPr="005B0B16">
              <w:rPr>
                <w:rFonts w:ascii="Calibri" w:hAnsi="Calibri" w:cs="Calibri"/>
                <w:color w:val="000000"/>
                <w:sz w:val="22"/>
              </w:rPr>
              <w:t xml:space="preserve"> </w:t>
            </w:r>
            <w:r w:rsidRPr="005B0B16">
              <w:rPr>
                <w:rFonts w:ascii="Calibri" w:hAnsi="Calibri" w:cs="Calibri"/>
                <w:color w:val="000000"/>
                <w:sz w:val="22"/>
              </w:rPr>
              <w:t>nhập</w:t>
            </w:r>
            <w:r w:rsidRPr="005B0B16">
              <w:rPr>
                <w:rFonts w:ascii="Calibri" w:hAnsi="Calibri" w:cs="Calibri"/>
                <w:color w:val="000000"/>
                <w:sz w:val="22"/>
              </w:rPr>
              <w:t xml:space="preserve"> </w:t>
            </w:r>
            <w:r w:rsidRPr="005B0B16">
              <w:rPr>
                <w:rFonts w:ascii="Calibri" w:hAnsi="Calibri" w:cs="Calibri"/>
                <w:color w:val="000000"/>
                <w:sz w:val="22"/>
              </w:rPr>
              <w:t>sai</w:t>
            </w:r>
            <w:r w:rsidRPr="005B0B16">
              <w:rPr>
                <w:rFonts w:ascii="Calibri" w:hAnsi="Calibri" w:cs="Calibri"/>
                <w:color w:val="000000"/>
                <w:sz w:val="22"/>
              </w:rPr>
              <w:t xml:space="preserve"> </w:t>
            </w:r>
            <w:r w:rsidRPr="005B0B16">
              <w:rPr>
                <w:rFonts w:ascii="Calibri" w:hAnsi="Calibri" w:cs="Calibri"/>
                <w:color w:val="000000"/>
                <w:sz w:val="22"/>
              </w:rPr>
              <w:t>hoặc</w:t>
            </w:r>
            <w:r w:rsidRPr="005B0B16">
              <w:rPr>
                <w:rFonts w:ascii="Calibri" w:hAnsi="Calibri" w:cs="Calibri"/>
                <w:color w:val="000000"/>
                <w:sz w:val="22"/>
              </w:rPr>
              <w:t xml:space="preserve"> </w:t>
            </w:r>
            <w:r w:rsidRPr="005B0B16">
              <w:rPr>
                <w:rFonts w:ascii="Calibri" w:hAnsi="Calibri" w:cs="Calibri"/>
                <w:color w:val="000000"/>
                <w:sz w:val="22"/>
              </w:rPr>
              <w:t>không</w:t>
            </w:r>
            <w:r w:rsidRPr="005B0B16">
              <w:rPr>
                <w:rFonts w:ascii="Calibri" w:hAnsi="Calibri" w:cs="Calibri"/>
                <w:color w:val="000000"/>
                <w:sz w:val="22"/>
              </w:rPr>
              <w:t xml:space="preserve"> </w:t>
            </w:r>
            <w:r w:rsidRPr="005B0B16">
              <w:rPr>
                <w:rFonts w:ascii="Calibri" w:hAnsi="Calibri" w:cs="Calibri"/>
                <w:color w:val="000000"/>
                <w:sz w:val="22"/>
              </w:rPr>
              <w:t>có</w:t>
            </w:r>
            <w:r w:rsidRPr="005B0B16">
              <w:rPr>
                <w:rFonts w:ascii="Calibri" w:hAnsi="Calibri" w:cs="Calibri"/>
                <w:color w:val="000000"/>
                <w:sz w:val="22"/>
              </w:rPr>
              <w:t xml:space="preserve"> </w:t>
            </w:r>
            <w:r w:rsidRPr="005B0B16">
              <w:rPr>
                <w:rFonts w:ascii="Calibri" w:hAnsi="Calibri" w:cs="Calibri"/>
                <w:color w:val="000000"/>
                <w:sz w:val="22"/>
              </w:rPr>
              <w:t>quyền</w:t>
            </w:r>
            <w:r w:rsidRPr="005B0B16">
              <w:rPr>
                <w:rFonts w:ascii="Calibri" w:hAnsi="Calibri" w:cs="Calibri"/>
                <w:color w:val="000000"/>
                <w:sz w:val="22"/>
              </w:rPr>
              <w:t xml:space="preserve"> </w:t>
            </w:r>
            <w:r w:rsidRPr="005B0B16">
              <w:rPr>
                <w:rFonts w:ascii="Calibri" w:hAnsi="Calibri" w:cs="Calibri"/>
                <w:color w:val="000000"/>
                <w:sz w:val="22"/>
              </w:rPr>
              <w:t>thêm</w:t>
            </w:r>
            <w:r w:rsidRPr="005B0B16">
              <w:rPr>
                <w:rFonts w:ascii="Calibri" w:hAnsi="Calibri" w:cs="Calibri"/>
                <w:color w:val="000000"/>
                <w:sz w:val="22"/>
              </w:rPr>
              <w:t xml:space="preserve"> </w:t>
            </w:r>
            <w:r w:rsidRPr="005B0B16">
              <w:rPr>
                <w:rFonts w:ascii="Calibri" w:hAnsi="Calibri" w:cs="Calibri"/>
                <w:color w:val="000000"/>
                <w:sz w:val="22"/>
              </w:rPr>
              <w:t>khách</w:t>
            </w:r>
            <w:r w:rsidRPr="005B0B16">
              <w:rPr>
                <w:rFonts w:ascii="Calibri" w:hAnsi="Calibri" w:cs="Calibri"/>
                <w:color w:val="000000"/>
                <w:sz w:val="22"/>
              </w:rPr>
              <w:t xml:space="preserve"> </w:t>
            </w:r>
            <w:r w:rsidRPr="005B0B16">
              <w:rPr>
                <w:rFonts w:ascii="Calibri" w:hAnsi="Calibri" w:cs="Calibri"/>
                <w:color w:val="000000"/>
                <w:sz w:val="22"/>
              </w:rPr>
              <w:t>hàng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5B0B16" w:rsidP="00616EC4" w14:paraId="471CEDA8" w14:textId="77777777"/>
        </w:tc>
      </w:tr>
      <w:tr w14:paraId="3B3049FA" w14:textId="77777777" w:rsidTr="00616EC4">
        <w:tblPrEx>
          <w:tblW w:w="0" w:type="auto"/>
          <w:tblLook w:val="04A0"/>
        </w:tblPrEx>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5B0B16" w:rsidP="00616EC4" w14:paraId="20E7BBCE" w14:textId="77777777">
            <w:pPr>
              <w:jc w:val="both"/>
            </w:pPr>
            <w:r w:rsidRPr="005B0B16">
              <w:rPr>
                <w:rFonts w:ascii="Calibri" w:hAnsi="Calibri" w:cs="Calibri"/>
                <w:color w:val="000000"/>
                <w:sz w:val="22"/>
              </w:rPr>
              <w:t>ERR:11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5B0B16" w:rsidP="00616EC4" w14:paraId="751C9EAE" w14:textId="77777777">
            <w:pPr>
              <w:jc w:val="both"/>
            </w:pPr>
            <w:r w:rsidRPr="005B0B16">
              <w:rPr>
                <w:rFonts w:ascii="Calibri" w:hAnsi="Calibri" w:cs="Calibri"/>
                <w:color w:val="000000"/>
                <w:sz w:val="22"/>
              </w:rPr>
              <w:t>Dữ</w:t>
            </w:r>
            <w:r w:rsidRPr="005B0B16">
              <w:rPr>
                <w:rFonts w:ascii="Calibri" w:hAnsi="Calibri" w:cs="Calibri"/>
                <w:color w:val="000000"/>
                <w:sz w:val="22"/>
              </w:rPr>
              <w:t xml:space="preserve"> </w:t>
            </w:r>
            <w:r w:rsidRPr="005B0B16">
              <w:rPr>
                <w:rFonts w:ascii="Calibri" w:hAnsi="Calibri" w:cs="Calibri"/>
                <w:color w:val="000000"/>
                <w:sz w:val="22"/>
              </w:rPr>
              <w:t>liệu</w:t>
            </w:r>
            <w:r w:rsidRPr="005B0B16">
              <w:rPr>
                <w:rFonts w:ascii="Calibri" w:hAnsi="Calibri" w:cs="Calibri"/>
                <w:color w:val="000000"/>
                <w:sz w:val="22"/>
              </w:rPr>
              <w:t xml:space="preserve"> xml validate </w:t>
            </w:r>
            <w:r w:rsidRPr="005B0B16">
              <w:rPr>
                <w:rFonts w:ascii="Calibri" w:hAnsi="Calibri" w:cs="Calibri"/>
                <w:color w:val="000000"/>
                <w:sz w:val="22"/>
              </w:rPr>
              <w:t>lỗi</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5B0B16" w:rsidP="00616EC4" w14:paraId="66007909" w14:textId="77777777"/>
        </w:tc>
      </w:tr>
      <w:tr w14:paraId="38449458" w14:textId="77777777" w:rsidTr="00616EC4">
        <w:tblPrEx>
          <w:tblW w:w="0" w:type="auto"/>
          <w:tblLook w:val="04A0"/>
        </w:tblPrEx>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5B0B16" w:rsidP="00616EC4" w14:paraId="4692D163" w14:textId="77777777">
            <w:pPr>
              <w:jc w:val="both"/>
            </w:pPr>
            <w:r w:rsidRPr="005B0B16">
              <w:rPr>
                <w:rFonts w:ascii="Calibri" w:hAnsi="Calibri" w:cs="Calibri"/>
                <w:color w:val="000000"/>
                <w:sz w:val="22"/>
              </w:rPr>
              <w:t>ERR:6</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5B0B16" w:rsidP="00616EC4" w14:paraId="0977AD71" w14:textId="77777777">
            <w:pPr>
              <w:jc w:val="both"/>
            </w:pPr>
            <w:r w:rsidRPr="005B0B16">
              <w:rPr>
                <w:rFonts w:ascii="Calibri" w:hAnsi="Calibri" w:cs="Calibri"/>
                <w:color w:val="000000"/>
                <w:sz w:val="22"/>
              </w:rPr>
              <w:t>Không</w:t>
            </w:r>
            <w:r w:rsidRPr="005B0B16">
              <w:rPr>
                <w:rFonts w:ascii="Calibri" w:hAnsi="Calibri" w:cs="Calibri"/>
                <w:color w:val="000000"/>
                <w:sz w:val="22"/>
              </w:rPr>
              <w:t xml:space="preserve"> </w:t>
            </w:r>
            <w:r w:rsidRPr="005B0B16">
              <w:rPr>
                <w:rFonts w:ascii="Calibri" w:hAnsi="Calibri" w:cs="Calibri"/>
                <w:color w:val="000000"/>
                <w:sz w:val="22"/>
              </w:rPr>
              <w:t>tìm</w:t>
            </w:r>
            <w:r w:rsidRPr="005B0B16">
              <w:rPr>
                <w:rFonts w:ascii="Calibri" w:hAnsi="Calibri" w:cs="Calibri"/>
                <w:color w:val="000000"/>
                <w:sz w:val="22"/>
              </w:rPr>
              <w:t xml:space="preserve"> </w:t>
            </w:r>
            <w:r w:rsidRPr="005B0B16">
              <w:rPr>
                <w:rFonts w:ascii="Calibri" w:hAnsi="Calibri" w:cs="Calibri"/>
                <w:color w:val="000000"/>
                <w:sz w:val="22"/>
              </w:rPr>
              <w:t>thấy</w:t>
            </w:r>
            <w:r w:rsidRPr="005B0B16">
              <w:rPr>
                <w:rFonts w:ascii="Calibri" w:hAnsi="Calibri" w:cs="Calibri"/>
                <w:color w:val="000000"/>
                <w:sz w:val="22"/>
              </w:rPr>
              <w:t xml:space="preserve"> </w:t>
            </w:r>
            <w:r w:rsidRPr="005B0B16">
              <w:rPr>
                <w:rFonts w:ascii="Calibri" w:hAnsi="Calibri" w:cs="Calibri"/>
                <w:color w:val="000000"/>
                <w:sz w:val="22"/>
              </w:rPr>
              <w:t>thông</w:t>
            </w:r>
            <w:r w:rsidRPr="005B0B16">
              <w:rPr>
                <w:rFonts w:ascii="Calibri" w:hAnsi="Calibri" w:cs="Calibri"/>
                <w:color w:val="000000"/>
                <w:sz w:val="22"/>
              </w:rPr>
              <w:t xml:space="preserve"> </w:t>
            </w:r>
            <w:r w:rsidRPr="005B0B16">
              <w:rPr>
                <w:rFonts w:ascii="Calibri" w:hAnsi="Calibri" w:cs="Calibri"/>
                <w:color w:val="000000"/>
                <w:sz w:val="22"/>
              </w:rPr>
              <w:t>điệp</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5B0B16" w:rsidP="00616EC4" w14:paraId="4F457FCC" w14:textId="77777777"/>
        </w:tc>
      </w:tr>
      <w:tr w14:paraId="06BB913D" w14:textId="77777777" w:rsidTr="00616EC4">
        <w:tblPrEx>
          <w:tblW w:w="0" w:type="auto"/>
          <w:tblLook w:val="04A0"/>
        </w:tblPrEx>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5B0B16" w:rsidP="00616EC4" w14:paraId="39FBC8A3" w14:textId="77777777">
            <w:pPr>
              <w:jc w:val="both"/>
            </w:pPr>
            <w:r w:rsidRPr="005B0B16">
              <w:rPr>
                <w:rFonts w:ascii="Calibri" w:hAnsi="Calibri" w:cs="Calibri"/>
                <w:color w:val="000000"/>
                <w:sz w:val="22"/>
              </w:rPr>
              <w:t>ERR:5</w:t>
            </w:r>
          </w:p>
          <w:p w:rsidR="009D1437" w:rsidRPr="005B0B16" w:rsidP="00616EC4" w14:paraId="0B4CF8CC" w14:textId="77777777"/>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5B0B16" w:rsidP="00616EC4" w14:paraId="22F16CF3" w14:textId="77777777">
            <w:pPr>
              <w:jc w:val="both"/>
            </w:pPr>
            <w:r w:rsidRPr="005B0B16">
              <w:rPr>
                <w:rFonts w:ascii="Calibri" w:hAnsi="Calibri" w:cs="Calibri"/>
                <w:color w:val="000000"/>
                <w:sz w:val="22"/>
              </w:rPr>
              <w:t>Có</w:t>
            </w:r>
            <w:r w:rsidRPr="005B0B16">
              <w:rPr>
                <w:rFonts w:ascii="Calibri" w:hAnsi="Calibri" w:cs="Calibri"/>
                <w:color w:val="000000"/>
                <w:sz w:val="22"/>
              </w:rPr>
              <w:t xml:space="preserve"> </w:t>
            </w:r>
            <w:r w:rsidRPr="005B0B16">
              <w:rPr>
                <w:rFonts w:ascii="Calibri" w:hAnsi="Calibri" w:cs="Calibri"/>
                <w:color w:val="000000"/>
                <w:sz w:val="22"/>
              </w:rPr>
              <w:t>lỗi</w:t>
            </w:r>
            <w:r w:rsidRPr="005B0B16">
              <w:rPr>
                <w:rFonts w:ascii="Calibri" w:hAnsi="Calibri" w:cs="Calibri"/>
                <w:color w:val="000000"/>
                <w:sz w:val="22"/>
              </w:rPr>
              <w:t xml:space="preserve"> </w:t>
            </w:r>
            <w:r w:rsidRPr="005B0B16">
              <w:rPr>
                <w:rFonts w:ascii="Calibri" w:hAnsi="Calibri" w:cs="Calibri"/>
                <w:color w:val="000000"/>
                <w:sz w:val="22"/>
              </w:rPr>
              <w:t>xảy</w:t>
            </w:r>
            <w:r w:rsidRPr="005B0B16">
              <w:rPr>
                <w:rFonts w:ascii="Calibri" w:hAnsi="Calibri" w:cs="Calibri"/>
                <w:color w:val="000000"/>
                <w:sz w:val="22"/>
              </w:rPr>
              <w:t xml:space="preserve"> </w:t>
            </w:r>
            <w:r w:rsidRPr="005B0B16">
              <w:rPr>
                <w:rFonts w:ascii="Calibri" w:hAnsi="Calibri" w:cs="Calibri"/>
                <w:color w:val="000000"/>
                <w:sz w:val="22"/>
              </w:rPr>
              <w:t>ra</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5B0B16" w:rsidP="00616EC4" w14:paraId="22ED5AA8" w14:textId="77777777">
            <w:pPr>
              <w:jc w:val="both"/>
            </w:pPr>
            <w:r w:rsidRPr="005B0B16">
              <w:rPr>
                <w:rFonts w:ascii="Calibri" w:hAnsi="Calibri" w:cs="Calibri"/>
                <w:color w:val="000000"/>
                <w:sz w:val="22"/>
              </w:rPr>
              <w:t>Lỗi</w:t>
            </w:r>
            <w:r w:rsidRPr="005B0B16">
              <w:rPr>
                <w:rFonts w:ascii="Calibri" w:hAnsi="Calibri" w:cs="Calibri"/>
                <w:color w:val="000000"/>
                <w:sz w:val="22"/>
              </w:rPr>
              <w:t xml:space="preserve"> </w:t>
            </w:r>
            <w:r w:rsidRPr="005B0B16">
              <w:rPr>
                <w:rFonts w:ascii="Calibri" w:hAnsi="Calibri" w:cs="Calibri"/>
                <w:color w:val="000000"/>
                <w:sz w:val="22"/>
              </w:rPr>
              <w:t>không</w:t>
            </w:r>
            <w:r w:rsidRPr="005B0B16">
              <w:rPr>
                <w:rFonts w:ascii="Calibri" w:hAnsi="Calibri" w:cs="Calibri"/>
                <w:color w:val="000000"/>
                <w:sz w:val="22"/>
              </w:rPr>
              <w:t xml:space="preserve"> </w:t>
            </w:r>
            <w:r w:rsidRPr="005B0B16">
              <w:rPr>
                <w:rFonts w:ascii="Calibri" w:hAnsi="Calibri" w:cs="Calibri"/>
                <w:color w:val="000000"/>
                <w:sz w:val="22"/>
              </w:rPr>
              <w:t>xác</w:t>
            </w:r>
            <w:r w:rsidRPr="005B0B16">
              <w:rPr>
                <w:rFonts w:ascii="Calibri" w:hAnsi="Calibri" w:cs="Calibri"/>
                <w:color w:val="000000"/>
                <w:sz w:val="22"/>
              </w:rPr>
              <w:t xml:space="preserve"> </w:t>
            </w:r>
            <w:r w:rsidRPr="005B0B16">
              <w:rPr>
                <w:rFonts w:ascii="Calibri" w:hAnsi="Calibri" w:cs="Calibri"/>
                <w:color w:val="000000"/>
                <w:sz w:val="22"/>
              </w:rPr>
              <w:t>định</w:t>
            </w:r>
            <w:r w:rsidRPr="005B0B16">
              <w:rPr>
                <w:rFonts w:ascii="Calibri" w:hAnsi="Calibri" w:cs="Calibri"/>
                <w:color w:val="000000"/>
                <w:sz w:val="22"/>
              </w:rPr>
              <w:t xml:space="preserve">, </w:t>
            </w:r>
            <w:r w:rsidRPr="005B0B16">
              <w:rPr>
                <w:rFonts w:ascii="Calibri" w:hAnsi="Calibri" w:cs="Calibri"/>
                <w:color w:val="000000"/>
                <w:sz w:val="22"/>
              </w:rPr>
              <w:t>kiểm</w:t>
            </w:r>
            <w:r w:rsidRPr="005B0B16">
              <w:rPr>
                <w:rFonts w:ascii="Calibri" w:hAnsi="Calibri" w:cs="Calibri"/>
                <w:color w:val="000000"/>
                <w:sz w:val="22"/>
              </w:rPr>
              <w:t xml:space="preserve"> </w:t>
            </w:r>
            <w:r w:rsidRPr="005B0B16">
              <w:rPr>
                <w:rFonts w:ascii="Calibri" w:hAnsi="Calibri" w:cs="Calibri"/>
                <w:color w:val="000000"/>
                <w:sz w:val="22"/>
              </w:rPr>
              <w:t>tra</w:t>
            </w:r>
            <w:r w:rsidRPr="005B0B16">
              <w:rPr>
                <w:rFonts w:ascii="Calibri" w:hAnsi="Calibri" w:cs="Calibri"/>
                <w:color w:val="000000"/>
                <w:sz w:val="22"/>
              </w:rPr>
              <w:t xml:space="preserve"> exception </w:t>
            </w:r>
            <w:r w:rsidRPr="005B0B16">
              <w:rPr>
                <w:rFonts w:ascii="Calibri" w:hAnsi="Calibri" w:cs="Calibri"/>
                <w:color w:val="000000"/>
                <w:sz w:val="22"/>
              </w:rPr>
              <w:t>trả</w:t>
            </w:r>
            <w:r w:rsidRPr="005B0B16">
              <w:rPr>
                <w:rFonts w:ascii="Calibri" w:hAnsi="Calibri" w:cs="Calibri"/>
                <w:color w:val="000000"/>
                <w:sz w:val="22"/>
              </w:rPr>
              <w:t xml:space="preserve"> </w:t>
            </w:r>
            <w:r w:rsidRPr="005B0B16">
              <w:rPr>
                <w:rFonts w:ascii="Calibri" w:hAnsi="Calibri" w:cs="Calibri"/>
                <w:color w:val="000000"/>
                <w:sz w:val="22"/>
              </w:rPr>
              <w:t>về</w:t>
            </w:r>
            <w:r w:rsidRPr="005B0B16">
              <w:rPr>
                <w:rFonts w:ascii="Calibri" w:hAnsi="Calibri" w:cs="Calibri"/>
                <w:color w:val="000000"/>
                <w:sz w:val="22"/>
              </w:rPr>
              <w:t xml:space="preserve"> (DB roll back)</w:t>
            </w:r>
          </w:p>
        </w:tc>
      </w:tr>
      <w:tr w14:paraId="67FAEB8E" w14:textId="77777777" w:rsidTr="00616EC4">
        <w:tblPrEx>
          <w:tblW w:w="0" w:type="auto"/>
          <w:tblLook w:val="04A0"/>
        </w:tblPrEx>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5B0B16" w:rsidP="00616EC4" w14:paraId="64BF7918" w14:textId="77777777">
            <w:pPr>
              <w:jc w:val="both"/>
            </w:pPr>
            <w:r w:rsidRPr="005B0B16">
              <w:rPr>
                <w:rFonts w:ascii="Calibri" w:hAnsi="Calibri" w:cs="Calibri"/>
                <w:color w:val="000000"/>
                <w:sz w:val="22"/>
              </w:rPr>
              <w:t>ERR: 7 </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5B0B16" w:rsidP="00616EC4" w14:paraId="209586CE" w14:textId="77777777">
            <w:pPr>
              <w:jc w:val="both"/>
            </w:pPr>
            <w:r w:rsidRPr="005B0B16">
              <w:rPr>
                <w:rFonts w:ascii="Calibri" w:hAnsi="Calibri" w:cs="Calibri"/>
                <w:color w:val="000000"/>
                <w:sz w:val="22"/>
              </w:rPr>
              <w:t>Lỗi</w:t>
            </w:r>
            <w:r w:rsidRPr="005B0B16">
              <w:rPr>
                <w:rFonts w:ascii="Calibri" w:hAnsi="Calibri" w:cs="Calibri"/>
                <w:color w:val="000000"/>
                <w:sz w:val="22"/>
              </w:rPr>
              <w:t xml:space="preserve"> </w:t>
            </w:r>
            <w:r w:rsidRPr="005B0B16">
              <w:rPr>
                <w:rFonts w:ascii="Calibri" w:hAnsi="Calibri" w:cs="Calibri"/>
                <w:color w:val="000000"/>
                <w:sz w:val="22"/>
              </w:rPr>
              <w:t>dữ</w:t>
            </w:r>
            <w:r w:rsidRPr="005B0B16">
              <w:rPr>
                <w:rFonts w:ascii="Calibri" w:hAnsi="Calibri" w:cs="Calibri"/>
                <w:color w:val="000000"/>
                <w:sz w:val="22"/>
              </w:rPr>
              <w:t xml:space="preserve"> </w:t>
            </w:r>
            <w:r w:rsidRPr="005B0B16">
              <w:rPr>
                <w:rFonts w:ascii="Calibri" w:hAnsi="Calibri" w:cs="Calibri"/>
                <w:color w:val="000000"/>
                <w:sz w:val="22"/>
              </w:rPr>
              <w:t>liệu</w:t>
            </w:r>
            <w:r w:rsidRPr="005B0B16">
              <w:rPr>
                <w:rFonts w:ascii="Calibri" w:hAnsi="Calibri" w:cs="Calibri"/>
                <w:color w:val="000000"/>
                <w:sz w:val="22"/>
              </w:rPr>
              <w:t xml:space="preserve"> </w:t>
            </w:r>
            <w:r w:rsidRPr="005B0B16">
              <w:rPr>
                <w:rFonts w:ascii="Calibri" w:hAnsi="Calibri" w:cs="Calibri"/>
                <w:color w:val="000000"/>
                <w:sz w:val="22"/>
              </w:rPr>
              <w:t>trả</w:t>
            </w:r>
            <w:r w:rsidRPr="005B0B16">
              <w:rPr>
                <w:rFonts w:ascii="Calibri" w:hAnsi="Calibri" w:cs="Calibri"/>
                <w:color w:val="000000"/>
                <w:sz w:val="22"/>
              </w:rPr>
              <w:t xml:space="preserve"> </w:t>
            </w:r>
            <w:r w:rsidRPr="005B0B16">
              <w:rPr>
                <w:rFonts w:ascii="Calibri" w:hAnsi="Calibri" w:cs="Calibri"/>
                <w:color w:val="000000"/>
                <w:sz w:val="22"/>
              </w:rPr>
              <w:t>về</w:t>
            </w:r>
            <w:r w:rsidRPr="005B0B16">
              <w:rPr>
                <w:rFonts w:ascii="Calibri" w:hAnsi="Calibri" w:cs="Calibri"/>
                <w:color w:val="000000"/>
                <w:sz w:val="22"/>
              </w:rPr>
              <w:t xml:space="preserve"> </w:t>
            </w:r>
            <w:r w:rsidRPr="005B0B16">
              <w:rPr>
                <w:rFonts w:ascii="Calibri" w:hAnsi="Calibri" w:cs="Calibri"/>
                <w:color w:val="000000"/>
                <w:sz w:val="22"/>
              </w:rPr>
              <w:t>từ</w:t>
            </w:r>
            <w:r w:rsidRPr="005B0B16">
              <w:rPr>
                <w:rFonts w:ascii="Calibri" w:hAnsi="Calibri" w:cs="Calibri"/>
                <w:color w:val="000000"/>
                <w:sz w:val="22"/>
              </w:rPr>
              <w:t xml:space="preserve"> TCTN</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5B0B16" w:rsidP="00616EC4" w14:paraId="236154B2" w14:textId="77777777"/>
        </w:tc>
      </w:tr>
      <w:tr w14:paraId="7C6ADF20" w14:textId="77777777" w:rsidTr="00616EC4">
        <w:tblPrEx>
          <w:tblW w:w="0" w:type="auto"/>
          <w:tblLook w:val="04A0"/>
        </w:tblPrEx>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5B0B16" w:rsidP="00616EC4" w14:paraId="202B9DF3" w14:textId="77777777">
            <w:pPr>
              <w:jc w:val="both"/>
            </w:pPr>
            <w:r w:rsidRPr="005B0B16">
              <w:rPr>
                <w:rFonts w:ascii="Calibri" w:hAnsi="Calibri" w:cs="Calibri"/>
                <w:color w:val="000000"/>
                <w:sz w:val="22"/>
              </w:rPr>
              <w:t>OK: xml</w:t>
            </w:r>
          </w:p>
          <w:p w:rsidR="009D1437" w:rsidRPr="005B0B16" w:rsidP="00616EC4" w14:paraId="44573451" w14:textId="77777777"/>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5B0B16" w:rsidP="00616EC4" w14:paraId="607ED460" w14:textId="77777777">
            <w:pPr>
              <w:jc w:val="both"/>
            </w:pPr>
            <w:r w:rsidRPr="005B0B16">
              <w:rPr>
                <w:rFonts w:ascii="Calibri" w:hAnsi="Calibri" w:cs="Calibri"/>
                <w:color w:val="000000"/>
                <w:sz w:val="22"/>
              </w:rPr>
              <w:t xml:space="preserve">XML </w:t>
            </w:r>
            <w:r w:rsidRPr="005B0B16">
              <w:rPr>
                <w:rFonts w:ascii="Calibri" w:hAnsi="Calibri" w:cs="Calibri"/>
                <w:color w:val="000000"/>
                <w:sz w:val="22"/>
              </w:rPr>
              <w:t>kết</w:t>
            </w:r>
            <w:r w:rsidRPr="005B0B16">
              <w:rPr>
                <w:rFonts w:ascii="Calibri" w:hAnsi="Calibri" w:cs="Calibri"/>
                <w:color w:val="000000"/>
                <w:sz w:val="22"/>
              </w:rPr>
              <w:t xml:space="preserve"> </w:t>
            </w:r>
            <w:r w:rsidRPr="005B0B16">
              <w:rPr>
                <w:rFonts w:ascii="Calibri" w:hAnsi="Calibri" w:cs="Calibri"/>
                <w:color w:val="000000"/>
                <w:sz w:val="22"/>
              </w:rPr>
              <w:t>quả</w:t>
            </w:r>
            <w:r w:rsidRPr="005B0B16">
              <w:rPr>
                <w:rFonts w:ascii="Calibri" w:hAnsi="Calibri" w:cs="Calibri"/>
                <w:color w:val="000000"/>
                <w:sz w:val="22"/>
              </w:rPr>
              <w:t xml:space="preserve"> TCT </w:t>
            </w:r>
            <w:r w:rsidRPr="005B0B16">
              <w:rPr>
                <w:rFonts w:ascii="Calibri" w:hAnsi="Calibri" w:cs="Calibri"/>
                <w:color w:val="000000"/>
                <w:sz w:val="22"/>
              </w:rPr>
              <w:t>trả</w:t>
            </w:r>
            <w:r w:rsidRPr="005B0B16">
              <w:rPr>
                <w:rFonts w:ascii="Calibri" w:hAnsi="Calibri" w:cs="Calibri"/>
                <w:color w:val="000000"/>
                <w:sz w:val="22"/>
              </w:rPr>
              <w:t xml:space="preserve"> </w:t>
            </w:r>
            <w:r w:rsidRPr="005B0B16">
              <w:rPr>
                <w:rFonts w:ascii="Calibri" w:hAnsi="Calibri" w:cs="Calibri"/>
                <w:color w:val="000000"/>
                <w:sz w:val="22"/>
              </w:rPr>
              <w:t>về</w:t>
            </w:r>
          </w:p>
          <w:p w:rsidR="009D1437" w:rsidRPr="005B0B16" w:rsidP="00616EC4" w14:paraId="7CA6559E" w14:textId="77777777"/>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5B0B16" w:rsidP="00616EC4" w14:paraId="142F7A13" w14:textId="77777777">
            <w:pPr>
              <w:spacing w:after="240"/>
            </w:pPr>
          </w:p>
        </w:tc>
      </w:tr>
    </w:tbl>
    <w:p w:rsidR="009D1437" w:rsidRPr="00AC05BD" w:rsidP="00C35F19" w14:paraId="2AFEBF9E" w14:textId="77777777">
      <w:pPr>
        <w:pStyle w:val="Heading3"/>
        <w:rPr>
          <w:ins w:id="420" w:author="Comparison" w:date="2022-04-14T16:28:00Z"/>
        </w:rPr>
      </w:pPr>
      <w:bookmarkStart w:id="421" w:name="_Toc101427545"/>
      <w:bookmarkStart w:id="422" w:name="_Toc106724525"/>
      <w:r>
        <w:t>Đăng</w:t>
      </w:r>
      <w:r>
        <w:t xml:space="preserve"> ký </w:t>
      </w:r>
      <w:r>
        <w:t>dải</w:t>
      </w:r>
      <w:r>
        <w:t xml:space="preserve"> </w:t>
      </w:r>
      <w:r>
        <w:t>số</w:t>
      </w:r>
      <w:bookmarkEnd w:id="421"/>
      <w:bookmarkEnd w:id="422"/>
    </w:p>
    <w:p w:rsidR="009D1437" w:rsidRPr="00ED7445" w:rsidP="009D1437" w14:paraId="0A09E6F2" w14:textId="77777777">
      <w:pPr>
        <w:ind w:right="14"/>
        <w:jc w:val="both"/>
      </w:pPr>
      <w:r w:rsidRPr="00ED7445">
        <w:rPr>
          <w:color w:val="000000"/>
        </w:rPr>
        <w:t>URL</w:t>
      </w:r>
    </w:p>
    <w:p w:rsidR="009D1437" w:rsidRPr="00ED7445" w:rsidP="009D1437" w14:paraId="38ED7D86" w14:textId="77777777">
      <w:pPr>
        <w:ind w:right="14"/>
        <w:jc w:val="both"/>
      </w:pPr>
      <w:r w:rsidRPr="00ED7445">
        <w:rPr>
          <w:color w:val="000000"/>
        </w:rPr>
        <w:tab/>
        <w:t xml:space="preserve"> </w:t>
      </w:r>
      <w:r w:rsidRPr="00ED7445">
        <w:rPr>
          <w:rFonts w:ascii="Consolas" w:hAnsi="Consolas"/>
          <w:color w:val="000000"/>
          <w:sz w:val="19"/>
          <w:szCs w:val="19"/>
        </w:rPr>
        <w:t>RegisterPublishInvoice</w:t>
      </w:r>
      <w:r w:rsidRPr="00ED7445">
        <w:rPr>
          <w:rFonts w:ascii="Consolas" w:hAnsi="Consolas"/>
          <w:color w:val="000000"/>
          <w:sz w:val="19"/>
          <w:szCs w:val="19"/>
        </w:rPr>
        <w:t>(</w:t>
      </w:r>
      <w:r w:rsidRPr="00ED7445">
        <w:rPr>
          <w:rFonts w:ascii="Consolas" w:hAnsi="Consolas"/>
          <w:color w:val="0000FF"/>
          <w:sz w:val="19"/>
          <w:szCs w:val="19"/>
        </w:rPr>
        <w:t>string</w:t>
      </w:r>
      <w:r w:rsidRPr="00ED7445">
        <w:rPr>
          <w:rFonts w:ascii="Consolas" w:hAnsi="Consolas"/>
          <w:color w:val="000000"/>
          <w:sz w:val="19"/>
          <w:szCs w:val="19"/>
        </w:rPr>
        <w:t xml:space="preserve"> Account, </w:t>
      </w:r>
      <w:r w:rsidRPr="00ED7445">
        <w:rPr>
          <w:rFonts w:ascii="Consolas" w:hAnsi="Consolas"/>
          <w:color w:val="0000FF"/>
          <w:sz w:val="19"/>
          <w:szCs w:val="19"/>
        </w:rPr>
        <w:t>string</w:t>
      </w:r>
      <w:r w:rsidRPr="00ED7445">
        <w:rPr>
          <w:rFonts w:ascii="Consolas" w:hAnsi="Consolas"/>
          <w:color w:val="000000"/>
          <w:sz w:val="19"/>
          <w:szCs w:val="19"/>
        </w:rPr>
        <w:t xml:space="preserve"> </w:t>
      </w:r>
      <w:r w:rsidRPr="00ED7445">
        <w:rPr>
          <w:rFonts w:ascii="Consolas" w:hAnsi="Consolas"/>
          <w:color w:val="000000"/>
          <w:sz w:val="19"/>
          <w:szCs w:val="19"/>
        </w:rPr>
        <w:t>ACpass</w:t>
      </w:r>
      <w:r w:rsidRPr="00ED7445">
        <w:rPr>
          <w:rFonts w:ascii="Consolas" w:hAnsi="Consolas"/>
          <w:color w:val="000000"/>
          <w:sz w:val="19"/>
          <w:szCs w:val="19"/>
        </w:rPr>
        <w:t xml:space="preserve">, </w:t>
      </w:r>
      <w:r w:rsidRPr="00ED7445">
        <w:rPr>
          <w:rFonts w:ascii="Consolas" w:hAnsi="Consolas"/>
          <w:color w:val="0000FF"/>
          <w:sz w:val="19"/>
          <w:szCs w:val="19"/>
        </w:rPr>
        <w:t>string</w:t>
      </w:r>
      <w:r w:rsidRPr="00ED7445">
        <w:rPr>
          <w:rFonts w:ascii="Consolas" w:hAnsi="Consolas"/>
          <w:color w:val="000000"/>
          <w:sz w:val="19"/>
          <w:szCs w:val="19"/>
        </w:rPr>
        <w:t xml:space="preserve"> username, </w:t>
      </w:r>
      <w:r w:rsidRPr="00ED7445">
        <w:rPr>
          <w:rFonts w:ascii="Consolas" w:hAnsi="Consolas"/>
          <w:color w:val="0000FF"/>
          <w:sz w:val="19"/>
          <w:szCs w:val="19"/>
        </w:rPr>
        <w:t>string</w:t>
      </w:r>
      <w:r w:rsidRPr="00ED7445">
        <w:rPr>
          <w:rFonts w:ascii="Consolas" w:hAnsi="Consolas"/>
          <w:color w:val="000000"/>
          <w:sz w:val="19"/>
          <w:szCs w:val="19"/>
        </w:rPr>
        <w:t xml:space="preserve"> password, </w:t>
      </w:r>
      <w:r w:rsidRPr="00ED7445">
        <w:rPr>
          <w:rFonts w:ascii="Consolas" w:hAnsi="Consolas"/>
          <w:color w:val="0000FF"/>
          <w:sz w:val="19"/>
          <w:szCs w:val="19"/>
        </w:rPr>
        <w:t>string</w:t>
      </w:r>
      <w:r w:rsidRPr="00ED7445">
        <w:rPr>
          <w:rFonts w:ascii="Consolas" w:hAnsi="Consolas"/>
          <w:color w:val="000000"/>
          <w:sz w:val="19"/>
          <w:szCs w:val="19"/>
        </w:rPr>
        <w:t xml:space="preserve"> Pattern, </w:t>
      </w:r>
      <w:r w:rsidRPr="00ED7445">
        <w:rPr>
          <w:rFonts w:ascii="Consolas" w:hAnsi="Consolas"/>
          <w:color w:val="0000FF"/>
          <w:sz w:val="19"/>
          <w:szCs w:val="19"/>
        </w:rPr>
        <w:t>string</w:t>
      </w:r>
      <w:r w:rsidRPr="00ED7445">
        <w:rPr>
          <w:rFonts w:ascii="Consolas" w:hAnsi="Consolas"/>
          <w:color w:val="000000"/>
          <w:sz w:val="19"/>
          <w:szCs w:val="19"/>
        </w:rPr>
        <w:t xml:space="preserve"> Type, </w:t>
      </w:r>
      <w:r w:rsidRPr="00ED7445">
        <w:rPr>
          <w:rFonts w:ascii="Consolas" w:hAnsi="Consolas"/>
          <w:color w:val="0000FF"/>
          <w:sz w:val="19"/>
          <w:szCs w:val="19"/>
        </w:rPr>
        <w:t>string</w:t>
      </w:r>
      <w:r w:rsidRPr="00ED7445">
        <w:rPr>
          <w:rFonts w:ascii="Consolas" w:hAnsi="Consolas"/>
          <w:color w:val="000000"/>
          <w:sz w:val="19"/>
          <w:szCs w:val="19"/>
        </w:rPr>
        <w:t xml:space="preserve"> Serial, </w:t>
      </w:r>
      <w:r w:rsidRPr="00ED7445">
        <w:rPr>
          <w:rFonts w:ascii="Consolas" w:hAnsi="Consolas"/>
          <w:color w:val="0000FF"/>
          <w:sz w:val="19"/>
          <w:szCs w:val="19"/>
        </w:rPr>
        <w:t>int</w:t>
      </w:r>
      <w:r w:rsidRPr="00ED7445">
        <w:rPr>
          <w:rFonts w:ascii="Consolas" w:hAnsi="Consolas"/>
          <w:color w:val="000000"/>
          <w:sz w:val="19"/>
          <w:szCs w:val="19"/>
        </w:rPr>
        <w:t xml:space="preserve"> Quantity)</w:t>
      </w:r>
    </w:p>
    <w:p w:rsidR="009D1437" w:rsidRPr="00ED7445" w:rsidP="009D1437" w14:paraId="09F54C95" w14:textId="77777777">
      <w:pPr>
        <w:ind w:right="14"/>
        <w:jc w:val="both"/>
      </w:pPr>
      <w:r w:rsidRPr="00ED7445">
        <w:rPr>
          <w:color w:val="000000"/>
        </w:rPr>
        <w:t>DESCRIPTION</w:t>
      </w:r>
    </w:p>
    <w:p w:rsidR="009D1437" w:rsidRPr="00ED7445" w:rsidP="009D1437" w14:paraId="2287ADDF" w14:textId="77777777">
      <w:pPr>
        <w:ind w:right="14"/>
        <w:jc w:val="both"/>
      </w:pPr>
      <w:r w:rsidRPr="00ED7445">
        <w:rPr>
          <w:color w:val="000000"/>
        </w:rPr>
        <w:tab/>
      </w:r>
      <w:r w:rsidRPr="00ED7445">
        <w:rPr>
          <w:color w:val="000000"/>
        </w:rPr>
        <w:t>Đây</w:t>
      </w:r>
      <w:r w:rsidRPr="00ED7445">
        <w:rPr>
          <w:color w:val="000000"/>
        </w:rPr>
        <w:t xml:space="preserve"> </w:t>
      </w:r>
      <w:r w:rsidRPr="00ED7445">
        <w:rPr>
          <w:color w:val="000000"/>
        </w:rPr>
        <w:t>là</w:t>
      </w:r>
      <w:r w:rsidRPr="00ED7445">
        <w:rPr>
          <w:color w:val="000000"/>
        </w:rPr>
        <w:t xml:space="preserve"> web service </w:t>
      </w:r>
      <w:r w:rsidRPr="00ED7445">
        <w:rPr>
          <w:color w:val="000000"/>
        </w:rPr>
        <w:t>cho</w:t>
      </w:r>
      <w:r w:rsidRPr="00ED7445">
        <w:rPr>
          <w:color w:val="000000"/>
        </w:rPr>
        <w:t xml:space="preserve"> </w:t>
      </w:r>
      <w:r w:rsidRPr="00ED7445">
        <w:rPr>
          <w:color w:val="000000"/>
        </w:rPr>
        <w:t>phép</w:t>
      </w:r>
      <w:r w:rsidRPr="00ED7445">
        <w:rPr>
          <w:color w:val="000000"/>
        </w:rPr>
        <w:t xml:space="preserve"> </w:t>
      </w:r>
      <w:r w:rsidRPr="00ED7445">
        <w:rPr>
          <w:color w:val="000000"/>
        </w:rPr>
        <w:t>đăng</w:t>
      </w:r>
      <w:r w:rsidRPr="00ED7445">
        <w:rPr>
          <w:color w:val="000000"/>
        </w:rPr>
        <w:t xml:space="preserve"> </w:t>
      </w:r>
      <w:r w:rsidRPr="00ED7445">
        <w:rPr>
          <w:color w:val="000000"/>
        </w:rPr>
        <w:t>ký</w:t>
      </w:r>
      <w:r w:rsidRPr="00ED7445">
        <w:rPr>
          <w:color w:val="000000"/>
        </w:rPr>
        <w:t xml:space="preserve"> </w:t>
      </w:r>
      <w:r w:rsidRPr="00ED7445">
        <w:rPr>
          <w:color w:val="000000"/>
        </w:rPr>
        <w:t>dải</w:t>
      </w:r>
      <w:r w:rsidRPr="00ED7445">
        <w:rPr>
          <w:color w:val="000000"/>
        </w:rPr>
        <w:t xml:space="preserve"> </w:t>
      </w:r>
      <w:r w:rsidRPr="00ED7445">
        <w:rPr>
          <w:color w:val="000000"/>
        </w:rPr>
        <w:t>số</w:t>
      </w:r>
      <w:r w:rsidRPr="00ED7445">
        <w:rPr>
          <w:color w:val="000000"/>
        </w:rPr>
        <w:t>.</w:t>
      </w:r>
    </w:p>
    <w:p w:rsidR="009D1437" w:rsidRPr="00ED7445" w:rsidP="009D1437" w14:paraId="4A261143" w14:textId="77777777">
      <w:pPr>
        <w:ind w:right="14"/>
        <w:jc w:val="both"/>
      </w:pPr>
      <w:r w:rsidRPr="00ED7445">
        <w:rPr>
          <w:color w:val="000000"/>
        </w:rPr>
        <w:t>HTTP METHOD</w:t>
      </w:r>
    </w:p>
    <w:p w:rsidR="009D1437" w:rsidRPr="00ED7445" w:rsidP="009D1437" w14:paraId="31711B98" w14:textId="77777777">
      <w:pPr>
        <w:ind w:right="14"/>
        <w:jc w:val="both"/>
      </w:pPr>
      <w:r w:rsidRPr="00ED7445">
        <w:rPr>
          <w:color w:val="000000"/>
        </w:rPr>
        <w:tab/>
      </w:r>
      <w:r w:rsidRPr="00ED7445">
        <w:rPr>
          <w:color w:val="000000"/>
        </w:rPr>
        <w:tab/>
        <w:t>POST</w:t>
      </w:r>
    </w:p>
    <w:p w:rsidR="009D1437" w:rsidRPr="00ED7445" w:rsidP="009D1437" w14:paraId="5B3C7168" w14:textId="77777777">
      <w:pPr>
        <w:ind w:right="14"/>
        <w:jc w:val="both"/>
      </w:pPr>
      <w:r w:rsidRPr="00ED7445">
        <w:rPr>
          <w:color w:val="000000"/>
        </w:rPr>
        <w:t>REQUEST BODY</w:t>
      </w:r>
    </w:p>
    <w:p w:rsidR="009D1437" w:rsidRPr="00ED7445" w:rsidP="009D1437" w14:paraId="38D77ECB" w14:textId="77777777">
      <w:pPr>
        <w:numPr>
          <w:ilvl w:val="0"/>
          <w:numId w:val="35"/>
        </w:numPr>
        <w:ind w:left="1080"/>
        <w:jc w:val="both"/>
        <w:textAlignment w:val="baseline"/>
        <w:rPr>
          <w:rFonts w:ascii="Calibri" w:hAnsi="Calibri" w:cs="Calibri"/>
          <w:b/>
          <w:bCs/>
          <w:color w:val="000000"/>
          <w:sz w:val="22"/>
          <w:u w:val="single"/>
        </w:rPr>
      </w:pPr>
      <w:r w:rsidRPr="00ED7445">
        <w:rPr>
          <w:rFonts w:ascii="Calibri" w:hAnsi="Calibri" w:cs="Calibri"/>
          <w:b/>
          <w:bCs/>
          <w:color w:val="000000"/>
          <w:sz w:val="22"/>
        </w:rPr>
        <w:t>Account/</w:t>
      </w:r>
      <w:r w:rsidRPr="00ED7445">
        <w:rPr>
          <w:rFonts w:ascii="Calibri" w:hAnsi="Calibri" w:cs="Calibri"/>
          <w:b/>
          <w:bCs/>
          <w:color w:val="000000"/>
          <w:sz w:val="22"/>
        </w:rPr>
        <w:t>ACPass</w:t>
      </w:r>
      <w:r w:rsidRPr="00ED7445">
        <w:rPr>
          <w:rFonts w:ascii="Calibri" w:hAnsi="Calibri" w:cs="Calibri"/>
          <w:b/>
          <w:bCs/>
          <w:color w:val="000000"/>
          <w:sz w:val="22"/>
        </w:rPr>
        <w:t xml:space="preserve"> :  </w:t>
      </w:r>
      <w:r w:rsidRPr="00ED7445">
        <w:rPr>
          <w:rFonts w:ascii="Calibri" w:hAnsi="Calibri" w:cs="Calibri"/>
          <w:color w:val="000000"/>
          <w:sz w:val="22"/>
        </w:rPr>
        <w:t xml:space="preserve">Tài </w:t>
      </w:r>
      <w:r w:rsidRPr="00ED7445">
        <w:rPr>
          <w:rFonts w:ascii="Calibri" w:hAnsi="Calibri" w:cs="Calibri"/>
          <w:color w:val="000000"/>
          <w:sz w:val="22"/>
        </w:rPr>
        <w:t>khoản</w:t>
      </w:r>
      <w:r w:rsidRPr="00ED7445">
        <w:rPr>
          <w:rFonts w:ascii="Calibri" w:hAnsi="Calibri" w:cs="Calibri"/>
          <w:color w:val="000000"/>
          <w:sz w:val="22"/>
        </w:rPr>
        <w:t xml:space="preserve"> </w:t>
      </w:r>
      <w:r w:rsidRPr="00ED7445">
        <w:rPr>
          <w:rFonts w:ascii="Calibri" w:hAnsi="Calibri" w:cs="Calibri"/>
          <w:color w:val="000000"/>
          <w:sz w:val="22"/>
        </w:rPr>
        <w:t>được</w:t>
      </w:r>
      <w:r w:rsidRPr="00ED7445">
        <w:rPr>
          <w:rFonts w:ascii="Calibri" w:hAnsi="Calibri" w:cs="Calibri"/>
          <w:color w:val="000000"/>
          <w:sz w:val="22"/>
        </w:rPr>
        <w:t xml:space="preserve"> </w:t>
      </w:r>
      <w:r w:rsidRPr="00ED7445">
        <w:rPr>
          <w:rFonts w:ascii="Calibri" w:hAnsi="Calibri" w:cs="Calibri"/>
          <w:color w:val="000000"/>
          <w:sz w:val="22"/>
        </w:rPr>
        <w:t>cấp</w:t>
      </w:r>
      <w:r w:rsidRPr="00ED7445">
        <w:rPr>
          <w:rFonts w:ascii="Calibri" w:hAnsi="Calibri" w:cs="Calibri"/>
          <w:color w:val="000000"/>
          <w:sz w:val="22"/>
        </w:rPr>
        <w:t xml:space="preserve"> </w:t>
      </w:r>
      <w:r w:rsidRPr="00ED7445">
        <w:rPr>
          <w:rFonts w:ascii="Calibri" w:hAnsi="Calibri" w:cs="Calibri"/>
          <w:color w:val="000000"/>
          <w:sz w:val="22"/>
        </w:rPr>
        <w:t>phát</w:t>
      </w:r>
      <w:r w:rsidRPr="00ED7445">
        <w:rPr>
          <w:rFonts w:ascii="Calibri" w:hAnsi="Calibri" w:cs="Calibri"/>
          <w:color w:val="000000"/>
          <w:sz w:val="22"/>
        </w:rPr>
        <w:t xml:space="preserve"> </w:t>
      </w:r>
      <w:r w:rsidRPr="00ED7445">
        <w:rPr>
          <w:rFonts w:ascii="Calibri" w:hAnsi="Calibri" w:cs="Calibri"/>
          <w:color w:val="000000"/>
          <w:sz w:val="22"/>
        </w:rPr>
        <w:t>cho</w:t>
      </w:r>
      <w:r w:rsidRPr="00ED7445">
        <w:rPr>
          <w:rFonts w:ascii="Calibri" w:hAnsi="Calibri" w:cs="Calibri"/>
          <w:color w:val="000000"/>
          <w:sz w:val="22"/>
        </w:rPr>
        <w:t xml:space="preserve"> </w:t>
      </w:r>
      <w:r w:rsidRPr="00ED7445">
        <w:rPr>
          <w:rFonts w:ascii="Calibri" w:hAnsi="Calibri" w:cs="Calibri"/>
          <w:color w:val="000000"/>
          <w:sz w:val="22"/>
        </w:rPr>
        <w:t>nhân</w:t>
      </w:r>
      <w:r w:rsidRPr="00ED7445">
        <w:rPr>
          <w:rFonts w:ascii="Calibri" w:hAnsi="Calibri" w:cs="Calibri"/>
          <w:color w:val="000000"/>
          <w:sz w:val="22"/>
        </w:rPr>
        <w:t xml:space="preserve"> </w:t>
      </w:r>
      <w:r w:rsidRPr="00ED7445">
        <w:rPr>
          <w:rFonts w:ascii="Calibri" w:hAnsi="Calibri" w:cs="Calibri"/>
          <w:color w:val="000000"/>
          <w:sz w:val="22"/>
        </w:rPr>
        <w:t>viên</w:t>
      </w:r>
      <w:r w:rsidRPr="00ED7445">
        <w:rPr>
          <w:rFonts w:ascii="Calibri" w:hAnsi="Calibri" w:cs="Calibri"/>
          <w:color w:val="000000"/>
          <w:sz w:val="22"/>
        </w:rPr>
        <w:t xml:space="preserve"> </w:t>
      </w:r>
      <w:r w:rsidRPr="00ED7445">
        <w:rPr>
          <w:rFonts w:ascii="Calibri" w:hAnsi="Calibri" w:cs="Calibri"/>
          <w:color w:val="000000"/>
          <w:sz w:val="22"/>
        </w:rPr>
        <w:t>gọi</w:t>
      </w:r>
      <w:r w:rsidRPr="00ED7445">
        <w:rPr>
          <w:rFonts w:ascii="Calibri" w:hAnsi="Calibri" w:cs="Calibri"/>
          <w:color w:val="000000"/>
          <w:sz w:val="22"/>
        </w:rPr>
        <w:t xml:space="preserve"> </w:t>
      </w:r>
      <w:r w:rsidRPr="00ED7445">
        <w:rPr>
          <w:rFonts w:ascii="Calibri" w:hAnsi="Calibri" w:cs="Calibri"/>
          <w:color w:val="000000"/>
          <w:sz w:val="22"/>
        </w:rPr>
        <w:t>lệnh</w:t>
      </w:r>
      <w:r w:rsidRPr="00ED7445">
        <w:rPr>
          <w:rFonts w:ascii="Calibri" w:hAnsi="Calibri" w:cs="Calibri"/>
          <w:color w:val="000000"/>
          <w:sz w:val="22"/>
        </w:rPr>
        <w:t xml:space="preserve"> </w:t>
      </w:r>
      <w:r w:rsidRPr="00ED7445">
        <w:rPr>
          <w:rFonts w:ascii="Calibri" w:hAnsi="Calibri" w:cs="Calibri"/>
          <w:color w:val="000000"/>
          <w:sz w:val="22"/>
        </w:rPr>
        <w:t>phát</w:t>
      </w:r>
      <w:r w:rsidRPr="00ED7445">
        <w:rPr>
          <w:rFonts w:ascii="Calibri" w:hAnsi="Calibri" w:cs="Calibri"/>
          <w:color w:val="000000"/>
          <w:sz w:val="22"/>
        </w:rPr>
        <w:t xml:space="preserve"> </w:t>
      </w:r>
      <w:r w:rsidRPr="00ED7445">
        <w:rPr>
          <w:rFonts w:ascii="Calibri" w:hAnsi="Calibri" w:cs="Calibri"/>
          <w:color w:val="000000"/>
          <w:sz w:val="22"/>
        </w:rPr>
        <w:t>hành</w:t>
      </w:r>
      <w:r w:rsidRPr="00ED7445">
        <w:rPr>
          <w:rFonts w:ascii="Calibri" w:hAnsi="Calibri" w:cs="Calibri"/>
          <w:color w:val="000000"/>
          <w:sz w:val="22"/>
        </w:rPr>
        <w:t xml:space="preserve"> </w:t>
      </w:r>
      <w:r w:rsidRPr="00ED7445">
        <w:rPr>
          <w:rFonts w:ascii="Calibri" w:hAnsi="Calibri" w:cs="Calibri"/>
          <w:color w:val="000000"/>
          <w:sz w:val="22"/>
        </w:rPr>
        <w:t>hóa</w:t>
      </w:r>
      <w:r w:rsidRPr="00ED7445">
        <w:rPr>
          <w:rFonts w:ascii="Calibri" w:hAnsi="Calibri" w:cs="Calibri"/>
          <w:color w:val="000000"/>
          <w:sz w:val="22"/>
        </w:rPr>
        <w:t xml:space="preserve"> </w:t>
      </w:r>
      <w:r w:rsidRPr="00ED7445">
        <w:rPr>
          <w:rFonts w:ascii="Calibri" w:hAnsi="Calibri" w:cs="Calibri"/>
          <w:color w:val="000000"/>
          <w:sz w:val="22"/>
        </w:rPr>
        <w:t>đơn</w:t>
      </w:r>
    </w:p>
    <w:p w:rsidR="009D1437" w:rsidRPr="00ED7445" w:rsidP="009D1437" w14:paraId="3E280DAF" w14:textId="77777777">
      <w:pPr>
        <w:numPr>
          <w:ilvl w:val="0"/>
          <w:numId w:val="36"/>
        </w:numPr>
        <w:ind w:left="1080"/>
        <w:jc w:val="both"/>
        <w:textAlignment w:val="baseline"/>
        <w:rPr>
          <w:rFonts w:ascii="Calibri" w:hAnsi="Calibri" w:cs="Calibri"/>
          <w:b/>
          <w:bCs/>
          <w:color w:val="000000"/>
          <w:sz w:val="22"/>
          <w:u w:val="single"/>
        </w:rPr>
      </w:pPr>
      <w:r w:rsidRPr="00ED7445">
        <w:rPr>
          <w:rFonts w:ascii="Calibri" w:hAnsi="Calibri" w:cs="Calibri"/>
          <w:b/>
          <w:bCs/>
          <w:color w:val="000000"/>
          <w:sz w:val="22"/>
        </w:rPr>
        <w:t>Username/pass</w:t>
      </w:r>
      <w:r w:rsidRPr="00ED7445">
        <w:rPr>
          <w:rFonts w:ascii="Calibri" w:hAnsi="Calibri" w:cs="Calibri"/>
          <w:color w:val="000000"/>
          <w:sz w:val="22"/>
        </w:rPr>
        <w:t xml:space="preserve">: Tài </w:t>
      </w:r>
      <w:r w:rsidRPr="00ED7445">
        <w:rPr>
          <w:rFonts w:ascii="Calibri" w:hAnsi="Calibri" w:cs="Calibri"/>
          <w:color w:val="000000"/>
          <w:sz w:val="22"/>
        </w:rPr>
        <w:t>khoản</w:t>
      </w:r>
      <w:r w:rsidRPr="00ED7445">
        <w:rPr>
          <w:rFonts w:ascii="Calibri" w:hAnsi="Calibri" w:cs="Calibri"/>
          <w:color w:val="000000"/>
          <w:sz w:val="22"/>
        </w:rPr>
        <w:t xml:space="preserve"> </w:t>
      </w:r>
      <w:r w:rsidRPr="00ED7445">
        <w:rPr>
          <w:rFonts w:ascii="Calibri" w:hAnsi="Calibri" w:cs="Calibri"/>
          <w:color w:val="000000"/>
          <w:sz w:val="22"/>
        </w:rPr>
        <w:t>được</w:t>
      </w:r>
      <w:r w:rsidRPr="00ED7445">
        <w:rPr>
          <w:rFonts w:ascii="Calibri" w:hAnsi="Calibri" w:cs="Calibri"/>
          <w:color w:val="000000"/>
          <w:sz w:val="22"/>
        </w:rPr>
        <w:t xml:space="preserve"> </w:t>
      </w:r>
      <w:r w:rsidRPr="00ED7445">
        <w:rPr>
          <w:rFonts w:ascii="Calibri" w:hAnsi="Calibri" w:cs="Calibri"/>
          <w:color w:val="000000"/>
          <w:sz w:val="22"/>
        </w:rPr>
        <w:t>cấp</w:t>
      </w:r>
      <w:r w:rsidRPr="00ED7445">
        <w:rPr>
          <w:rFonts w:ascii="Calibri" w:hAnsi="Calibri" w:cs="Calibri"/>
          <w:color w:val="000000"/>
          <w:sz w:val="22"/>
        </w:rPr>
        <w:t xml:space="preserve"> </w:t>
      </w:r>
      <w:r w:rsidRPr="00ED7445">
        <w:rPr>
          <w:rFonts w:ascii="Calibri" w:hAnsi="Calibri" w:cs="Calibri"/>
          <w:color w:val="000000"/>
          <w:sz w:val="22"/>
        </w:rPr>
        <w:t>phát</w:t>
      </w:r>
      <w:r w:rsidRPr="00ED7445">
        <w:rPr>
          <w:rFonts w:ascii="Calibri" w:hAnsi="Calibri" w:cs="Calibri"/>
          <w:color w:val="000000"/>
          <w:sz w:val="22"/>
        </w:rPr>
        <w:t xml:space="preserve"> </w:t>
      </w:r>
      <w:r w:rsidRPr="00ED7445">
        <w:rPr>
          <w:rFonts w:ascii="Calibri" w:hAnsi="Calibri" w:cs="Calibri"/>
          <w:color w:val="000000"/>
          <w:sz w:val="22"/>
        </w:rPr>
        <w:t>cho</w:t>
      </w:r>
      <w:r w:rsidRPr="00ED7445">
        <w:rPr>
          <w:rFonts w:ascii="Calibri" w:hAnsi="Calibri" w:cs="Calibri"/>
          <w:color w:val="000000"/>
          <w:sz w:val="22"/>
        </w:rPr>
        <w:t xml:space="preserve"> </w:t>
      </w:r>
      <w:r w:rsidRPr="00ED7445">
        <w:rPr>
          <w:rFonts w:ascii="Calibri" w:hAnsi="Calibri" w:cs="Calibri"/>
          <w:color w:val="000000"/>
          <w:sz w:val="22"/>
        </w:rPr>
        <w:t>khách</w:t>
      </w:r>
      <w:r w:rsidRPr="00ED7445">
        <w:rPr>
          <w:rFonts w:ascii="Calibri" w:hAnsi="Calibri" w:cs="Calibri"/>
          <w:color w:val="000000"/>
          <w:sz w:val="22"/>
        </w:rPr>
        <w:t xml:space="preserve"> </w:t>
      </w:r>
      <w:r w:rsidRPr="00ED7445">
        <w:rPr>
          <w:rFonts w:ascii="Calibri" w:hAnsi="Calibri" w:cs="Calibri"/>
          <w:color w:val="000000"/>
          <w:sz w:val="22"/>
        </w:rPr>
        <w:t>hàng</w:t>
      </w:r>
      <w:r w:rsidRPr="00ED7445">
        <w:rPr>
          <w:rFonts w:ascii="Calibri" w:hAnsi="Calibri" w:cs="Calibri"/>
          <w:color w:val="000000"/>
          <w:sz w:val="22"/>
        </w:rPr>
        <w:t xml:space="preserve"> </w:t>
      </w:r>
      <w:r w:rsidRPr="00ED7445">
        <w:rPr>
          <w:rFonts w:ascii="Calibri" w:hAnsi="Calibri" w:cs="Calibri"/>
          <w:color w:val="000000"/>
          <w:sz w:val="22"/>
        </w:rPr>
        <w:t>để</w:t>
      </w:r>
      <w:r w:rsidRPr="00ED7445">
        <w:rPr>
          <w:rFonts w:ascii="Calibri" w:hAnsi="Calibri" w:cs="Calibri"/>
          <w:color w:val="000000"/>
          <w:sz w:val="22"/>
        </w:rPr>
        <w:t xml:space="preserve"> </w:t>
      </w:r>
      <w:r w:rsidRPr="00ED7445">
        <w:rPr>
          <w:rFonts w:ascii="Calibri" w:hAnsi="Calibri" w:cs="Calibri"/>
          <w:color w:val="000000"/>
          <w:sz w:val="22"/>
        </w:rPr>
        <w:t>gọi</w:t>
      </w:r>
      <w:r w:rsidRPr="00ED7445">
        <w:rPr>
          <w:rFonts w:ascii="Calibri" w:hAnsi="Calibri" w:cs="Calibri"/>
          <w:color w:val="000000"/>
          <w:sz w:val="22"/>
        </w:rPr>
        <w:t xml:space="preserve"> </w:t>
      </w:r>
      <w:r w:rsidRPr="00ED7445">
        <w:rPr>
          <w:rFonts w:ascii="Calibri" w:hAnsi="Calibri" w:cs="Calibri"/>
          <w:color w:val="000000"/>
          <w:sz w:val="22"/>
        </w:rPr>
        <w:t>đến</w:t>
      </w:r>
      <w:r w:rsidRPr="00ED7445">
        <w:rPr>
          <w:rFonts w:ascii="Calibri" w:hAnsi="Calibri" w:cs="Calibri"/>
          <w:color w:val="000000"/>
          <w:sz w:val="22"/>
        </w:rPr>
        <w:t xml:space="preserve"> webservice ( </w:t>
      </w:r>
      <w:r w:rsidRPr="00ED7445">
        <w:rPr>
          <w:rFonts w:ascii="Calibri" w:hAnsi="Calibri" w:cs="Calibri"/>
          <w:color w:val="000000"/>
          <w:sz w:val="22"/>
        </w:rPr>
        <w:t>tài</w:t>
      </w:r>
      <w:r w:rsidRPr="00ED7445">
        <w:rPr>
          <w:rFonts w:ascii="Calibri" w:hAnsi="Calibri" w:cs="Calibri"/>
          <w:color w:val="000000"/>
          <w:sz w:val="22"/>
        </w:rPr>
        <w:t xml:space="preserve"> </w:t>
      </w:r>
      <w:r w:rsidRPr="00ED7445">
        <w:rPr>
          <w:rFonts w:ascii="Calibri" w:hAnsi="Calibri" w:cs="Calibri"/>
          <w:color w:val="000000"/>
          <w:sz w:val="22"/>
        </w:rPr>
        <w:t>khoản</w:t>
      </w:r>
      <w:r w:rsidRPr="00ED7445">
        <w:rPr>
          <w:rFonts w:ascii="Calibri" w:hAnsi="Calibri" w:cs="Calibri"/>
          <w:color w:val="000000"/>
          <w:sz w:val="22"/>
        </w:rPr>
        <w:t xml:space="preserve"> </w:t>
      </w:r>
      <w:r w:rsidRPr="00ED7445">
        <w:rPr>
          <w:rFonts w:ascii="Calibri" w:hAnsi="Calibri" w:cs="Calibri"/>
          <w:color w:val="000000"/>
          <w:sz w:val="22"/>
        </w:rPr>
        <w:t>có</w:t>
      </w:r>
      <w:r w:rsidRPr="00ED7445">
        <w:rPr>
          <w:rFonts w:ascii="Calibri" w:hAnsi="Calibri" w:cs="Calibri"/>
          <w:color w:val="000000"/>
          <w:sz w:val="22"/>
        </w:rPr>
        <w:t xml:space="preserve"> </w:t>
      </w:r>
      <w:r w:rsidRPr="00ED7445">
        <w:rPr>
          <w:rFonts w:ascii="Calibri" w:hAnsi="Calibri" w:cs="Calibri"/>
          <w:color w:val="000000"/>
          <w:sz w:val="22"/>
        </w:rPr>
        <w:t>quyền</w:t>
      </w:r>
      <w:r w:rsidRPr="00ED7445">
        <w:rPr>
          <w:rFonts w:ascii="Calibri" w:hAnsi="Calibri" w:cs="Calibri"/>
          <w:color w:val="000000"/>
          <w:sz w:val="22"/>
        </w:rPr>
        <w:t xml:space="preserve"> </w:t>
      </w:r>
      <w:r w:rsidRPr="00ED7445">
        <w:rPr>
          <w:rFonts w:ascii="Calibri" w:hAnsi="Calibri" w:cs="Calibri"/>
          <w:color w:val="000000"/>
          <w:sz w:val="22"/>
        </w:rPr>
        <w:t>ServiceRole</w:t>
      </w:r>
      <w:r w:rsidRPr="00ED7445">
        <w:rPr>
          <w:rFonts w:ascii="Calibri" w:hAnsi="Calibri" w:cs="Calibri"/>
          <w:color w:val="000000"/>
          <w:sz w:val="22"/>
        </w:rPr>
        <w:t xml:space="preserve"> </w:t>
      </w:r>
      <w:r w:rsidRPr="00ED7445">
        <w:rPr>
          <w:rFonts w:ascii="Calibri" w:hAnsi="Calibri" w:cs="Calibri"/>
          <w:color w:val="000000"/>
          <w:sz w:val="22"/>
        </w:rPr>
        <w:t>trong</w:t>
      </w:r>
      <w:r w:rsidRPr="00ED7445">
        <w:rPr>
          <w:rFonts w:ascii="Calibri" w:hAnsi="Calibri" w:cs="Calibri"/>
          <w:color w:val="000000"/>
          <w:sz w:val="22"/>
        </w:rPr>
        <w:t xml:space="preserve"> </w:t>
      </w:r>
      <w:r w:rsidRPr="00ED7445">
        <w:rPr>
          <w:rFonts w:ascii="Calibri" w:hAnsi="Calibri" w:cs="Calibri"/>
          <w:color w:val="000000"/>
          <w:sz w:val="22"/>
        </w:rPr>
        <w:t>hệ</w:t>
      </w:r>
      <w:r w:rsidRPr="00ED7445">
        <w:rPr>
          <w:rFonts w:ascii="Calibri" w:hAnsi="Calibri" w:cs="Calibri"/>
          <w:color w:val="000000"/>
          <w:sz w:val="22"/>
        </w:rPr>
        <w:t xml:space="preserve"> </w:t>
      </w:r>
      <w:r w:rsidRPr="00ED7445">
        <w:rPr>
          <w:rFonts w:ascii="Calibri" w:hAnsi="Calibri" w:cs="Calibri"/>
          <w:color w:val="000000"/>
          <w:sz w:val="22"/>
        </w:rPr>
        <w:t>thống</w:t>
      </w:r>
      <w:r w:rsidRPr="00ED7445">
        <w:rPr>
          <w:rFonts w:ascii="Calibri" w:hAnsi="Calibri" w:cs="Calibri"/>
          <w:color w:val="000000"/>
          <w:sz w:val="22"/>
        </w:rPr>
        <w:t>).</w:t>
      </w:r>
    </w:p>
    <w:p w:rsidR="009D1437" w:rsidRPr="00ED7445" w:rsidP="009D1437" w14:paraId="21A1C78C" w14:textId="77777777">
      <w:pPr>
        <w:numPr>
          <w:ilvl w:val="0"/>
          <w:numId w:val="36"/>
        </w:numPr>
        <w:ind w:left="1080"/>
        <w:jc w:val="both"/>
        <w:textAlignment w:val="baseline"/>
        <w:rPr>
          <w:rFonts w:ascii="Calibri" w:hAnsi="Calibri" w:cs="Calibri"/>
          <w:b/>
          <w:bCs/>
          <w:color w:val="000000"/>
          <w:sz w:val="22"/>
          <w:u w:val="single"/>
        </w:rPr>
      </w:pPr>
      <w:r w:rsidRPr="00ED7445">
        <w:rPr>
          <w:rFonts w:ascii="Calibri" w:hAnsi="Calibri" w:cs="Calibri"/>
          <w:b/>
          <w:bCs/>
          <w:color w:val="000000"/>
          <w:sz w:val="22"/>
        </w:rPr>
        <w:t>Pattern</w:t>
      </w:r>
      <w:r w:rsidRPr="00ED7445">
        <w:rPr>
          <w:rFonts w:ascii="Calibri" w:hAnsi="Calibri" w:cs="Calibri"/>
          <w:color w:val="000000"/>
          <w:sz w:val="22"/>
        </w:rPr>
        <w:t xml:space="preserve">: </w:t>
      </w:r>
      <w:r w:rsidRPr="00ED7445">
        <w:rPr>
          <w:rFonts w:ascii="Calibri" w:hAnsi="Calibri" w:cs="Calibri"/>
          <w:color w:val="000000"/>
          <w:sz w:val="22"/>
        </w:rPr>
        <w:t>Mẫu</w:t>
      </w:r>
      <w:r w:rsidRPr="00ED7445">
        <w:rPr>
          <w:rFonts w:ascii="Calibri" w:hAnsi="Calibri" w:cs="Calibri"/>
          <w:color w:val="000000"/>
          <w:sz w:val="22"/>
        </w:rPr>
        <w:t xml:space="preserve"> </w:t>
      </w:r>
      <w:r w:rsidRPr="00ED7445">
        <w:rPr>
          <w:rFonts w:ascii="Calibri" w:hAnsi="Calibri" w:cs="Calibri"/>
          <w:color w:val="000000"/>
          <w:sz w:val="22"/>
        </w:rPr>
        <w:t>số</w:t>
      </w:r>
    </w:p>
    <w:p w:rsidR="009D1437" w:rsidRPr="00ED7445" w:rsidP="009D1437" w14:paraId="5670F896" w14:textId="77777777">
      <w:pPr>
        <w:numPr>
          <w:ilvl w:val="0"/>
          <w:numId w:val="36"/>
        </w:numPr>
        <w:ind w:left="1080"/>
        <w:jc w:val="both"/>
        <w:textAlignment w:val="baseline"/>
        <w:rPr>
          <w:rFonts w:ascii="Calibri" w:hAnsi="Calibri" w:cs="Calibri"/>
          <w:b/>
          <w:bCs/>
          <w:color w:val="000000"/>
          <w:sz w:val="22"/>
          <w:u w:val="single"/>
        </w:rPr>
      </w:pPr>
      <w:r w:rsidRPr="00ED7445">
        <w:rPr>
          <w:rFonts w:ascii="Calibri" w:hAnsi="Calibri" w:cs="Calibri"/>
          <w:b/>
          <w:bCs/>
          <w:color w:val="000000"/>
          <w:sz w:val="22"/>
        </w:rPr>
        <w:t>Serial</w:t>
      </w:r>
      <w:r w:rsidRPr="00ED7445">
        <w:rPr>
          <w:rFonts w:ascii="Calibri" w:hAnsi="Calibri" w:cs="Calibri"/>
          <w:color w:val="000000"/>
          <w:sz w:val="22"/>
        </w:rPr>
        <w:t xml:space="preserve">: </w:t>
      </w:r>
      <w:r w:rsidRPr="00ED7445">
        <w:rPr>
          <w:rFonts w:ascii="Calibri" w:hAnsi="Calibri" w:cs="Calibri"/>
          <w:color w:val="000000"/>
          <w:sz w:val="22"/>
        </w:rPr>
        <w:t>Kí</w:t>
      </w:r>
      <w:r w:rsidRPr="00ED7445">
        <w:rPr>
          <w:rFonts w:ascii="Calibri" w:hAnsi="Calibri" w:cs="Calibri"/>
          <w:color w:val="000000"/>
          <w:sz w:val="22"/>
        </w:rPr>
        <w:t xml:space="preserve"> </w:t>
      </w:r>
      <w:r w:rsidRPr="00ED7445">
        <w:rPr>
          <w:rFonts w:ascii="Calibri" w:hAnsi="Calibri" w:cs="Calibri"/>
          <w:color w:val="000000"/>
          <w:sz w:val="22"/>
        </w:rPr>
        <w:t>hiệu</w:t>
      </w:r>
    </w:p>
    <w:p w:rsidR="009D1437" w:rsidRPr="00ED7445" w:rsidP="009D1437" w14:paraId="46FD6B35" w14:textId="77777777">
      <w:pPr>
        <w:numPr>
          <w:ilvl w:val="0"/>
          <w:numId w:val="36"/>
        </w:numPr>
        <w:ind w:left="1080"/>
        <w:jc w:val="both"/>
        <w:textAlignment w:val="baseline"/>
        <w:rPr>
          <w:rFonts w:ascii="Calibri" w:hAnsi="Calibri" w:cs="Calibri"/>
          <w:b/>
          <w:bCs/>
          <w:color w:val="000000"/>
          <w:sz w:val="22"/>
          <w:u w:val="single"/>
        </w:rPr>
      </w:pPr>
      <w:r w:rsidRPr="00ED7445">
        <w:rPr>
          <w:rFonts w:ascii="Calibri" w:hAnsi="Calibri" w:cs="Calibri"/>
          <w:b/>
          <w:bCs/>
          <w:color w:val="000000"/>
          <w:sz w:val="22"/>
        </w:rPr>
        <w:t>Quantity</w:t>
      </w:r>
      <w:r w:rsidRPr="00ED7445">
        <w:rPr>
          <w:rFonts w:ascii="Calibri" w:hAnsi="Calibri" w:cs="Calibri"/>
          <w:color w:val="000000"/>
          <w:sz w:val="22"/>
        </w:rPr>
        <w:t xml:space="preserve">: </w:t>
      </w:r>
      <w:r w:rsidRPr="00ED7445">
        <w:rPr>
          <w:rFonts w:ascii="Calibri" w:hAnsi="Calibri" w:cs="Calibri"/>
          <w:color w:val="000000"/>
          <w:sz w:val="22"/>
        </w:rPr>
        <w:t>Số</w:t>
      </w:r>
      <w:r w:rsidRPr="00ED7445">
        <w:rPr>
          <w:rFonts w:ascii="Calibri" w:hAnsi="Calibri" w:cs="Calibri"/>
          <w:color w:val="000000"/>
          <w:sz w:val="22"/>
        </w:rPr>
        <w:t xml:space="preserve"> </w:t>
      </w:r>
      <w:r w:rsidRPr="00ED7445">
        <w:rPr>
          <w:rFonts w:ascii="Calibri" w:hAnsi="Calibri" w:cs="Calibri"/>
          <w:color w:val="000000"/>
          <w:sz w:val="22"/>
        </w:rPr>
        <w:t>lượng</w:t>
      </w:r>
    </w:p>
    <w:p w:rsidR="009D1437" w:rsidRPr="00ED7445" w:rsidP="009D1437" w14:paraId="0306AC7F" w14:textId="77777777">
      <w:pPr>
        <w:numPr>
          <w:ilvl w:val="0"/>
          <w:numId w:val="36"/>
        </w:numPr>
        <w:ind w:left="1080"/>
        <w:jc w:val="both"/>
        <w:textAlignment w:val="baseline"/>
        <w:rPr>
          <w:rFonts w:ascii="Calibri" w:hAnsi="Calibri" w:cs="Calibri"/>
          <w:b/>
          <w:bCs/>
          <w:color w:val="000000"/>
          <w:sz w:val="22"/>
          <w:u w:val="single"/>
        </w:rPr>
      </w:pPr>
      <w:r w:rsidRPr="00ED7445">
        <w:rPr>
          <w:rFonts w:ascii="Calibri" w:hAnsi="Calibri" w:cs="Calibri"/>
          <w:b/>
          <w:bCs/>
          <w:color w:val="000000"/>
          <w:sz w:val="22"/>
        </w:rPr>
        <w:t xml:space="preserve">type: </w:t>
      </w:r>
      <w:r w:rsidRPr="00ED7445">
        <w:rPr>
          <w:rFonts w:ascii="Calibri" w:hAnsi="Calibri" w:cs="Calibri"/>
          <w:color w:val="000000"/>
          <w:sz w:val="22"/>
        </w:rPr>
        <w:t>=0</w:t>
      </w:r>
    </w:p>
    <w:p w:rsidR="009D1437" w:rsidRPr="00ED7445" w:rsidP="009D1437" w14:paraId="32142841" w14:textId="77777777">
      <w:pPr>
        <w:ind w:right="14"/>
        <w:jc w:val="both"/>
      </w:pPr>
      <w:r w:rsidRPr="00ED7445">
        <w:rPr>
          <w:color w:val="000000"/>
        </w:rPr>
        <w:t>RETURNS</w:t>
      </w:r>
    </w:p>
    <w:p w:rsidR="009D1437" w:rsidRPr="00ED7445" w:rsidP="009D1437" w14:paraId="4A590E39" w14:textId="77777777">
      <w:pPr>
        <w:ind w:right="14"/>
        <w:jc w:val="both"/>
      </w:pPr>
      <w:r w:rsidRPr="00ED7445">
        <w:rPr>
          <w:color w:val="000000"/>
        </w:rPr>
        <w:tab/>
      </w:r>
    </w:p>
    <w:tbl>
      <w:tblPr>
        <w:tblW w:w="0" w:type="auto"/>
        <w:tblCellMar>
          <w:top w:w="15" w:type="dxa"/>
          <w:left w:w="15" w:type="dxa"/>
          <w:bottom w:w="15" w:type="dxa"/>
          <w:right w:w="15" w:type="dxa"/>
        </w:tblCellMar>
        <w:tblLook w:val="04A0"/>
      </w:tblPr>
      <w:tblGrid>
        <w:gridCol w:w="1496"/>
        <w:gridCol w:w="4059"/>
        <w:gridCol w:w="3795"/>
      </w:tblGrid>
      <w:tr w14:paraId="374157C8" w14:textId="77777777" w:rsidTr="00616EC4">
        <w:tblPrEx>
          <w:tblW w:w="0" w:type="auto"/>
          <w:tblLook w:val="04A0"/>
        </w:tblPrEx>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rsidR="009D1437" w:rsidRPr="00ED7445" w:rsidP="00616EC4" w14:paraId="55836B8F" w14:textId="77777777">
            <w:pPr>
              <w:ind w:left="720"/>
            </w:pPr>
            <w:r w:rsidRPr="00ED7445">
              <w:rPr>
                <w:rFonts w:ascii="Calibri" w:hAnsi="Calibri" w:cs="Calibri"/>
                <w:color w:val="000000"/>
                <w:sz w:val="22"/>
              </w:rPr>
              <w:t>Kết</w:t>
            </w:r>
            <w:r w:rsidRPr="00ED7445">
              <w:rPr>
                <w:rFonts w:ascii="Calibri" w:hAnsi="Calibri" w:cs="Calibri"/>
                <w:color w:val="000000"/>
                <w:sz w:val="22"/>
              </w:rPr>
              <w:t xml:space="preserve"> </w:t>
            </w:r>
            <w:r w:rsidRPr="00ED7445">
              <w:rPr>
                <w:rFonts w:ascii="Calibri" w:hAnsi="Calibri" w:cs="Calibri"/>
                <w:color w:val="000000"/>
                <w:sz w:val="22"/>
              </w:rPr>
              <w:t>quả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rsidR="009D1437" w:rsidRPr="00ED7445" w:rsidP="00616EC4" w14:paraId="2DC23866" w14:textId="77777777">
            <w:pPr>
              <w:ind w:left="720"/>
            </w:pPr>
            <w:r w:rsidRPr="00ED7445">
              <w:rPr>
                <w:rFonts w:ascii="Calibri" w:hAnsi="Calibri" w:cs="Calibri"/>
                <w:color w:val="000000"/>
                <w:sz w:val="22"/>
              </w:rPr>
              <w:t>Mô</w:t>
            </w:r>
            <w:r w:rsidRPr="00ED7445">
              <w:rPr>
                <w:rFonts w:ascii="Calibri" w:hAnsi="Calibri" w:cs="Calibri"/>
                <w:color w:val="000000"/>
                <w:sz w:val="22"/>
              </w:rPr>
              <w:t xml:space="preserve"> </w:t>
            </w:r>
            <w:r w:rsidRPr="00ED7445">
              <w:rPr>
                <w:rFonts w:ascii="Calibri" w:hAnsi="Calibri" w:cs="Calibri"/>
                <w:color w:val="000000"/>
                <w:sz w:val="22"/>
              </w:rPr>
              <w:t>tả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rsidR="009D1437" w:rsidRPr="00ED7445" w:rsidP="00616EC4" w14:paraId="0EFA66AB" w14:textId="77777777">
            <w:pPr>
              <w:ind w:left="720"/>
            </w:pPr>
            <w:r w:rsidRPr="00ED7445">
              <w:rPr>
                <w:rFonts w:ascii="Calibri" w:hAnsi="Calibri" w:cs="Calibri"/>
                <w:color w:val="000000"/>
                <w:sz w:val="22"/>
              </w:rPr>
              <w:t>Ghi</w:t>
            </w:r>
            <w:r w:rsidRPr="00ED7445">
              <w:rPr>
                <w:rFonts w:ascii="Calibri" w:hAnsi="Calibri" w:cs="Calibri"/>
                <w:color w:val="000000"/>
                <w:sz w:val="22"/>
              </w:rPr>
              <w:t xml:space="preserve"> </w:t>
            </w:r>
            <w:r w:rsidRPr="00ED7445">
              <w:rPr>
                <w:rFonts w:ascii="Calibri" w:hAnsi="Calibri" w:cs="Calibri"/>
                <w:color w:val="000000"/>
                <w:sz w:val="22"/>
              </w:rPr>
              <w:t>chú</w:t>
            </w:r>
          </w:p>
        </w:tc>
      </w:tr>
      <w:tr w14:paraId="7E4B5644" w14:textId="77777777" w:rsidTr="00616EC4">
        <w:tblPrEx>
          <w:tblW w:w="0" w:type="auto"/>
          <w:tblLook w:val="04A0"/>
        </w:tblPrEx>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ED7445" w:rsidP="00616EC4" w14:paraId="60D16D32" w14:textId="77777777">
            <w:pPr>
              <w:jc w:val="both"/>
            </w:pPr>
            <w:r w:rsidRPr="00ED7445">
              <w:rPr>
                <w:rFonts w:ascii="Calibri" w:hAnsi="Calibri" w:cs="Calibri"/>
                <w:color w:val="000000"/>
                <w:sz w:val="22"/>
              </w:rPr>
              <w:t>ERR:1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ED7445" w:rsidP="00616EC4" w14:paraId="5D56F353" w14:textId="77777777">
            <w:pPr>
              <w:jc w:val="both"/>
            </w:pPr>
            <w:r w:rsidRPr="00ED7445">
              <w:rPr>
                <w:rFonts w:ascii="Calibri" w:hAnsi="Calibri" w:cs="Calibri"/>
                <w:color w:val="000000"/>
                <w:sz w:val="22"/>
              </w:rPr>
              <w:t xml:space="preserve">Tài </w:t>
            </w:r>
            <w:r w:rsidRPr="00ED7445">
              <w:rPr>
                <w:rFonts w:ascii="Calibri" w:hAnsi="Calibri" w:cs="Calibri"/>
                <w:color w:val="000000"/>
                <w:sz w:val="22"/>
              </w:rPr>
              <w:t>khoản</w:t>
            </w:r>
            <w:r w:rsidRPr="00ED7445">
              <w:rPr>
                <w:rFonts w:ascii="Calibri" w:hAnsi="Calibri" w:cs="Calibri"/>
                <w:color w:val="000000"/>
                <w:sz w:val="22"/>
              </w:rPr>
              <w:t xml:space="preserve"> </w:t>
            </w:r>
            <w:r w:rsidRPr="00ED7445">
              <w:rPr>
                <w:rFonts w:ascii="Calibri" w:hAnsi="Calibri" w:cs="Calibri"/>
                <w:color w:val="000000"/>
                <w:sz w:val="22"/>
              </w:rPr>
              <w:t>đăng</w:t>
            </w:r>
            <w:r w:rsidRPr="00ED7445">
              <w:rPr>
                <w:rFonts w:ascii="Calibri" w:hAnsi="Calibri" w:cs="Calibri"/>
                <w:color w:val="000000"/>
                <w:sz w:val="22"/>
              </w:rPr>
              <w:t xml:space="preserve"> </w:t>
            </w:r>
            <w:r w:rsidRPr="00ED7445">
              <w:rPr>
                <w:rFonts w:ascii="Calibri" w:hAnsi="Calibri" w:cs="Calibri"/>
                <w:color w:val="000000"/>
                <w:sz w:val="22"/>
              </w:rPr>
              <w:t>nhập</w:t>
            </w:r>
            <w:r w:rsidRPr="00ED7445">
              <w:rPr>
                <w:rFonts w:ascii="Calibri" w:hAnsi="Calibri" w:cs="Calibri"/>
                <w:color w:val="000000"/>
                <w:sz w:val="22"/>
              </w:rPr>
              <w:t xml:space="preserve"> </w:t>
            </w:r>
            <w:r w:rsidRPr="00ED7445">
              <w:rPr>
                <w:rFonts w:ascii="Calibri" w:hAnsi="Calibri" w:cs="Calibri"/>
                <w:color w:val="000000"/>
                <w:sz w:val="22"/>
              </w:rPr>
              <w:t>sai</w:t>
            </w:r>
            <w:r w:rsidRPr="00ED7445">
              <w:rPr>
                <w:rFonts w:ascii="Calibri" w:hAnsi="Calibri" w:cs="Calibri"/>
                <w:color w:val="000000"/>
                <w:sz w:val="22"/>
              </w:rPr>
              <w:t xml:space="preserve"> </w:t>
            </w:r>
            <w:r w:rsidRPr="00ED7445">
              <w:rPr>
                <w:rFonts w:ascii="Calibri" w:hAnsi="Calibri" w:cs="Calibri"/>
                <w:color w:val="000000"/>
                <w:sz w:val="22"/>
              </w:rPr>
              <w:t>hoặc</w:t>
            </w:r>
            <w:r w:rsidRPr="00ED7445">
              <w:rPr>
                <w:rFonts w:ascii="Calibri" w:hAnsi="Calibri" w:cs="Calibri"/>
                <w:color w:val="000000"/>
                <w:sz w:val="22"/>
              </w:rPr>
              <w:t xml:space="preserve"> </w:t>
            </w:r>
            <w:r w:rsidRPr="00ED7445">
              <w:rPr>
                <w:rFonts w:ascii="Calibri" w:hAnsi="Calibri" w:cs="Calibri"/>
                <w:color w:val="000000"/>
                <w:sz w:val="22"/>
              </w:rPr>
              <w:t>không</w:t>
            </w:r>
            <w:r w:rsidRPr="00ED7445">
              <w:rPr>
                <w:rFonts w:ascii="Calibri" w:hAnsi="Calibri" w:cs="Calibri"/>
                <w:color w:val="000000"/>
                <w:sz w:val="22"/>
              </w:rPr>
              <w:t xml:space="preserve"> </w:t>
            </w:r>
            <w:r w:rsidRPr="00ED7445">
              <w:rPr>
                <w:rFonts w:ascii="Calibri" w:hAnsi="Calibri" w:cs="Calibri"/>
                <w:color w:val="000000"/>
                <w:sz w:val="22"/>
              </w:rPr>
              <w:t>có</w:t>
            </w:r>
            <w:r w:rsidRPr="00ED7445">
              <w:rPr>
                <w:rFonts w:ascii="Calibri" w:hAnsi="Calibri" w:cs="Calibri"/>
                <w:color w:val="000000"/>
                <w:sz w:val="22"/>
              </w:rPr>
              <w:t xml:space="preserve"> </w:t>
            </w:r>
            <w:r w:rsidRPr="00ED7445">
              <w:rPr>
                <w:rFonts w:ascii="Calibri" w:hAnsi="Calibri" w:cs="Calibri"/>
                <w:color w:val="000000"/>
                <w:sz w:val="22"/>
              </w:rPr>
              <w:t>quyền</w:t>
            </w:r>
            <w:r w:rsidRPr="00ED7445">
              <w:rPr>
                <w:rFonts w:ascii="Calibri" w:hAnsi="Calibri" w:cs="Calibri"/>
                <w:color w:val="000000"/>
                <w:sz w:val="22"/>
              </w:rPr>
              <w:t xml:space="preserve"> </w:t>
            </w:r>
            <w:r w:rsidRPr="00ED7445">
              <w:rPr>
                <w:rFonts w:ascii="Calibri" w:hAnsi="Calibri" w:cs="Calibri"/>
                <w:color w:val="000000"/>
                <w:sz w:val="22"/>
              </w:rPr>
              <w:t>thêm</w:t>
            </w:r>
            <w:r w:rsidRPr="00ED7445">
              <w:rPr>
                <w:rFonts w:ascii="Calibri" w:hAnsi="Calibri" w:cs="Calibri"/>
                <w:color w:val="000000"/>
                <w:sz w:val="22"/>
              </w:rPr>
              <w:t xml:space="preserve"> </w:t>
            </w:r>
            <w:r w:rsidRPr="00ED7445">
              <w:rPr>
                <w:rFonts w:ascii="Calibri" w:hAnsi="Calibri" w:cs="Calibri"/>
                <w:color w:val="000000"/>
                <w:sz w:val="22"/>
              </w:rPr>
              <w:t>khách</w:t>
            </w:r>
            <w:r w:rsidRPr="00ED7445">
              <w:rPr>
                <w:rFonts w:ascii="Calibri" w:hAnsi="Calibri" w:cs="Calibri"/>
                <w:color w:val="000000"/>
                <w:sz w:val="22"/>
              </w:rPr>
              <w:t xml:space="preserve"> </w:t>
            </w:r>
            <w:r w:rsidRPr="00ED7445">
              <w:rPr>
                <w:rFonts w:ascii="Calibri" w:hAnsi="Calibri" w:cs="Calibri"/>
                <w:color w:val="000000"/>
                <w:sz w:val="22"/>
              </w:rPr>
              <w:t>hàng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ED7445" w:rsidP="00616EC4" w14:paraId="6BC1A106" w14:textId="77777777"/>
        </w:tc>
      </w:tr>
      <w:tr w14:paraId="1A238262" w14:textId="77777777" w:rsidTr="00616EC4">
        <w:tblPrEx>
          <w:tblW w:w="0" w:type="auto"/>
          <w:tblLook w:val="04A0"/>
        </w:tblPrEx>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ED7445" w:rsidP="00616EC4" w14:paraId="2B396EE8" w14:textId="77777777">
            <w:pPr>
              <w:jc w:val="both"/>
            </w:pPr>
            <w:r w:rsidRPr="00ED7445">
              <w:rPr>
                <w:rFonts w:ascii="Calibri" w:hAnsi="Calibri" w:cs="Calibri"/>
                <w:color w:val="000000"/>
                <w:sz w:val="22"/>
              </w:rPr>
              <w:t>ERR:5</w:t>
            </w:r>
          </w:p>
          <w:p w:rsidR="009D1437" w:rsidRPr="00ED7445" w:rsidP="00616EC4" w14:paraId="55608C07" w14:textId="77777777"/>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ED7445" w:rsidP="00616EC4" w14:paraId="73E8C8E6" w14:textId="77777777">
            <w:pPr>
              <w:jc w:val="both"/>
            </w:pPr>
            <w:r w:rsidRPr="00ED7445">
              <w:rPr>
                <w:rFonts w:ascii="Calibri" w:hAnsi="Calibri" w:cs="Calibri"/>
                <w:color w:val="000000"/>
                <w:sz w:val="22"/>
              </w:rPr>
              <w:t>Có</w:t>
            </w:r>
            <w:r w:rsidRPr="00ED7445">
              <w:rPr>
                <w:rFonts w:ascii="Calibri" w:hAnsi="Calibri" w:cs="Calibri"/>
                <w:color w:val="000000"/>
                <w:sz w:val="22"/>
              </w:rPr>
              <w:t xml:space="preserve"> </w:t>
            </w:r>
            <w:r w:rsidRPr="00ED7445">
              <w:rPr>
                <w:rFonts w:ascii="Calibri" w:hAnsi="Calibri" w:cs="Calibri"/>
                <w:color w:val="000000"/>
                <w:sz w:val="22"/>
              </w:rPr>
              <w:t>lỗi</w:t>
            </w:r>
            <w:r w:rsidRPr="00ED7445">
              <w:rPr>
                <w:rFonts w:ascii="Calibri" w:hAnsi="Calibri" w:cs="Calibri"/>
                <w:color w:val="000000"/>
                <w:sz w:val="22"/>
              </w:rPr>
              <w:t xml:space="preserve"> </w:t>
            </w:r>
            <w:r w:rsidRPr="00ED7445">
              <w:rPr>
                <w:rFonts w:ascii="Calibri" w:hAnsi="Calibri" w:cs="Calibri"/>
                <w:color w:val="000000"/>
                <w:sz w:val="22"/>
              </w:rPr>
              <w:t>xảy</w:t>
            </w:r>
            <w:r w:rsidRPr="00ED7445">
              <w:rPr>
                <w:rFonts w:ascii="Calibri" w:hAnsi="Calibri" w:cs="Calibri"/>
                <w:color w:val="000000"/>
                <w:sz w:val="22"/>
              </w:rPr>
              <w:t xml:space="preserve"> </w:t>
            </w:r>
            <w:r w:rsidRPr="00ED7445">
              <w:rPr>
                <w:rFonts w:ascii="Calibri" w:hAnsi="Calibri" w:cs="Calibri"/>
                <w:color w:val="000000"/>
                <w:sz w:val="22"/>
              </w:rPr>
              <w:t>ra</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ED7445" w:rsidP="00616EC4" w14:paraId="44701006" w14:textId="77777777">
            <w:pPr>
              <w:jc w:val="both"/>
            </w:pPr>
            <w:r w:rsidRPr="00ED7445">
              <w:rPr>
                <w:rFonts w:ascii="Calibri" w:hAnsi="Calibri" w:cs="Calibri"/>
                <w:color w:val="000000"/>
                <w:sz w:val="22"/>
              </w:rPr>
              <w:t>Lỗi</w:t>
            </w:r>
            <w:r w:rsidRPr="00ED7445">
              <w:rPr>
                <w:rFonts w:ascii="Calibri" w:hAnsi="Calibri" w:cs="Calibri"/>
                <w:color w:val="000000"/>
                <w:sz w:val="22"/>
              </w:rPr>
              <w:t xml:space="preserve"> </w:t>
            </w:r>
            <w:r w:rsidRPr="00ED7445">
              <w:rPr>
                <w:rFonts w:ascii="Calibri" w:hAnsi="Calibri" w:cs="Calibri"/>
                <w:color w:val="000000"/>
                <w:sz w:val="22"/>
              </w:rPr>
              <w:t>không</w:t>
            </w:r>
            <w:r w:rsidRPr="00ED7445">
              <w:rPr>
                <w:rFonts w:ascii="Calibri" w:hAnsi="Calibri" w:cs="Calibri"/>
                <w:color w:val="000000"/>
                <w:sz w:val="22"/>
              </w:rPr>
              <w:t xml:space="preserve"> </w:t>
            </w:r>
            <w:r w:rsidRPr="00ED7445">
              <w:rPr>
                <w:rFonts w:ascii="Calibri" w:hAnsi="Calibri" w:cs="Calibri"/>
                <w:color w:val="000000"/>
                <w:sz w:val="22"/>
              </w:rPr>
              <w:t>xác</w:t>
            </w:r>
            <w:r w:rsidRPr="00ED7445">
              <w:rPr>
                <w:rFonts w:ascii="Calibri" w:hAnsi="Calibri" w:cs="Calibri"/>
                <w:color w:val="000000"/>
                <w:sz w:val="22"/>
              </w:rPr>
              <w:t xml:space="preserve"> </w:t>
            </w:r>
            <w:r w:rsidRPr="00ED7445">
              <w:rPr>
                <w:rFonts w:ascii="Calibri" w:hAnsi="Calibri" w:cs="Calibri"/>
                <w:color w:val="000000"/>
                <w:sz w:val="22"/>
              </w:rPr>
              <w:t>định</w:t>
            </w:r>
            <w:r w:rsidRPr="00ED7445">
              <w:rPr>
                <w:rFonts w:ascii="Calibri" w:hAnsi="Calibri" w:cs="Calibri"/>
                <w:color w:val="000000"/>
                <w:sz w:val="22"/>
              </w:rPr>
              <w:t xml:space="preserve">, </w:t>
            </w:r>
            <w:r w:rsidRPr="00ED7445">
              <w:rPr>
                <w:rFonts w:ascii="Calibri" w:hAnsi="Calibri" w:cs="Calibri"/>
                <w:color w:val="000000"/>
                <w:sz w:val="22"/>
              </w:rPr>
              <w:t>kiểm</w:t>
            </w:r>
            <w:r w:rsidRPr="00ED7445">
              <w:rPr>
                <w:rFonts w:ascii="Calibri" w:hAnsi="Calibri" w:cs="Calibri"/>
                <w:color w:val="000000"/>
                <w:sz w:val="22"/>
              </w:rPr>
              <w:t xml:space="preserve"> </w:t>
            </w:r>
            <w:r w:rsidRPr="00ED7445">
              <w:rPr>
                <w:rFonts w:ascii="Calibri" w:hAnsi="Calibri" w:cs="Calibri"/>
                <w:color w:val="000000"/>
                <w:sz w:val="22"/>
              </w:rPr>
              <w:t>tra</w:t>
            </w:r>
            <w:r w:rsidRPr="00ED7445">
              <w:rPr>
                <w:rFonts w:ascii="Calibri" w:hAnsi="Calibri" w:cs="Calibri"/>
                <w:color w:val="000000"/>
                <w:sz w:val="22"/>
              </w:rPr>
              <w:t xml:space="preserve"> exception </w:t>
            </w:r>
            <w:r w:rsidRPr="00ED7445">
              <w:rPr>
                <w:rFonts w:ascii="Calibri" w:hAnsi="Calibri" w:cs="Calibri"/>
                <w:color w:val="000000"/>
                <w:sz w:val="22"/>
              </w:rPr>
              <w:t>trả</w:t>
            </w:r>
            <w:r w:rsidRPr="00ED7445">
              <w:rPr>
                <w:rFonts w:ascii="Calibri" w:hAnsi="Calibri" w:cs="Calibri"/>
                <w:color w:val="000000"/>
                <w:sz w:val="22"/>
              </w:rPr>
              <w:t xml:space="preserve"> </w:t>
            </w:r>
            <w:r w:rsidRPr="00ED7445">
              <w:rPr>
                <w:rFonts w:ascii="Calibri" w:hAnsi="Calibri" w:cs="Calibri"/>
                <w:color w:val="000000"/>
                <w:sz w:val="22"/>
              </w:rPr>
              <w:t>về</w:t>
            </w:r>
            <w:r w:rsidRPr="00ED7445">
              <w:rPr>
                <w:rFonts w:ascii="Calibri" w:hAnsi="Calibri" w:cs="Calibri"/>
                <w:color w:val="000000"/>
                <w:sz w:val="22"/>
              </w:rPr>
              <w:t xml:space="preserve"> (DB roll back)</w:t>
            </w:r>
          </w:p>
        </w:tc>
      </w:tr>
      <w:tr w14:paraId="5DBE64A9" w14:textId="77777777" w:rsidTr="00616EC4">
        <w:tblPrEx>
          <w:tblW w:w="0" w:type="auto"/>
          <w:tblLook w:val="04A0"/>
        </w:tblPrEx>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ED7445" w:rsidP="00616EC4" w14:paraId="5F4DB906" w14:textId="77777777">
            <w:pPr>
              <w:jc w:val="both"/>
            </w:pPr>
            <w:r w:rsidRPr="00ED7445">
              <w:rPr>
                <w:rFonts w:ascii="Calibri" w:hAnsi="Calibri" w:cs="Calibri"/>
                <w:color w:val="000000"/>
                <w:sz w:val="22"/>
              </w:rPr>
              <w:t>OK</w:t>
            </w:r>
          </w:p>
          <w:p w:rsidR="009D1437" w:rsidRPr="00ED7445" w:rsidP="00616EC4" w14:paraId="43C009B3" w14:textId="77777777"/>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ED7445" w:rsidP="00616EC4" w14:paraId="3940EECC" w14:textId="77777777">
            <w:pPr>
              <w:jc w:val="both"/>
            </w:pPr>
            <w:r w:rsidRPr="00ED7445">
              <w:rPr>
                <w:rFonts w:ascii="Calibri" w:hAnsi="Calibri" w:cs="Calibri"/>
                <w:color w:val="000000"/>
                <w:sz w:val="22"/>
              </w:rPr>
              <w:t xml:space="preserve">Thành </w:t>
            </w:r>
            <w:r w:rsidRPr="00ED7445">
              <w:rPr>
                <w:rFonts w:ascii="Calibri" w:hAnsi="Calibri" w:cs="Calibri"/>
                <w:color w:val="000000"/>
                <w:sz w:val="22"/>
              </w:rPr>
              <w:t>công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ED7445" w:rsidP="00616EC4" w14:paraId="0B15C8A0" w14:textId="77777777">
            <w:pPr>
              <w:spacing w:after="240"/>
            </w:pPr>
          </w:p>
        </w:tc>
      </w:tr>
    </w:tbl>
    <w:p w:rsidR="009D1437" w:rsidRPr="00AC05BD" w:rsidP="00C35F19" w14:paraId="6C288C9F" w14:textId="77777777">
      <w:pPr>
        <w:pStyle w:val="Heading3"/>
        <w:rPr>
          <w:ins w:id="423" w:author="Comparison" w:date="2022-04-14T16:28:00Z"/>
        </w:rPr>
      </w:pPr>
      <w:bookmarkStart w:id="424" w:name="_Toc101427546"/>
      <w:bookmarkStart w:id="425" w:name="_Toc106724526"/>
      <w:r>
        <w:t>Hủy</w:t>
      </w:r>
      <w:r>
        <w:t xml:space="preserve"> dải </w:t>
      </w:r>
      <w:r>
        <w:t>số</w:t>
      </w:r>
      <w:bookmarkEnd w:id="424"/>
      <w:bookmarkEnd w:id="425"/>
    </w:p>
    <w:p w:rsidR="009D1437" w:rsidRPr="00570587" w:rsidP="009D1437" w14:paraId="6AA798CF" w14:textId="77777777">
      <w:pPr>
        <w:ind w:right="14"/>
        <w:jc w:val="both"/>
      </w:pPr>
      <w:r w:rsidRPr="00570587">
        <w:rPr>
          <w:color w:val="000000"/>
        </w:rPr>
        <w:t>URL</w:t>
      </w:r>
    </w:p>
    <w:p w:rsidR="009D1437" w:rsidRPr="00570587" w:rsidP="009D1437" w14:paraId="3A9E3084" w14:textId="77777777">
      <w:pPr>
        <w:ind w:right="14"/>
        <w:jc w:val="both"/>
      </w:pPr>
      <w:r w:rsidRPr="00570587">
        <w:rPr>
          <w:color w:val="000000"/>
        </w:rPr>
        <w:tab/>
        <w:t xml:space="preserve"> </w:t>
      </w:r>
      <w:r w:rsidRPr="00570587">
        <w:rPr>
          <w:rFonts w:ascii="Consolas" w:hAnsi="Consolas"/>
          <w:color w:val="000000"/>
          <w:sz w:val="19"/>
          <w:szCs w:val="19"/>
        </w:rPr>
        <w:t>CancelPublishInvoice</w:t>
      </w:r>
      <w:r w:rsidRPr="00570587">
        <w:rPr>
          <w:rFonts w:ascii="Consolas" w:hAnsi="Consolas"/>
          <w:color w:val="000000"/>
          <w:sz w:val="19"/>
          <w:szCs w:val="19"/>
        </w:rPr>
        <w:t>(</w:t>
      </w:r>
      <w:r w:rsidRPr="00570587">
        <w:rPr>
          <w:rFonts w:ascii="Consolas" w:hAnsi="Consolas"/>
          <w:color w:val="0000FF"/>
          <w:sz w:val="19"/>
          <w:szCs w:val="19"/>
        </w:rPr>
        <w:t>string</w:t>
      </w:r>
      <w:r w:rsidRPr="00570587">
        <w:rPr>
          <w:rFonts w:ascii="Consolas" w:hAnsi="Consolas"/>
          <w:color w:val="000000"/>
          <w:sz w:val="19"/>
          <w:szCs w:val="19"/>
        </w:rPr>
        <w:t xml:space="preserve"> Account, </w:t>
      </w:r>
      <w:r w:rsidRPr="00570587">
        <w:rPr>
          <w:rFonts w:ascii="Consolas" w:hAnsi="Consolas"/>
          <w:color w:val="0000FF"/>
          <w:sz w:val="19"/>
          <w:szCs w:val="19"/>
        </w:rPr>
        <w:t>string</w:t>
      </w:r>
      <w:r w:rsidRPr="00570587">
        <w:rPr>
          <w:rFonts w:ascii="Consolas" w:hAnsi="Consolas"/>
          <w:color w:val="000000"/>
          <w:sz w:val="19"/>
          <w:szCs w:val="19"/>
        </w:rPr>
        <w:t xml:space="preserve"> </w:t>
      </w:r>
      <w:r w:rsidRPr="00570587">
        <w:rPr>
          <w:rFonts w:ascii="Consolas" w:hAnsi="Consolas"/>
          <w:color w:val="000000"/>
          <w:sz w:val="19"/>
          <w:szCs w:val="19"/>
        </w:rPr>
        <w:t>ACpass</w:t>
      </w:r>
      <w:r w:rsidRPr="00570587">
        <w:rPr>
          <w:rFonts w:ascii="Consolas" w:hAnsi="Consolas"/>
          <w:color w:val="000000"/>
          <w:sz w:val="19"/>
          <w:szCs w:val="19"/>
        </w:rPr>
        <w:t xml:space="preserve">, </w:t>
      </w:r>
      <w:r w:rsidRPr="00570587">
        <w:rPr>
          <w:rFonts w:ascii="Consolas" w:hAnsi="Consolas"/>
          <w:color w:val="0000FF"/>
          <w:sz w:val="19"/>
          <w:szCs w:val="19"/>
        </w:rPr>
        <w:t>string</w:t>
      </w:r>
      <w:r w:rsidRPr="00570587">
        <w:rPr>
          <w:rFonts w:ascii="Consolas" w:hAnsi="Consolas"/>
          <w:color w:val="000000"/>
          <w:sz w:val="19"/>
          <w:szCs w:val="19"/>
        </w:rPr>
        <w:t xml:space="preserve"> username, </w:t>
      </w:r>
      <w:r w:rsidRPr="00570587">
        <w:rPr>
          <w:rFonts w:ascii="Consolas" w:hAnsi="Consolas"/>
          <w:color w:val="0000FF"/>
          <w:sz w:val="19"/>
          <w:szCs w:val="19"/>
        </w:rPr>
        <w:t>string</w:t>
      </w:r>
      <w:r w:rsidRPr="00570587">
        <w:rPr>
          <w:rFonts w:ascii="Consolas" w:hAnsi="Consolas"/>
          <w:color w:val="000000"/>
          <w:sz w:val="19"/>
          <w:szCs w:val="19"/>
        </w:rPr>
        <w:t xml:space="preserve"> password, </w:t>
      </w:r>
      <w:r w:rsidRPr="00570587">
        <w:rPr>
          <w:rFonts w:ascii="Consolas" w:hAnsi="Consolas"/>
          <w:color w:val="0000FF"/>
          <w:sz w:val="19"/>
          <w:szCs w:val="19"/>
        </w:rPr>
        <w:t>string</w:t>
      </w:r>
      <w:r w:rsidRPr="00570587">
        <w:rPr>
          <w:rFonts w:ascii="Consolas" w:hAnsi="Consolas"/>
          <w:color w:val="000000"/>
          <w:sz w:val="19"/>
          <w:szCs w:val="19"/>
        </w:rPr>
        <w:t xml:space="preserve"> Pattern, </w:t>
      </w:r>
      <w:r w:rsidRPr="00570587">
        <w:rPr>
          <w:rFonts w:ascii="Consolas" w:hAnsi="Consolas"/>
          <w:color w:val="0000FF"/>
          <w:sz w:val="19"/>
          <w:szCs w:val="19"/>
        </w:rPr>
        <w:t>string</w:t>
      </w:r>
      <w:r w:rsidRPr="00570587">
        <w:rPr>
          <w:rFonts w:ascii="Consolas" w:hAnsi="Consolas"/>
          <w:color w:val="000000"/>
          <w:sz w:val="19"/>
          <w:szCs w:val="19"/>
        </w:rPr>
        <w:t xml:space="preserve"> Serial)</w:t>
      </w:r>
    </w:p>
    <w:p w:rsidR="009D1437" w:rsidRPr="00570587" w:rsidP="009D1437" w14:paraId="61B80055" w14:textId="77777777">
      <w:pPr>
        <w:ind w:right="14"/>
        <w:jc w:val="both"/>
      </w:pPr>
      <w:r w:rsidRPr="00570587">
        <w:rPr>
          <w:color w:val="000000"/>
        </w:rPr>
        <w:t>DESCRIPTION</w:t>
      </w:r>
    </w:p>
    <w:p w:rsidR="009D1437" w:rsidRPr="00570587" w:rsidP="009D1437" w14:paraId="6AF1A88C" w14:textId="77777777">
      <w:pPr>
        <w:ind w:right="14"/>
        <w:jc w:val="both"/>
      </w:pPr>
      <w:r w:rsidRPr="00570587">
        <w:rPr>
          <w:color w:val="000000"/>
        </w:rPr>
        <w:tab/>
      </w:r>
      <w:r w:rsidRPr="00570587">
        <w:rPr>
          <w:color w:val="000000"/>
        </w:rPr>
        <w:t>Đây</w:t>
      </w:r>
      <w:r w:rsidRPr="00570587">
        <w:rPr>
          <w:color w:val="000000"/>
        </w:rPr>
        <w:t xml:space="preserve"> </w:t>
      </w:r>
      <w:r w:rsidRPr="00570587">
        <w:rPr>
          <w:color w:val="000000"/>
        </w:rPr>
        <w:t>là</w:t>
      </w:r>
      <w:r w:rsidRPr="00570587">
        <w:rPr>
          <w:color w:val="000000"/>
        </w:rPr>
        <w:t xml:space="preserve"> web service </w:t>
      </w:r>
      <w:r w:rsidRPr="00570587">
        <w:rPr>
          <w:color w:val="000000"/>
        </w:rPr>
        <w:t>cho</w:t>
      </w:r>
      <w:r w:rsidRPr="00570587">
        <w:rPr>
          <w:color w:val="000000"/>
        </w:rPr>
        <w:t xml:space="preserve"> </w:t>
      </w:r>
      <w:r w:rsidRPr="00570587">
        <w:rPr>
          <w:color w:val="000000"/>
        </w:rPr>
        <w:t>phép</w:t>
      </w:r>
      <w:r w:rsidRPr="00570587">
        <w:rPr>
          <w:color w:val="000000"/>
        </w:rPr>
        <w:t xml:space="preserve"> </w:t>
      </w:r>
      <w:r w:rsidRPr="00570587">
        <w:rPr>
          <w:color w:val="000000"/>
        </w:rPr>
        <w:t>huỷ</w:t>
      </w:r>
      <w:r w:rsidRPr="00570587">
        <w:rPr>
          <w:color w:val="000000"/>
        </w:rPr>
        <w:t xml:space="preserve"> </w:t>
      </w:r>
      <w:r w:rsidRPr="00570587">
        <w:rPr>
          <w:color w:val="000000"/>
        </w:rPr>
        <w:t>dải</w:t>
      </w:r>
      <w:r w:rsidRPr="00570587">
        <w:rPr>
          <w:color w:val="000000"/>
        </w:rPr>
        <w:t xml:space="preserve"> </w:t>
      </w:r>
      <w:r w:rsidRPr="00570587">
        <w:rPr>
          <w:color w:val="000000"/>
        </w:rPr>
        <w:t>số</w:t>
      </w:r>
      <w:r w:rsidRPr="00570587">
        <w:rPr>
          <w:color w:val="000000"/>
        </w:rPr>
        <w:t>.</w:t>
      </w:r>
    </w:p>
    <w:p w:rsidR="009D1437" w:rsidRPr="00570587" w:rsidP="009D1437" w14:paraId="53DC03BC" w14:textId="77777777">
      <w:pPr>
        <w:ind w:right="14"/>
        <w:jc w:val="both"/>
      </w:pPr>
      <w:r w:rsidRPr="00570587">
        <w:rPr>
          <w:color w:val="000000"/>
        </w:rPr>
        <w:t>HTTP METHOD</w:t>
      </w:r>
    </w:p>
    <w:p w:rsidR="009D1437" w:rsidRPr="00570587" w:rsidP="009D1437" w14:paraId="3A882D52" w14:textId="77777777">
      <w:pPr>
        <w:ind w:right="14"/>
        <w:jc w:val="both"/>
      </w:pPr>
      <w:r w:rsidRPr="00570587">
        <w:rPr>
          <w:color w:val="000000"/>
        </w:rPr>
        <w:tab/>
      </w:r>
      <w:r w:rsidRPr="00570587">
        <w:rPr>
          <w:color w:val="000000"/>
        </w:rPr>
        <w:tab/>
        <w:t>POST</w:t>
      </w:r>
    </w:p>
    <w:p w:rsidR="009D1437" w:rsidRPr="00570587" w:rsidP="009D1437" w14:paraId="153F7D75" w14:textId="77777777">
      <w:pPr>
        <w:ind w:right="14"/>
        <w:jc w:val="both"/>
      </w:pPr>
      <w:r w:rsidRPr="00570587">
        <w:rPr>
          <w:color w:val="000000"/>
        </w:rPr>
        <w:t>REQUEST BODY</w:t>
      </w:r>
    </w:p>
    <w:p w:rsidR="009D1437" w:rsidRPr="00570587" w:rsidP="009D1437" w14:paraId="3FBC9CBD" w14:textId="77777777">
      <w:pPr>
        <w:numPr>
          <w:ilvl w:val="0"/>
          <w:numId w:val="37"/>
        </w:numPr>
        <w:ind w:left="1080"/>
        <w:jc w:val="both"/>
        <w:textAlignment w:val="baseline"/>
        <w:rPr>
          <w:rFonts w:ascii="Calibri" w:hAnsi="Calibri" w:cs="Calibri"/>
          <w:b/>
          <w:bCs/>
          <w:color w:val="000000"/>
          <w:sz w:val="22"/>
          <w:u w:val="single"/>
        </w:rPr>
      </w:pPr>
      <w:r w:rsidRPr="00570587">
        <w:rPr>
          <w:rFonts w:ascii="Calibri" w:hAnsi="Calibri" w:cs="Calibri"/>
          <w:b/>
          <w:bCs/>
          <w:color w:val="000000"/>
          <w:sz w:val="22"/>
        </w:rPr>
        <w:t>Account/</w:t>
      </w:r>
      <w:r w:rsidRPr="00570587">
        <w:rPr>
          <w:rFonts w:ascii="Calibri" w:hAnsi="Calibri" w:cs="Calibri"/>
          <w:b/>
          <w:bCs/>
          <w:color w:val="000000"/>
          <w:sz w:val="22"/>
        </w:rPr>
        <w:t>ACPass</w:t>
      </w:r>
      <w:r w:rsidRPr="00570587">
        <w:rPr>
          <w:rFonts w:ascii="Calibri" w:hAnsi="Calibri" w:cs="Calibri"/>
          <w:b/>
          <w:bCs/>
          <w:color w:val="000000"/>
          <w:sz w:val="22"/>
        </w:rPr>
        <w:t xml:space="preserve"> :  </w:t>
      </w:r>
      <w:r w:rsidRPr="00570587">
        <w:rPr>
          <w:rFonts w:ascii="Calibri" w:hAnsi="Calibri" w:cs="Calibri"/>
          <w:color w:val="000000"/>
          <w:sz w:val="22"/>
        </w:rPr>
        <w:t xml:space="preserve">Tài </w:t>
      </w:r>
      <w:r w:rsidRPr="00570587">
        <w:rPr>
          <w:rFonts w:ascii="Calibri" w:hAnsi="Calibri" w:cs="Calibri"/>
          <w:color w:val="000000"/>
          <w:sz w:val="22"/>
        </w:rPr>
        <w:t>khoản</w:t>
      </w:r>
      <w:r w:rsidRPr="00570587">
        <w:rPr>
          <w:rFonts w:ascii="Calibri" w:hAnsi="Calibri" w:cs="Calibri"/>
          <w:color w:val="000000"/>
          <w:sz w:val="22"/>
        </w:rPr>
        <w:t xml:space="preserve"> </w:t>
      </w:r>
      <w:r w:rsidRPr="00570587">
        <w:rPr>
          <w:rFonts w:ascii="Calibri" w:hAnsi="Calibri" w:cs="Calibri"/>
          <w:color w:val="000000"/>
          <w:sz w:val="22"/>
        </w:rPr>
        <w:t>được</w:t>
      </w:r>
      <w:r w:rsidRPr="00570587">
        <w:rPr>
          <w:rFonts w:ascii="Calibri" w:hAnsi="Calibri" w:cs="Calibri"/>
          <w:color w:val="000000"/>
          <w:sz w:val="22"/>
        </w:rPr>
        <w:t xml:space="preserve"> </w:t>
      </w:r>
      <w:r w:rsidRPr="00570587">
        <w:rPr>
          <w:rFonts w:ascii="Calibri" w:hAnsi="Calibri" w:cs="Calibri"/>
          <w:color w:val="000000"/>
          <w:sz w:val="22"/>
        </w:rPr>
        <w:t>cấp</w:t>
      </w:r>
      <w:r w:rsidRPr="00570587">
        <w:rPr>
          <w:rFonts w:ascii="Calibri" w:hAnsi="Calibri" w:cs="Calibri"/>
          <w:color w:val="000000"/>
          <w:sz w:val="22"/>
        </w:rPr>
        <w:t xml:space="preserve"> </w:t>
      </w:r>
      <w:r w:rsidRPr="00570587">
        <w:rPr>
          <w:rFonts w:ascii="Calibri" w:hAnsi="Calibri" w:cs="Calibri"/>
          <w:color w:val="000000"/>
          <w:sz w:val="22"/>
        </w:rPr>
        <w:t>phát</w:t>
      </w:r>
      <w:r w:rsidRPr="00570587">
        <w:rPr>
          <w:rFonts w:ascii="Calibri" w:hAnsi="Calibri" w:cs="Calibri"/>
          <w:color w:val="000000"/>
          <w:sz w:val="22"/>
        </w:rPr>
        <w:t xml:space="preserve"> </w:t>
      </w:r>
      <w:r w:rsidRPr="00570587">
        <w:rPr>
          <w:rFonts w:ascii="Calibri" w:hAnsi="Calibri" w:cs="Calibri"/>
          <w:color w:val="000000"/>
          <w:sz w:val="22"/>
        </w:rPr>
        <w:t>cho</w:t>
      </w:r>
      <w:r w:rsidRPr="00570587">
        <w:rPr>
          <w:rFonts w:ascii="Calibri" w:hAnsi="Calibri" w:cs="Calibri"/>
          <w:color w:val="000000"/>
          <w:sz w:val="22"/>
        </w:rPr>
        <w:t xml:space="preserve"> </w:t>
      </w:r>
      <w:r w:rsidRPr="00570587">
        <w:rPr>
          <w:rFonts w:ascii="Calibri" w:hAnsi="Calibri" w:cs="Calibri"/>
          <w:color w:val="000000"/>
          <w:sz w:val="22"/>
        </w:rPr>
        <w:t>nhân</w:t>
      </w:r>
      <w:r w:rsidRPr="00570587">
        <w:rPr>
          <w:rFonts w:ascii="Calibri" w:hAnsi="Calibri" w:cs="Calibri"/>
          <w:color w:val="000000"/>
          <w:sz w:val="22"/>
        </w:rPr>
        <w:t xml:space="preserve"> </w:t>
      </w:r>
      <w:r w:rsidRPr="00570587">
        <w:rPr>
          <w:rFonts w:ascii="Calibri" w:hAnsi="Calibri" w:cs="Calibri"/>
          <w:color w:val="000000"/>
          <w:sz w:val="22"/>
        </w:rPr>
        <w:t>viên</w:t>
      </w:r>
      <w:r w:rsidRPr="00570587">
        <w:rPr>
          <w:rFonts w:ascii="Calibri" w:hAnsi="Calibri" w:cs="Calibri"/>
          <w:color w:val="000000"/>
          <w:sz w:val="22"/>
        </w:rPr>
        <w:t xml:space="preserve"> </w:t>
      </w:r>
      <w:r w:rsidRPr="00570587">
        <w:rPr>
          <w:rFonts w:ascii="Calibri" w:hAnsi="Calibri" w:cs="Calibri"/>
          <w:color w:val="000000"/>
          <w:sz w:val="22"/>
        </w:rPr>
        <w:t>gọi</w:t>
      </w:r>
      <w:r w:rsidRPr="00570587">
        <w:rPr>
          <w:rFonts w:ascii="Calibri" w:hAnsi="Calibri" w:cs="Calibri"/>
          <w:color w:val="000000"/>
          <w:sz w:val="22"/>
        </w:rPr>
        <w:t xml:space="preserve"> </w:t>
      </w:r>
      <w:r w:rsidRPr="00570587">
        <w:rPr>
          <w:rFonts w:ascii="Calibri" w:hAnsi="Calibri" w:cs="Calibri"/>
          <w:color w:val="000000"/>
          <w:sz w:val="22"/>
        </w:rPr>
        <w:t>lệnh</w:t>
      </w:r>
      <w:r w:rsidRPr="00570587">
        <w:rPr>
          <w:rFonts w:ascii="Calibri" w:hAnsi="Calibri" w:cs="Calibri"/>
          <w:color w:val="000000"/>
          <w:sz w:val="22"/>
        </w:rPr>
        <w:t xml:space="preserve"> </w:t>
      </w:r>
      <w:r w:rsidRPr="00570587">
        <w:rPr>
          <w:rFonts w:ascii="Calibri" w:hAnsi="Calibri" w:cs="Calibri"/>
          <w:color w:val="000000"/>
          <w:sz w:val="22"/>
        </w:rPr>
        <w:t>phát</w:t>
      </w:r>
      <w:r w:rsidRPr="00570587">
        <w:rPr>
          <w:rFonts w:ascii="Calibri" w:hAnsi="Calibri" w:cs="Calibri"/>
          <w:color w:val="000000"/>
          <w:sz w:val="22"/>
        </w:rPr>
        <w:t xml:space="preserve"> </w:t>
      </w:r>
      <w:r w:rsidRPr="00570587">
        <w:rPr>
          <w:rFonts w:ascii="Calibri" w:hAnsi="Calibri" w:cs="Calibri"/>
          <w:color w:val="000000"/>
          <w:sz w:val="22"/>
        </w:rPr>
        <w:t>hành</w:t>
      </w:r>
      <w:r w:rsidRPr="00570587">
        <w:rPr>
          <w:rFonts w:ascii="Calibri" w:hAnsi="Calibri" w:cs="Calibri"/>
          <w:color w:val="000000"/>
          <w:sz w:val="22"/>
        </w:rPr>
        <w:t xml:space="preserve"> </w:t>
      </w:r>
      <w:r w:rsidRPr="00570587">
        <w:rPr>
          <w:rFonts w:ascii="Calibri" w:hAnsi="Calibri" w:cs="Calibri"/>
          <w:color w:val="000000"/>
          <w:sz w:val="22"/>
        </w:rPr>
        <w:t>hóa</w:t>
      </w:r>
      <w:r w:rsidRPr="00570587">
        <w:rPr>
          <w:rFonts w:ascii="Calibri" w:hAnsi="Calibri" w:cs="Calibri"/>
          <w:color w:val="000000"/>
          <w:sz w:val="22"/>
        </w:rPr>
        <w:t xml:space="preserve"> </w:t>
      </w:r>
      <w:r w:rsidRPr="00570587">
        <w:rPr>
          <w:rFonts w:ascii="Calibri" w:hAnsi="Calibri" w:cs="Calibri"/>
          <w:color w:val="000000"/>
          <w:sz w:val="22"/>
        </w:rPr>
        <w:t>đơn</w:t>
      </w:r>
    </w:p>
    <w:p w:rsidR="009D1437" w:rsidRPr="00570587" w:rsidP="009D1437" w14:paraId="41D5D115" w14:textId="77777777">
      <w:pPr>
        <w:numPr>
          <w:ilvl w:val="0"/>
          <w:numId w:val="38"/>
        </w:numPr>
        <w:ind w:left="1080"/>
        <w:jc w:val="both"/>
        <w:textAlignment w:val="baseline"/>
        <w:rPr>
          <w:rFonts w:ascii="Calibri" w:hAnsi="Calibri" w:cs="Calibri"/>
          <w:b/>
          <w:bCs/>
          <w:color w:val="000000"/>
          <w:sz w:val="22"/>
          <w:u w:val="single"/>
        </w:rPr>
      </w:pPr>
      <w:r w:rsidRPr="00570587">
        <w:rPr>
          <w:rFonts w:ascii="Calibri" w:hAnsi="Calibri" w:cs="Calibri"/>
          <w:b/>
          <w:bCs/>
          <w:color w:val="000000"/>
          <w:sz w:val="22"/>
        </w:rPr>
        <w:t>Username/pass</w:t>
      </w:r>
      <w:r w:rsidRPr="00570587">
        <w:rPr>
          <w:rFonts w:ascii="Calibri" w:hAnsi="Calibri" w:cs="Calibri"/>
          <w:color w:val="000000"/>
          <w:sz w:val="22"/>
        </w:rPr>
        <w:t xml:space="preserve">: Tài </w:t>
      </w:r>
      <w:r w:rsidRPr="00570587">
        <w:rPr>
          <w:rFonts w:ascii="Calibri" w:hAnsi="Calibri" w:cs="Calibri"/>
          <w:color w:val="000000"/>
          <w:sz w:val="22"/>
        </w:rPr>
        <w:t>khoản</w:t>
      </w:r>
      <w:r w:rsidRPr="00570587">
        <w:rPr>
          <w:rFonts w:ascii="Calibri" w:hAnsi="Calibri" w:cs="Calibri"/>
          <w:color w:val="000000"/>
          <w:sz w:val="22"/>
        </w:rPr>
        <w:t xml:space="preserve"> </w:t>
      </w:r>
      <w:r w:rsidRPr="00570587">
        <w:rPr>
          <w:rFonts w:ascii="Calibri" w:hAnsi="Calibri" w:cs="Calibri"/>
          <w:color w:val="000000"/>
          <w:sz w:val="22"/>
        </w:rPr>
        <w:t>được</w:t>
      </w:r>
      <w:r w:rsidRPr="00570587">
        <w:rPr>
          <w:rFonts w:ascii="Calibri" w:hAnsi="Calibri" w:cs="Calibri"/>
          <w:color w:val="000000"/>
          <w:sz w:val="22"/>
        </w:rPr>
        <w:t xml:space="preserve"> </w:t>
      </w:r>
      <w:r w:rsidRPr="00570587">
        <w:rPr>
          <w:rFonts w:ascii="Calibri" w:hAnsi="Calibri" w:cs="Calibri"/>
          <w:color w:val="000000"/>
          <w:sz w:val="22"/>
        </w:rPr>
        <w:t>cấp</w:t>
      </w:r>
      <w:r w:rsidRPr="00570587">
        <w:rPr>
          <w:rFonts w:ascii="Calibri" w:hAnsi="Calibri" w:cs="Calibri"/>
          <w:color w:val="000000"/>
          <w:sz w:val="22"/>
        </w:rPr>
        <w:t xml:space="preserve"> </w:t>
      </w:r>
      <w:r w:rsidRPr="00570587">
        <w:rPr>
          <w:rFonts w:ascii="Calibri" w:hAnsi="Calibri" w:cs="Calibri"/>
          <w:color w:val="000000"/>
          <w:sz w:val="22"/>
        </w:rPr>
        <w:t>phát</w:t>
      </w:r>
      <w:r w:rsidRPr="00570587">
        <w:rPr>
          <w:rFonts w:ascii="Calibri" w:hAnsi="Calibri" w:cs="Calibri"/>
          <w:color w:val="000000"/>
          <w:sz w:val="22"/>
        </w:rPr>
        <w:t xml:space="preserve"> </w:t>
      </w:r>
      <w:r w:rsidRPr="00570587">
        <w:rPr>
          <w:rFonts w:ascii="Calibri" w:hAnsi="Calibri" w:cs="Calibri"/>
          <w:color w:val="000000"/>
          <w:sz w:val="22"/>
        </w:rPr>
        <w:t>cho</w:t>
      </w:r>
      <w:r w:rsidRPr="00570587">
        <w:rPr>
          <w:rFonts w:ascii="Calibri" w:hAnsi="Calibri" w:cs="Calibri"/>
          <w:color w:val="000000"/>
          <w:sz w:val="22"/>
        </w:rPr>
        <w:t xml:space="preserve"> </w:t>
      </w:r>
      <w:r w:rsidRPr="00570587">
        <w:rPr>
          <w:rFonts w:ascii="Calibri" w:hAnsi="Calibri" w:cs="Calibri"/>
          <w:color w:val="000000"/>
          <w:sz w:val="22"/>
        </w:rPr>
        <w:t>khách</w:t>
      </w:r>
      <w:r w:rsidRPr="00570587">
        <w:rPr>
          <w:rFonts w:ascii="Calibri" w:hAnsi="Calibri" w:cs="Calibri"/>
          <w:color w:val="000000"/>
          <w:sz w:val="22"/>
        </w:rPr>
        <w:t xml:space="preserve"> </w:t>
      </w:r>
      <w:r w:rsidRPr="00570587">
        <w:rPr>
          <w:rFonts w:ascii="Calibri" w:hAnsi="Calibri" w:cs="Calibri"/>
          <w:color w:val="000000"/>
          <w:sz w:val="22"/>
        </w:rPr>
        <w:t>hàng</w:t>
      </w:r>
      <w:r w:rsidRPr="00570587">
        <w:rPr>
          <w:rFonts w:ascii="Calibri" w:hAnsi="Calibri" w:cs="Calibri"/>
          <w:color w:val="000000"/>
          <w:sz w:val="22"/>
        </w:rPr>
        <w:t xml:space="preserve"> </w:t>
      </w:r>
      <w:r w:rsidRPr="00570587">
        <w:rPr>
          <w:rFonts w:ascii="Calibri" w:hAnsi="Calibri" w:cs="Calibri"/>
          <w:color w:val="000000"/>
          <w:sz w:val="22"/>
        </w:rPr>
        <w:t>để</w:t>
      </w:r>
      <w:r w:rsidRPr="00570587">
        <w:rPr>
          <w:rFonts w:ascii="Calibri" w:hAnsi="Calibri" w:cs="Calibri"/>
          <w:color w:val="000000"/>
          <w:sz w:val="22"/>
        </w:rPr>
        <w:t xml:space="preserve"> </w:t>
      </w:r>
      <w:r w:rsidRPr="00570587">
        <w:rPr>
          <w:rFonts w:ascii="Calibri" w:hAnsi="Calibri" w:cs="Calibri"/>
          <w:color w:val="000000"/>
          <w:sz w:val="22"/>
        </w:rPr>
        <w:t>gọi</w:t>
      </w:r>
      <w:r w:rsidRPr="00570587">
        <w:rPr>
          <w:rFonts w:ascii="Calibri" w:hAnsi="Calibri" w:cs="Calibri"/>
          <w:color w:val="000000"/>
          <w:sz w:val="22"/>
        </w:rPr>
        <w:t xml:space="preserve"> </w:t>
      </w:r>
      <w:r w:rsidRPr="00570587">
        <w:rPr>
          <w:rFonts w:ascii="Calibri" w:hAnsi="Calibri" w:cs="Calibri"/>
          <w:color w:val="000000"/>
          <w:sz w:val="22"/>
        </w:rPr>
        <w:t>đến</w:t>
      </w:r>
      <w:r w:rsidRPr="00570587">
        <w:rPr>
          <w:rFonts w:ascii="Calibri" w:hAnsi="Calibri" w:cs="Calibri"/>
          <w:color w:val="000000"/>
          <w:sz w:val="22"/>
        </w:rPr>
        <w:t xml:space="preserve"> webservice ( </w:t>
      </w:r>
      <w:r w:rsidRPr="00570587">
        <w:rPr>
          <w:rFonts w:ascii="Calibri" w:hAnsi="Calibri" w:cs="Calibri"/>
          <w:color w:val="000000"/>
          <w:sz w:val="22"/>
        </w:rPr>
        <w:t>tài</w:t>
      </w:r>
      <w:r w:rsidRPr="00570587">
        <w:rPr>
          <w:rFonts w:ascii="Calibri" w:hAnsi="Calibri" w:cs="Calibri"/>
          <w:color w:val="000000"/>
          <w:sz w:val="22"/>
        </w:rPr>
        <w:t xml:space="preserve"> </w:t>
      </w:r>
      <w:r w:rsidRPr="00570587">
        <w:rPr>
          <w:rFonts w:ascii="Calibri" w:hAnsi="Calibri" w:cs="Calibri"/>
          <w:color w:val="000000"/>
          <w:sz w:val="22"/>
        </w:rPr>
        <w:t>khoản</w:t>
      </w:r>
      <w:r w:rsidRPr="00570587">
        <w:rPr>
          <w:rFonts w:ascii="Calibri" w:hAnsi="Calibri" w:cs="Calibri"/>
          <w:color w:val="000000"/>
          <w:sz w:val="22"/>
        </w:rPr>
        <w:t xml:space="preserve"> </w:t>
      </w:r>
      <w:r w:rsidRPr="00570587">
        <w:rPr>
          <w:rFonts w:ascii="Calibri" w:hAnsi="Calibri" w:cs="Calibri"/>
          <w:color w:val="000000"/>
          <w:sz w:val="22"/>
        </w:rPr>
        <w:t>có</w:t>
      </w:r>
      <w:r w:rsidRPr="00570587">
        <w:rPr>
          <w:rFonts w:ascii="Calibri" w:hAnsi="Calibri" w:cs="Calibri"/>
          <w:color w:val="000000"/>
          <w:sz w:val="22"/>
        </w:rPr>
        <w:t xml:space="preserve"> </w:t>
      </w:r>
      <w:r w:rsidRPr="00570587">
        <w:rPr>
          <w:rFonts w:ascii="Calibri" w:hAnsi="Calibri" w:cs="Calibri"/>
          <w:color w:val="000000"/>
          <w:sz w:val="22"/>
        </w:rPr>
        <w:t>quyền</w:t>
      </w:r>
      <w:r w:rsidRPr="00570587">
        <w:rPr>
          <w:rFonts w:ascii="Calibri" w:hAnsi="Calibri" w:cs="Calibri"/>
          <w:color w:val="000000"/>
          <w:sz w:val="22"/>
        </w:rPr>
        <w:t xml:space="preserve"> </w:t>
      </w:r>
      <w:r w:rsidRPr="00570587">
        <w:rPr>
          <w:rFonts w:ascii="Calibri" w:hAnsi="Calibri" w:cs="Calibri"/>
          <w:color w:val="000000"/>
          <w:sz w:val="22"/>
        </w:rPr>
        <w:t>ServiceRole</w:t>
      </w:r>
      <w:r w:rsidRPr="00570587">
        <w:rPr>
          <w:rFonts w:ascii="Calibri" w:hAnsi="Calibri" w:cs="Calibri"/>
          <w:color w:val="000000"/>
          <w:sz w:val="22"/>
        </w:rPr>
        <w:t xml:space="preserve"> </w:t>
      </w:r>
      <w:r w:rsidRPr="00570587">
        <w:rPr>
          <w:rFonts w:ascii="Calibri" w:hAnsi="Calibri" w:cs="Calibri"/>
          <w:color w:val="000000"/>
          <w:sz w:val="22"/>
        </w:rPr>
        <w:t>trong</w:t>
      </w:r>
      <w:r w:rsidRPr="00570587">
        <w:rPr>
          <w:rFonts w:ascii="Calibri" w:hAnsi="Calibri" w:cs="Calibri"/>
          <w:color w:val="000000"/>
          <w:sz w:val="22"/>
        </w:rPr>
        <w:t xml:space="preserve"> </w:t>
      </w:r>
      <w:r w:rsidRPr="00570587">
        <w:rPr>
          <w:rFonts w:ascii="Calibri" w:hAnsi="Calibri" w:cs="Calibri"/>
          <w:color w:val="000000"/>
          <w:sz w:val="22"/>
        </w:rPr>
        <w:t>hệ</w:t>
      </w:r>
      <w:r w:rsidRPr="00570587">
        <w:rPr>
          <w:rFonts w:ascii="Calibri" w:hAnsi="Calibri" w:cs="Calibri"/>
          <w:color w:val="000000"/>
          <w:sz w:val="22"/>
        </w:rPr>
        <w:t xml:space="preserve"> </w:t>
      </w:r>
      <w:r w:rsidRPr="00570587">
        <w:rPr>
          <w:rFonts w:ascii="Calibri" w:hAnsi="Calibri" w:cs="Calibri"/>
          <w:color w:val="000000"/>
          <w:sz w:val="22"/>
        </w:rPr>
        <w:t>thống</w:t>
      </w:r>
      <w:r w:rsidRPr="00570587">
        <w:rPr>
          <w:rFonts w:ascii="Calibri" w:hAnsi="Calibri" w:cs="Calibri"/>
          <w:color w:val="000000"/>
          <w:sz w:val="22"/>
        </w:rPr>
        <w:t>).</w:t>
      </w:r>
    </w:p>
    <w:p w:rsidR="009D1437" w:rsidRPr="00570587" w:rsidP="009D1437" w14:paraId="42C2E4FA" w14:textId="77777777">
      <w:pPr>
        <w:numPr>
          <w:ilvl w:val="0"/>
          <w:numId w:val="38"/>
        </w:numPr>
        <w:ind w:left="1080"/>
        <w:jc w:val="both"/>
        <w:textAlignment w:val="baseline"/>
        <w:rPr>
          <w:rFonts w:ascii="Calibri" w:hAnsi="Calibri" w:cs="Calibri"/>
          <w:b/>
          <w:bCs/>
          <w:color w:val="000000"/>
          <w:sz w:val="22"/>
          <w:u w:val="single"/>
        </w:rPr>
      </w:pPr>
      <w:r w:rsidRPr="00570587">
        <w:rPr>
          <w:rFonts w:ascii="Calibri" w:hAnsi="Calibri" w:cs="Calibri"/>
          <w:b/>
          <w:bCs/>
          <w:color w:val="000000"/>
          <w:sz w:val="22"/>
        </w:rPr>
        <w:t>Pattern</w:t>
      </w:r>
      <w:r w:rsidRPr="00570587">
        <w:rPr>
          <w:rFonts w:ascii="Calibri" w:hAnsi="Calibri" w:cs="Calibri"/>
          <w:color w:val="000000"/>
          <w:sz w:val="22"/>
        </w:rPr>
        <w:t xml:space="preserve">: </w:t>
      </w:r>
      <w:r w:rsidRPr="00570587">
        <w:rPr>
          <w:rFonts w:ascii="Calibri" w:hAnsi="Calibri" w:cs="Calibri"/>
          <w:color w:val="000000"/>
          <w:sz w:val="22"/>
        </w:rPr>
        <w:t>Mẫu</w:t>
      </w:r>
      <w:r w:rsidRPr="00570587">
        <w:rPr>
          <w:rFonts w:ascii="Calibri" w:hAnsi="Calibri" w:cs="Calibri"/>
          <w:color w:val="000000"/>
          <w:sz w:val="22"/>
        </w:rPr>
        <w:t xml:space="preserve"> </w:t>
      </w:r>
      <w:r w:rsidRPr="00570587">
        <w:rPr>
          <w:rFonts w:ascii="Calibri" w:hAnsi="Calibri" w:cs="Calibri"/>
          <w:color w:val="000000"/>
          <w:sz w:val="22"/>
        </w:rPr>
        <w:t>số</w:t>
      </w:r>
    </w:p>
    <w:p w:rsidR="009D1437" w:rsidRPr="00570587" w:rsidP="009D1437" w14:paraId="49D71633" w14:textId="77777777">
      <w:pPr>
        <w:numPr>
          <w:ilvl w:val="0"/>
          <w:numId w:val="38"/>
        </w:numPr>
        <w:ind w:left="1080"/>
        <w:jc w:val="both"/>
        <w:textAlignment w:val="baseline"/>
        <w:rPr>
          <w:rFonts w:ascii="Arial" w:hAnsi="Arial" w:cs="Arial"/>
          <w:color w:val="000000"/>
          <w:sz w:val="22"/>
        </w:rPr>
      </w:pPr>
      <w:r w:rsidRPr="00570587">
        <w:rPr>
          <w:rFonts w:ascii="Calibri" w:hAnsi="Calibri" w:cs="Calibri"/>
          <w:b/>
          <w:bCs/>
          <w:color w:val="000000"/>
          <w:sz w:val="22"/>
        </w:rPr>
        <w:t>Serial</w:t>
      </w:r>
      <w:r w:rsidRPr="00570587">
        <w:rPr>
          <w:rFonts w:ascii="Calibri" w:hAnsi="Calibri" w:cs="Calibri"/>
          <w:color w:val="000000"/>
          <w:sz w:val="22"/>
        </w:rPr>
        <w:t xml:space="preserve">: </w:t>
      </w:r>
      <w:r w:rsidRPr="00570587">
        <w:rPr>
          <w:rFonts w:ascii="Calibri" w:hAnsi="Calibri" w:cs="Calibri"/>
          <w:color w:val="000000"/>
          <w:sz w:val="22"/>
        </w:rPr>
        <w:t>Kí</w:t>
      </w:r>
      <w:r w:rsidRPr="00570587">
        <w:rPr>
          <w:rFonts w:ascii="Calibri" w:hAnsi="Calibri" w:cs="Calibri"/>
          <w:color w:val="000000"/>
          <w:sz w:val="22"/>
        </w:rPr>
        <w:t xml:space="preserve"> </w:t>
      </w:r>
      <w:r w:rsidRPr="00570587">
        <w:rPr>
          <w:rFonts w:ascii="Calibri" w:hAnsi="Calibri" w:cs="Calibri"/>
          <w:color w:val="000000"/>
          <w:sz w:val="22"/>
        </w:rPr>
        <w:t>hiệu</w:t>
      </w:r>
    </w:p>
    <w:p w:rsidR="009D1437" w:rsidRPr="00570587" w:rsidP="009D1437" w14:paraId="5B7B7206" w14:textId="77777777">
      <w:pPr>
        <w:jc w:val="both"/>
      </w:pPr>
      <w:r w:rsidRPr="00570587">
        <w:rPr>
          <w:rFonts w:ascii="Calibri" w:hAnsi="Calibri" w:cs="Calibri"/>
          <w:color w:val="000000"/>
          <w:sz w:val="22"/>
        </w:rPr>
        <w:t>RETURNS</w:t>
      </w:r>
    </w:p>
    <w:p w:rsidR="009D1437" w:rsidRPr="00570587" w:rsidP="009D1437" w14:paraId="29D245AB" w14:textId="77777777">
      <w:pPr>
        <w:ind w:right="14"/>
        <w:jc w:val="both"/>
      </w:pPr>
      <w:r w:rsidRPr="00570587">
        <w:rPr>
          <w:color w:val="000000"/>
        </w:rPr>
        <w:tab/>
      </w:r>
    </w:p>
    <w:tbl>
      <w:tblPr>
        <w:tblW w:w="0" w:type="auto"/>
        <w:tblCellMar>
          <w:top w:w="15" w:type="dxa"/>
          <w:left w:w="15" w:type="dxa"/>
          <w:bottom w:w="15" w:type="dxa"/>
          <w:right w:w="15" w:type="dxa"/>
        </w:tblCellMar>
        <w:tblLook w:val="04A0"/>
      </w:tblPr>
      <w:tblGrid>
        <w:gridCol w:w="1496"/>
        <w:gridCol w:w="4059"/>
        <w:gridCol w:w="3795"/>
      </w:tblGrid>
      <w:tr w14:paraId="1CC725F2" w14:textId="77777777" w:rsidTr="00616EC4">
        <w:tblPrEx>
          <w:tblW w:w="0" w:type="auto"/>
          <w:tblLook w:val="04A0"/>
        </w:tblPrEx>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rsidR="009D1437" w:rsidRPr="00570587" w:rsidP="00616EC4" w14:paraId="02C783C5" w14:textId="77777777">
            <w:pPr>
              <w:ind w:left="720"/>
            </w:pPr>
            <w:r w:rsidRPr="00570587">
              <w:rPr>
                <w:rFonts w:ascii="Calibri" w:hAnsi="Calibri" w:cs="Calibri"/>
                <w:color w:val="000000"/>
                <w:sz w:val="22"/>
              </w:rPr>
              <w:t>Kết</w:t>
            </w:r>
            <w:r w:rsidRPr="00570587">
              <w:rPr>
                <w:rFonts w:ascii="Calibri" w:hAnsi="Calibri" w:cs="Calibri"/>
                <w:color w:val="000000"/>
                <w:sz w:val="22"/>
              </w:rPr>
              <w:t xml:space="preserve"> </w:t>
            </w:r>
            <w:r w:rsidRPr="00570587">
              <w:rPr>
                <w:rFonts w:ascii="Calibri" w:hAnsi="Calibri" w:cs="Calibri"/>
                <w:color w:val="000000"/>
                <w:sz w:val="22"/>
              </w:rPr>
              <w:t>quả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rsidR="009D1437" w:rsidRPr="00570587" w:rsidP="00616EC4" w14:paraId="3B16DD74" w14:textId="77777777">
            <w:pPr>
              <w:ind w:left="720"/>
            </w:pPr>
            <w:r w:rsidRPr="00570587">
              <w:rPr>
                <w:rFonts w:ascii="Calibri" w:hAnsi="Calibri" w:cs="Calibri"/>
                <w:color w:val="000000"/>
                <w:sz w:val="22"/>
              </w:rPr>
              <w:t>Mô</w:t>
            </w:r>
            <w:r w:rsidRPr="00570587">
              <w:rPr>
                <w:rFonts w:ascii="Calibri" w:hAnsi="Calibri" w:cs="Calibri"/>
                <w:color w:val="000000"/>
                <w:sz w:val="22"/>
              </w:rPr>
              <w:t xml:space="preserve"> </w:t>
            </w:r>
            <w:r w:rsidRPr="00570587">
              <w:rPr>
                <w:rFonts w:ascii="Calibri" w:hAnsi="Calibri" w:cs="Calibri"/>
                <w:color w:val="000000"/>
                <w:sz w:val="22"/>
              </w:rPr>
              <w:t>tả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rsidR="009D1437" w:rsidRPr="00570587" w:rsidP="00616EC4" w14:paraId="773A9085" w14:textId="77777777">
            <w:pPr>
              <w:ind w:left="720"/>
            </w:pPr>
            <w:r w:rsidRPr="00570587">
              <w:rPr>
                <w:rFonts w:ascii="Calibri" w:hAnsi="Calibri" w:cs="Calibri"/>
                <w:color w:val="000000"/>
                <w:sz w:val="22"/>
              </w:rPr>
              <w:t>Ghi</w:t>
            </w:r>
            <w:r w:rsidRPr="00570587">
              <w:rPr>
                <w:rFonts w:ascii="Calibri" w:hAnsi="Calibri" w:cs="Calibri"/>
                <w:color w:val="000000"/>
                <w:sz w:val="22"/>
              </w:rPr>
              <w:t xml:space="preserve"> </w:t>
            </w:r>
            <w:r w:rsidRPr="00570587">
              <w:rPr>
                <w:rFonts w:ascii="Calibri" w:hAnsi="Calibri" w:cs="Calibri"/>
                <w:color w:val="000000"/>
                <w:sz w:val="22"/>
              </w:rPr>
              <w:t>chú</w:t>
            </w:r>
          </w:p>
        </w:tc>
      </w:tr>
      <w:tr w14:paraId="597E3B87" w14:textId="77777777" w:rsidTr="00616EC4">
        <w:tblPrEx>
          <w:tblW w:w="0" w:type="auto"/>
          <w:tblLook w:val="04A0"/>
        </w:tblPrEx>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570587" w:rsidP="00616EC4" w14:paraId="1F07707C" w14:textId="77777777">
            <w:pPr>
              <w:jc w:val="both"/>
            </w:pPr>
            <w:r w:rsidRPr="00570587">
              <w:rPr>
                <w:rFonts w:ascii="Calibri" w:hAnsi="Calibri" w:cs="Calibri"/>
                <w:color w:val="000000"/>
                <w:sz w:val="22"/>
              </w:rPr>
              <w:t>ERR:1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570587" w:rsidP="00616EC4" w14:paraId="7B730808" w14:textId="77777777">
            <w:pPr>
              <w:jc w:val="both"/>
            </w:pPr>
            <w:r w:rsidRPr="00570587">
              <w:rPr>
                <w:rFonts w:ascii="Calibri" w:hAnsi="Calibri" w:cs="Calibri"/>
                <w:color w:val="000000"/>
                <w:sz w:val="22"/>
              </w:rPr>
              <w:t xml:space="preserve">Tài </w:t>
            </w:r>
            <w:r w:rsidRPr="00570587">
              <w:rPr>
                <w:rFonts w:ascii="Calibri" w:hAnsi="Calibri" w:cs="Calibri"/>
                <w:color w:val="000000"/>
                <w:sz w:val="22"/>
              </w:rPr>
              <w:t>khoản</w:t>
            </w:r>
            <w:r w:rsidRPr="00570587">
              <w:rPr>
                <w:rFonts w:ascii="Calibri" w:hAnsi="Calibri" w:cs="Calibri"/>
                <w:color w:val="000000"/>
                <w:sz w:val="22"/>
              </w:rPr>
              <w:t xml:space="preserve"> </w:t>
            </w:r>
            <w:r w:rsidRPr="00570587">
              <w:rPr>
                <w:rFonts w:ascii="Calibri" w:hAnsi="Calibri" w:cs="Calibri"/>
                <w:color w:val="000000"/>
                <w:sz w:val="22"/>
              </w:rPr>
              <w:t>đăng</w:t>
            </w:r>
            <w:r w:rsidRPr="00570587">
              <w:rPr>
                <w:rFonts w:ascii="Calibri" w:hAnsi="Calibri" w:cs="Calibri"/>
                <w:color w:val="000000"/>
                <w:sz w:val="22"/>
              </w:rPr>
              <w:t xml:space="preserve"> </w:t>
            </w:r>
            <w:r w:rsidRPr="00570587">
              <w:rPr>
                <w:rFonts w:ascii="Calibri" w:hAnsi="Calibri" w:cs="Calibri"/>
                <w:color w:val="000000"/>
                <w:sz w:val="22"/>
              </w:rPr>
              <w:t>nhập</w:t>
            </w:r>
            <w:r w:rsidRPr="00570587">
              <w:rPr>
                <w:rFonts w:ascii="Calibri" w:hAnsi="Calibri" w:cs="Calibri"/>
                <w:color w:val="000000"/>
                <w:sz w:val="22"/>
              </w:rPr>
              <w:t xml:space="preserve"> </w:t>
            </w:r>
            <w:r w:rsidRPr="00570587">
              <w:rPr>
                <w:rFonts w:ascii="Calibri" w:hAnsi="Calibri" w:cs="Calibri"/>
                <w:color w:val="000000"/>
                <w:sz w:val="22"/>
              </w:rPr>
              <w:t>sai</w:t>
            </w:r>
            <w:r w:rsidRPr="00570587">
              <w:rPr>
                <w:rFonts w:ascii="Calibri" w:hAnsi="Calibri" w:cs="Calibri"/>
                <w:color w:val="000000"/>
                <w:sz w:val="22"/>
              </w:rPr>
              <w:t xml:space="preserve"> </w:t>
            </w:r>
            <w:r w:rsidRPr="00570587">
              <w:rPr>
                <w:rFonts w:ascii="Calibri" w:hAnsi="Calibri" w:cs="Calibri"/>
                <w:color w:val="000000"/>
                <w:sz w:val="22"/>
              </w:rPr>
              <w:t>hoặc</w:t>
            </w:r>
            <w:r w:rsidRPr="00570587">
              <w:rPr>
                <w:rFonts w:ascii="Calibri" w:hAnsi="Calibri" w:cs="Calibri"/>
                <w:color w:val="000000"/>
                <w:sz w:val="22"/>
              </w:rPr>
              <w:t xml:space="preserve"> </w:t>
            </w:r>
            <w:r w:rsidRPr="00570587">
              <w:rPr>
                <w:rFonts w:ascii="Calibri" w:hAnsi="Calibri" w:cs="Calibri"/>
                <w:color w:val="000000"/>
                <w:sz w:val="22"/>
              </w:rPr>
              <w:t>không</w:t>
            </w:r>
            <w:r w:rsidRPr="00570587">
              <w:rPr>
                <w:rFonts w:ascii="Calibri" w:hAnsi="Calibri" w:cs="Calibri"/>
                <w:color w:val="000000"/>
                <w:sz w:val="22"/>
              </w:rPr>
              <w:t xml:space="preserve"> </w:t>
            </w:r>
            <w:r w:rsidRPr="00570587">
              <w:rPr>
                <w:rFonts w:ascii="Calibri" w:hAnsi="Calibri" w:cs="Calibri"/>
                <w:color w:val="000000"/>
                <w:sz w:val="22"/>
              </w:rPr>
              <w:t>có</w:t>
            </w:r>
            <w:r w:rsidRPr="00570587">
              <w:rPr>
                <w:rFonts w:ascii="Calibri" w:hAnsi="Calibri" w:cs="Calibri"/>
                <w:color w:val="000000"/>
                <w:sz w:val="22"/>
              </w:rPr>
              <w:t xml:space="preserve"> </w:t>
            </w:r>
            <w:r w:rsidRPr="00570587">
              <w:rPr>
                <w:rFonts w:ascii="Calibri" w:hAnsi="Calibri" w:cs="Calibri"/>
                <w:color w:val="000000"/>
                <w:sz w:val="22"/>
              </w:rPr>
              <w:t>quyền</w:t>
            </w:r>
            <w:r w:rsidRPr="00570587">
              <w:rPr>
                <w:rFonts w:ascii="Calibri" w:hAnsi="Calibri" w:cs="Calibri"/>
                <w:color w:val="000000"/>
                <w:sz w:val="22"/>
              </w:rPr>
              <w:t xml:space="preserve"> </w:t>
            </w:r>
            <w:r w:rsidRPr="00570587">
              <w:rPr>
                <w:rFonts w:ascii="Calibri" w:hAnsi="Calibri" w:cs="Calibri"/>
                <w:color w:val="000000"/>
                <w:sz w:val="22"/>
              </w:rPr>
              <w:t>thêm</w:t>
            </w:r>
            <w:r w:rsidRPr="00570587">
              <w:rPr>
                <w:rFonts w:ascii="Calibri" w:hAnsi="Calibri" w:cs="Calibri"/>
                <w:color w:val="000000"/>
                <w:sz w:val="22"/>
              </w:rPr>
              <w:t xml:space="preserve"> </w:t>
            </w:r>
            <w:r w:rsidRPr="00570587">
              <w:rPr>
                <w:rFonts w:ascii="Calibri" w:hAnsi="Calibri" w:cs="Calibri"/>
                <w:color w:val="000000"/>
                <w:sz w:val="22"/>
              </w:rPr>
              <w:t>khách</w:t>
            </w:r>
            <w:r w:rsidRPr="00570587">
              <w:rPr>
                <w:rFonts w:ascii="Calibri" w:hAnsi="Calibri" w:cs="Calibri"/>
                <w:color w:val="000000"/>
                <w:sz w:val="22"/>
              </w:rPr>
              <w:t xml:space="preserve"> </w:t>
            </w:r>
            <w:r w:rsidRPr="00570587">
              <w:rPr>
                <w:rFonts w:ascii="Calibri" w:hAnsi="Calibri" w:cs="Calibri"/>
                <w:color w:val="000000"/>
                <w:sz w:val="22"/>
              </w:rPr>
              <w:t>hàng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570587" w:rsidP="00616EC4" w14:paraId="07080396" w14:textId="77777777"/>
        </w:tc>
      </w:tr>
      <w:tr w14:paraId="28230063" w14:textId="77777777" w:rsidTr="00616EC4">
        <w:tblPrEx>
          <w:tblW w:w="0" w:type="auto"/>
          <w:tblLook w:val="04A0"/>
        </w:tblPrEx>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570587" w:rsidP="00616EC4" w14:paraId="5ABE800F" w14:textId="77777777">
            <w:pPr>
              <w:jc w:val="both"/>
            </w:pPr>
            <w:r w:rsidRPr="00570587">
              <w:rPr>
                <w:rFonts w:ascii="Calibri" w:hAnsi="Calibri" w:cs="Calibri"/>
                <w:color w:val="000000"/>
                <w:sz w:val="22"/>
              </w:rPr>
              <w:t>ERR:5</w:t>
            </w:r>
          </w:p>
          <w:p w:rsidR="009D1437" w:rsidRPr="00570587" w:rsidP="00616EC4" w14:paraId="5943AD5E" w14:textId="77777777"/>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570587" w:rsidP="00616EC4" w14:paraId="145EDAE6" w14:textId="77777777">
            <w:pPr>
              <w:jc w:val="both"/>
            </w:pPr>
            <w:r w:rsidRPr="00570587">
              <w:rPr>
                <w:rFonts w:ascii="Calibri" w:hAnsi="Calibri" w:cs="Calibri"/>
                <w:color w:val="000000"/>
                <w:sz w:val="22"/>
              </w:rPr>
              <w:t>Có</w:t>
            </w:r>
            <w:r w:rsidRPr="00570587">
              <w:rPr>
                <w:rFonts w:ascii="Calibri" w:hAnsi="Calibri" w:cs="Calibri"/>
                <w:color w:val="000000"/>
                <w:sz w:val="22"/>
              </w:rPr>
              <w:t xml:space="preserve"> </w:t>
            </w:r>
            <w:r w:rsidRPr="00570587">
              <w:rPr>
                <w:rFonts w:ascii="Calibri" w:hAnsi="Calibri" w:cs="Calibri"/>
                <w:color w:val="000000"/>
                <w:sz w:val="22"/>
              </w:rPr>
              <w:t>lỗi</w:t>
            </w:r>
            <w:r w:rsidRPr="00570587">
              <w:rPr>
                <w:rFonts w:ascii="Calibri" w:hAnsi="Calibri" w:cs="Calibri"/>
                <w:color w:val="000000"/>
                <w:sz w:val="22"/>
              </w:rPr>
              <w:t xml:space="preserve"> </w:t>
            </w:r>
            <w:r w:rsidRPr="00570587">
              <w:rPr>
                <w:rFonts w:ascii="Calibri" w:hAnsi="Calibri" w:cs="Calibri"/>
                <w:color w:val="000000"/>
                <w:sz w:val="22"/>
              </w:rPr>
              <w:t>xảy</w:t>
            </w:r>
            <w:r w:rsidRPr="00570587">
              <w:rPr>
                <w:rFonts w:ascii="Calibri" w:hAnsi="Calibri" w:cs="Calibri"/>
                <w:color w:val="000000"/>
                <w:sz w:val="22"/>
              </w:rPr>
              <w:t xml:space="preserve"> </w:t>
            </w:r>
            <w:r w:rsidRPr="00570587">
              <w:rPr>
                <w:rFonts w:ascii="Calibri" w:hAnsi="Calibri" w:cs="Calibri"/>
                <w:color w:val="000000"/>
                <w:sz w:val="22"/>
              </w:rPr>
              <w:t>ra</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570587" w:rsidP="00616EC4" w14:paraId="160064AD" w14:textId="77777777">
            <w:pPr>
              <w:jc w:val="both"/>
            </w:pPr>
            <w:r w:rsidRPr="00570587">
              <w:rPr>
                <w:rFonts w:ascii="Calibri" w:hAnsi="Calibri" w:cs="Calibri"/>
                <w:color w:val="000000"/>
                <w:sz w:val="22"/>
              </w:rPr>
              <w:t>Lỗi</w:t>
            </w:r>
            <w:r w:rsidRPr="00570587">
              <w:rPr>
                <w:rFonts w:ascii="Calibri" w:hAnsi="Calibri" w:cs="Calibri"/>
                <w:color w:val="000000"/>
                <w:sz w:val="22"/>
              </w:rPr>
              <w:t xml:space="preserve"> </w:t>
            </w:r>
            <w:r w:rsidRPr="00570587">
              <w:rPr>
                <w:rFonts w:ascii="Calibri" w:hAnsi="Calibri" w:cs="Calibri"/>
                <w:color w:val="000000"/>
                <w:sz w:val="22"/>
              </w:rPr>
              <w:t>không</w:t>
            </w:r>
            <w:r w:rsidRPr="00570587">
              <w:rPr>
                <w:rFonts w:ascii="Calibri" w:hAnsi="Calibri" w:cs="Calibri"/>
                <w:color w:val="000000"/>
                <w:sz w:val="22"/>
              </w:rPr>
              <w:t xml:space="preserve"> </w:t>
            </w:r>
            <w:r w:rsidRPr="00570587">
              <w:rPr>
                <w:rFonts w:ascii="Calibri" w:hAnsi="Calibri" w:cs="Calibri"/>
                <w:color w:val="000000"/>
                <w:sz w:val="22"/>
              </w:rPr>
              <w:t>xác</w:t>
            </w:r>
            <w:r w:rsidRPr="00570587">
              <w:rPr>
                <w:rFonts w:ascii="Calibri" w:hAnsi="Calibri" w:cs="Calibri"/>
                <w:color w:val="000000"/>
                <w:sz w:val="22"/>
              </w:rPr>
              <w:t xml:space="preserve"> </w:t>
            </w:r>
            <w:r w:rsidRPr="00570587">
              <w:rPr>
                <w:rFonts w:ascii="Calibri" w:hAnsi="Calibri" w:cs="Calibri"/>
                <w:color w:val="000000"/>
                <w:sz w:val="22"/>
              </w:rPr>
              <w:t>định</w:t>
            </w:r>
            <w:r w:rsidRPr="00570587">
              <w:rPr>
                <w:rFonts w:ascii="Calibri" w:hAnsi="Calibri" w:cs="Calibri"/>
                <w:color w:val="000000"/>
                <w:sz w:val="22"/>
              </w:rPr>
              <w:t xml:space="preserve">, </w:t>
            </w:r>
            <w:r w:rsidRPr="00570587">
              <w:rPr>
                <w:rFonts w:ascii="Calibri" w:hAnsi="Calibri" w:cs="Calibri"/>
                <w:color w:val="000000"/>
                <w:sz w:val="22"/>
              </w:rPr>
              <w:t>kiểm</w:t>
            </w:r>
            <w:r w:rsidRPr="00570587">
              <w:rPr>
                <w:rFonts w:ascii="Calibri" w:hAnsi="Calibri" w:cs="Calibri"/>
                <w:color w:val="000000"/>
                <w:sz w:val="22"/>
              </w:rPr>
              <w:t xml:space="preserve"> </w:t>
            </w:r>
            <w:r w:rsidRPr="00570587">
              <w:rPr>
                <w:rFonts w:ascii="Calibri" w:hAnsi="Calibri" w:cs="Calibri"/>
                <w:color w:val="000000"/>
                <w:sz w:val="22"/>
              </w:rPr>
              <w:t>tra</w:t>
            </w:r>
            <w:r w:rsidRPr="00570587">
              <w:rPr>
                <w:rFonts w:ascii="Calibri" w:hAnsi="Calibri" w:cs="Calibri"/>
                <w:color w:val="000000"/>
                <w:sz w:val="22"/>
              </w:rPr>
              <w:t xml:space="preserve"> exception </w:t>
            </w:r>
            <w:r w:rsidRPr="00570587">
              <w:rPr>
                <w:rFonts w:ascii="Calibri" w:hAnsi="Calibri" w:cs="Calibri"/>
                <w:color w:val="000000"/>
                <w:sz w:val="22"/>
              </w:rPr>
              <w:t>trả</w:t>
            </w:r>
            <w:r w:rsidRPr="00570587">
              <w:rPr>
                <w:rFonts w:ascii="Calibri" w:hAnsi="Calibri" w:cs="Calibri"/>
                <w:color w:val="000000"/>
                <w:sz w:val="22"/>
              </w:rPr>
              <w:t xml:space="preserve"> </w:t>
            </w:r>
            <w:r w:rsidRPr="00570587">
              <w:rPr>
                <w:rFonts w:ascii="Calibri" w:hAnsi="Calibri" w:cs="Calibri"/>
                <w:color w:val="000000"/>
                <w:sz w:val="22"/>
              </w:rPr>
              <w:t>về</w:t>
            </w:r>
            <w:r w:rsidRPr="00570587">
              <w:rPr>
                <w:rFonts w:ascii="Calibri" w:hAnsi="Calibri" w:cs="Calibri"/>
                <w:color w:val="000000"/>
                <w:sz w:val="22"/>
              </w:rPr>
              <w:t xml:space="preserve"> (DB roll back)</w:t>
            </w:r>
          </w:p>
        </w:tc>
      </w:tr>
      <w:tr w14:paraId="6732971B" w14:textId="77777777" w:rsidTr="00616EC4">
        <w:tblPrEx>
          <w:tblW w:w="0" w:type="auto"/>
          <w:tblLook w:val="04A0"/>
        </w:tblPrEx>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570587" w:rsidP="00616EC4" w14:paraId="61D2B100" w14:textId="77777777">
            <w:pPr>
              <w:jc w:val="both"/>
            </w:pPr>
            <w:r w:rsidRPr="00570587">
              <w:rPr>
                <w:rFonts w:ascii="Calibri" w:hAnsi="Calibri" w:cs="Calibri"/>
                <w:color w:val="000000"/>
                <w:sz w:val="22"/>
              </w:rPr>
              <w:t>OK</w:t>
            </w:r>
          </w:p>
          <w:p w:rsidR="009D1437" w:rsidRPr="00570587" w:rsidP="00616EC4" w14:paraId="6ADD4170" w14:textId="77777777"/>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570587" w:rsidP="00616EC4" w14:paraId="452449DE" w14:textId="77777777">
            <w:pPr>
              <w:jc w:val="both"/>
            </w:pPr>
            <w:r w:rsidRPr="00570587">
              <w:rPr>
                <w:rFonts w:ascii="Calibri" w:hAnsi="Calibri" w:cs="Calibri"/>
                <w:color w:val="000000"/>
                <w:sz w:val="22"/>
              </w:rPr>
              <w:t xml:space="preserve">Thành </w:t>
            </w:r>
            <w:r w:rsidRPr="00570587">
              <w:rPr>
                <w:rFonts w:ascii="Calibri" w:hAnsi="Calibri" w:cs="Calibri"/>
                <w:color w:val="000000"/>
                <w:sz w:val="22"/>
              </w:rPr>
              <w:t>công</w:t>
            </w:r>
          </w:p>
          <w:p w:rsidR="009D1437" w:rsidRPr="00570587" w:rsidP="00616EC4" w14:paraId="1C329DF2" w14:textId="77777777"/>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570587" w:rsidP="00616EC4" w14:paraId="5CE20DA7" w14:textId="77777777">
            <w:pPr>
              <w:spacing w:after="240"/>
            </w:pPr>
          </w:p>
        </w:tc>
      </w:tr>
    </w:tbl>
    <w:p w:rsidR="009D1437" w:rsidP="009D1437" w14:paraId="1ADBE60A" w14:textId="77777777"/>
    <w:p w:rsidR="009D1437" w:rsidP="00C35F19" w14:paraId="0114D172" w14:textId="77777777">
      <w:pPr>
        <w:pStyle w:val="Heading3"/>
      </w:pPr>
      <w:bookmarkStart w:id="426" w:name="_Toc106724527"/>
      <w:r>
        <w:t>Lấy</w:t>
      </w:r>
      <w:r>
        <w:t xml:space="preserve"> </w:t>
      </w:r>
      <w:r>
        <w:t>giá</w:t>
      </w:r>
      <w:r>
        <w:t xml:space="preserve"> </w:t>
      </w:r>
      <w:r>
        <w:t>trị</w:t>
      </w:r>
      <w:r>
        <w:t xml:space="preserve"> Hash </w:t>
      </w:r>
      <w:r>
        <w:t>cho</w:t>
      </w:r>
      <w:r>
        <w:t xml:space="preserve"> </w:t>
      </w:r>
      <w:r>
        <w:t>phát</w:t>
      </w:r>
      <w:r>
        <w:t xml:space="preserve"> </w:t>
      </w:r>
      <w:r>
        <w:t>hành</w:t>
      </w:r>
      <w:r>
        <w:t xml:space="preserve"> </w:t>
      </w:r>
      <w:r>
        <w:t>hóa</w:t>
      </w:r>
      <w:r>
        <w:t xml:space="preserve"> </w:t>
      </w:r>
      <w:r>
        <w:t>đơn</w:t>
      </w:r>
      <w:r>
        <w:t xml:space="preserve"> </w:t>
      </w:r>
      <w:r>
        <w:rPr>
          <w:lang w:val="en-US"/>
        </w:rPr>
        <w:t>SmartCa</w:t>
      </w:r>
      <w:r>
        <w:t xml:space="preserve"> ( </w:t>
      </w:r>
      <w:r>
        <w:t>bước</w:t>
      </w:r>
      <w:r>
        <w:t xml:space="preserve"> 1)</w:t>
      </w:r>
      <w:bookmarkEnd w:id="426"/>
    </w:p>
    <w:p w:rsidR="009D1437" w:rsidRPr="00593BE8" w:rsidP="009D1437" w14:paraId="16B3C4A7" w14:textId="77777777">
      <w:pPr>
        <w:pStyle w:val="N"/>
      </w:pPr>
      <w:r w:rsidRPr="00593BE8">
        <w:t>URL</w:t>
      </w:r>
    </w:p>
    <w:p w:rsidR="009D1437" w:rsidP="009D1437" w14:paraId="098C0407" w14:textId="77777777">
      <w:pPr>
        <w:pStyle w:val="N"/>
      </w:pPr>
      <w:r>
        <w:tab/>
      </w:r>
      <w:r w:rsidRPr="00007702">
        <w:t xml:space="preserve"> </w:t>
      </w:r>
      <w:r>
        <w:t>s</w:t>
      </w:r>
      <w:r w:rsidRPr="00EB3AC8">
        <w:t xml:space="preserve">tring </w:t>
      </w:r>
      <w:r w:rsidRPr="00845AB8">
        <w:rPr>
          <w:b/>
        </w:rPr>
        <w:t>GetHashInvSmartCA</w:t>
      </w:r>
      <w:r w:rsidRPr="00A0628B">
        <w:t>(string Account, string ACpass, string xmlInvData, string username, string password, string serialCert, int type, string invToken, string pattern = "", string serial = "", int convert = 0)</w:t>
      </w:r>
    </w:p>
    <w:p w:rsidR="009D1437" w:rsidRPr="00593BE8" w:rsidP="009D1437" w14:paraId="5B8338DA" w14:textId="77777777">
      <w:pPr>
        <w:pStyle w:val="N"/>
      </w:pPr>
      <w:r w:rsidRPr="00593BE8">
        <w:t>DESCRIPTION</w:t>
      </w:r>
    </w:p>
    <w:p w:rsidR="009D1437" w:rsidRPr="007C1EEB" w:rsidP="009D1437" w14:paraId="5428DD25" w14:textId="77777777">
      <w:pPr>
        <w:pStyle w:val="N"/>
      </w:pPr>
      <w:r>
        <w:tab/>
        <w:t>Đây là web service cho phép phát hành hóa đơn với các hệ thống sử dụng smartCA, thực hiện truyền dữ liệu hóa đơn và lấy giá trị hash value để ký số bằng smartCA ở client.</w:t>
      </w:r>
    </w:p>
    <w:p w:rsidR="009D1437" w:rsidRPr="00007702" w:rsidP="009D1437" w14:paraId="3EB8C3C9" w14:textId="77777777">
      <w:pPr>
        <w:pStyle w:val="N"/>
      </w:pPr>
      <w:r w:rsidRPr="00663B3E">
        <w:t>HTTP METHOD</w:t>
      </w:r>
    </w:p>
    <w:p w:rsidR="009D1437" w:rsidRPr="00007702" w:rsidP="009D1437" w14:paraId="513BCCB6" w14:textId="77777777">
      <w:pPr>
        <w:pStyle w:val="N"/>
        <w:rPr>
          <w:b/>
        </w:rPr>
      </w:pPr>
      <w:r w:rsidRPr="00610AFD">
        <w:tab/>
      </w:r>
      <w:r w:rsidRPr="00610AFD">
        <w:tab/>
        <w:t>POST</w:t>
      </w:r>
    </w:p>
    <w:p w:rsidR="009D1437" w:rsidRPr="00610AFD" w:rsidP="009D1437" w14:paraId="7E294206" w14:textId="77777777">
      <w:pPr>
        <w:pStyle w:val="N"/>
      </w:pPr>
      <w:r w:rsidRPr="00610AFD">
        <w:t>REQUEST BODY</w:t>
      </w:r>
    </w:p>
    <w:p w:rsidR="009D1437" w:rsidRPr="009372AD" w:rsidP="009D1437" w14:paraId="0FD6CD34" w14:textId="77777777">
      <w:pPr>
        <w:pStyle w:val="ListParagraph"/>
        <w:numPr>
          <w:ilvl w:val="0"/>
          <w:numId w:val="3"/>
        </w:numPr>
        <w:spacing w:after="0" w:line="360" w:lineRule="auto"/>
        <w:jc w:val="both"/>
        <w:rPr>
          <w:rFonts w:eastAsia="Calibri"/>
          <w:b/>
          <w:u w:val="single"/>
        </w:rPr>
      </w:pPr>
      <w:r>
        <w:rPr>
          <w:rFonts w:eastAsia="Calibri"/>
          <w:b/>
        </w:rPr>
        <w:t>Account/</w:t>
      </w:r>
      <w:r>
        <w:rPr>
          <w:rFonts w:eastAsia="Calibri"/>
          <w:b/>
        </w:rPr>
        <w:t>ACPass</w:t>
      </w:r>
      <w:r w:rsidRPr="009372AD">
        <w:rPr>
          <w:rFonts w:eastAsia="Calibri"/>
          <w:b/>
        </w:rPr>
        <w:t xml:space="preserve">:  </w:t>
      </w:r>
      <w:r w:rsidRPr="009372AD">
        <w:rPr>
          <w:rFonts w:eastAsia="Calibri"/>
        </w:rPr>
        <w:t xml:space="preserve">Tài </w:t>
      </w:r>
      <w:r w:rsidRPr="009372AD">
        <w:rPr>
          <w:rFonts w:eastAsia="Calibri"/>
        </w:rPr>
        <w:t>khoản</w:t>
      </w:r>
      <w:r w:rsidRPr="009372AD">
        <w:rPr>
          <w:rFonts w:eastAsia="Calibri"/>
        </w:rPr>
        <w:t xml:space="preserve"> </w:t>
      </w:r>
      <w:r w:rsidRPr="009372AD">
        <w:rPr>
          <w:rFonts w:eastAsia="Calibri"/>
        </w:rPr>
        <w:t>được</w:t>
      </w:r>
      <w:r w:rsidRPr="009372AD">
        <w:rPr>
          <w:rFonts w:eastAsia="Calibri"/>
        </w:rPr>
        <w:t xml:space="preserve"> </w:t>
      </w:r>
      <w:r w:rsidRPr="009372AD">
        <w:rPr>
          <w:rFonts w:eastAsia="Calibri"/>
        </w:rPr>
        <w:t>cấp</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cho</w:t>
      </w:r>
      <w:r w:rsidRPr="009372AD">
        <w:rPr>
          <w:rFonts w:eastAsia="Calibri"/>
        </w:rPr>
        <w:t xml:space="preserve"> </w:t>
      </w:r>
      <w:r w:rsidRPr="009372AD">
        <w:rPr>
          <w:rFonts w:eastAsia="Calibri"/>
        </w:rPr>
        <w:t>nhân</w:t>
      </w:r>
      <w:r w:rsidRPr="009372AD">
        <w:rPr>
          <w:rFonts w:eastAsia="Calibri"/>
        </w:rPr>
        <w:t xml:space="preserve"> </w:t>
      </w:r>
      <w:r w:rsidRPr="009372AD">
        <w:rPr>
          <w:rFonts w:eastAsia="Calibri"/>
        </w:rPr>
        <w:t>viên</w:t>
      </w:r>
      <w:r w:rsidRPr="009372AD">
        <w:rPr>
          <w:rFonts w:eastAsia="Calibri"/>
        </w:rPr>
        <w:t xml:space="preserve"> </w:t>
      </w:r>
      <w:r w:rsidRPr="009372AD">
        <w:rPr>
          <w:rFonts w:eastAsia="Calibri"/>
        </w:rPr>
        <w:t>gọi</w:t>
      </w:r>
      <w:r w:rsidRPr="009372AD">
        <w:rPr>
          <w:rFonts w:eastAsia="Calibri"/>
        </w:rPr>
        <w:t xml:space="preserve"> </w:t>
      </w:r>
      <w:r w:rsidRPr="009372AD">
        <w:rPr>
          <w:rFonts w:eastAsia="Calibri"/>
        </w:rPr>
        <w:t>lệnh</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hành</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p>
    <w:p w:rsidR="009D1437" w:rsidRPr="00076E1C" w:rsidP="009D1437" w14:paraId="3E8B0275" w14:textId="7777777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w:t>
      </w:r>
      <w:r w:rsidRPr="009372AD">
        <w:rPr>
          <w:rFonts w:eastAsia="Calibri"/>
        </w:rPr>
        <w:t>khoản</w:t>
      </w:r>
      <w:r w:rsidRPr="009372AD">
        <w:rPr>
          <w:rFonts w:eastAsia="Calibri"/>
        </w:rPr>
        <w:t xml:space="preserve"> </w:t>
      </w:r>
      <w:r w:rsidRPr="009372AD">
        <w:rPr>
          <w:rFonts w:eastAsia="Calibri"/>
        </w:rPr>
        <w:t>được</w:t>
      </w:r>
      <w:r w:rsidRPr="009372AD">
        <w:rPr>
          <w:rFonts w:eastAsia="Calibri"/>
        </w:rPr>
        <w:t xml:space="preserve"> </w:t>
      </w:r>
      <w:r w:rsidRPr="009372AD">
        <w:rPr>
          <w:rFonts w:eastAsia="Calibri"/>
        </w:rPr>
        <w:t>cấp</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cho</w:t>
      </w:r>
      <w:r w:rsidRPr="009372AD">
        <w:rPr>
          <w:rFonts w:eastAsia="Calibri"/>
        </w:rPr>
        <w:t xml:space="preserve"> </w:t>
      </w:r>
      <w:r w:rsidRPr="009372AD">
        <w:rPr>
          <w:rFonts w:eastAsia="Calibri"/>
        </w:rPr>
        <w:t>khách</w:t>
      </w:r>
      <w:r w:rsidRPr="009372AD">
        <w:rPr>
          <w:rFonts w:eastAsia="Calibri"/>
        </w:rPr>
        <w:t xml:space="preserve"> </w:t>
      </w:r>
      <w:r w:rsidRPr="009372AD">
        <w:rPr>
          <w:rFonts w:eastAsia="Calibri"/>
        </w:rPr>
        <w:t>hàng</w:t>
      </w:r>
      <w:r w:rsidRPr="009372AD">
        <w:rPr>
          <w:rFonts w:eastAsia="Calibri"/>
        </w:rPr>
        <w:t xml:space="preserve"> </w:t>
      </w:r>
      <w:r w:rsidRPr="009372AD">
        <w:rPr>
          <w:rFonts w:eastAsia="Calibri"/>
        </w:rPr>
        <w:t>để</w:t>
      </w:r>
      <w:r w:rsidRPr="009372AD">
        <w:rPr>
          <w:rFonts w:eastAsia="Calibri"/>
        </w:rPr>
        <w:t xml:space="preserve"> </w:t>
      </w:r>
      <w:r w:rsidRPr="009372AD">
        <w:rPr>
          <w:rFonts w:eastAsia="Calibri"/>
        </w:rPr>
        <w:t>gọi</w:t>
      </w:r>
      <w:r w:rsidRPr="009372AD">
        <w:rPr>
          <w:rFonts w:eastAsia="Calibri"/>
        </w:rPr>
        <w:t xml:space="preserve"> </w:t>
      </w:r>
      <w:r>
        <w:rPr>
          <w:rFonts w:eastAsia="Calibri"/>
        </w:rPr>
        <w:t>đến</w:t>
      </w:r>
      <w:r>
        <w:rPr>
          <w:rFonts w:eastAsia="Calibri"/>
        </w:rPr>
        <w:t xml:space="preserve"> webservice (</w:t>
      </w:r>
      <w:r>
        <w:rPr>
          <w:rFonts w:eastAsia="Calibri"/>
        </w:rPr>
        <w:t>tài</w:t>
      </w:r>
      <w:r>
        <w:rPr>
          <w:rFonts w:eastAsia="Calibri"/>
        </w:rPr>
        <w:t xml:space="preserve"> </w:t>
      </w:r>
      <w:r>
        <w:rPr>
          <w:rFonts w:eastAsia="Calibri"/>
        </w:rPr>
        <w:t>khoản</w:t>
      </w:r>
      <w:r>
        <w:rPr>
          <w:rFonts w:eastAsia="Calibri"/>
        </w:rPr>
        <w:t xml:space="preserve"> </w:t>
      </w:r>
      <w:r>
        <w:rPr>
          <w:rFonts w:eastAsia="Calibri"/>
        </w:rPr>
        <w:t>có</w:t>
      </w:r>
      <w:r>
        <w:rPr>
          <w:rFonts w:eastAsia="Calibri"/>
        </w:rPr>
        <w:t xml:space="preserve"> </w:t>
      </w:r>
      <w:r>
        <w:rPr>
          <w:rFonts w:eastAsia="Calibri"/>
        </w:rPr>
        <w:t>quyền</w:t>
      </w:r>
      <w:r>
        <w:rPr>
          <w:rFonts w:eastAsia="Calibri"/>
        </w:rPr>
        <w:t xml:space="preserve"> </w:t>
      </w:r>
      <w:r>
        <w:rPr>
          <w:rFonts w:eastAsia="Calibri"/>
        </w:rPr>
        <w:t>ServiceRole</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r>
        <w:rPr>
          <w:rFonts w:eastAsia="Calibri"/>
        </w:rPr>
        <w:t>)</w:t>
      </w:r>
      <w:r w:rsidRPr="009372AD">
        <w:rPr>
          <w:rFonts w:eastAsia="Calibri"/>
        </w:rPr>
        <w:t>.</w:t>
      </w:r>
    </w:p>
    <w:p w:rsidR="009D1437" w:rsidRPr="004D34F1" w:rsidP="009D1437" w14:paraId="75EA0FAD" w14:textId="77777777">
      <w:pPr>
        <w:pStyle w:val="ListParagraph"/>
        <w:numPr>
          <w:ilvl w:val="0"/>
          <w:numId w:val="2"/>
        </w:numPr>
        <w:spacing w:after="0" w:line="360" w:lineRule="auto"/>
        <w:ind w:left="1080"/>
        <w:jc w:val="both"/>
        <w:rPr>
          <w:rFonts w:eastAsia="Calibri"/>
          <w:b/>
          <w:u w:val="single"/>
        </w:rPr>
      </w:pPr>
      <w:r w:rsidRPr="00076E1C">
        <w:rPr>
          <w:b/>
          <w:color w:val="000000"/>
          <w:highlight w:val="white"/>
        </w:rPr>
        <w:t>xmlInvData</w:t>
      </w:r>
      <w:r w:rsidRPr="00076E1C">
        <w:rPr>
          <w:color w:val="000000"/>
        </w:rPr>
        <w:t xml:space="preserve">: </w:t>
      </w:r>
      <w:r w:rsidRPr="00076E1C">
        <w:rPr>
          <w:color w:val="000000"/>
        </w:rPr>
        <w:t>chuỗi</w:t>
      </w:r>
      <w:r w:rsidRPr="00076E1C">
        <w:rPr>
          <w:color w:val="000000"/>
        </w:rPr>
        <w:t xml:space="preserve"> xml </w:t>
      </w:r>
      <w:r w:rsidRPr="00076E1C">
        <w:rPr>
          <w:color w:val="000000"/>
        </w:rPr>
        <w:t>hóa</w:t>
      </w:r>
      <w:r w:rsidRPr="00076E1C">
        <w:rPr>
          <w:color w:val="000000"/>
        </w:rPr>
        <w:t xml:space="preserve"> </w:t>
      </w:r>
      <w:r w:rsidRPr="00076E1C">
        <w:rPr>
          <w:color w:val="000000"/>
        </w:rPr>
        <w:t>đơn</w:t>
      </w:r>
      <w:r w:rsidRPr="00076E1C">
        <w:rPr>
          <w:color w:val="000000"/>
        </w:rPr>
        <w:t xml:space="preserve"> (</w:t>
      </w:r>
      <w:r w:rsidRPr="00076E1C">
        <w:rPr>
          <w:color w:val="000000"/>
        </w:rPr>
        <w:t>theo</w:t>
      </w:r>
      <w:r w:rsidRPr="00076E1C">
        <w:rPr>
          <w:color w:val="000000"/>
        </w:rPr>
        <w:t xml:space="preserve"> </w:t>
      </w:r>
      <w:r w:rsidRPr="00076E1C">
        <w:rPr>
          <w:color w:val="000000"/>
        </w:rPr>
        <w:t>mẫ</w:t>
      </w:r>
      <w:r>
        <w:rPr>
          <w:color w:val="000000"/>
        </w:rPr>
        <w:t>u</w:t>
      </w:r>
      <w:r>
        <w:rPr>
          <w:color w:val="000000"/>
        </w:rPr>
        <w:t xml:space="preserve"> </w:t>
      </w:r>
      <w:r>
        <w:rPr>
          <w:color w:val="000000"/>
        </w:rPr>
        <w:t>mô</w:t>
      </w:r>
      <w:r>
        <w:rPr>
          <w:color w:val="000000"/>
        </w:rPr>
        <w:t xml:space="preserve"> </w:t>
      </w:r>
      <w:r>
        <w:rPr>
          <w:color w:val="000000"/>
        </w:rPr>
        <w:t>tả</w:t>
      </w:r>
      <w:r>
        <w:rPr>
          <w:color w:val="000000"/>
        </w:rPr>
        <w:t xml:space="preserve"> </w:t>
      </w:r>
      <w:r>
        <w:rPr>
          <w:color w:val="000000"/>
        </w:rPr>
        <w:t>kèm</w:t>
      </w:r>
      <w:r>
        <w:rPr>
          <w:color w:val="000000"/>
        </w:rPr>
        <w:t xml:space="preserve"> </w:t>
      </w:r>
      <w:r>
        <w:rPr>
          <w:color w:val="000000"/>
        </w:rPr>
        <w:t>theo</w:t>
      </w:r>
      <w:r w:rsidRPr="00076E1C">
        <w:rPr>
          <w:color w:val="000000"/>
        </w:rPr>
        <w:t>)</w:t>
      </w:r>
    </w:p>
    <w:p w:rsidR="009D1437" w:rsidRPr="004D34F1" w:rsidP="009D1437" w14:paraId="2F68637F" w14:textId="77777777">
      <w:pPr>
        <w:pStyle w:val="ListParagraph"/>
        <w:numPr>
          <w:ilvl w:val="0"/>
          <w:numId w:val="2"/>
        </w:numPr>
        <w:spacing w:after="0" w:line="360" w:lineRule="auto"/>
        <w:ind w:left="1080"/>
        <w:jc w:val="both"/>
        <w:rPr>
          <w:rFonts w:eastAsia="Calibri"/>
          <w:b/>
          <w:u w:val="single"/>
        </w:rPr>
      </w:pPr>
      <w:r w:rsidRPr="004D34F1">
        <w:rPr>
          <w:b/>
          <w:color w:val="000000"/>
          <w:highlight w:val="white"/>
        </w:rPr>
        <w:t>serialCert</w:t>
      </w:r>
      <w:r>
        <w:rPr>
          <w:color w:val="000000"/>
        </w:rPr>
        <w:t>: S</w:t>
      </w:r>
      <w:r w:rsidRPr="004D34F1">
        <w:rPr>
          <w:color w:val="000000"/>
        </w:rPr>
        <w:t xml:space="preserve">erial </w:t>
      </w:r>
      <w:r w:rsidRPr="004D34F1">
        <w:rPr>
          <w:color w:val="000000"/>
        </w:rPr>
        <w:t>của</w:t>
      </w:r>
      <w:r w:rsidRPr="004D34F1">
        <w:rPr>
          <w:color w:val="000000"/>
        </w:rPr>
        <w:t xml:space="preserve"> </w:t>
      </w:r>
      <w:r w:rsidRPr="004D34F1">
        <w:rPr>
          <w:color w:val="000000"/>
        </w:rPr>
        <w:t>chứng</w:t>
      </w:r>
      <w:r w:rsidRPr="004D34F1">
        <w:rPr>
          <w:color w:val="000000"/>
        </w:rPr>
        <w:t xml:space="preserve"> </w:t>
      </w:r>
      <w:r w:rsidRPr="004D34F1">
        <w:rPr>
          <w:color w:val="000000"/>
        </w:rPr>
        <w:t>thư</w:t>
      </w:r>
      <w:r>
        <w:rPr>
          <w:color w:val="000000"/>
        </w:rPr>
        <w:t xml:space="preserve"> </w:t>
      </w:r>
      <w:r>
        <w:rPr>
          <w:color w:val="000000"/>
        </w:rPr>
        <w:t>số</w:t>
      </w:r>
      <w:r w:rsidRPr="004D34F1">
        <w:rPr>
          <w:color w:val="000000"/>
        </w:rPr>
        <w:t xml:space="preserve"> </w:t>
      </w:r>
      <w:r w:rsidRPr="004D34F1">
        <w:rPr>
          <w:color w:val="000000"/>
        </w:rPr>
        <w:t>công</w:t>
      </w:r>
      <w:r w:rsidRPr="004D34F1">
        <w:rPr>
          <w:color w:val="000000"/>
        </w:rPr>
        <w:t xml:space="preserve"> ty </w:t>
      </w:r>
      <w:r w:rsidRPr="004D34F1">
        <w:rPr>
          <w:color w:val="000000"/>
        </w:rPr>
        <w:t>đã</w:t>
      </w:r>
      <w:r w:rsidRPr="004D34F1">
        <w:rPr>
          <w:color w:val="000000"/>
        </w:rPr>
        <w:t xml:space="preserve"> </w:t>
      </w:r>
      <w:r w:rsidRPr="004D34F1">
        <w:rPr>
          <w:color w:val="000000"/>
        </w:rPr>
        <w:t>đăng</w:t>
      </w:r>
      <w:r w:rsidRPr="004D34F1">
        <w:rPr>
          <w:color w:val="000000"/>
        </w:rPr>
        <w:t xml:space="preserve"> </w:t>
      </w:r>
      <w:r w:rsidRPr="004D34F1">
        <w:rPr>
          <w:color w:val="000000"/>
        </w:rPr>
        <w:t>ký</w:t>
      </w:r>
      <w:r w:rsidRPr="004D34F1">
        <w:rPr>
          <w:color w:val="000000"/>
        </w:rPr>
        <w:t xml:space="preserve"> </w:t>
      </w:r>
      <w:r w:rsidRPr="004D34F1">
        <w:rPr>
          <w:color w:val="000000"/>
        </w:rPr>
        <w:t>trong</w:t>
      </w:r>
      <w:r w:rsidRPr="004D34F1">
        <w:rPr>
          <w:color w:val="000000"/>
        </w:rPr>
        <w:t xml:space="preserve"> </w:t>
      </w:r>
      <w:r w:rsidRPr="004D34F1">
        <w:rPr>
          <w:color w:val="000000"/>
        </w:rPr>
        <w:t>hệ</w:t>
      </w:r>
      <w:r w:rsidRPr="004D34F1">
        <w:rPr>
          <w:color w:val="000000"/>
        </w:rPr>
        <w:t xml:space="preserve"> </w:t>
      </w:r>
      <w:r w:rsidRPr="004D34F1">
        <w:rPr>
          <w:color w:val="000000"/>
        </w:rPr>
        <w:t>thống</w:t>
      </w:r>
    </w:p>
    <w:p w:rsidR="009D1437" w:rsidRPr="005A1839" w:rsidP="009D1437" w14:paraId="52BDDE85" w14:textId="77777777">
      <w:pPr>
        <w:pStyle w:val="ListParagraph"/>
        <w:numPr>
          <w:ilvl w:val="0"/>
          <w:numId w:val="2"/>
        </w:numPr>
        <w:spacing w:after="0" w:line="360" w:lineRule="auto"/>
        <w:ind w:left="1080"/>
        <w:jc w:val="both"/>
        <w:rPr>
          <w:rFonts w:eastAsia="Calibri"/>
          <w:b/>
          <w:u w:val="single"/>
        </w:rPr>
      </w:pPr>
      <w:r w:rsidRPr="004D34F1">
        <w:rPr>
          <w:b/>
          <w:color w:val="000000"/>
          <w:highlight w:val="white"/>
        </w:rPr>
        <w:t>type</w:t>
      </w:r>
      <w:r w:rsidRPr="004D34F1">
        <w:rPr>
          <w:color w:val="000000"/>
        </w:rPr>
        <w:t xml:space="preserve">: </w:t>
      </w:r>
      <w:r w:rsidRPr="004D34F1">
        <w:rPr>
          <w:color w:val="000000"/>
        </w:rPr>
        <w:t>phát</w:t>
      </w:r>
      <w:r w:rsidRPr="004D34F1">
        <w:rPr>
          <w:color w:val="000000"/>
        </w:rPr>
        <w:t xml:space="preserve"> </w:t>
      </w:r>
      <w:r w:rsidRPr="004D34F1">
        <w:rPr>
          <w:color w:val="000000"/>
        </w:rPr>
        <w:t>hành</w:t>
      </w:r>
      <w:r w:rsidRPr="004D34F1">
        <w:rPr>
          <w:color w:val="000000"/>
        </w:rPr>
        <w:t xml:space="preserve"> </w:t>
      </w:r>
      <w:r w:rsidRPr="004D34F1">
        <w:rPr>
          <w:color w:val="000000"/>
        </w:rPr>
        <w:t>mới</w:t>
      </w:r>
      <w:r w:rsidRPr="004D34F1">
        <w:rPr>
          <w:color w:val="000000"/>
        </w:rPr>
        <w:t xml:space="preserve">: 0, </w:t>
      </w:r>
      <w:r w:rsidRPr="004D34F1">
        <w:rPr>
          <w:color w:val="000000"/>
        </w:rPr>
        <w:t>thay</w:t>
      </w:r>
      <w:r w:rsidRPr="004D34F1">
        <w:rPr>
          <w:color w:val="000000"/>
        </w:rPr>
        <w:t xml:space="preserve"> </w:t>
      </w:r>
      <w:r w:rsidRPr="004D34F1">
        <w:rPr>
          <w:color w:val="000000"/>
        </w:rPr>
        <w:t>thế</w:t>
      </w:r>
      <w:r w:rsidRPr="004D34F1">
        <w:rPr>
          <w:color w:val="000000"/>
        </w:rPr>
        <w:t xml:space="preserve"> = 1, </w:t>
      </w:r>
      <w:r w:rsidRPr="004D34F1">
        <w:rPr>
          <w:color w:val="000000"/>
        </w:rPr>
        <w:t>điều</w:t>
      </w:r>
      <w:r w:rsidRPr="004D34F1">
        <w:rPr>
          <w:color w:val="000000"/>
        </w:rPr>
        <w:t xml:space="preserve"> </w:t>
      </w:r>
      <w:r w:rsidRPr="004D34F1">
        <w:rPr>
          <w:color w:val="000000"/>
        </w:rPr>
        <w:t>chỉnh</w:t>
      </w:r>
      <w:r w:rsidRPr="004D34F1">
        <w:rPr>
          <w:color w:val="000000"/>
        </w:rPr>
        <w:t xml:space="preserve"> </w:t>
      </w:r>
      <w:r w:rsidRPr="004D34F1">
        <w:rPr>
          <w:color w:val="000000"/>
        </w:rPr>
        <w:t>tăng</w:t>
      </w:r>
      <w:r w:rsidRPr="004D34F1">
        <w:rPr>
          <w:color w:val="000000"/>
        </w:rPr>
        <w:t xml:space="preserve"> = 2, </w:t>
      </w:r>
      <w:r w:rsidRPr="004D34F1">
        <w:rPr>
          <w:color w:val="000000"/>
        </w:rPr>
        <w:t>điều</w:t>
      </w:r>
      <w:r w:rsidRPr="004D34F1">
        <w:rPr>
          <w:color w:val="000000"/>
        </w:rPr>
        <w:t xml:space="preserve"> </w:t>
      </w:r>
      <w:r w:rsidRPr="004D34F1">
        <w:rPr>
          <w:color w:val="000000"/>
        </w:rPr>
        <w:t>chỉnh</w:t>
      </w:r>
      <w:r w:rsidRPr="004D34F1">
        <w:rPr>
          <w:color w:val="000000"/>
        </w:rPr>
        <w:t xml:space="preserve"> </w:t>
      </w:r>
      <w:r w:rsidRPr="004D34F1">
        <w:rPr>
          <w:color w:val="000000"/>
        </w:rPr>
        <w:t>giảm</w:t>
      </w:r>
      <w:r w:rsidRPr="004D34F1">
        <w:rPr>
          <w:color w:val="000000"/>
        </w:rPr>
        <w:t xml:space="preserve"> = 3, </w:t>
      </w:r>
      <w:r w:rsidRPr="004D34F1">
        <w:rPr>
          <w:color w:val="000000"/>
        </w:rPr>
        <w:t>điều</w:t>
      </w:r>
      <w:r w:rsidRPr="004D34F1">
        <w:rPr>
          <w:color w:val="000000"/>
        </w:rPr>
        <w:t xml:space="preserve"> </w:t>
      </w:r>
      <w:r w:rsidRPr="004D34F1">
        <w:rPr>
          <w:color w:val="000000"/>
        </w:rPr>
        <w:t>chỉnh</w:t>
      </w:r>
      <w:r w:rsidRPr="004D34F1">
        <w:rPr>
          <w:color w:val="000000"/>
        </w:rPr>
        <w:t xml:space="preserve"> </w:t>
      </w:r>
      <w:r w:rsidRPr="004D34F1">
        <w:rPr>
          <w:color w:val="000000"/>
        </w:rPr>
        <w:t>thông</w:t>
      </w:r>
      <w:r w:rsidRPr="004D34F1">
        <w:rPr>
          <w:color w:val="000000"/>
        </w:rPr>
        <w:t xml:space="preserve"> tin = 4</w:t>
      </w:r>
    </w:p>
    <w:p w:rsidR="009D1437" w:rsidRPr="005A1839" w:rsidP="009D1437" w14:paraId="590E76EC" w14:textId="77777777">
      <w:pPr>
        <w:pStyle w:val="ListParagraph"/>
        <w:numPr>
          <w:ilvl w:val="0"/>
          <w:numId w:val="2"/>
        </w:numPr>
        <w:spacing w:after="0" w:line="360" w:lineRule="auto"/>
        <w:ind w:left="1080"/>
        <w:jc w:val="both"/>
        <w:rPr>
          <w:rFonts w:eastAsia="Calibri"/>
          <w:b/>
          <w:u w:val="single"/>
        </w:rPr>
      </w:pPr>
      <w:r w:rsidRPr="005A1839">
        <w:rPr>
          <w:b/>
          <w:color w:val="000000"/>
          <w:highlight w:val="white"/>
        </w:rPr>
        <w:t>invToken</w:t>
      </w:r>
      <w:r w:rsidRPr="005A1839">
        <w:rPr>
          <w:color w:val="000000"/>
        </w:rPr>
        <w:t xml:space="preserve">: </w:t>
      </w:r>
      <w:r w:rsidRPr="005A1839">
        <w:rPr>
          <w:color w:val="000000"/>
        </w:rPr>
        <w:t>chuỗi</w:t>
      </w:r>
      <w:r w:rsidRPr="005A1839">
        <w:rPr>
          <w:color w:val="000000"/>
        </w:rPr>
        <w:t xml:space="preserve"> token </w:t>
      </w:r>
      <w:r w:rsidRPr="005A1839">
        <w:rPr>
          <w:color w:val="000000"/>
        </w:rPr>
        <w:t>hóa</w:t>
      </w:r>
      <w:r w:rsidRPr="005A1839">
        <w:rPr>
          <w:color w:val="000000"/>
        </w:rPr>
        <w:t xml:space="preserve"> </w:t>
      </w:r>
      <w:r w:rsidRPr="005A1839">
        <w:rPr>
          <w:color w:val="000000"/>
        </w:rPr>
        <w:t>đơn</w:t>
      </w:r>
      <w:r w:rsidRPr="005A1839">
        <w:rPr>
          <w:color w:val="000000"/>
        </w:rPr>
        <w:t xml:space="preserve"> = </w:t>
      </w:r>
      <w:r w:rsidRPr="005A1839">
        <w:rPr>
          <w:color w:val="000000"/>
        </w:rPr>
        <w:t>mẫu</w:t>
      </w:r>
      <w:r w:rsidRPr="005A1839">
        <w:rPr>
          <w:color w:val="000000"/>
        </w:rPr>
        <w:t xml:space="preserve"> </w:t>
      </w:r>
      <w:r w:rsidRPr="005A1839">
        <w:rPr>
          <w:color w:val="000000"/>
        </w:rPr>
        <w:t>số;ký</w:t>
      </w:r>
      <w:r w:rsidRPr="005A1839">
        <w:rPr>
          <w:color w:val="000000"/>
        </w:rPr>
        <w:t xml:space="preserve"> </w:t>
      </w:r>
      <w:r w:rsidRPr="005A1839">
        <w:rPr>
          <w:color w:val="000000"/>
        </w:rPr>
        <w:t>hiệu;số</w:t>
      </w:r>
      <w:r w:rsidRPr="005A1839">
        <w:rPr>
          <w:color w:val="000000"/>
        </w:rPr>
        <w:t xml:space="preserve"> </w:t>
      </w:r>
      <w:r w:rsidRPr="005A1839">
        <w:rPr>
          <w:color w:val="000000"/>
        </w:rPr>
        <w:t>hóa</w:t>
      </w:r>
      <w:r w:rsidRPr="005A1839">
        <w:rPr>
          <w:color w:val="000000"/>
        </w:rPr>
        <w:t xml:space="preserve"> </w:t>
      </w:r>
      <w:r w:rsidRPr="005A1839">
        <w:rPr>
          <w:color w:val="000000"/>
        </w:rPr>
        <w:t>đơn</w:t>
      </w:r>
      <w:r w:rsidRPr="005A1839">
        <w:rPr>
          <w:color w:val="000000"/>
        </w:rPr>
        <w:t xml:space="preserve"> (</w:t>
      </w:r>
      <w:r w:rsidRPr="005A1839">
        <w:rPr>
          <w:color w:val="000000"/>
        </w:rPr>
        <w:t>ví</w:t>
      </w:r>
      <w:r w:rsidRPr="005A1839">
        <w:rPr>
          <w:color w:val="000000"/>
        </w:rPr>
        <w:t xml:space="preserve"> </w:t>
      </w:r>
      <w:r w:rsidRPr="005A1839">
        <w:rPr>
          <w:color w:val="000000"/>
        </w:rPr>
        <w:t>dụ</w:t>
      </w:r>
      <w:r w:rsidRPr="005A1839">
        <w:rPr>
          <w:color w:val="000000"/>
        </w:rPr>
        <w:t xml:space="preserve">: </w:t>
      </w:r>
      <w:r w:rsidRPr="005A1839">
        <w:rPr>
          <w:color w:val="A31515"/>
          <w:highlight w:val="white"/>
        </w:rPr>
        <w:t>01GTKT0/001;AA/17E;1</w:t>
      </w:r>
      <w:r w:rsidRPr="005A1839">
        <w:rPr>
          <w:color w:val="000000"/>
        </w:rPr>
        <w:t xml:space="preserve">) – </w:t>
      </w:r>
      <w:r w:rsidRPr="005A1839">
        <w:rPr>
          <w:color w:val="000000"/>
        </w:rPr>
        <w:t>chỉ</w:t>
      </w:r>
      <w:r w:rsidRPr="005A1839">
        <w:rPr>
          <w:color w:val="000000"/>
        </w:rPr>
        <w:t xml:space="preserve"> </w:t>
      </w:r>
      <w:r w:rsidRPr="005A1839">
        <w:rPr>
          <w:color w:val="000000"/>
        </w:rPr>
        <w:t>cần</w:t>
      </w:r>
      <w:r w:rsidRPr="005A1839">
        <w:rPr>
          <w:color w:val="000000"/>
        </w:rPr>
        <w:t xml:space="preserve"> </w:t>
      </w:r>
      <w:r w:rsidRPr="005A1839">
        <w:rPr>
          <w:color w:val="000000"/>
        </w:rPr>
        <w:t>khi</w:t>
      </w:r>
      <w:r w:rsidRPr="005A1839">
        <w:rPr>
          <w:color w:val="000000"/>
        </w:rPr>
        <w:t xml:space="preserve"> </w:t>
      </w:r>
      <w:r w:rsidRPr="005A1839">
        <w:rPr>
          <w:color w:val="000000"/>
        </w:rPr>
        <w:t>thay</w:t>
      </w:r>
      <w:r w:rsidRPr="005A1839">
        <w:rPr>
          <w:color w:val="000000"/>
        </w:rPr>
        <w:t xml:space="preserve"> </w:t>
      </w:r>
      <w:r w:rsidRPr="005A1839">
        <w:rPr>
          <w:color w:val="000000"/>
        </w:rPr>
        <w:t>thế</w:t>
      </w:r>
      <w:r w:rsidRPr="005A1839">
        <w:rPr>
          <w:color w:val="000000"/>
        </w:rPr>
        <w:t xml:space="preserve">/ </w:t>
      </w:r>
      <w:r w:rsidRPr="005A1839">
        <w:rPr>
          <w:color w:val="000000"/>
        </w:rPr>
        <w:t>điều</w:t>
      </w:r>
      <w:r w:rsidRPr="005A1839">
        <w:rPr>
          <w:color w:val="000000"/>
        </w:rPr>
        <w:t xml:space="preserve"> </w:t>
      </w:r>
      <w:r w:rsidRPr="005A1839">
        <w:rPr>
          <w:color w:val="000000"/>
        </w:rPr>
        <w:t>chỉ</w:t>
      </w:r>
      <w:r>
        <w:rPr>
          <w:color w:val="000000"/>
        </w:rPr>
        <w:t>nh</w:t>
      </w:r>
      <w:r>
        <w:rPr>
          <w:color w:val="000000"/>
        </w:rPr>
        <w:t xml:space="preserve">; </w:t>
      </w:r>
      <w:r>
        <w:rPr>
          <w:color w:val="000000"/>
        </w:rPr>
        <w:t>phát</w:t>
      </w:r>
      <w:r>
        <w:rPr>
          <w:color w:val="000000"/>
        </w:rPr>
        <w:t xml:space="preserve"> </w:t>
      </w:r>
      <w:r>
        <w:rPr>
          <w:color w:val="000000"/>
        </w:rPr>
        <w:t>hành</w:t>
      </w:r>
      <w:r>
        <w:rPr>
          <w:color w:val="000000"/>
        </w:rPr>
        <w:t xml:space="preserve"> </w:t>
      </w:r>
      <w:r>
        <w:rPr>
          <w:color w:val="000000"/>
        </w:rPr>
        <w:t>thì</w:t>
      </w:r>
      <w:r>
        <w:rPr>
          <w:color w:val="000000"/>
        </w:rPr>
        <w:t xml:space="preserve"> </w:t>
      </w:r>
      <w:r>
        <w:rPr>
          <w:color w:val="000000"/>
        </w:rPr>
        <w:t>để</w:t>
      </w:r>
      <w:r>
        <w:rPr>
          <w:color w:val="000000"/>
        </w:rPr>
        <w:t xml:space="preserve"> </w:t>
      </w:r>
      <w:r>
        <w:rPr>
          <w:color w:val="000000"/>
        </w:rPr>
        <w:t>trống</w:t>
      </w:r>
    </w:p>
    <w:p w:rsidR="009D1437" w:rsidRPr="005A1839" w:rsidP="009D1437" w14:paraId="1AF51713" w14:textId="77777777">
      <w:pPr>
        <w:pStyle w:val="ListParagraph"/>
        <w:numPr>
          <w:ilvl w:val="0"/>
          <w:numId w:val="2"/>
        </w:numPr>
        <w:spacing w:after="0" w:line="360" w:lineRule="auto"/>
        <w:ind w:left="1080"/>
        <w:jc w:val="both"/>
        <w:rPr>
          <w:rFonts w:eastAsia="Calibri"/>
          <w:b/>
          <w:u w:val="single"/>
        </w:rPr>
      </w:pPr>
      <w:r w:rsidRPr="005A1839">
        <w:rPr>
          <w:b/>
          <w:color w:val="000000"/>
          <w:highlight w:val="white"/>
        </w:rPr>
        <w:t>pattern</w:t>
      </w:r>
      <w:r w:rsidRPr="005A1839">
        <w:rPr>
          <w:color w:val="000000"/>
        </w:rPr>
        <w:t xml:space="preserve">: </w:t>
      </w:r>
      <w:r w:rsidRPr="005A1839">
        <w:rPr>
          <w:color w:val="000000"/>
        </w:rPr>
        <w:t>mẫu</w:t>
      </w:r>
      <w:r w:rsidRPr="005A1839">
        <w:rPr>
          <w:color w:val="000000"/>
        </w:rPr>
        <w:t xml:space="preserve"> </w:t>
      </w:r>
      <w:r w:rsidRPr="005A1839">
        <w:rPr>
          <w:color w:val="000000"/>
        </w:rPr>
        <w:t>số</w:t>
      </w:r>
      <w:r>
        <w:rPr>
          <w:color w:val="000000"/>
        </w:rPr>
        <w:t xml:space="preserve"> </w:t>
      </w:r>
      <w:r>
        <w:rPr>
          <w:color w:val="000000"/>
        </w:rPr>
        <w:t>hóa</w:t>
      </w:r>
      <w:r>
        <w:rPr>
          <w:color w:val="000000"/>
        </w:rPr>
        <w:t xml:space="preserve"> </w:t>
      </w:r>
      <w:r>
        <w:rPr>
          <w:color w:val="000000"/>
        </w:rPr>
        <w:t>đơn</w:t>
      </w:r>
    </w:p>
    <w:p w:rsidR="009D1437" w:rsidRPr="005A1839" w:rsidP="009D1437" w14:paraId="4782F77D" w14:textId="77777777">
      <w:pPr>
        <w:pStyle w:val="ListParagraph"/>
        <w:numPr>
          <w:ilvl w:val="0"/>
          <w:numId w:val="2"/>
        </w:numPr>
        <w:spacing w:after="0" w:line="360" w:lineRule="auto"/>
        <w:ind w:left="1080"/>
        <w:jc w:val="both"/>
        <w:rPr>
          <w:rFonts w:eastAsia="Calibri"/>
          <w:b/>
          <w:u w:val="single"/>
        </w:rPr>
      </w:pPr>
      <w:r w:rsidRPr="005A1839">
        <w:rPr>
          <w:b/>
          <w:color w:val="000000"/>
          <w:highlight w:val="white"/>
        </w:rPr>
        <w:t>serial</w:t>
      </w:r>
      <w:r w:rsidRPr="005A1839">
        <w:rPr>
          <w:color w:val="000000"/>
        </w:rPr>
        <w:t xml:space="preserve">: </w:t>
      </w:r>
      <w:r w:rsidRPr="005A1839">
        <w:rPr>
          <w:color w:val="000000"/>
        </w:rPr>
        <w:t>ký</w:t>
      </w:r>
      <w:r w:rsidRPr="005A1839">
        <w:rPr>
          <w:color w:val="000000"/>
        </w:rPr>
        <w:t xml:space="preserve"> </w:t>
      </w:r>
      <w:r w:rsidRPr="005A1839">
        <w:rPr>
          <w:color w:val="000000"/>
        </w:rPr>
        <w:t>hiệu</w:t>
      </w:r>
      <w:r>
        <w:rPr>
          <w:color w:val="000000"/>
        </w:rPr>
        <w:t xml:space="preserve"> </w:t>
      </w:r>
      <w:r>
        <w:rPr>
          <w:color w:val="000000"/>
        </w:rPr>
        <w:t>hóa</w:t>
      </w:r>
      <w:r>
        <w:rPr>
          <w:color w:val="000000"/>
        </w:rPr>
        <w:t xml:space="preserve"> </w:t>
      </w:r>
      <w:r>
        <w:rPr>
          <w:color w:val="000000"/>
        </w:rPr>
        <w:t>đơn</w:t>
      </w:r>
    </w:p>
    <w:p w:rsidR="009D1437" w:rsidRPr="004D34F1" w:rsidP="009D1437" w14:paraId="065D4A1C" w14:textId="77777777">
      <w:pPr>
        <w:spacing w:line="360" w:lineRule="auto"/>
        <w:jc w:val="both"/>
        <w:rPr>
          <w:rFonts w:eastAsia="Calibri"/>
          <w:b/>
          <w:u w:val="single"/>
        </w:rPr>
      </w:pPr>
    </w:p>
    <w:p w:rsidR="009D1437" w:rsidP="009D1437" w14:paraId="43F0C387" w14:textId="7777777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4899"/>
        <w:gridCol w:w="2116"/>
      </w:tblGrid>
      <w:tr w14:paraId="636CD200"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0689E418" w14:textId="77777777">
            <w:pPr>
              <w:pStyle w:val="ListParagraph"/>
            </w:pPr>
            <w:r>
              <w:t>Kết</w:t>
            </w:r>
            <w:r>
              <w:t xml:space="preserve"> </w:t>
            </w:r>
            <w:r>
              <w:t>quả</w:t>
            </w:r>
          </w:p>
        </w:tc>
        <w:tc>
          <w:tcPr>
            <w:tcW w:w="4899"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73001C38" w14:textId="77777777">
            <w:pPr>
              <w:pStyle w:val="ListParagraph"/>
            </w:pPr>
            <w:r w:rsidRPr="00660ABB">
              <w:t>Mô</w:t>
            </w:r>
            <w:r w:rsidRPr="00660ABB">
              <w:t xml:space="preserve"> </w:t>
            </w:r>
            <w:r w:rsidRPr="00660ABB">
              <w:t>tả</w:t>
            </w:r>
          </w:p>
        </w:tc>
        <w:tc>
          <w:tcPr>
            <w:tcW w:w="2116"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664796B0" w14:textId="77777777">
            <w:pPr>
              <w:pStyle w:val="ListParagraph"/>
            </w:pPr>
            <w:r>
              <w:t>Ghi</w:t>
            </w:r>
            <w:r>
              <w:t xml:space="preserve"> </w:t>
            </w:r>
            <w:r>
              <w:t>chú</w:t>
            </w:r>
          </w:p>
        </w:tc>
      </w:tr>
      <w:tr w14:paraId="1E4DDC77" w14:textId="77777777" w:rsidTr="00616EC4">
        <w:tblPrEx>
          <w:tblW w:w="0" w:type="auto"/>
          <w:tblInd w:w="85" w:type="dxa"/>
          <w:tblLook w:val="04A0"/>
        </w:tblPrEx>
        <w:tc>
          <w:tcPr>
            <w:tcW w:w="2250" w:type="dxa"/>
            <w:tcBorders>
              <w:top w:val="single" w:sz="4" w:space="0" w:color="2E74B5"/>
              <w:left w:val="single" w:sz="4" w:space="0" w:color="2E74B5"/>
              <w:right w:val="single" w:sz="4" w:space="0" w:color="2E74B5"/>
            </w:tcBorders>
            <w:shd w:val="clear" w:color="auto" w:fill="auto"/>
          </w:tcPr>
          <w:p w:rsidR="009D1437" w:rsidRPr="009372AD" w:rsidP="00616EC4" w14:paraId="60C131B3" w14:textId="77777777">
            <w:pPr>
              <w:autoSpaceDE w:val="0"/>
              <w:autoSpaceDN w:val="0"/>
              <w:adjustRightInd w:val="0"/>
              <w:rPr>
                <w:rFonts w:eastAsia="Calibri"/>
                <w:sz w:val="19"/>
                <w:szCs w:val="19"/>
              </w:rPr>
            </w:pPr>
            <w:r w:rsidRPr="009372AD">
              <w:rPr>
                <w:rFonts w:eastAsia="Calibri"/>
              </w:rPr>
              <w:t>ERR:1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E9C88D9" w14:textId="77777777">
            <w:pPr>
              <w:pStyle w:val="ListParagraph"/>
              <w:spacing w:after="0" w:line="240" w:lineRule="auto"/>
              <w:ind w:left="0"/>
              <w:rPr>
                <w:rFonts w:eastAsia="Calibri"/>
              </w:rPr>
            </w:pPr>
            <w:r w:rsidRPr="009372AD">
              <w:rPr>
                <w:rFonts w:eastAsia="Calibri"/>
              </w:rPr>
              <w:t xml:space="preserve">Tài </w:t>
            </w:r>
            <w:r w:rsidRPr="009372AD">
              <w:rPr>
                <w:rFonts w:eastAsia="Calibri"/>
              </w:rPr>
              <w:t>khoản</w:t>
            </w:r>
            <w:r w:rsidRPr="009372AD">
              <w:rPr>
                <w:rFonts w:eastAsia="Calibri"/>
              </w:rPr>
              <w:t xml:space="preserve"> </w:t>
            </w:r>
            <w:r w:rsidRPr="009372AD">
              <w:rPr>
                <w:rFonts w:eastAsia="Calibri"/>
              </w:rPr>
              <w:t>đăng</w:t>
            </w:r>
            <w:r w:rsidRPr="009372AD">
              <w:rPr>
                <w:rFonts w:eastAsia="Calibri"/>
              </w:rPr>
              <w:t xml:space="preserve"> </w:t>
            </w:r>
            <w:r w:rsidRPr="009372AD">
              <w:rPr>
                <w:rFonts w:eastAsia="Calibri"/>
              </w:rPr>
              <w:t>nhập</w:t>
            </w:r>
            <w:r w:rsidRPr="009372AD">
              <w:rPr>
                <w:rFonts w:eastAsia="Calibri"/>
              </w:rPr>
              <w:t xml:space="preserve"> </w:t>
            </w:r>
            <w:r w:rsidRPr="009372AD">
              <w:rPr>
                <w:rFonts w:eastAsia="Calibri"/>
              </w:rPr>
              <w:t>sai</w:t>
            </w:r>
            <w:r w:rsidRPr="009372AD">
              <w:rPr>
                <w:rFonts w:eastAsia="Calibri"/>
              </w:rPr>
              <w:t xml:space="preserve"> </w:t>
            </w:r>
            <w:r w:rsidRPr="009372AD">
              <w:rPr>
                <w:rFonts w:eastAsia="Calibri"/>
              </w:rPr>
              <w:t>hoặc</w:t>
            </w:r>
            <w:r w:rsidRPr="009372AD">
              <w:rPr>
                <w:rFonts w:eastAsia="Calibri"/>
              </w:rPr>
              <w:t xml:space="preserve"> </w:t>
            </w:r>
            <w:r w:rsidRPr="009372AD">
              <w:rPr>
                <w:rFonts w:eastAsia="Calibri"/>
              </w:rPr>
              <w:t>không</w:t>
            </w:r>
            <w:r w:rsidRPr="009372AD">
              <w:rPr>
                <w:rFonts w:eastAsia="Calibri"/>
              </w:rPr>
              <w:t xml:space="preserve"> </w:t>
            </w:r>
            <w:r w:rsidRPr="009372AD">
              <w:rPr>
                <w:rFonts w:eastAsia="Calibri"/>
              </w:rPr>
              <w:t>có</w:t>
            </w:r>
            <w:r w:rsidRPr="009372AD">
              <w:rPr>
                <w:rFonts w:eastAsia="Calibri"/>
              </w:rPr>
              <w:t xml:space="preserve"> </w:t>
            </w:r>
            <w:r w:rsidRPr="009372AD">
              <w:rPr>
                <w:rFonts w:eastAsia="Calibri"/>
              </w:rPr>
              <w:t>quyề</w:t>
            </w:r>
            <w:r>
              <w:rPr>
                <w:rFonts w:eastAsia="Calibri"/>
              </w:rPr>
              <w:t>n</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063AF175" w14:textId="77777777">
            <w:pPr>
              <w:pStyle w:val="ListParagraph"/>
              <w:ind w:left="0"/>
              <w:jc w:val="both"/>
            </w:pPr>
          </w:p>
        </w:tc>
      </w:tr>
      <w:tr w14:paraId="09ED1C8F"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2C0F753B" w14:textId="77777777">
            <w:pPr>
              <w:autoSpaceDE w:val="0"/>
              <w:autoSpaceDN w:val="0"/>
              <w:adjustRightInd w:val="0"/>
              <w:rPr>
                <w:rFonts w:eastAsia="Calibri"/>
              </w:rPr>
            </w:pPr>
            <w:r w:rsidRPr="00E22984">
              <w:rPr>
                <w:rFonts w:eastAsia="Calibri"/>
              </w:rPr>
              <w:t>ERR:21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8113485" w14:textId="77777777">
            <w:pPr>
              <w:rPr>
                <w:rFonts w:eastAsia="Calibri"/>
              </w:rPr>
            </w:pPr>
            <w:r>
              <w:rPr>
                <w:rFonts w:eastAsia="Calibri"/>
              </w:rPr>
              <w:t>Không</w:t>
            </w:r>
            <w:r>
              <w:rPr>
                <w:rFonts w:eastAsia="Calibri"/>
              </w:rPr>
              <w:t xml:space="preserve"> </w:t>
            </w:r>
            <w:r>
              <w:rPr>
                <w:rFonts w:eastAsia="Calibri"/>
              </w:rPr>
              <w:t>tìm</w:t>
            </w:r>
            <w:r>
              <w:rPr>
                <w:rFonts w:eastAsia="Calibri"/>
              </w:rPr>
              <w:t xml:space="preserve"> </w:t>
            </w:r>
            <w:r>
              <w:rPr>
                <w:rFonts w:eastAsia="Calibri"/>
              </w:rPr>
              <w:t>thấy</w:t>
            </w:r>
            <w:r>
              <w:rPr>
                <w:rFonts w:eastAsia="Calibri"/>
              </w:rPr>
              <w:t xml:space="preserve"> </w:t>
            </w:r>
            <w:r>
              <w:rPr>
                <w:rFonts w:eastAsia="Calibri"/>
              </w:rPr>
              <w:t>công</w:t>
            </w:r>
            <w:r>
              <w:rPr>
                <w:rFonts w:eastAsia="Calibri"/>
              </w:rPr>
              <w:t xml:space="preserve"> ty </w:t>
            </w:r>
            <w:r>
              <w:rPr>
                <w:rFonts w:eastAsia="Calibri"/>
              </w:rPr>
              <w:t>hoặc</w:t>
            </w:r>
            <w:r>
              <w:rPr>
                <w:rFonts w:eastAsia="Calibri"/>
              </w:rPr>
              <w:t xml:space="preserve"> </w:t>
            </w:r>
            <w:r>
              <w:rPr>
                <w:rFonts w:eastAsia="Calibri"/>
              </w:rPr>
              <w:t>tài</w:t>
            </w:r>
            <w:r>
              <w:rPr>
                <w:rFonts w:eastAsia="Calibri"/>
              </w:rPr>
              <w:t xml:space="preserve"> </w:t>
            </w:r>
            <w:r>
              <w:rPr>
                <w:rFonts w:eastAsia="Calibri"/>
              </w:rPr>
              <w:t>khoản</w:t>
            </w:r>
            <w:r>
              <w:rPr>
                <w:rFonts w:eastAsia="Calibri"/>
              </w:rPr>
              <w:t xml:space="preserve"> </w:t>
            </w:r>
            <w:r>
              <w:rPr>
                <w:rFonts w:eastAsia="Calibri"/>
              </w:rPr>
              <w:t>không</w:t>
            </w:r>
            <w:r>
              <w:rPr>
                <w:rFonts w:eastAsia="Calibri"/>
              </w:rPr>
              <w:t xml:space="preserve"> </w:t>
            </w:r>
            <w:r>
              <w:rPr>
                <w:rFonts w:eastAsia="Calibri"/>
              </w:rPr>
              <w:t>tồn</w:t>
            </w:r>
            <w:r>
              <w:rPr>
                <w:rFonts w:eastAsia="Calibri"/>
              </w:rPr>
              <w:t xml:space="preserve"> </w:t>
            </w:r>
            <w:r>
              <w:rPr>
                <w:rFonts w:eastAsia="Calibri"/>
              </w:rPr>
              <w:t>tại</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7718B538" w14:textId="77777777">
            <w:pPr>
              <w:jc w:val="both"/>
            </w:pPr>
          </w:p>
        </w:tc>
      </w:tr>
      <w:tr w14:paraId="2472A5EC"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86D4D20" w14:textId="77777777">
            <w:pPr>
              <w:autoSpaceDE w:val="0"/>
              <w:autoSpaceDN w:val="0"/>
              <w:adjustRightInd w:val="0"/>
              <w:rPr>
                <w:rFonts w:eastAsia="Calibri"/>
              </w:rPr>
            </w:pPr>
            <w:r w:rsidRPr="00E22984">
              <w:rPr>
                <w:rFonts w:eastAsia="Calibri"/>
              </w:rPr>
              <w:t>ERR:22</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434A0C9" w14:textId="77777777">
            <w:pPr>
              <w:rPr>
                <w:rFonts w:eastAsia="Calibri"/>
              </w:rPr>
            </w:pPr>
            <w:r>
              <w:rPr>
                <w:rFonts w:eastAsia="Calibri"/>
              </w:rPr>
              <w:t xml:space="preserve">Công ty </w:t>
            </w:r>
            <w:r>
              <w:rPr>
                <w:rFonts w:eastAsia="Calibri"/>
              </w:rPr>
              <w:t>chưa</w:t>
            </w:r>
            <w:r>
              <w:rPr>
                <w:rFonts w:eastAsia="Calibri"/>
              </w:rPr>
              <w:t xml:space="preserve"> </w:t>
            </w:r>
            <w:r>
              <w:rPr>
                <w:rFonts w:eastAsia="Calibri"/>
              </w:rPr>
              <w:t>đăng</w:t>
            </w:r>
            <w:r>
              <w:rPr>
                <w:rFonts w:eastAsia="Calibri"/>
              </w:rPr>
              <w:t xml:space="preserve"> </w:t>
            </w:r>
            <w:r>
              <w:rPr>
                <w:rFonts w:eastAsia="Calibri"/>
              </w:rPr>
              <w:t>ký</w:t>
            </w:r>
            <w:r>
              <w:rPr>
                <w:rFonts w:eastAsia="Calibri"/>
              </w:rPr>
              <w:t xml:space="preserve"> </w:t>
            </w:r>
            <w:r>
              <w:rPr>
                <w:rFonts w:eastAsia="Calibri"/>
              </w:rPr>
              <w:t>chứng</w:t>
            </w:r>
            <w:r>
              <w:rPr>
                <w:rFonts w:eastAsia="Calibri"/>
              </w:rPr>
              <w:t xml:space="preserve"> </w:t>
            </w:r>
            <w:r>
              <w:rPr>
                <w:rFonts w:eastAsia="Calibri"/>
              </w:rPr>
              <w:t>thư</w:t>
            </w:r>
            <w:r>
              <w:rPr>
                <w:rFonts w:eastAsia="Calibri"/>
              </w:rPr>
              <w:t xml:space="preserve"> </w:t>
            </w:r>
            <w:r>
              <w:rPr>
                <w:rFonts w:eastAsia="Calibri"/>
              </w:rPr>
              <w:t>số</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320928E5" w14:textId="77777777">
            <w:pPr>
              <w:pStyle w:val="ListParagraph"/>
              <w:ind w:left="0"/>
              <w:jc w:val="both"/>
            </w:pPr>
          </w:p>
        </w:tc>
      </w:tr>
      <w:tr w14:paraId="250D76BB"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5D540235" w14:textId="77777777">
            <w:pPr>
              <w:autoSpaceDE w:val="0"/>
              <w:autoSpaceDN w:val="0"/>
              <w:adjustRightInd w:val="0"/>
              <w:rPr>
                <w:rFonts w:eastAsia="Calibri"/>
              </w:rPr>
            </w:pPr>
            <w:r w:rsidRPr="00E22984">
              <w:rPr>
                <w:rFonts w:eastAsia="Calibri"/>
              </w:rPr>
              <w:t>ERR:28</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AE5A349" w14:textId="77777777">
            <w:pPr>
              <w:rPr>
                <w:rFonts w:eastAsia="Calibri"/>
              </w:rPr>
            </w:pPr>
            <w:r>
              <w:rPr>
                <w:rFonts w:eastAsia="Calibri"/>
              </w:rPr>
              <w:t>Chưa</w:t>
            </w:r>
            <w:r>
              <w:rPr>
                <w:rFonts w:eastAsia="Calibri"/>
              </w:rPr>
              <w:t xml:space="preserve"> </w:t>
            </w:r>
            <w:r>
              <w:rPr>
                <w:rFonts w:eastAsia="Calibri"/>
              </w:rPr>
              <w:t>có</w:t>
            </w:r>
            <w:r>
              <w:rPr>
                <w:rFonts w:eastAsia="Calibri"/>
              </w:rPr>
              <w:t xml:space="preserve"> </w:t>
            </w:r>
            <w:r>
              <w:rPr>
                <w:rFonts w:eastAsia="Calibri"/>
              </w:rPr>
              <w:t>thông</w:t>
            </w:r>
            <w:r>
              <w:rPr>
                <w:rFonts w:eastAsia="Calibri"/>
              </w:rPr>
              <w:t xml:space="preserve"> tin </w:t>
            </w:r>
            <w:r>
              <w:rPr>
                <w:rFonts w:eastAsia="Calibri"/>
              </w:rPr>
              <w:t>chứng</w:t>
            </w:r>
            <w:r>
              <w:rPr>
                <w:rFonts w:eastAsia="Calibri"/>
              </w:rPr>
              <w:t xml:space="preserve"> </w:t>
            </w:r>
            <w:r>
              <w:rPr>
                <w:rFonts w:eastAsia="Calibri"/>
              </w:rPr>
              <w:t>thư</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56B62745" w14:textId="77777777">
            <w:pPr>
              <w:pStyle w:val="ListParagraph"/>
              <w:ind w:left="0"/>
              <w:jc w:val="both"/>
            </w:pPr>
          </w:p>
        </w:tc>
      </w:tr>
      <w:tr w14:paraId="3623DD35"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1090B6A8" w14:textId="77777777">
            <w:pPr>
              <w:autoSpaceDE w:val="0"/>
              <w:autoSpaceDN w:val="0"/>
              <w:adjustRightInd w:val="0"/>
              <w:rPr>
                <w:rFonts w:eastAsia="Calibri"/>
              </w:rPr>
            </w:pPr>
            <w:r w:rsidRPr="00E22984">
              <w:rPr>
                <w:rFonts w:eastAsia="Calibri"/>
              </w:rPr>
              <w:t>ERR:24</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1ABC12E4" w14:textId="77777777">
            <w:pPr>
              <w:rPr>
                <w:rFonts w:eastAsia="Calibri"/>
              </w:rPr>
            </w:pPr>
            <w:r>
              <w:rPr>
                <w:rFonts w:eastAsia="Calibri"/>
              </w:rPr>
              <w:t>Chứng</w:t>
            </w:r>
            <w:r>
              <w:rPr>
                <w:rFonts w:eastAsia="Calibri"/>
              </w:rPr>
              <w:t xml:space="preserve"> </w:t>
            </w:r>
            <w:r>
              <w:rPr>
                <w:rFonts w:eastAsia="Calibri"/>
              </w:rPr>
              <w:t>thư</w:t>
            </w:r>
            <w:r>
              <w:rPr>
                <w:rFonts w:eastAsia="Calibri"/>
              </w:rPr>
              <w:t xml:space="preserve"> </w:t>
            </w:r>
            <w:r>
              <w:rPr>
                <w:rFonts w:eastAsia="Calibri"/>
              </w:rPr>
              <w:t>truyền</w:t>
            </w:r>
            <w:r>
              <w:rPr>
                <w:rFonts w:eastAsia="Calibri"/>
              </w:rPr>
              <w:t xml:space="preserve"> </w:t>
            </w:r>
            <w:r>
              <w:rPr>
                <w:rFonts w:eastAsia="Calibri"/>
              </w:rPr>
              <w:t>lên</w:t>
            </w:r>
            <w:r>
              <w:rPr>
                <w:rFonts w:eastAsia="Calibri"/>
              </w:rPr>
              <w:t xml:space="preserve"> </w:t>
            </w:r>
            <w:r>
              <w:rPr>
                <w:rFonts w:eastAsia="Calibri"/>
              </w:rPr>
              <w:t>không</w:t>
            </w:r>
            <w:r>
              <w:rPr>
                <w:rFonts w:eastAsia="Calibri"/>
              </w:rPr>
              <w:t xml:space="preserve"> </w:t>
            </w:r>
            <w:r>
              <w:rPr>
                <w:rFonts w:eastAsia="Calibri"/>
              </w:rPr>
              <w:t>đúng</w:t>
            </w:r>
            <w:r>
              <w:rPr>
                <w:rFonts w:eastAsia="Calibri"/>
              </w:rPr>
              <w:t xml:space="preserve"> </w:t>
            </w:r>
            <w:r>
              <w:rPr>
                <w:rFonts w:eastAsia="Calibri"/>
              </w:rPr>
              <w:t>với</w:t>
            </w:r>
            <w:r>
              <w:rPr>
                <w:rFonts w:eastAsia="Calibri"/>
              </w:rPr>
              <w:t xml:space="preserve"> </w:t>
            </w:r>
            <w:r>
              <w:rPr>
                <w:rFonts w:eastAsia="Calibri"/>
              </w:rPr>
              <w:t>chứng</w:t>
            </w:r>
            <w:r>
              <w:rPr>
                <w:rFonts w:eastAsia="Calibri"/>
              </w:rPr>
              <w:t xml:space="preserve"> </w:t>
            </w:r>
            <w:r>
              <w:rPr>
                <w:rFonts w:eastAsia="Calibri"/>
              </w:rPr>
              <w:t>thư</w:t>
            </w:r>
            <w:r>
              <w:rPr>
                <w:rFonts w:eastAsia="Calibri"/>
              </w:rPr>
              <w:t xml:space="preserve"> </w:t>
            </w:r>
            <w:r>
              <w:rPr>
                <w:rFonts w:eastAsia="Calibri"/>
              </w:rPr>
              <w:t>đăng</w:t>
            </w:r>
            <w:r>
              <w:rPr>
                <w:rFonts w:eastAsia="Calibri"/>
              </w:rPr>
              <w:t xml:space="preserve"> </w:t>
            </w:r>
            <w:r>
              <w:rPr>
                <w:rFonts w:eastAsia="Calibri"/>
              </w:rPr>
              <w:t>ký</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3C2D6FB9" w14:textId="77777777">
            <w:pPr>
              <w:pStyle w:val="ListParagraph"/>
              <w:ind w:left="0"/>
              <w:jc w:val="both"/>
            </w:pPr>
          </w:p>
        </w:tc>
      </w:tr>
      <w:tr w14:paraId="1E8EACF5"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18E9FB4B" w14:textId="77777777">
            <w:pPr>
              <w:autoSpaceDE w:val="0"/>
              <w:autoSpaceDN w:val="0"/>
              <w:adjustRightInd w:val="0"/>
              <w:rPr>
                <w:rFonts w:eastAsia="Calibri"/>
              </w:rPr>
            </w:pPr>
            <w:r w:rsidRPr="00E22984">
              <w:rPr>
                <w:rFonts w:eastAsia="Calibri"/>
              </w:rPr>
              <w:t>ERR:27</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35A3932" w14:textId="77777777">
            <w:pPr>
              <w:pStyle w:val="ListParagraph"/>
              <w:spacing w:after="0" w:line="240" w:lineRule="auto"/>
              <w:ind w:left="0"/>
              <w:rPr>
                <w:rFonts w:eastAsia="Calibri"/>
              </w:rPr>
            </w:pPr>
            <w:r>
              <w:rPr>
                <w:rFonts w:eastAsia="Calibri"/>
              </w:rPr>
              <w:t>Chứng</w:t>
            </w:r>
            <w:r>
              <w:rPr>
                <w:rFonts w:eastAsia="Calibri"/>
              </w:rPr>
              <w:t xml:space="preserve"> </w:t>
            </w:r>
            <w:r>
              <w:rPr>
                <w:rFonts w:eastAsia="Calibri"/>
              </w:rPr>
              <w:t>thư</w:t>
            </w:r>
            <w:r>
              <w:rPr>
                <w:rFonts w:eastAsia="Calibri"/>
              </w:rPr>
              <w:t xml:space="preserve"> </w:t>
            </w:r>
            <w:r>
              <w:rPr>
                <w:rFonts w:eastAsia="Calibri"/>
              </w:rPr>
              <w:t>chưa</w:t>
            </w:r>
            <w:r>
              <w:rPr>
                <w:rFonts w:eastAsia="Calibri"/>
              </w:rPr>
              <w:t xml:space="preserve"> </w:t>
            </w:r>
            <w:r>
              <w:rPr>
                <w:rFonts w:eastAsia="Calibri"/>
              </w:rPr>
              <w:t>đến</w:t>
            </w:r>
            <w:r>
              <w:rPr>
                <w:rFonts w:eastAsia="Calibri"/>
              </w:rPr>
              <w:t xml:space="preserve"> </w:t>
            </w:r>
            <w:r>
              <w:rPr>
                <w:rFonts w:eastAsia="Calibri"/>
              </w:rPr>
              <w:t>thời</w:t>
            </w:r>
            <w:r>
              <w:rPr>
                <w:rFonts w:eastAsia="Calibri"/>
              </w:rPr>
              <w:t xml:space="preserve"> </w:t>
            </w:r>
            <w:r>
              <w:rPr>
                <w:rFonts w:eastAsia="Calibri"/>
              </w:rPr>
              <w:t>điểm</w:t>
            </w:r>
            <w:r>
              <w:rPr>
                <w:rFonts w:eastAsia="Calibri"/>
              </w:rPr>
              <w:t xml:space="preserve"> </w:t>
            </w:r>
            <w:r>
              <w:rPr>
                <w:rFonts w:eastAsia="Calibri"/>
              </w:rPr>
              <w:t>sử</w:t>
            </w:r>
            <w:r>
              <w:rPr>
                <w:rFonts w:eastAsia="Calibri"/>
              </w:rPr>
              <w:t xml:space="preserve"> </w:t>
            </w:r>
            <w:r>
              <w:rPr>
                <w:rFonts w:eastAsia="Calibri"/>
              </w:rPr>
              <w:t>dụng</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175121E9" w14:textId="77777777">
            <w:pPr>
              <w:pStyle w:val="ListParagraph"/>
              <w:ind w:left="0"/>
              <w:jc w:val="both"/>
            </w:pPr>
          </w:p>
        </w:tc>
      </w:tr>
      <w:tr w14:paraId="7812A5F9"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28DE727" w14:textId="77777777">
            <w:pPr>
              <w:autoSpaceDE w:val="0"/>
              <w:autoSpaceDN w:val="0"/>
              <w:adjustRightInd w:val="0"/>
              <w:rPr>
                <w:rFonts w:eastAsia="Calibri"/>
              </w:rPr>
            </w:pPr>
            <w:r w:rsidRPr="00E22984">
              <w:rPr>
                <w:rFonts w:eastAsia="Calibri"/>
              </w:rPr>
              <w:t>ERR:26</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8E9AD30" w14:textId="77777777">
            <w:pPr>
              <w:pStyle w:val="ListParagraph"/>
              <w:spacing w:after="0" w:line="240" w:lineRule="auto"/>
              <w:ind w:left="0"/>
              <w:rPr>
                <w:rFonts w:eastAsia="Calibri"/>
              </w:rPr>
            </w:pPr>
            <w:r>
              <w:rPr>
                <w:rFonts w:eastAsia="Calibri"/>
              </w:rPr>
              <w:t>Chứng</w:t>
            </w:r>
            <w:r>
              <w:rPr>
                <w:rFonts w:eastAsia="Calibri"/>
              </w:rPr>
              <w:t xml:space="preserve"> </w:t>
            </w:r>
            <w:r>
              <w:rPr>
                <w:rFonts w:eastAsia="Calibri"/>
              </w:rPr>
              <w:t>thư</w:t>
            </w:r>
            <w:r>
              <w:rPr>
                <w:rFonts w:eastAsia="Calibri"/>
              </w:rPr>
              <w:t xml:space="preserve"> </w:t>
            </w:r>
            <w:r>
              <w:rPr>
                <w:rFonts w:eastAsia="Calibri"/>
              </w:rPr>
              <w:t>số</w:t>
            </w:r>
            <w:r>
              <w:rPr>
                <w:rFonts w:eastAsia="Calibri"/>
              </w:rPr>
              <w:t xml:space="preserve"> </w:t>
            </w:r>
            <w:r>
              <w:rPr>
                <w:rFonts w:eastAsia="Calibri"/>
              </w:rPr>
              <w:t>hết</w:t>
            </w:r>
            <w:r>
              <w:rPr>
                <w:rFonts w:eastAsia="Calibri"/>
              </w:rPr>
              <w:t xml:space="preserve"> </w:t>
            </w:r>
            <w:r>
              <w:rPr>
                <w:rFonts w:eastAsia="Calibri"/>
              </w:rPr>
              <w:t>hạn</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37A60B77" w14:textId="77777777">
            <w:pPr>
              <w:pStyle w:val="ListParagraph"/>
              <w:ind w:left="0"/>
              <w:jc w:val="both"/>
            </w:pPr>
          </w:p>
        </w:tc>
      </w:tr>
      <w:tr w14:paraId="37928132"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E76482D" w14:textId="77777777">
            <w:pPr>
              <w:autoSpaceDE w:val="0"/>
              <w:autoSpaceDN w:val="0"/>
              <w:adjustRightInd w:val="0"/>
              <w:rPr>
                <w:rFonts w:eastAsia="Calibri"/>
              </w:rPr>
            </w:pPr>
            <w:r w:rsidRPr="00E22984">
              <w:rPr>
                <w:rFonts w:eastAsia="Calibri"/>
              </w:rPr>
              <w:t>ERR:3</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1ABBD6F8" w14:textId="77777777">
            <w:pPr>
              <w:pStyle w:val="ListParagraph"/>
              <w:spacing w:after="0" w:line="240" w:lineRule="auto"/>
              <w:ind w:left="0"/>
              <w:rPr>
                <w:rFonts w:eastAsia="Calibri"/>
              </w:rPr>
            </w:pPr>
            <w:r w:rsidRPr="009372AD">
              <w:rPr>
                <w:rFonts w:eastAsia="Calibri"/>
              </w:rPr>
              <w:t>Dữ</w:t>
            </w:r>
            <w:r w:rsidRPr="009372AD">
              <w:rPr>
                <w:rFonts w:eastAsia="Calibri"/>
              </w:rPr>
              <w:t xml:space="preserve"> </w:t>
            </w:r>
            <w:r w:rsidRPr="009372AD">
              <w:rPr>
                <w:rFonts w:eastAsia="Calibri"/>
              </w:rPr>
              <w:t>liệu</w:t>
            </w:r>
            <w:r w:rsidRPr="009372AD">
              <w:rPr>
                <w:rFonts w:eastAsia="Calibri"/>
              </w:rPr>
              <w:t xml:space="preserve"> xml </w:t>
            </w:r>
            <w:r w:rsidRPr="009372AD">
              <w:rPr>
                <w:rFonts w:eastAsia="Calibri"/>
              </w:rPr>
              <w:t>đầu</w:t>
            </w:r>
            <w:r w:rsidRPr="009372AD">
              <w:rPr>
                <w:rFonts w:eastAsia="Calibri"/>
              </w:rPr>
              <w:t xml:space="preserve"> </w:t>
            </w:r>
            <w:r w:rsidRPr="009372AD">
              <w:rPr>
                <w:rFonts w:eastAsia="Calibri"/>
              </w:rPr>
              <w:t>vào</w:t>
            </w:r>
            <w:r w:rsidRPr="009372AD">
              <w:rPr>
                <w:rFonts w:eastAsia="Calibri"/>
              </w:rPr>
              <w:t xml:space="preserve"> </w:t>
            </w:r>
            <w:r w:rsidRPr="009372AD">
              <w:rPr>
                <w:rFonts w:eastAsia="Calibri"/>
              </w:rPr>
              <w:t>không</w:t>
            </w:r>
            <w:r w:rsidRPr="009372AD">
              <w:rPr>
                <w:rFonts w:eastAsia="Calibri"/>
              </w:rPr>
              <w:t xml:space="preserve"> </w:t>
            </w:r>
            <w:r w:rsidRPr="009372AD">
              <w:rPr>
                <w:rFonts w:eastAsia="Calibri"/>
              </w:rPr>
              <w:t>đúng</w:t>
            </w:r>
            <w:r w:rsidRPr="009372AD">
              <w:rPr>
                <w:rFonts w:eastAsia="Calibri"/>
              </w:rPr>
              <w:t xml:space="preserve"> </w:t>
            </w:r>
            <w:r w:rsidRPr="009372AD">
              <w:rPr>
                <w:rFonts w:eastAsia="Calibri"/>
              </w:rPr>
              <w:t>quy</w:t>
            </w:r>
            <w:r w:rsidRPr="009372AD">
              <w:rPr>
                <w:rFonts w:eastAsia="Calibri"/>
              </w:rPr>
              <w:t xml:space="preserve"> </w:t>
            </w:r>
            <w:r w:rsidRPr="009372AD">
              <w:rPr>
                <w:rFonts w:eastAsia="Calibri"/>
              </w:rPr>
              <w:t>định</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33329BDF" w14:textId="77777777">
            <w:pPr>
              <w:pStyle w:val="ListParagraph"/>
              <w:ind w:left="0"/>
              <w:jc w:val="both"/>
            </w:pPr>
          </w:p>
        </w:tc>
      </w:tr>
      <w:tr w14:paraId="5E4A3EDE"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A732413" w14:textId="77777777">
            <w:pPr>
              <w:autoSpaceDE w:val="0"/>
              <w:autoSpaceDN w:val="0"/>
              <w:adjustRightInd w:val="0"/>
              <w:rPr>
                <w:rFonts w:eastAsia="Calibri"/>
              </w:rPr>
            </w:pPr>
            <w:r w:rsidRPr="00E22984">
              <w:rPr>
                <w:rFonts w:eastAsia="Calibri"/>
              </w:rPr>
              <w:t>ERR:20</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7E3B9642" w14:textId="77777777">
            <w:pPr>
              <w:pStyle w:val="ListParagraph"/>
              <w:spacing w:after="0" w:line="240" w:lineRule="auto"/>
              <w:ind w:left="0"/>
              <w:rPr>
                <w:rFonts w:eastAsia="Calibri"/>
              </w:rPr>
            </w:pPr>
            <w:r w:rsidRPr="002A5863">
              <w:t>Dải</w:t>
            </w:r>
            <w:r w:rsidRPr="002A5863">
              <w:t xml:space="preserve"> </w:t>
            </w:r>
            <w:r w:rsidRPr="002A5863">
              <w:t>hóa</w:t>
            </w:r>
            <w:r w:rsidRPr="002A5863">
              <w:t xml:space="preserve"> </w:t>
            </w:r>
            <w:r w:rsidRPr="002A5863">
              <w:t>đơn</w:t>
            </w:r>
            <w:r w:rsidRPr="002A5863">
              <w:t xml:space="preserve"> </w:t>
            </w:r>
            <w:r>
              <w:t>hết</w:t>
            </w:r>
            <w:r>
              <w:t>,</w:t>
            </w:r>
            <w:r w:rsidRPr="002A5863">
              <w:t xml:space="preserve"> User/Account </w:t>
            </w:r>
            <w:r w:rsidRPr="002A5863">
              <w:t>không</w:t>
            </w:r>
            <w:r w:rsidRPr="002A5863">
              <w:t xml:space="preserve"> </w:t>
            </w:r>
            <w:r w:rsidRPr="002A5863">
              <w:t>có</w:t>
            </w:r>
            <w:r w:rsidRPr="002A5863">
              <w:t xml:space="preserve"> </w:t>
            </w:r>
            <w:r w:rsidRPr="002A5863">
              <w:t>quyền</w:t>
            </w:r>
            <w:r w:rsidRPr="002A5863">
              <w:t xml:space="preserve"> </w:t>
            </w:r>
            <w:r w:rsidRPr="002A5863">
              <w:t>với</w:t>
            </w:r>
            <w:r w:rsidRPr="002A5863">
              <w:t xml:space="preserve"> Serial</w:t>
            </w:r>
            <w:r>
              <w:t xml:space="preserve">/Pattern </w:t>
            </w:r>
            <w:r>
              <w:t>và</w:t>
            </w:r>
            <w:r>
              <w:t xml:space="preserve"> S</w:t>
            </w:r>
            <w:r w:rsidRPr="002A5863">
              <w:t xml:space="preserve">erial </w:t>
            </w:r>
            <w:r w:rsidRPr="002A5863">
              <w:t>không</w:t>
            </w:r>
            <w:r w:rsidRPr="002A5863">
              <w:t xml:space="preserve"> </w:t>
            </w:r>
            <w:r w:rsidRPr="002A5863">
              <w:t>phù</w:t>
            </w:r>
            <w:r w:rsidRPr="002A5863">
              <w:t xml:space="preserve"> </w:t>
            </w:r>
            <w:r w:rsidRPr="002A5863">
              <w:t>hợp</w:t>
            </w:r>
          </w:p>
        </w:tc>
        <w:tc>
          <w:tcPr>
            <w:tcW w:w="2116" w:type="dxa"/>
            <w:tcBorders>
              <w:top w:val="single" w:sz="4" w:space="0" w:color="2E74B5"/>
              <w:left w:val="single" w:sz="4" w:space="0" w:color="2E74B5"/>
              <w:bottom w:val="single" w:sz="4" w:space="0" w:color="2E74B5"/>
              <w:right w:val="single" w:sz="4" w:space="0" w:color="2E74B5"/>
            </w:tcBorders>
          </w:tcPr>
          <w:p w:rsidR="009D1437" w:rsidRPr="00731CD1" w:rsidP="00616EC4" w14:paraId="4F006C5E" w14:textId="77777777">
            <w:pPr>
              <w:ind w:left="360"/>
              <w:jc w:val="both"/>
            </w:pPr>
          </w:p>
        </w:tc>
      </w:tr>
      <w:tr w14:paraId="2F09043D" w14:textId="77777777" w:rsidTr="00616EC4">
        <w:tblPrEx>
          <w:tblW w:w="0" w:type="auto"/>
          <w:tblInd w:w="85" w:type="dxa"/>
          <w:tblLook w:val="04A0"/>
        </w:tblPrEx>
        <w:trPr>
          <w:trHeight w:val="368"/>
        </w:trPr>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15AB9FD" w14:textId="77777777">
            <w:pPr>
              <w:autoSpaceDE w:val="0"/>
              <w:autoSpaceDN w:val="0"/>
              <w:adjustRightInd w:val="0"/>
              <w:rPr>
                <w:rFonts w:eastAsia="Calibri"/>
              </w:rPr>
            </w:pPr>
            <w:r w:rsidRPr="00E22984">
              <w:rPr>
                <w:rFonts w:eastAsia="Calibri"/>
              </w:rPr>
              <w:t>ERR:6</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709E1BF6" w14:textId="77777777">
            <w:pPr>
              <w:pStyle w:val="ListParagraph"/>
              <w:spacing w:after="0" w:line="240" w:lineRule="auto"/>
              <w:ind w:left="0"/>
              <w:rPr>
                <w:rFonts w:eastAsia="Calibri"/>
              </w:rPr>
            </w:pPr>
            <w:r>
              <w:rPr>
                <w:rFonts w:eastAsia="Calibri"/>
              </w:rPr>
              <w:t>Không</w:t>
            </w:r>
            <w:r>
              <w:rPr>
                <w:rFonts w:eastAsia="Calibri"/>
              </w:rPr>
              <w:t xml:space="preserve"> </w:t>
            </w:r>
            <w:r>
              <w:rPr>
                <w:rFonts w:eastAsia="Calibri"/>
              </w:rPr>
              <w:t>còn</w:t>
            </w:r>
            <w:r>
              <w:rPr>
                <w:rFonts w:eastAsia="Calibri"/>
              </w:rPr>
              <w:t xml:space="preserve"> </w:t>
            </w:r>
            <w:r>
              <w:rPr>
                <w:rFonts w:eastAsia="Calibri"/>
              </w:rPr>
              <w:t>đủ</w:t>
            </w:r>
            <w:r>
              <w:rPr>
                <w:rFonts w:eastAsia="Calibri"/>
              </w:rPr>
              <w:t xml:space="preserve"> </w:t>
            </w:r>
            <w:r>
              <w:rPr>
                <w:rFonts w:eastAsia="Calibri"/>
              </w:rPr>
              <w:t>số</w:t>
            </w:r>
            <w:r>
              <w:rPr>
                <w:rFonts w:eastAsia="Calibri"/>
              </w:rPr>
              <w:t xml:space="preserve"> </w:t>
            </w:r>
            <w:r>
              <w:rPr>
                <w:rFonts w:eastAsia="Calibri"/>
              </w:rPr>
              <w:t>lượng</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để</w:t>
            </w:r>
            <w:r>
              <w:rPr>
                <w:rFonts w:eastAsia="Calibri"/>
              </w:rPr>
              <w:t xml:space="preserve"> </w:t>
            </w:r>
            <w:r>
              <w:rPr>
                <w:rFonts w:eastAsia="Calibri"/>
              </w:rPr>
              <w:t>phát</w:t>
            </w:r>
            <w:r>
              <w:rPr>
                <w:rFonts w:eastAsia="Calibri"/>
              </w:rPr>
              <w:t xml:space="preserve"> </w:t>
            </w:r>
            <w:r>
              <w:rPr>
                <w:rFonts w:eastAsia="Calibri"/>
              </w:rPr>
              <w:t>hành</w:t>
            </w:r>
          </w:p>
        </w:tc>
        <w:tc>
          <w:tcPr>
            <w:tcW w:w="2116" w:type="dxa"/>
            <w:tcBorders>
              <w:top w:val="single" w:sz="4" w:space="0" w:color="2E74B5"/>
              <w:left w:val="single" w:sz="4" w:space="0" w:color="2E74B5"/>
              <w:bottom w:val="single" w:sz="4" w:space="0" w:color="2E74B5"/>
              <w:right w:val="single" w:sz="4" w:space="0" w:color="2E74B5"/>
            </w:tcBorders>
          </w:tcPr>
          <w:p w:rsidR="009D1437" w:rsidRPr="00731CD1" w:rsidP="00616EC4" w14:paraId="7CA3B2A3" w14:textId="77777777">
            <w:pPr>
              <w:ind w:left="360"/>
              <w:jc w:val="both"/>
            </w:pPr>
          </w:p>
        </w:tc>
      </w:tr>
      <w:tr w14:paraId="3C816BCB"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7F456BB" w14:textId="77777777">
            <w:pPr>
              <w:autoSpaceDE w:val="0"/>
              <w:autoSpaceDN w:val="0"/>
              <w:adjustRightInd w:val="0"/>
              <w:rPr>
                <w:rFonts w:eastAsia="Calibri"/>
              </w:rPr>
            </w:pPr>
            <w:r w:rsidRPr="00E22984">
              <w:rPr>
                <w:rFonts w:eastAsia="Calibri"/>
              </w:rPr>
              <w:t>ERR:10</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43AFEABF" w14:textId="77777777">
            <w:pPr>
              <w:pStyle w:val="ListParagraph"/>
              <w:spacing w:after="0" w:line="240" w:lineRule="auto"/>
              <w:ind w:left="0"/>
              <w:rPr>
                <w:rFonts w:eastAsia="Calibri"/>
              </w:rPr>
            </w:pPr>
            <w:r>
              <w:t xml:space="preserve">Lô </w:t>
            </w:r>
            <w:r>
              <w:t>có</w:t>
            </w:r>
            <w:r>
              <w:t xml:space="preserve"> </w:t>
            </w:r>
            <w:r>
              <w:t>số</w:t>
            </w:r>
            <w:r>
              <w:t xml:space="preserve"> </w:t>
            </w:r>
            <w:r>
              <w:t>hóa</w:t>
            </w:r>
            <w:r>
              <w:t xml:space="preserve"> </w:t>
            </w:r>
            <w:r>
              <w:t>đơn</w:t>
            </w:r>
            <w:r>
              <w:t xml:space="preserve"> </w:t>
            </w:r>
            <w:r>
              <w:t>vượt</w:t>
            </w:r>
            <w:r>
              <w:t xml:space="preserve"> </w:t>
            </w:r>
            <w:r>
              <w:t>quá</w:t>
            </w:r>
            <w:r>
              <w:t xml:space="preserve"> </w:t>
            </w:r>
            <w:r>
              <w:t>số</w:t>
            </w:r>
            <w:r>
              <w:t xml:space="preserve"> </w:t>
            </w:r>
            <w:r>
              <w:t>lượng</w:t>
            </w:r>
            <w:r>
              <w:t xml:space="preserve"> </w:t>
            </w:r>
            <w:r>
              <w:t>tối</w:t>
            </w:r>
            <w:r>
              <w:t xml:space="preserve"> </w:t>
            </w:r>
            <w:r>
              <w:t>đa</w:t>
            </w:r>
            <w:r>
              <w:t xml:space="preserve"> </w:t>
            </w:r>
            <w:r>
              <w:t>cho</w:t>
            </w:r>
            <w:r>
              <w:t xml:space="preserve"> </w:t>
            </w:r>
            <w:r>
              <w:t>phép</w:t>
            </w:r>
          </w:p>
        </w:tc>
        <w:tc>
          <w:tcPr>
            <w:tcW w:w="2116" w:type="dxa"/>
            <w:tcBorders>
              <w:top w:val="single" w:sz="4" w:space="0" w:color="2E74B5"/>
              <w:left w:val="single" w:sz="4" w:space="0" w:color="2E74B5"/>
              <w:bottom w:val="single" w:sz="4" w:space="0" w:color="2E74B5"/>
              <w:right w:val="single" w:sz="4" w:space="0" w:color="2E74B5"/>
            </w:tcBorders>
          </w:tcPr>
          <w:p w:rsidR="009D1437" w:rsidRPr="00731CD1" w:rsidP="00616EC4" w14:paraId="4ECD7EAC" w14:textId="77777777">
            <w:pPr>
              <w:ind w:left="360"/>
              <w:jc w:val="both"/>
            </w:pPr>
          </w:p>
        </w:tc>
      </w:tr>
      <w:tr w14:paraId="35E1A766" w14:textId="77777777" w:rsidTr="00616EC4">
        <w:tblPrEx>
          <w:tblW w:w="0" w:type="auto"/>
          <w:tblInd w:w="85" w:type="dxa"/>
          <w:tblLook w:val="04A0"/>
        </w:tblPrEx>
        <w:trPr>
          <w:trHeight w:val="413"/>
        </w:trPr>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C112662" w14:textId="77777777">
            <w:pPr>
              <w:autoSpaceDE w:val="0"/>
              <w:autoSpaceDN w:val="0"/>
              <w:adjustRightInd w:val="0"/>
              <w:rPr>
                <w:rFonts w:eastAsia="Calibri"/>
              </w:rPr>
            </w:pPr>
            <w:r w:rsidRPr="00E22984">
              <w:rPr>
                <w:rFonts w:eastAsia="Calibri"/>
              </w:rPr>
              <w:t>ERR:5</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48FA5D0F" w14:textId="77777777">
            <w:pPr>
              <w:pStyle w:val="ListParagraph"/>
              <w:spacing w:after="0" w:line="240" w:lineRule="auto"/>
              <w:ind w:left="0"/>
              <w:rPr>
                <w:rFonts w:eastAsia="Calibri"/>
              </w:rPr>
            </w:pPr>
            <w:r>
              <w:rPr>
                <w:rFonts w:eastAsia="Calibri"/>
              </w:rPr>
              <w:t>Có</w:t>
            </w:r>
            <w:r>
              <w:rPr>
                <w:rFonts w:eastAsia="Calibri"/>
              </w:rPr>
              <w:t xml:space="preserve"> </w:t>
            </w:r>
            <w:r>
              <w:rPr>
                <w:rFonts w:eastAsia="Calibri"/>
              </w:rPr>
              <w:t>lỗi</w:t>
            </w:r>
            <w:r>
              <w:rPr>
                <w:rFonts w:eastAsia="Calibri"/>
              </w:rPr>
              <w:t xml:space="preserve"> </w:t>
            </w:r>
            <w:r>
              <w:rPr>
                <w:rFonts w:eastAsia="Calibri"/>
              </w:rPr>
              <w:t>xảy</w:t>
            </w:r>
            <w:r>
              <w:rPr>
                <w:rFonts w:eastAsia="Calibri"/>
              </w:rPr>
              <w:t xml:space="preserve"> </w:t>
            </w:r>
            <w:r>
              <w:rPr>
                <w:rFonts w:eastAsia="Calibri"/>
              </w:rPr>
              <w:t>ra</w:t>
            </w:r>
          </w:p>
        </w:tc>
        <w:tc>
          <w:tcPr>
            <w:tcW w:w="2116" w:type="dxa"/>
            <w:tcBorders>
              <w:top w:val="single" w:sz="4" w:space="0" w:color="2E74B5"/>
              <w:left w:val="single" w:sz="4" w:space="0" w:color="2E74B5"/>
              <w:bottom w:val="single" w:sz="4" w:space="0" w:color="2E74B5"/>
              <w:right w:val="single" w:sz="4" w:space="0" w:color="2E74B5"/>
            </w:tcBorders>
          </w:tcPr>
          <w:p w:rsidR="009D1437" w:rsidRPr="00731CD1" w:rsidP="00616EC4" w14:paraId="47D0F206" w14:textId="77777777">
            <w:pPr>
              <w:jc w:val="both"/>
            </w:pPr>
            <w:r>
              <w:t>Lỗi</w:t>
            </w:r>
            <w:r>
              <w:t xml:space="preserve"> </w:t>
            </w:r>
            <w:r>
              <w:t>không</w:t>
            </w:r>
            <w:r>
              <w:t xml:space="preserve"> </w:t>
            </w:r>
            <w:r>
              <w:t>xác</w:t>
            </w:r>
            <w:r>
              <w:t xml:space="preserve"> </w:t>
            </w:r>
            <w:r>
              <w:t>định</w:t>
            </w:r>
          </w:p>
        </w:tc>
      </w:tr>
      <w:tr w14:paraId="3C1AADDE"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E22984" w:rsidP="00616EC4" w14:paraId="2CDFB804" w14:textId="77777777">
            <w:pPr>
              <w:autoSpaceDE w:val="0"/>
              <w:autoSpaceDN w:val="0"/>
              <w:adjustRightInd w:val="0"/>
              <w:rPr>
                <w:rFonts w:eastAsia="Calibri"/>
              </w:rPr>
            </w:pPr>
            <w:r w:rsidRPr="00E22984">
              <w:rPr>
                <w:rFonts w:eastAsia="Calibri"/>
              </w:rPr>
              <w:t>ERR:30</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1DA341A1" w14:textId="77777777">
            <w:pPr>
              <w:pStyle w:val="ListParagraph"/>
              <w:ind w:left="0"/>
              <w:jc w:val="both"/>
            </w:pPr>
            <w:r>
              <w:t>Tạo</w:t>
            </w:r>
            <w:r>
              <w:t xml:space="preserve"> </w:t>
            </w:r>
            <w:r>
              <w:t>mới</w:t>
            </w:r>
            <w:r>
              <w:t xml:space="preserve"> </w:t>
            </w:r>
            <w:r>
              <w:t>hóa</w:t>
            </w:r>
            <w:r>
              <w:t xml:space="preserve"> </w:t>
            </w:r>
            <w:r>
              <w:t>đơn</w:t>
            </w:r>
            <w:r>
              <w:t xml:space="preserve"> </w:t>
            </w:r>
            <w:r>
              <w:t>có</w:t>
            </w:r>
            <w:r>
              <w:t xml:space="preserve"> </w:t>
            </w:r>
            <w:r>
              <w:t>lỗi</w:t>
            </w:r>
          </w:p>
        </w:tc>
        <w:tc>
          <w:tcPr>
            <w:tcW w:w="2116" w:type="dxa"/>
            <w:tcBorders>
              <w:top w:val="single" w:sz="4" w:space="0" w:color="2E74B5"/>
              <w:left w:val="single" w:sz="4" w:space="0" w:color="2E74B5"/>
              <w:bottom w:val="single" w:sz="4" w:space="0" w:color="2E74B5"/>
              <w:right w:val="single" w:sz="4" w:space="0" w:color="2E74B5"/>
            </w:tcBorders>
          </w:tcPr>
          <w:p w:rsidR="009D1437" w:rsidRPr="00731CD1" w:rsidP="00616EC4" w14:paraId="1B197E9B" w14:textId="77777777">
            <w:pPr>
              <w:ind w:left="360"/>
              <w:jc w:val="both"/>
            </w:pPr>
          </w:p>
        </w:tc>
      </w:tr>
      <w:tr w14:paraId="1A747EA6"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E22984" w:rsidP="00616EC4" w14:paraId="668CE1E8" w14:textId="77777777">
            <w:pPr>
              <w:autoSpaceDE w:val="0"/>
              <w:autoSpaceDN w:val="0"/>
              <w:adjustRightInd w:val="0"/>
              <w:rPr>
                <w:rFonts w:eastAsia="Calibri"/>
              </w:rPr>
            </w:pPr>
            <w:r>
              <w:t>ERR:35</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45C36D54" w14:textId="77777777">
            <w:pPr>
              <w:pStyle w:val="ListParagraph"/>
              <w:ind w:left="0"/>
              <w:jc w:val="both"/>
            </w:pPr>
            <w:r>
              <w:t xml:space="preserve">Công ty </w:t>
            </w:r>
            <w:r>
              <w:t>đăng</w:t>
            </w:r>
            <w:r>
              <w:t xml:space="preserve"> </w:t>
            </w:r>
            <w:r>
              <w:t>ký</w:t>
            </w:r>
            <w:r>
              <w:t xml:space="preserve"> DK01 </w:t>
            </w:r>
            <w:r>
              <w:t>cả</w:t>
            </w:r>
            <w:r>
              <w:t xml:space="preserve"> </w:t>
            </w:r>
            <w:r>
              <w:t>có</w:t>
            </w:r>
            <w:r>
              <w:t xml:space="preserve"> </w:t>
            </w:r>
            <w:r>
              <w:t>mã</w:t>
            </w:r>
            <w:r>
              <w:t xml:space="preserve">, </w:t>
            </w:r>
            <w:r>
              <w:t>không</w:t>
            </w:r>
            <w:r>
              <w:t xml:space="preserve"> </w:t>
            </w:r>
            <w:r>
              <w:t>mã</w:t>
            </w:r>
            <w:r>
              <w:t xml:space="preserve">. </w:t>
            </w:r>
            <w:r>
              <w:t>Tạo</w:t>
            </w:r>
            <w:r>
              <w:t xml:space="preserve"> </w:t>
            </w:r>
            <w:r>
              <w:t>cả</w:t>
            </w:r>
            <w:r>
              <w:t xml:space="preserve"> </w:t>
            </w:r>
            <w:r>
              <w:t>ký</w:t>
            </w:r>
            <w:r>
              <w:t xml:space="preserve"> </w:t>
            </w:r>
            <w:r>
              <w:t>hiệu</w:t>
            </w:r>
            <w:r>
              <w:t xml:space="preserve"> </w:t>
            </w:r>
            <w:r>
              <w:t>cả</w:t>
            </w:r>
            <w:r>
              <w:t xml:space="preserve"> 2 </w:t>
            </w:r>
            <w:r>
              <w:t>dải</w:t>
            </w:r>
            <w:r>
              <w:t xml:space="preserve"> </w:t>
            </w:r>
            <w:r>
              <w:t>có</w:t>
            </w:r>
            <w:r>
              <w:t xml:space="preserve"> </w:t>
            </w:r>
            <w:r>
              <w:t>mã</w:t>
            </w:r>
            <w:r>
              <w:t xml:space="preserve"> </w:t>
            </w:r>
            <w:r>
              <w:t>và</w:t>
            </w:r>
            <w:r>
              <w:t xml:space="preserve"> </w:t>
            </w:r>
            <w:r>
              <w:t>không</w:t>
            </w:r>
            <w:r>
              <w:t xml:space="preserve"> </w:t>
            </w:r>
            <w:r>
              <w:t>mã</w:t>
            </w:r>
            <w:r>
              <w:t xml:space="preserve"> </w:t>
            </w:r>
            <w:r>
              <w:t>sẽ</w:t>
            </w:r>
            <w:r>
              <w:t xml:space="preserve"> </w:t>
            </w:r>
            <w:r>
              <w:t>yêu</w:t>
            </w:r>
            <w:r>
              <w:t xml:space="preserve"> </w:t>
            </w:r>
            <w:r>
              <w:t>cầu</w:t>
            </w:r>
            <w:r>
              <w:t xml:space="preserve"> </w:t>
            </w:r>
            <w:r>
              <w:t>bắt</w:t>
            </w:r>
            <w:r>
              <w:t xml:space="preserve"> </w:t>
            </w:r>
            <w:r>
              <w:t>buộc</w:t>
            </w:r>
            <w:r>
              <w:t xml:space="preserve"> </w:t>
            </w:r>
            <w:r>
              <w:t>truyền</w:t>
            </w:r>
            <w:r>
              <w:t xml:space="preserve"> pattern, serial</w:t>
            </w:r>
          </w:p>
        </w:tc>
        <w:tc>
          <w:tcPr>
            <w:tcW w:w="2116" w:type="dxa"/>
            <w:tcBorders>
              <w:top w:val="single" w:sz="4" w:space="0" w:color="2E74B5"/>
              <w:left w:val="single" w:sz="4" w:space="0" w:color="2E74B5"/>
              <w:bottom w:val="single" w:sz="4" w:space="0" w:color="2E74B5"/>
              <w:right w:val="single" w:sz="4" w:space="0" w:color="2E74B5"/>
            </w:tcBorders>
          </w:tcPr>
          <w:p w:rsidR="009D1437" w:rsidRPr="00731CD1" w:rsidP="00616EC4" w14:paraId="75460681" w14:textId="77777777">
            <w:pPr>
              <w:ind w:left="360"/>
              <w:jc w:val="both"/>
            </w:pPr>
          </w:p>
        </w:tc>
      </w:tr>
      <w:tr w14:paraId="15BD9AD0"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22B5C7B" w14:textId="77777777">
            <w:pPr>
              <w:autoSpaceDE w:val="0"/>
              <w:autoSpaceDN w:val="0"/>
              <w:adjustRightInd w:val="0"/>
              <w:rPr>
                <w:rFonts w:eastAsia="Calibri"/>
              </w:rPr>
            </w:pPr>
            <w:r>
              <w:rPr>
                <w:szCs w:val="28"/>
              </w:rPr>
              <w:t>Chuỗi</w:t>
            </w:r>
            <w:r>
              <w:rPr>
                <w:szCs w:val="28"/>
              </w:rPr>
              <w:t xml:space="preserve"> xml </w:t>
            </w:r>
            <w:r>
              <w:rPr>
                <w:szCs w:val="28"/>
              </w:rPr>
              <w:t>trả</w:t>
            </w:r>
            <w:r>
              <w:rPr>
                <w:szCs w:val="28"/>
              </w:rPr>
              <w:t xml:space="preserve"> </w:t>
            </w:r>
            <w:r>
              <w:rPr>
                <w:szCs w:val="28"/>
              </w:rPr>
              <w:t>về</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F75A5F" w:rsidP="00616EC4" w14:paraId="54879AAC" w14:textId="77777777">
            <w:pPr>
              <w:rPr>
                <w:rFonts w:eastAsia="Calibri"/>
              </w:rPr>
            </w:pPr>
            <w:r>
              <w:rPr>
                <w:rFonts w:eastAsia="Calibri"/>
              </w:rPr>
              <w:t>Chuỗi</w:t>
            </w:r>
            <w:r>
              <w:rPr>
                <w:rFonts w:eastAsia="Calibri"/>
              </w:rPr>
              <w:t xml:space="preserve"> </w:t>
            </w:r>
            <w:r>
              <w:rPr>
                <w:rFonts w:eastAsia="Calibri"/>
              </w:rPr>
              <w:t>trả</w:t>
            </w:r>
            <w:r>
              <w:rPr>
                <w:rFonts w:eastAsia="Calibri"/>
              </w:rPr>
              <w:t xml:space="preserve"> </w:t>
            </w:r>
            <w:r>
              <w:rPr>
                <w:rFonts w:eastAsia="Calibri"/>
              </w:rPr>
              <w:t>về</w:t>
            </w:r>
          </w:p>
        </w:tc>
        <w:tc>
          <w:tcPr>
            <w:tcW w:w="2116" w:type="dxa"/>
            <w:tcBorders>
              <w:top w:val="single" w:sz="4" w:space="0" w:color="2E74B5"/>
              <w:left w:val="single" w:sz="4" w:space="0" w:color="2E74B5"/>
              <w:bottom w:val="single" w:sz="4" w:space="0" w:color="2E74B5"/>
              <w:right w:val="single" w:sz="4" w:space="0" w:color="2E74B5"/>
            </w:tcBorders>
          </w:tcPr>
          <w:p w:rsidR="009D1437" w:rsidRPr="00731CD1" w:rsidP="00616EC4" w14:paraId="714596F8" w14:textId="77777777">
            <w:pPr>
              <w:ind w:left="360"/>
              <w:jc w:val="both"/>
            </w:pPr>
          </w:p>
        </w:tc>
      </w:tr>
    </w:tbl>
    <w:p w:rsidR="009D1437" w:rsidP="009D1437" w14:paraId="25E8D4A3" w14:textId="77777777">
      <w:pPr>
        <w:rPr>
          <w:lang w:eastAsia="x-none"/>
        </w:rPr>
      </w:pPr>
    </w:p>
    <w:p w:rsidR="009D1437" w:rsidP="009D1437" w14:paraId="70323818" w14:textId="77777777">
      <w:pPr>
        <w:rPr>
          <w:lang w:eastAsia="x-none"/>
        </w:rPr>
      </w:pPr>
      <w:r>
        <w:rPr>
          <w:lang w:eastAsia="x-none"/>
        </w:rPr>
        <w:t>Cấu</w:t>
      </w:r>
      <w:r>
        <w:rPr>
          <w:lang w:eastAsia="x-none"/>
        </w:rPr>
        <w:t xml:space="preserve"> </w:t>
      </w:r>
      <w:r>
        <w:rPr>
          <w:lang w:eastAsia="x-none"/>
        </w:rPr>
        <w:t>trúc</w:t>
      </w:r>
      <w:r>
        <w:rPr>
          <w:lang w:eastAsia="x-none"/>
        </w:rPr>
        <w:t xml:space="preserve"> </w:t>
      </w:r>
      <w:r>
        <w:rPr>
          <w:lang w:eastAsia="x-none"/>
        </w:rPr>
        <w:t>chuỗi</w:t>
      </w:r>
      <w:r>
        <w:rPr>
          <w:lang w:eastAsia="x-none"/>
        </w:rPr>
        <w:t xml:space="preserve"> XML </w:t>
      </w:r>
      <w:r>
        <w:rPr>
          <w:lang w:eastAsia="x-none"/>
        </w:rPr>
        <w:t>trả</w:t>
      </w:r>
      <w:r>
        <w:rPr>
          <w:lang w:eastAsia="x-none"/>
        </w:rPr>
        <w:t xml:space="preserve"> </w:t>
      </w:r>
      <w:r>
        <w:rPr>
          <w:lang w:eastAsia="x-none"/>
        </w:rPr>
        <w:t>về</w:t>
      </w:r>
      <w:r>
        <w:rPr>
          <w:lang w:eastAsia="x-none"/>
        </w:rPr>
        <w:t>:</w:t>
      </w:r>
    </w:p>
    <w:p w:rsidR="009D1437" w:rsidRPr="00193CC8" w:rsidP="009D1437" w14:paraId="519EEA7A" w14:textId="77777777">
      <w:pPr>
        <w:shd w:val="clear" w:color="auto" w:fill="FFFFFF"/>
        <w:rPr>
          <w:rFonts w:ascii="Courier New" w:hAnsi="Courier New" w:cs="Courier New"/>
          <w:b/>
          <w:bCs/>
          <w:color w:val="000000"/>
          <w:sz w:val="20"/>
          <w:szCs w:val="20"/>
        </w:rPr>
      </w:pPr>
      <w:r w:rsidRPr="00193CC8">
        <w:rPr>
          <w:rFonts w:ascii="Courier New" w:hAnsi="Courier New" w:cs="Courier New"/>
          <w:color w:val="0000FF"/>
          <w:sz w:val="20"/>
          <w:szCs w:val="20"/>
        </w:rPr>
        <w:t>&lt;Invoices&gt;</w:t>
      </w:r>
    </w:p>
    <w:p w:rsidR="009D1437" w:rsidRPr="00193CC8" w:rsidP="009D1437" w14:paraId="58962A9A" w14:textId="7777777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&lt;Inv&gt;</w:t>
      </w:r>
    </w:p>
    <w:p w:rsidR="009D1437" w:rsidRPr="00193CC8" w:rsidP="009D1437" w14:paraId="13ED3F73" w14:textId="7777777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&lt;key&gt;</w:t>
      </w:r>
      <w:r w:rsidRPr="00193CC8">
        <w:rPr>
          <w:rFonts w:ascii="Courier New" w:hAnsi="Courier New" w:cs="Courier New"/>
          <w:b/>
          <w:bCs/>
          <w:color w:val="000000"/>
          <w:sz w:val="20"/>
          <w:szCs w:val="20"/>
        </w:rPr>
        <w:t>123</w:t>
      </w:r>
      <w:r w:rsidRPr="00193CC8">
        <w:rPr>
          <w:rFonts w:ascii="Courier New" w:hAnsi="Courier New" w:cs="Courier New"/>
          <w:color w:val="0000FF"/>
          <w:sz w:val="20"/>
          <w:szCs w:val="20"/>
        </w:rPr>
        <w:t>&lt;/key&gt;</w:t>
      </w:r>
    </w:p>
    <w:p w:rsidR="009D1437" w:rsidRPr="00193CC8" w:rsidP="009D1437" w14:paraId="0FA7C8AA" w14:textId="7777777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w:t>
      </w:r>
      <w:r w:rsidRPr="00193CC8">
        <w:rPr>
          <w:rFonts w:ascii="Courier New" w:hAnsi="Courier New" w:cs="Courier New"/>
          <w:color w:val="0000FF"/>
          <w:sz w:val="20"/>
          <w:szCs w:val="20"/>
        </w:rPr>
        <w:t>idInv</w:t>
      </w:r>
      <w:r w:rsidRPr="00193CC8">
        <w:rPr>
          <w:rFonts w:ascii="Courier New" w:hAnsi="Courier New" w:cs="Courier New"/>
          <w:color w:val="0000FF"/>
          <w:sz w:val="20"/>
          <w:szCs w:val="20"/>
        </w:rPr>
        <w:t>&gt;</w:t>
      </w:r>
      <w:r w:rsidRPr="00193CC8">
        <w:rPr>
          <w:rFonts w:ascii="Courier New" w:hAnsi="Courier New" w:cs="Courier New"/>
          <w:b/>
          <w:bCs/>
          <w:color w:val="000000"/>
          <w:sz w:val="20"/>
          <w:szCs w:val="20"/>
        </w:rPr>
        <w:t>128668</w:t>
      </w:r>
      <w:r w:rsidRPr="00193CC8">
        <w:rPr>
          <w:rFonts w:ascii="Courier New" w:hAnsi="Courier New" w:cs="Courier New"/>
          <w:color w:val="0000FF"/>
          <w:sz w:val="20"/>
          <w:szCs w:val="20"/>
        </w:rPr>
        <w:t>&lt;/</w:t>
      </w:r>
      <w:r w:rsidRPr="00193CC8">
        <w:rPr>
          <w:rFonts w:ascii="Courier New" w:hAnsi="Courier New" w:cs="Courier New"/>
          <w:color w:val="0000FF"/>
          <w:sz w:val="20"/>
          <w:szCs w:val="20"/>
        </w:rPr>
        <w:t>idInv</w:t>
      </w:r>
      <w:r w:rsidRPr="00193CC8">
        <w:rPr>
          <w:rFonts w:ascii="Courier New" w:hAnsi="Courier New" w:cs="Courier New"/>
          <w:color w:val="0000FF"/>
          <w:sz w:val="20"/>
          <w:szCs w:val="20"/>
        </w:rPr>
        <w:t>&gt;</w:t>
      </w:r>
    </w:p>
    <w:p w:rsidR="009D1437" w:rsidRPr="00193CC8" w:rsidP="009D1437" w14:paraId="32C9E9D7" w14:textId="7777777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w:t>
      </w:r>
      <w:r w:rsidRPr="00193CC8">
        <w:rPr>
          <w:rFonts w:ascii="Courier New" w:hAnsi="Courier New" w:cs="Courier New"/>
          <w:color w:val="0000FF"/>
          <w:sz w:val="20"/>
          <w:szCs w:val="20"/>
        </w:rPr>
        <w:t>hashValue</w:t>
      </w:r>
      <w:r w:rsidRPr="00193CC8">
        <w:rPr>
          <w:rFonts w:ascii="Courier New" w:hAnsi="Courier New" w:cs="Courier New"/>
          <w:color w:val="0000FF"/>
          <w:sz w:val="20"/>
          <w:szCs w:val="20"/>
        </w:rPr>
        <w:t>&gt;</w:t>
      </w:r>
      <w:r w:rsidRPr="00193CC8">
        <w:rPr>
          <w:rFonts w:ascii="Courier New" w:hAnsi="Courier New" w:cs="Courier New"/>
          <w:b/>
          <w:bCs/>
          <w:color w:val="000000"/>
          <w:sz w:val="20"/>
          <w:szCs w:val="20"/>
        </w:rPr>
        <w:t>rKdYgeYc7CYLOhjfNFDZ8nBaWjA=</w:t>
      </w:r>
      <w:r w:rsidRPr="00193CC8">
        <w:rPr>
          <w:rFonts w:ascii="Courier New" w:hAnsi="Courier New" w:cs="Courier New"/>
          <w:color w:val="0000FF"/>
          <w:sz w:val="20"/>
          <w:szCs w:val="20"/>
        </w:rPr>
        <w:t>&lt;/</w:t>
      </w:r>
      <w:r w:rsidRPr="00193CC8">
        <w:rPr>
          <w:rFonts w:ascii="Courier New" w:hAnsi="Courier New" w:cs="Courier New"/>
          <w:color w:val="0000FF"/>
          <w:sz w:val="20"/>
          <w:szCs w:val="20"/>
        </w:rPr>
        <w:t>hashValue</w:t>
      </w:r>
      <w:r w:rsidRPr="00193CC8">
        <w:rPr>
          <w:rFonts w:ascii="Courier New" w:hAnsi="Courier New" w:cs="Courier New"/>
          <w:color w:val="0000FF"/>
          <w:sz w:val="20"/>
          <w:szCs w:val="20"/>
        </w:rPr>
        <w:t>&gt;</w:t>
      </w:r>
    </w:p>
    <w:p w:rsidR="009D1437" w:rsidRPr="00193CC8" w:rsidP="009D1437" w14:paraId="071CACE8" w14:textId="7777777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&lt;pattern&gt;</w:t>
      </w:r>
      <w:r w:rsidRPr="00193CC8">
        <w:rPr>
          <w:rFonts w:ascii="Courier New" w:hAnsi="Courier New" w:cs="Courier New"/>
          <w:b/>
          <w:bCs/>
          <w:color w:val="000000"/>
          <w:sz w:val="20"/>
          <w:szCs w:val="20"/>
        </w:rPr>
        <w:t>01GTKT0/001</w:t>
      </w:r>
      <w:r w:rsidRPr="00193CC8">
        <w:rPr>
          <w:rFonts w:ascii="Courier New" w:hAnsi="Courier New" w:cs="Courier New"/>
          <w:color w:val="0000FF"/>
          <w:sz w:val="20"/>
          <w:szCs w:val="20"/>
        </w:rPr>
        <w:t>&lt;/pattern&gt;</w:t>
      </w:r>
    </w:p>
    <w:p w:rsidR="009D1437" w:rsidRPr="00193CC8" w:rsidP="009D1437" w14:paraId="722204EA" w14:textId="7777777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&lt;serial&gt;</w:t>
      </w:r>
      <w:r w:rsidRPr="00193CC8">
        <w:rPr>
          <w:rFonts w:ascii="Courier New" w:hAnsi="Courier New" w:cs="Courier New"/>
          <w:b/>
          <w:bCs/>
          <w:color w:val="000000"/>
          <w:sz w:val="20"/>
          <w:szCs w:val="20"/>
        </w:rPr>
        <w:t>AA/17E</w:t>
      </w:r>
      <w:r w:rsidRPr="00193CC8">
        <w:rPr>
          <w:rFonts w:ascii="Courier New" w:hAnsi="Courier New" w:cs="Courier New"/>
          <w:color w:val="0000FF"/>
          <w:sz w:val="20"/>
          <w:szCs w:val="20"/>
        </w:rPr>
        <w:t>&lt;/serial&gt;</w:t>
      </w:r>
    </w:p>
    <w:p w:rsidR="009D1437" w:rsidRPr="00193CC8" w:rsidP="009D1437" w14:paraId="1E236D89" w14:textId="7777777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&lt;/Inv&gt;</w:t>
      </w:r>
    </w:p>
    <w:p w:rsidR="009D1437" w:rsidRPr="00193CC8" w:rsidP="009D1437" w14:paraId="502DE33B" w14:textId="7777777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&lt;Inv&gt;</w:t>
      </w:r>
    </w:p>
    <w:p w:rsidR="009D1437" w:rsidRPr="00193CC8" w:rsidP="009D1437" w14:paraId="0B732CB2" w14:textId="7777777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&lt;key&gt;</w:t>
      </w:r>
      <w:r w:rsidRPr="00193CC8">
        <w:rPr>
          <w:rFonts w:ascii="Courier New" w:hAnsi="Courier New" w:cs="Courier New"/>
          <w:b/>
          <w:bCs/>
          <w:color w:val="000000"/>
          <w:sz w:val="20"/>
          <w:szCs w:val="20"/>
        </w:rPr>
        <w:t>456</w:t>
      </w:r>
      <w:r w:rsidRPr="00193CC8">
        <w:rPr>
          <w:rFonts w:ascii="Courier New" w:hAnsi="Courier New" w:cs="Courier New"/>
          <w:color w:val="0000FF"/>
          <w:sz w:val="20"/>
          <w:szCs w:val="20"/>
        </w:rPr>
        <w:t>&lt;/key&gt;</w:t>
      </w:r>
    </w:p>
    <w:p w:rsidR="009D1437" w:rsidRPr="00193CC8" w:rsidP="009D1437" w14:paraId="5C866F78" w14:textId="7777777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w:t>
      </w:r>
      <w:r w:rsidRPr="00193CC8">
        <w:rPr>
          <w:rFonts w:ascii="Courier New" w:hAnsi="Courier New" w:cs="Courier New"/>
          <w:color w:val="0000FF"/>
          <w:sz w:val="20"/>
          <w:szCs w:val="20"/>
        </w:rPr>
        <w:t>idInv</w:t>
      </w:r>
      <w:r w:rsidRPr="00193CC8">
        <w:rPr>
          <w:rFonts w:ascii="Courier New" w:hAnsi="Courier New" w:cs="Courier New"/>
          <w:color w:val="0000FF"/>
          <w:sz w:val="20"/>
          <w:szCs w:val="20"/>
        </w:rPr>
        <w:t>&gt;</w:t>
      </w:r>
      <w:r w:rsidRPr="00193CC8">
        <w:rPr>
          <w:rFonts w:ascii="Courier New" w:hAnsi="Courier New" w:cs="Courier New"/>
          <w:b/>
          <w:bCs/>
          <w:color w:val="000000"/>
          <w:sz w:val="20"/>
          <w:szCs w:val="20"/>
        </w:rPr>
        <w:t>128923</w:t>
      </w:r>
      <w:r w:rsidRPr="00193CC8">
        <w:rPr>
          <w:rFonts w:ascii="Courier New" w:hAnsi="Courier New" w:cs="Courier New"/>
          <w:color w:val="0000FF"/>
          <w:sz w:val="20"/>
          <w:szCs w:val="20"/>
        </w:rPr>
        <w:t>&lt;/</w:t>
      </w:r>
      <w:r w:rsidRPr="00193CC8">
        <w:rPr>
          <w:rFonts w:ascii="Courier New" w:hAnsi="Courier New" w:cs="Courier New"/>
          <w:color w:val="0000FF"/>
          <w:sz w:val="20"/>
          <w:szCs w:val="20"/>
        </w:rPr>
        <w:t>idInv</w:t>
      </w:r>
      <w:r w:rsidRPr="00193CC8">
        <w:rPr>
          <w:rFonts w:ascii="Courier New" w:hAnsi="Courier New" w:cs="Courier New"/>
          <w:color w:val="0000FF"/>
          <w:sz w:val="20"/>
          <w:szCs w:val="20"/>
        </w:rPr>
        <w:t>&gt;</w:t>
      </w:r>
    </w:p>
    <w:p w:rsidR="009D1437" w:rsidRPr="00193CC8" w:rsidP="009D1437" w14:paraId="2C6F4163" w14:textId="7777777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w:t>
      </w:r>
      <w:r w:rsidRPr="00193CC8">
        <w:rPr>
          <w:rFonts w:ascii="Courier New" w:hAnsi="Courier New" w:cs="Courier New"/>
          <w:color w:val="0000FF"/>
          <w:sz w:val="20"/>
          <w:szCs w:val="20"/>
        </w:rPr>
        <w:t>hashValue</w:t>
      </w:r>
      <w:r w:rsidRPr="00193CC8">
        <w:rPr>
          <w:rFonts w:ascii="Courier New" w:hAnsi="Courier New" w:cs="Courier New"/>
          <w:color w:val="0000FF"/>
          <w:sz w:val="20"/>
          <w:szCs w:val="20"/>
        </w:rPr>
        <w:t>&gt;</w:t>
      </w:r>
      <w:r w:rsidRPr="00193CC8">
        <w:rPr>
          <w:rFonts w:ascii="Courier New" w:hAnsi="Courier New" w:cs="Courier New"/>
          <w:b/>
          <w:bCs/>
          <w:color w:val="000000"/>
          <w:sz w:val="20"/>
          <w:szCs w:val="20"/>
        </w:rPr>
        <w:t>2p60p82YQhqjMHG9t/</w:t>
      </w:r>
      <w:r w:rsidRPr="00193CC8">
        <w:rPr>
          <w:rFonts w:ascii="Courier New" w:hAnsi="Courier New" w:cs="Courier New"/>
          <w:b/>
          <w:bCs/>
          <w:color w:val="000000"/>
          <w:sz w:val="20"/>
          <w:szCs w:val="20"/>
        </w:rPr>
        <w:t>toIaLfENQ</w:t>
      </w:r>
      <w:r w:rsidRPr="00193CC8">
        <w:rPr>
          <w:rFonts w:ascii="Courier New" w:hAnsi="Courier New" w:cs="Courier New"/>
          <w:b/>
          <w:bCs/>
          <w:color w:val="000000"/>
          <w:sz w:val="20"/>
          <w:szCs w:val="20"/>
        </w:rPr>
        <w:t>=</w:t>
      </w:r>
      <w:r w:rsidRPr="00193CC8">
        <w:rPr>
          <w:rFonts w:ascii="Courier New" w:hAnsi="Courier New" w:cs="Courier New"/>
          <w:color w:val="0000FF"/>
          <w:sz w:val="20"/>
          <w:szCs w:val="20"/>
        </w:rPr>
        <w:t>&lt;/</w:t>
      </w:r>
      <w:r w:rsidRPr="00193CC8">
        <w:rPr>
          <w:rFonts w:ascii="Courier New" w:hAnsi="Courier New" w:cs="Courier New"/>
          <w:color w:val="0000FF"/>
          <w:sz w:val="20"/>
          <w:szCs w:val="20"/>
        </w:rPr>
        <w:t>hashValue</w:t>
      </w:r>
      <w:r w:rsidRPr="00193CC8">
        <w:rPr>
          <w:rFonts w:ascii="Courier New" w:hAnsi="Courier New" w:cs="Courier New"/>
          <w:color w:val="0000FF"/>
          <w:sz w:val="20"/>
          <w:szCs w:val="20"/>
        </w:rPr>
        <w:t>&gt;</w:t>
      </w:r>
    </w:p>
    <w:p w:rsidR="009D1437" w:rsidRPr="00193CC8" w:rsidP="009D1437" w14:paraId="432C30EE" w14:textId="7777777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&lt;pattern&gt;</w:t>
      </w:r>
      <w:r w:rsidRPr="00193CC8">
        <w:rPr>
          <w:rFonts w:ascii="Courier New" w:hAnsi="Courier New" w:cs="Courier New"/>
          <w:b/>
          <w:bCs/>
          <w:color w:val="000000"/>
          <w:sz w:val="20"/>
          <w:szCs w:val="20"/>
        </w:rPr>
        <w:t>01GTKT0/001</w:t>
      </w:r>
      <w:r w:rsidRPr="00193CC8">
        <w:rPr>
          <w:rFonts w:ascii="Courier New" w:hAnsi="Courier New" w:cs="Courier New"/>
          <w:color w:val="0000FF"/>
          <w:sz w:val="20"/>
          <w:szCs w:val="20"/>
        </w:rPr>
        <w:t>&lt;/pattern&gt;</w:t>
      </w:r>
    </w:p>
    <w:p w:rsidR="009D1437" w:rsidRPr="00193CC8" w:rsidP="009D1437" w14:paraId="115DFC9F" w14:textId="7777777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&lt;serial&gt;</w:t>
      </w:r>
      <w:r w:rsidRPr="00193CC8">
        <w:rPr>
          <w:rFonts w:ascii="Courier New" w:hAnsi="Courier New" w:cs="Courier New"/>
          <w:b/>
          <w:bCs/>
          <w:color w:val="000000"/>
          <w:sz w:val="20"/>
          <w:szCs w:val="20"/>
        </w:rPr>
        <w:t>AA/17E</w:t>
      </w:r>
      <w:r w:rsidRPr="00193CC8">
        <w:rPr>
          <w:rFonts w:ascii="Courier New" w:hAnsi="Courier New" w:cs="Courier New"/>
          <w:color w:val="0000FF"/>
          <w:sz w:val="20"/>
          <w:szCs w:val="20"/>
        </w:rPr>
        <w:t>&lt;/serial&gt;</w:t>
      </w:r>
    </w:p>
    <w:p w:rsidR="009D1437" w:rsidRPr="00193CC8" w:rsidP="009D1437" w14:paraId="5DB1114A" w14:textId="77777777">
      <w:pPr>
        <w:shd w:val="clear" w:color="auto" w:fill="FFFFFF"/>
        <w:rPr>
          <w:rFonts w:ascii="Courier New" w:hAnsi="Courier New" w:cs="Courier New"/>
          <w:b/>
          <w:bCs/>
          <w:color w:val="000000"/>
          <w:sz w:val="20"/>
          <w:szCs w:val="20"/>
        </w:rPr>
      </w:pPr>
      <w:r w:rsidRPr="00193CC8">
        <w:rPr>
          <w:rFonts w:ascii="Courier New" w:hAnsi="Courier New" w:cs="Courier New"/>
          <w:b/>
          <w:bCs/>
          <w:color w:val="000000"/>
          <w:sz w:val="20"/>
          <w:szCs w:val="20"/>
        </w:rPr>
        <w:t xml:space="preserve">    </w:t>
      </w:r>
      <w:r w:rsidRPr="00193CC8">
        <w:rPr>
          <w:rFonts w:ascii="Courier New" w:hAnsi="Courier New" w:cs="Courier New"/>
          <w:color w:val="0000FF"/>
          <w:sz w:val="20"/>
          <w:szCs w:val="20"/>
        </w:rPr>
        <w:t>&lt;/Inv&gt;</w:t>
      </w:r>
    </w:p>
    <w:p w:rsidR="009D1437" w:rsidP="009D1437" w14:paraId="6CF12031" w14:textId="77777777">
      <w:pPr>
        <w:shd w:val="clear" w:color="auto" w:fill="FFFFFF"/>
        <w:rPr>
          <w:rFonts w:ascii="Courier New" w:hAnsi="Courier New" w:cs="Courier New"/>
          <w:color w:val="0000FF"/>
          <w:sz w:val="20"/>
          <w:szCs w:val="20"/>
        </w:rPr>
      </w:pPr>
      <w:r w:rsidRPr="00193CC8">
        <w:rPr>
          <w:rFonts w:ascii="Courier New" w:hAnsi="Courier New" w:cs="Courier New"/>
          <w:color w:val="0000FF"/>
          <w:sz w:val="20"/>
          <w:szCs w:val="20"/>
        </w:rPr>
        <w:t>&lt;/Invoices&gt;</w:t>
      </w:r>
    </w:p>
    <w:p w:rsidR="009D1437" w:rsidRPr="00193CC8" w:rsidP="009D1437" w14:paraId="796CEF9C" w14:textId="77777777">
      <w:pPr>
        <w:shd w:val="clear" w:color="auto" w:fill="FFFFFF"/>
        <w:rPr>
          <w:rFonts w:ascii="Courier New" w:hAnsi="Courier New" w:cs="Courier New"/>
          <w:b/>
          <w:bCs/>
          <w:color w:val="000000"/>
          <w:sz w:val="20"/>
          <w:szCs w:val="20"/>
        </w:rPr>
      </w:pPr>
    </w:p>
    <w:p w:rsidR="009D1437" w:rsidP="009D1437" w14:paraId="63311E98" w14:textId="77777777">
      <w:pPr>
        <w:rPr>
          <w:szCs w:val="28"/>
        </w:rPr>
      </w:pPr>
      <w:r>
        <w:rPr>
          <w:szCs w:val="28"/>
        </w:rPr>
        <w:t xml:space="preserve">Trong </w:t>
      </w:r>
      <w:r>
        <w:rPr>
          <w:szCs w:val="28"/>
        </w:rPr>
        <w:t>đó</w:t>
      </w:r>
      <w:r>
        <w:rPr>
          <w:szCs w:val="28"/>
        </w:rPr>
        <w:t xml:space="preserve">: </w:t>
      </w:r>
      <w:r>
        <w:rPr>
          <w:szCs w:val="28"/>
        </w:rPr>
        <w:tab/>
        <w:t xml:space="preserve">            tag </w:t>
      </w:r>
      <w:r w:rsidRPr="00735530">
        <w:rPr>
          <w:rFonts w:ascii="Consolas" w:hAnsi="Consolas" w:cs="Consolas"/>
          <w:color w:val="0000FF"/>
          <w:sz w:val="19"/>
          <w:szCs w:val="19"/>
          <w:highlight w:val="white"/>
        </w:rPr>
        <w:t>&lt;key&gt;</w:t>
      </w:r>
      <w:r>
        <w:rPr>
          <w:szCs w:val="28"/>
        </w:rPr>
        <w:t xml:space="preserve">: </w:t>
      </w:r>
      <w:r>
        <w:rPr>
          <w:szCs w:val="28"/>
        </w:rPr>
        <w:t>fkey</w:t>
      </w:r>
    </w:p>
    <w:p w:rsidR="009D1437" w:rsidRPr="00735530" w:rsidP="009D1437" w14:paraId="6E6F8ED9" w14:textId="77777777">
      <w:pPr>
        <w:rPr>
          <w:szCs w:val="28"/>
        </w:rPr>
      </w:pPr>
      <w:r>
        <w:rPr>
          <w:szCs w:val="28"/>
        </w:rPr>
        <w:tab/>
      </w:r>
      <w:r>
        <w:rPr>
          <w:szCs w:val="28"/>
        </w:rPr>
        <w:tab/>
      </w:r>
      <w:r>
        <w:rPr>
          <w:szCs w:val="28"/>
        </w:rPr>
        <w:tab/>
        <w:t xml:space="preserve">tag </w:t>
      </w:r>
      <w:r w:rsidRPr="00735530">
        <w:rPr>
          <w:rFonts w:ascii="Consolas" w:hAnsi="Consolas" w:cs="Consolas"/>
          <w:color w:val="0000FF"/>
          <w:sz w:val="19"/>
          <w:szCs w:val="19"/>
          <w:highlight w:val="white"/>
        </w:rPr>
        <w:t>&lt;</w:t>
      </w:r>
      <w:r w:rsidRPr="00735530">
        <w:rPr>
          <w:rFonts w:ascii="Consolas" w:hAnsi="Consolas" w:cs="Consolas"/>
          <w:color w:val="0000FF"/>
          <w:sz w:val="19"/>
          <w:szCs w:val="19"/>
          <w:highlight w:val="white"/>
        </w:rPr>
        <w:t>idInv</w:t>
      </w:r>
      <w:r w:rsidRPr="00735530">
        <w:rPr>
          <w:rFonts w:ascii="Consolas" w:hAnsi="Consolas" w:cs="Consolas"/>
          <w:color w:val="0000FF"/>
          <w:sz w:val="19"/>
          <w:szCs w:val="19"/>
          <w:highlight w:val="white"/>
        </w:rPr>
        <w:t>&gt;</w:t>
      </w:r>
      <w:r w:rsidRPr="00735530">
        <w:rPr>
          <w:szCs w:val="28"/>
        </w:rPr>
        <w:t xml:space="preserve">: id </w:t>
      </w:r>
      <w:r w:rsidRPr="00735530">
        <w:rPr>
          <w:szCs w:val="28"/>
        </w:rPr>
        <w:t>hóa</w:t>
      </w:r>
      <w:r w:rsidRPr="00735530">
        <w:rPr>
          <w:szCs w:val="28"/>
        </w:rPr>
        <w:t xml:space="preserve"> </w:t>
      </w:r>
      <w:r w:rsidRPr="00735530">
        <w:rPr>
          <w:szCs w:val="28"/>
        </w:rPr>
        <w:t>đơn</w:t>
      </w:r>
      <w:r w:rsidRPr="00735530">
        <w:rPr>
          <w:szCs w:val="28"/>
        </w:rPr>
        <w:t xml:space="preserve"> </w:t>
      </w:r>
      <w:r w:rsidRPr="00735530">
        <w:rPr>
          <w:szCs w:val="28"/>
        </w:rPr>
        <w:t>trên</w:t>
      </w:r>
      <w:r w:rsidRPr="00735530">
        <w:rPr>
          <w:szCs w:val="28"/>
        </w:rPr>
        <w:t xml:space="preserve"> </w:t>
      </w:r>
      <w:r w:rsidRPr="00735530">
        <w:rPr>
          <w:szCs w:val="28"/>
        </w:rPr>
        <w:t>hệ</w:t>
      </w:r>
      <w:r w:rsidRPr="00735530">
        <w:rPr>
          <w:szCs w:val="28"/>
        </w:rPr>
        <w:t xml:space="preserve"> </w:t>
      </w:r>
      <w:r w:rsidRPr="00735530">
        <w:rPr>
          <w:szCs w:val="28"/>
        </w:rPr>
        <w:t>thống</w:t>
      </w:r>
      <w:r w:rsidRPr="00735530">
        <w:rPr>
          <w:szCs w:val="28"/>
        </w:rPr>
        <w:t xml:space="preserve"> </w:t>
      </w:r>
      <w:r w:rsidRPr="00735530">
        <w:rPr>
          <w:szCs w:val="28"/>
        </w:rPr>
        <w:t>vnpt</w:t>
      </w:r>
    </w:p>
    <w:p w:rsidR="009D1437" w:rsidRPr="00735530" w:rsidP="009D1437" w14:paraId="48C80EAC" w14:textId="77777777">
      <w:pPr>
        <w:rPr>
          <w:szCs w:val="28"/>
        </w:rPr>
      </w:pPr>
      <w:r w:rsidRPr="00735530">
        <w:rPr>
          <w:szCs w:val="28"/>
        </w:rPr>
        <w:tab/>
      </w:r>
      <w:r w:rsidRPr="00735530">
        <w:rPr>
          <w:szCs w:val="28"/>
        </w:rPr>
        <w:tab/>
      </w:r>
      <w:r w:rsidRPr="00735530">
        <w:rPr>
          <w:szCs w:val="28"/>
        </w:rPr>
        <w:tab/>
        <w:t xml:space="preserve">tag </w:t>
      </w:r>
      <w:r w:rsidRPr="00735530">
        <w:rPr>
          <w:rFonts w:ascii="Consolas" w:hAnsi="Consolas" w:cs="Consolas"/>
          <w:color w:val="0000FF"/>
          <w:sz w:val="19"/>
          <w:szCs w:val="19"/>
          <w:highlight w:val="white"/>
        </w:rPr>
        <w:t>&lt;</w:t>
      </w:r>
      <w:r w:rsidRPr="00735530">
        <w:rPr>
          <w:rFonts w:ascii="Consolas" w:hAnsi="Consolas" w:cs="Consolas"/>
          <w:color w:val="0000FF"/>
          <w:sz w:val="19"/>
          <w:szCs w:val="19"/>
          <w:highlight w:val="white"/>
        </w:rPr>
        <w:t>hashValue</w:t>
      </w:r>
      <w:r w:rsidRPr="00735530">
        <w:rPr>
          <w:rFonts w:ascii="Consolas" w:hAnsi="Consolas" w:cs="Consolas"/>
          <w:color w:val="0000FF"/>
          <w:sz w:val="19"/>
          <w:szCs w:val="19"/>
          <w:highlight w:val="white"/>
        </w:rPr>
        <w:t>&gt;</w:t>
      </w:r>
      <w:r w:rsidRPr="00735530">
        <w:rPr>
          <w:szCs w:val="28"/>
        </w:rPr>
        <w:t xml:space="preserve">: </w:t>
      </w:r>
      <w:r>
        <w:rPr>
          <w:szCs w:val="28"/>
        </w:rPr>
        <w:t xml:space="preserve"> </w:t>
      </w:r>
      <w:r>
        <w:rPr>
          <w:szCs w:val="28"/>
        </w:rPr>
        <w:t>chuỗi</w:t>
      </w:r>
      <w:r>
        <w:rPr>
          <w:szCs w:val="28"/>
        </w:rPr>
        <w:t xml:space="preserve"> hash</w:t>
      </w:r>
    </w:p>
    <w:p w:rsidR="009D1437" w:rsidP="009D1437" w14:paraId="3DE7AF6E" w14:textId="77777777">
      <w:pPr>
        <w:rPr>
          <w:szCs w:val="28"/>
        </w:rPr>
      </w:pPr>
      <w:r w:rsidRPr="00735530">
        <w:rPr>
          <w:szCs w:val="28"/>
        </w:rPr>
        <w:tab/>
      </w:r>
      <w:r w:rsidRPr="00735530">
        <w:rPr>
          <w:szCs w:val="28"/>
        </w:rPr>
        <w:tab/>
      </w:r>
      <w:r w:rsidRPr="00735530">
        <w:rPr>
          <w:szCs w:val="28"/>
        </w:rPr>
        <w:tab/>
        <w:t xml:space="preserve">tag </w:t>
      </w:r>
      <w:r w:rsidRPr="00735530">
        <w:rPr>
          <w:rFonts w:ascii="Consolas" w:hAnsi="Consolas" w:cs="Consolas"/>
          <w:color w:val="0000FF"/>
          <w:sz w:val="19"/>
          <w:szCs w:val="19"/>
          <w:highlight w:val="white"/>
        </w:rPr>
        <w:t>&lt;pattern&gt;</w:t>
      </w:r>
      <w:r w:rsidRPr="00735530">
        <w:rPr>
          <w:szCs w:val="28"/>
        </w:rPr>
        <w:t>:</w:t>
      </w:r>
      <w:r>
        <w:rPr>
          <w:szCs w:val="28"/>
        </w:rPr>
        <w:t xml:space="preserve"> </w:t>
      </w:r>
      <w:r>
        <w:rPr>
          <w:szCs w:val="28"/>
        </w:rPr>
        <w:t>mẫu</w:t>
      </w:r>
      <w:r>
        <w:rPr>
          <w:szCs w:val="28"/>
        </w:rPr>
        <w:t xml:space="preserve"> </w:t>
      </w:r>
      <w:r>
        <w:rPr>
          <w:szCs w:val="28"/>
        </w:rPr>
        <w:t>số</w:t>
      </w:r>
    </w:p>
    <w:p w:rsidR="009D1437" w:rsidRPr="00193CC8" w:rsidP="009D1437" w14:paraId="7C41EBB8" w14:textId="77777777">
      <w:pPr>
        <w:rPr>
          <w:szCs w:val="28"/>
        </w:rPr>
      </w:pPr>
      <w:r>
        <w:rPr>
          <w:szCs w:val="28"/>
        </w:rPr>
        <w:tab/>
      </w:r>
      <w:r>
        <w:rPr>
          <w:szCs w:val="28"/>
        </w:rPr>
        <w:tab/>
      </w:r>
      <w:r>
        <w:rPr>
          <w:szCs w:val="28"/>
        </w:rPr>
        <w:tab/>
        <w:t xml:space="preserve">tag </w:t>
      </w:r>
      <w:r w:rsidRPr="00735530">
        <w:rPr>
          <w:rFonts w:ascii="Consolas" w:hAnsi="Consolas" w:cs="Consolas"/>
          <w:color w:val="0000FF"/>
          <w:sz w:val="19"/>
          <w:szCs w:val="19"/>
          <w:highlight w:val="white"/>
        </w:rPr>
        <w:t>&lt;serial&gt;</w:t>
      </w:r>
      <w:r>
        <w:rPr>
          <w:szCs w:val="28"/>
        </w:rPr>
        <w:t xml:space="preserve">: </w:t>
      </w:r>
      <w:r>
        <w:rPr>
          <w:szCs w:val="28"/>
        </w:rPr>
        <w:t>ký</w:t>
      </w:r>
      <w:r>
        <w:rPr>
          <w:szCs w:val="28"/>
        </w:rPr>
        <w:t xml:space="preserve"> </w:t>
      </w:r>
      <w:r>
        <w:rPr>
          <w:szCs w:val="28"/>
        </w:rPr>
        <w:t>hiệu</w:t>
      </w:r>
    </w:p>
    <w:p w:rsidR="009D1437" w:rsidP="00C35F19" w14:paraId="07FCED1B" w14:textId="77777777">
      <w:pPr>
        <w:pStyle w:val="Heading3"/>
      </w:pPr>
      <w:bookmarkStart w:id="427" w:name="_Toc106724528"/>
      <w:r>
        <w:t>Phát</w:t>
      </w:r>
      <w:r>
        <w:t xml:space="preserve"> </w:t>
      </w:r>
      <w:r>
        <w:t>hành</w:t>
      </w:r>
      <w:r>
        <w:t xml:space="preserve"> </w:t>
      </w:r>
      <w:r>
        <w:t>hóa</w:t>
      </w:r>
      <w:r>
        <w:t xml:space="preserve"> </w:t>
      </w:r>
      <w:r>
        <w:t>đơn</w:t>
      </w:r>
      <w:r>
        <w:t xml:space="preserve"> </w:t>
      </w:r>
      <w:r>
        <w:t>sử</w:t>
      </w:r>
      <w:r>
        <w:t xml:space="preserve"> </w:t>
      </w:r>
      <w:r>
        <w:t>dụng</w:t>
      </w:r>
      <w:r>
        <w:t xml:space="preserve"> </w:t>
      </w:r>
      <w:r>
        <w:rPr>
          <w:lang w:val="en-US"/>
        </w:rPr>
        <w:t>SmartCA</w:t>
      </w:r>
      <w:r>
        <w:t xml:space="preserve"> (</w:t>
      </w:r>
      <w:r>
        <w:t>bước</w:t>
      </w:r>
      <w:r>
        <w:t xml:space="preserve"> 2)</w:t>
      </w:r>
      <w:bookmarkEnd w:id="427"/>
    </w:p>
    <w:p w:rsidR="009D1437" w:rsidRPr="00593BE8" w:rsidP="009D1437" w14:paraId="0D20D0A5" w14:textId="77777777">
      <w:pPr>
        <w:pStyle w:val="N"/>
      </w:pPr>
      <w:r w:rsidRPr="00593BE8">
        <w:t>URL</w:t>
      </w:r>
    </w:p>
    <w:p w:rsidR="009D1437" w:rsidP="009D1437" w14:paraId="3EF10762" w14:textId="77777777">
      <w:pPr>
        <w:pStyle w:val="N"/>
      </w:pPr>
      <w:r>
        <w:tab/>
      </w:r>
      <w:r w:rsidRPr="00007702">
        <w:t xml:space="preserve"> </w:t>
      </w:r>
      <w:r>
        <w:t>s</w:t>
      </w:r>
      <w:r w:rsidRPr="00EB3AC8">
        <w:t xml:space="preserve">tring </w:t>
      </w:r>
      <w:r w:rsidRPr="00A24E7D">
        <w:rPr>
          <w:b/>
        </w:rPr>
        <w:t>PublishInvSmartCA</w:t>
      </w:r>
      <w:r w:rsidRPr="00EB3AC8">
        <w:t xml:space="preserve"> (string Account, string ACpass, string xmlInvData, string username, string password, string pattern = "", string serial = "").</w:t>
      </w:r>
    </w:p>
    <w:p w:rsidR="009D1437" w:rsidRPr="00593BE8" w:rsidP="009D1437" w14:paraId="3FB51258" w14:textId="77777777">
      <w:pPr>
        <w:pStyle w:val="N"/>
      </w:pPr>
      <w:r w:rsidRPr="00593BE8">
        <w:t>DESCRIPTION</w:t>
      </w:r>
    </w:p>
    <w:p w:rsidR="009D1437" w:rsidRPr="007C1EEB" w:rsidP="009D1437" w14:paraId="208D8859" w14:textId="77777777">
      <w:pPr>
        <w:pStyle w:val="N"/>
      </w:pPr>
      <w:r>
        <w:tab/>
        <w:t>Đây là web service cho phép phát hành hóa đơn với các hệ thống sử dụng SmartCA, sau khi thực hiện gọi hàm Lấy giá trị Hash ở bước 1 (</w:t>
      </w:r>
      <w:r>
        <w:rPr>
          <w:b/>
        </w:rPr>
        <w:t>3.1.25</w:t>
      </w:r>
      <w:r>
        <w:t>)</w:t>
      </w:r>
    </w:p>
    <w:p w:rsidR="009D1437" w:rsidRPr="00007702" w:rsidP="009D1437" w14:paraId="70B471A8" w14:textId="77777777">
      <w:pPr>
        <w:pStyle w:val="N"/>
      </w:pPr>
      <w:r w:rsidRPr="00663B3E">
        <w:t>HTTP METHOD</w:t>
      </w:r>
    </w:p>
    <w:p w:rsidR="009D1437" w:rsidRPr="00007702" w:rsidP="009D1437" w14:paraId="55792421" w14:textId="77777777">
      <w:pPr>
        <w:pStyle w:val="N"/>
        <w:rPr>
          <w:b/>
        </w:rPr>
      </w:pPr>
      <w:r w:rsidRPr="00610AFD">
        <w:tab/>
      </w:r>
      <w:r w:rsidRPr="00610AFD">
        <w:tab/>
        <w:t>POST</w:t>
      </w:r>
    </w:p>
    <w:p w:rsidR="009D1437" w:rsidRPr="00610AFD" w:rsidP="009D1437" w14:paraId="236BE79F" w14:textId="77777777">
      <w:pPr>
        <w:pStyle w:val="N"/>
      </w:pPr>
      <w:r w:rsidRPr="00610AFD">
        <w:t>REQUEST BODY</w:t>
      </w:r>
    </w:p>
    <w:p w:rsidR="009D1437" w:rsidRPr="009372AD" w:rsidP="009D1437" w14:paraId="7DA18C3C" w14:textId="77777777">
      <w:pPr>
        <w:pStyle w:val="ListParagraph"/>
        <w:numPr>
          <w:ilvl w:val="0"/>
          <w:numId w:val="3"/>
        </w:numPr>
        <w:spacing w:after="0" w:line="360" w:lineRule="auto"/>
        <w:jc w:val="both"/>
        <w:rPr>
          <w:rFonts w:eastAsia="Calibri"/>
          <w:b/>
          <w:u w:val="single"/>
        </w:rPr>
      </w:pPr>
      <w:r>
        <w:rPr>
          <w:rFonts w:eastAsia="Calibri"/>
          <w:b/>
        </w:rPr>
        <w:t>Account/</w:t>
      </w:r>
      <w:r>
        <w:rPr>
          <w:rFonts w:eastAsia="Calibri"/>
          <w:b/>
        </w:rPr>
        <w:t>ACPass</w:t>
      </w:r>
      <w:r w:rsidRPr="009372AD">
        <w:rPr>
          <w:rFonts w:eastAsia="Calibri"/>
          <w:b/>
        </w:rPr>
        <w:t xml:space="preserve">:  </w:t>
      </w:r>
      <w:r w:rsidRPr="009372AD">
        <w:rPr>
          <w:rFonts w:eastAsia="Calibri"/>
        </w:rPr>
        <w:t xml:space="preserve">Tài </w:t>
      </w:r>
      <w:r w:rsidRPr="009372AD">
        <w:rPr>
          <w:rFonts w:eastAsia="Calibri"/>
        </w:rPr>
        <w:t>khoản</w:t>
      </w:r>
      <w:r w:rsidRPr="009372AD">
        <w:rPr>
          <w:rFonts w:eastAsia="Calibri"/>
        </w:rPr>
        <w:t xml:space="preserve"> </w:t>
      </w:r>
      <w:r w:rsidRPr="009372AD">
        <w:rPr>
          <w:rFonts w:eastAsia="Calibri"/>
        </w:rPr>
        <w:t>được</w:t>
      </w:r>
      <w:r w:rsidRPr="009372AD">
        <w:rPr>
          <w:rFonts w:eastAsia="Calibri"/>
        </w:rPr>
        <w:t xml:space="preserve"> </w:t>
      </w:r>
      <w:r w:rsidRPr="009372AD">
        <w:rPr>
          <w:rFonts w:eastAsia="Calibri"/>
        </w:rPr>
        <w:t>cấp</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cho</w:t>
      </w:r>
      <w:r w:rsidRPr="009372AD">
        <w:rPr>
          <w:rFonts w:eastAsia="Calibri"/>
        </w:rPr>
        <w:t xml:space="preserve"> </w:t>
      </w:r>
      <w:r w:rsidRPr="009372AD">
        <w:rPr>
          <w:rFonts w:eastAsia="Calibri"/>
        </w:rPr>
        <w:t>nhân</w:t>
      </w:r>
      <w:r w:rsidRPr="009372AD">
        <w:rPr>
          <w:rFonts w:eastAsia="Calibri"/>
        </w:rPr>
        <w:t xml:space="preserve"> </w:t>
      </w:r>
      <w:r w:rsidRPr="009372AD">
        <w:rPr>
          <w:rFonts w:eastAsia="Calibri"/>
        </w:rPr>
        <w:t>viên</w:t>
      </w:r>
      <w:r w:rsidRPr="009372AD">
        <w:rPr>
          <w:rFonts w:eastAsia="Calibri"/>
        </w:rPr>
        <w:t xml:space="preserve"> </w:t>
      </w:r>
      <w:r w:rsidRPr="009372AD">
        <w:rPr>
          <w:rFonts w:eastAsia="Calibri"/>
        </w:rPr>
        <w:t>gọi</w:t>
      </w:r>
      <w:r w:rsidRPr="009372AD">
        <w:rPr>
          <w:rFonts w:eastAsia="Calibri"/>
        </w:rPr>
        <w:t xml:space="preserve"> </w:t>
      </w:r>
      <w:r w:rsidRPr="009372AD">
        <w:rPr>
          <w:rFonts w:eastAsia="Calibri"/>
        </w:rPr>
        <w:t>lệnh</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hành</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p>
    <w:p w:rsidR="009D1437" w:rsidRPr="000D3AC0" w:rsidP="009D1437" w14:paraId="398DD2F5" w14:textId="7777777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w:t>
      </w:r>
      <w:r w:rsidRPr="009372AD">
        <w:rPr>
          <w:rFonts w:eastAsia="Calibri"/>
        </w:rPr>
        <w:t>khoản</w:t>
      </w:r>
      <w:r w:rsidRPr="009372AD">
        <w:rPr>
          <w:rFonts w:eastAsia="Calibri"/>
        </w:rPr>
        <w:t xml:space="preserve"> </w:t>
      </w:r>
      <w:r w:rsidRPr="009372AD">
        <w:rPr>
          <w:rFonts w:eastAsia="Calibri"/>
        </w:rPr>
        <w:t>được</w:t>
      </w:r>
      <w:r w:rsidRPr="009372AD">
        <w:rPr>
          <w:rFonts w:eastAsia="Calibri"/>
        </w:rPr>
        <w:t xml:space="preserve"> </w:t>
      </w:r>
      <w:r w:rsidRPr="009372AD">
        <w:rPr>
          <w:rFonts w:eastAsia="Calibri"/>
        </w:rPr>
        <w:t>cấp</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cho</w:t>
      </w:r>
      <w:r w:rsidRPr="009372AD">
        <w:rPr>
          <w:rFonts w:eastAsia="Calibri"/>
        </w:rPr>
        <w:t xml:space="preserve"> </w:t>
      </w:r>
      <w:r w:rsidRPr="009372AD">
        <w:rPr>
          <w:rFonts w:eastAsia="Calibri"/>
        </w:rPr>
        <w:t>khách</w:t>
      </w:r>
      <w:r w:rsidRPr="009372AD">
        <w:rPr>
          <w:rFonts w:eastAsia="Calibri"/>
        </w:rPr>
        <w:t xml:space="preserve"> </w:t>
      </w:r>
      <w:r w:rsidRPr="009372AD">
        <w:rPr>
          <w:rFonts w:eastAsia="Calibri"/>
        </w:rPr>
        <w:t>hàng</w:t>
      </w:r>
      <w:r w:rsidRPr="009372AD">
        <w:rPr>
          <w:rFonts w:eastAsia="Calibri"/>
        </w:rPr>
        <w:t xml:space="preserve"> </w:t>
      </w:r>
      <w:r w:rsidRPr="009372AD">
        <w:rPr>
          <w:rFonts w:eastAsia="Calibri"/>
        </w:rPr>
        <w:t>để</w:t>
      </w:r>
      <w:r w:rsidRPr="009372AD">
        <w:rPr>
          <w:rFonts w:eastAsia="Calibri"/>
        </w:rPr>
        <w:t xml:space="preserve"> </w:t>
      </w:r>
      <w:r w:rsidRPr="009372AD">
        <w:rPr>
          <w:rFonts w:eastAsia="Calibri"/>
        </w:rPr>
        <w:t>gọi</w:t>
      </w:r>
      <w:r w:rsidRPr="009372AD">
        <w:rPr>
          <w:rFonts w:eastAsia="Calibri"/>
        </w:rPr>
        <w:t xml:space="preserve"> </w:t>
      </w:r>
      <w:r>
        <w:rPr>
          <w:rFonts w:eastAsia="Calibri"/>
        </w:rPr>
        <w:t>đến</w:t>
      </w:r>
      <w:r>
        <w:rPr>
          <w:rFonts w:eastAsia="Calibri"/>
        </w:rPr>
        <w:t xml:space="preserve"> webservice (</w:t>
      </w:r>
      <w:r>
        <w:rPr>
          <w:rFonts w:eastAsia="Calibri"/>
        </w:rPr>
        <w:t>tài</w:t>
      </w:r>
      <w:r>
        <w:rPr>
          <w:rFonts w:eastAsia="Calibri"/>
        </w:rPr>
        <w:t xml:space="preserve"> </w:t>
      </w:r>
      <w:r>
        <w:rPr>
          <w:rFonts w:eastAsia="Calibri"/>
        </w:rPr>
        <w:t>khoản</w:t>
      </w:r>
      <w:r>
        <w:rPr>
          <w:rFonts w:eastAsia="Calibri"/>
        </w:rPr>
        <w:t xml:space="preserve"> </w:t>
      </w:r>
      <w:r>
        <w:rPr>
          <w:rFonts w:eastAsia="Calibri"/>
        </w:rPr>
        <w:t>có</w:t>
      </w:r>
      <w:r>
        <w:rPr>
          <w:rFonts w:eastAsia="Calibri"/>
        </w:rPr>
        <w:t xml:space="preserve"> </w:t>
      </w:r>
      <w:r>
        <w:rPr>
          <w:rFonts w:eastAsia="Calibri"/>
        </w:rPr>
        <w:t>quyền</w:t>
      </w:r>
      <w:r>
        <w:rPr>
          <w:rFonts w:eastAsia="Calibri"/>
        </w:rPr>
        <w:t xml:space="preserve"> </w:t>
      </w:r>
      <w:r>
        <w:rPr>
          <w:rFonts w:eastAsia="Calibri"/>
        </w:rPr>
        <w:t>ServiceRole</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r>
        <w:rPr>
          <w:rFonts w:eastAsia="Calibri"/>
        </w:rPr>
        <w:t>)</w:t>
      </w:r>
      <w:r w:rsidRPr="009372AD">
        <w:rPr>
          <w:rFonts w:eastAsia="Calibri"/>
        </w:rPr>
        <w:t>.</w:t>
      </w:r>
    </w:p>
    <w:p w:rsidR="009D1437" w:rsidRPr="000D3AC0" w:rsidP="009D1437" w14:paraId="10E2CFE8" w14:textId="77777777">
      <w:pPr>
        <w:pStyle w:val="ListParagraph"/>
        <w:numPr>
          <w:ilvl w:val="0"/>
          <w:numId w:val="2"/>
        </w:numPr>
        <w:spacing w:after="0" w:line="360" w:lineRule="auto"/>
        <w:ind w:left="1080"/>
        <w:jc w:val="both"/>
        <w:rPr>
          <w:rFonts w:eastAsia="Calibri"/>
          <w:b/>
          <w:u w:val="single"/>
        </w:rPr>
      </w:pPr>
      <w:r w:rsidRPr="000D3AC0">
        <w:rPr>
          <w:b/>
          <w:color w:val="000000"/>
          <w:highlight w:val="white"/>
        </w:rPr>
        <w:t>xmlInvData</w:t>
      </w:r>
      <w:r w:rsidRPr="000D3AC0">
        <w:rPr>
          <w:color w:val="000000"/>
        </w:rPr>
        <w:t xml:space="preserve">: </w:t>
      </w:r>
      <w:r w:rsidRPr="000D3AC0">
        <w:rPr>
          <w:color w:val="000000"/>
        </w:rPr>
        <w:t>chuỗi</w:t>
      </w:r>
      <w:r w:rsidRPr="000D3AC0">
        <w:rPr>
          <w:color w:val="000000"/>
        </w:rPr>
        <w:t xml:space="preserve"> xml </w:t>
      </w:r>
      <w:r w:rsidRPr="000D3AC0">
        <w:rPr>
          <w:color w:val="000000"/>
        </w:rPr>
        <w:t>dữ</w:t>
      </w:r>
      <w:r w:rsidRPr="000D3AC0">
        <w:rPr>
          <w:color w:val="000000"/>
        </w:rPr>
        <w:t xml:space="preserve"> </w:t>
      </w:r>
      <w:r w:rsidRPr="000D3AC0">
        <w:rPr>
          <w:color w:val="000000"/>
        </w:rPr>
        <w:t>liệu</w:t>
      </w:r>
      <w:r w:rsidRPr="000D3AC0">
        <w:rPr>
          <w:color w:val="000000"/>
        </w:rPr>
        <w:t xml:space="preserve"> </w:t>
      </w:r>
      <w:r w:rsidRPr="000D3AC0">
        <w:rPr>
          <w:color w:val="000000"/>
        </w:rPr>
        <w:t>ký</w:t>
      </w:r>
      <w:r w:rsidRPr="000D3AC0">
        <w:rPr>
          <w:color w:val="000000"/>
        </w:rPr>
        <w:t xml:space="preserve"> hash </w:t>
      </w:r>
      <w:r w:rsidRPr="000D3AC0">
        <w:rPr>
          <w:color w:val="000000"/>
        </w:rPr>
        <w:t>hóa</w:t>
      </w:r>
      <w:r w:rsidRPr="000D3AC0">
        <w:rPr>
          <w:color w:val="000000"/>
        </w:rPr>
        <w:t xml:space="preserve"> </w:t>
      </w:r>
    </w:p>
    <w:p w:rsidR="009D1437" w:rsidRPr="005A1839" w:rsidP="009D1437" w14:paraId="684EB505" w14:textId="77777777">
      <w:pPr>
        <w:pStyle w:val="ListParagraph"/>
        <w:numPr>
          <w:ilvl w:val="0"/>
          <w:numId w:val="2"/>
        </w:numPr>
        <w:spacing w:after="0" w:line="360" w:lineRule="auto"/>
        <w:ind w:left="1080"/>
        <w:jc w:val="both"/>
        <w:rPr>
          <w:rFonts w:eastAsia="Calibri"/>
          <w:b/>
          <w:u w:val="single"/>
        </w:rPr>
      </w:pPr>
      <w:r w:rsidRPr="005A1839">
        <w:rPr>
          <w:b/>
          <w:color w:val="000000"/>
          <w:highlight w:val="white"/>
        </w:rPr>
        <w:t>pattern</w:t>
      </w:r>
      <w:r w:rsidRPr="005A1839">
        <w:rPr>
          <w:color w:val="000000"/>
        </w:rPr>
        <w:t xml:space="preserve">: </w:t>
      </w:r>
      <w:r w:rsidRPr="005A1839">
        <w:rPr>
          <w:color w:val="000000"/>
        </w:rPr>
        <w:t>mẫu</w:t>
      </w:r>
      <w:r w:rsidRPr="005A1839">
        <w:rPr>
          <w:color w:val="000000"/>
        </w:rPr>
        <w:t xml:space="preserve"> </w:t>
      </w:r>
      <w:r w:rsidRPr="005A1839">
        <w:rPr>
          <w:color w:val="000000"/>
        </w:rPr>
        <w:t>số</w:t>
      </w:r>
      <w:r>
        <w:rPr>
          <w:color w:val="000000"/>
        </w:rPr>
        <w:t xml:space="preserve"> </w:t>
      </w:r>
      <w:r>
        <w:rPr>
          <w:color w:val="000000"/>
        </w:rPr>
        <w:t>hóa</w:t>
      </w:r>
      <w:r>
        <w:rPr>
          <w:color w:val="000000"/>
        </w:rPr>
        <w:t xml:space="preserve"> </w:t>
      </w:r>
      <w:r>
        <w:rPr>
          <w:color w:val="000000"/>
        </w:rPr>
        <w:t>đơn</w:t>
      </w:r>
    </w:p>
    <w:p w:rsidR="009D1437" w:rsidRPr="00761E77" w:rsidP="009D1437" w14:paraId="2E83746F" w14:textId="77777777">
      <w:pPr>
        <w:pStyle w:val="ListParagraph"/>
        <w:numPr>
          <w:ilvl w:val="0"/>
          <w:numId w:val="2"/>
        </w:numPr>
        <w:spacing w:after="0" w:line="360" w:lineRule="auto"/>
        <w:ind w:left="1080"/>
        <w:jc w:val="both"/>
        <w:rPr>
          <w:rFonts w:eastAsia="Calibri"/>
          <w:b/>
          <w:u w:val="single"/>
        </w:rPr>
      </w:pPr>
      <w:r w:rsidRPr="005A1839">
        <w:rPr>
          <w:b/>
          <w:color w:val="000000"/>
          <w:highlight w:val="white"/>
        </w:rPr>
        <w:t>serial</w:t>
      </w:r>
      <w:r w:rsidRPr="005A1839">
        <w:rPr>
          <w:color w:val="000000"/>
        </w:rPr>
        <w:t xml:space="preserve">: </w:t>
      </w:r>
      <w:r w:rsidRPr="005A1839">
        <w:rPr>
          <w:color w:val="000000"/>
        </w:rPr>
        <w:t>ký</w:t>
      </w:r>
      <w:r w:rsidRPr="005A1839">
        <w:rPr>
          <w:color w:val="000000"/>
        </w:rPr>
        <w:t xml:space="preserve"> </w:t>
      </w:r>
      <w:r w:rsidRPr="005A1839">
        <w:rPr>
          <w:color w:val="000000"/>
        </w:rPr>
        <w:t>hiệu</w:t>
      </w:r>
      <w:r>
        <w:rPr>
          <w:color w:val="000000"/>
        </w:rPr>
        <w:t xml:space="preserve"> </w:t>
      </w:r>
      <w:r>
        <w:rPr>
          <w:color w:val="000000"/>
        </w:rPr>
        <w:t>hóa</w:t>
      </w:r>
      <w:r>
        <w:rPr>
          <w:color w:val="000000"/>
        </w:rPr>
        <w:t xml:space="preserve"> </w:t>
      </w:r>
      <w:r>
        <w:rPr>
          <w:color w:val="000000"/>
        </w:rPr>
        <w:t>đơn</w:t>
      </w:r>
    </w:p>
    <w:p w:rsidR="009D1437" w:rsidRPr="00761E77" w:rsidP="009D1437" w14:paraId="04168438" w14:textId="77777777">
      <w:pPr>
        <w:pStyle w:val="ListParagraph"/>
        <w:numPr>
          <w:ilvl w:val="0"/>
          <w:numId w:val="2"/>
        </w:numPr>
        <w:spacing w:after="0" w:line="360" w:lineRule="auto"/>
        <w:ind w:left="1080"/>
        <w:jc w:val="both"/>
        <w:rPr>
          <w:rFonts w:eastAsia="Calibri"/>
          <w:b/>
          <w:u w:val="single"/>
        </w:rPr>
      </w:pPr>
      <w:r w:rsidRPr="009372AD">
        <w:rPr>
          <w:rFonts w:eastAsia="Calibri"/>
          <w:b/>
        </w:rPr>
        <w:t xml:space="preserve">convert: </w:t>
      </w:r>
      <w:r w:rsidRPr="009372AD">
        <w:rPr>
          <w:rFonts w:eastAsia="Calibri"/>
        </w:rPr>
        <w:t>Mặc</w:t>
      </w:r>
      <w:r w:rsidRPr="009372AD">
        <w:rPr>
          <w:rFonts w:eastAsia="Calibri"/>
        </w:rPr>
        <w:t xml:space="preserve"> </w:t>
      </w:r>
      <w:r w:rsidRPr="009372AD">
        <w:rPr>
          <w:rFonts w:eastAsia="Calibri"/>
        </w:rPr>
        <w:t>đị</w:t>
      </w:r>
      <w:r>
        <w:rPr>
          <w:rFonts w:eastAsia="Calibri"/>
        </w:rPr>
        <w:t>nh</w:t>
      </w:r>
      <w:r>
        <w:rPr>
          <w:rFonts w:eastAsia="Calibri"/>
        </w:rPr>
        <w:t xml:space="preserve"> </w:t>
      </w:r>
      <w:r>
        <w:rPr>
          <w:rFonts w:eastAsia="Calibri"/>
        </w:rPr>
        <w:t>là</w:t>
      </w:r>
      <w:r>
        <w:rPr>
          <w:rFonts w:eastAsia="Calibri"/>
        </w:rPr>
        <w:t xml:space="preserve"> 0 (</w:t>
      </w:r>
      <w:r w:rsidRPr="009372AD">
        <w:rPr>
          <w:rFonts w:eastAsia="Calibri"/>
        </w:rPr>
        <w:t xml:space="preserve">0 – </w:t>
      </w:r>
      <w:r w:rsidRPr="009372AD">
        <w:rPr>
          <w:rFonts w:eastAsia="Calibri"/>
        </w:rPr>
        <w:t>Không</w:t>
      </w:r>
      <w:r w:rsidRPr="009372AD">
        <w:rPr>
          <w:rFonts w:eastAsia="Calibri"/>
        </w:rPr>
        <w:t xml:space="preserve"> </w:t>
      </w:r>
      <w:r w:rsidRPr="009372AD">
        <w:rPr>
          <w:rFonts w:eastAsia="Calibri"/>
        </w:rPr>
        <w:t>cần</w:t>
      </w:r>
      <w:r w:rsidRPr="009372AD">
        <w:rPr>
          <w:rFonts w:eastAsia="Calibri"/>
        </w:rPr>
        <w:t xml:space="preserve"> convert </w:t>
      </w:r>
      <w:r w:rsidRPr="009372AD">
        <w:rPr>
          <w:rFonts w:eastAsia="Calibri"/>
        </w:rPr>
        <w:t>từ</w:t>
      </w:r>
      <w:r>
        <w:rPr>
          <w:rFonts w:eastAsia="Calibri"/>
        </w:rPr>
        <w:t xml:space="preserve"> TCVN3 sang Unicode / </w:t>
      </w:r>
      <w:r w:rsidRPr="009372AD">
        <w:rPr>
          <w:rFonts w:eastAsia="Calibri"/>
        </w:rPr>
        <w:t xml:space="preserve">1- </w:t>
      </w:r>
      <w:r w:rsidRPr="009372AD">
        <w:rPr>
          <w:rFonts w:eastAsia="Calibri"/>
        </w:rPr>
        <w:t>Cần</w:t>
      </w:r>
      <w:r w:rsidRPr="009372AD">
        <w:rPr>
          <w:rFonts w:eastAsia="Calibri"/>
        </w:rPr>
        <w:t xml:space="preserve"> convert </w:t>
      </w:r>
      <w:r w:rsidRPr="009372AD">
        <w:rPr>
          <w:rFonts w:eastAsia="Calibri"/>
        </w:rPr>
        <w:t>từ</w:t>
      </w:r>
      <w:r>
        <w:rPr>
          <w:rFonts w:eastAsia="Calibri"/>
        </w:rPr>
        <w:t xml:space="preserve"> TCVN3 sang Unicode)</w:t>
      </w:r>
    </w:p>
    <w:p w:rsidR="009D1437" w:rsidRPr="005A1839" w:rsidP="009D1437" w14:paraId="6EDB0D2A" w14:textId="77777777">
      <w:pPr>
        <w:pStyle w:val="ListParagraph"/>
        <w:spacing w:after="0" w:line="360" w:lineRule="auto"/>
        <w:ind w:left="1080"/>
        <w:jc w:val="both"/>
        <w:rPr>
          <w:rFonts w:eastAsia="Calibri"/>
          <w:b/>
          <w:u w:val="single"/>
        </w:rPr>
      </w:pPr>
    </w:p>
    <w:p w:rsidR="009D1437" w:rsidP="009D1437" w14:paraId="649506A2" w14:textId="7777777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430"/>
        <w:gridCol w:w="4950"/>
        <w:gridCol w:w="1885"/>
      </w:tblGrid>
      <w:tr w14:paraId="4CC0D2CF"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442C50CA" w14:textId="77777777">
            <w:pPr>
              <w:pStyle w:val="ListParagraph"/>
            </w:pPr>
            <w:r>
              <w:t>Kết</w:t>
            </w:r>
            <w:r>
              <w:t xml:space="preserve"> </w:t>
            </w:r>
            <w:r>
              <w:t>quả</w:t>
            </w:r>
          </w:p>
        </w:tc>
        <w:tc>
          <w:tcPr>
            <w:tcW w:w="495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73242A59" w14:textId="77777777">
            <w:pPr>
              <w:pStyle w:val="ListParagraph"/>
            </w:pPr>
            <w:r w:rsidRPr="00660ABB">
              <w:t>Mô</w:t>
            </w:r>
            <w:r w:rsidRPr="00660ABB">
              <w:t xml:space="preserve"> </w:t>
            </w:r>
            <w:r w:rsidRPr="00660ABB">
              <w:t>tả</w:t>
            </w:r>
          </w:p>
        </w:tc>
        <w:tc>
          <w:tcPr>
            <w:tcW w:w="1885"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4D7997C9" w14:textId="77777777">
            <w:pPr>
              <w:pStyle w:val="ListParagraph"/>
            </w:pPr>
            <w:r>
              <w:t>Ghi</w:t>
            </w:r>
            <w:r>
              <w:t xml:space="preserve"> </w:t>
            </w:r>
            <w:r>
              <w:t>chú</w:t>
            </w:r>
          </w:p>
        </w:tc>
      </w:tr>
      <w:tr w14:paraId="0BB30225" w14:textId="77777777" w:rsidTr="00616EC4">
        <w:tblPrEx>
          <w:tblW w:w="0" w:type="auto"/>
          <w:tblInd w:w="85" w:type="dxa"/>
          <w:tblLayout w:type="fixed"/>
          <w:tblLook w:val="04A0"/>
        </w:tblPrEx>
        <w:tc>
          <w:tcPr>
            <w:tcW w:w="2430" w:type="dxa"/>
            <w:tcBorders>
              <w:top w:val="single" w:sz="4" w:space="0" w:color="2E74B5"/>
              <w:left w:val="single" w:sz="4" w:space="0" w:color="2E74B5"/>
              <w:right w:val="single" w:sz="4" w:space="0" w:color="2E74B5"/>
            </w:tcBorders>
            <w:shd w:val="clear" w:color="auto" w:fill="auto"/>
          </w:tcPr>
          <w:p w:rsidR="009D1437" w:rsidRPr="009372AD" w:rsidP="00616EC4" w14:paraId="1C643268" w14:textId="77777777">
            <w:pPr>
              <w:autoSpaceDE w:val="0"/>
              <w:autoSpaceDN w:val="0"/>
              <w:adjustRightInd w:val="0"/>
              <w:rPr>
                <w:rFonts w:eastAsia="Calibri"/>
                <w:sz w:val="19"/>
                <w:szCs w:val="19"/>
              </w:rPr>
            </w:pPr>
            <w:r w:rsidRPr="009372AD">
              <w:rPr>
                <w:rFonts w:eastAsia="Calibri"/>
              </w:rPr>
              <w:t>ERR:1</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AEE8623" w14:textId="77777777">
            <w:pPr>
              <w:pStyle w:val="ListParagraph"/>
              <w:spacing w:after="0" w:line="240" w:lineRule="auto"/>
              <w:ind w:left="0"/>
              <w:rPr>
                <w:rFonts w:eastAsia="Calibri"/>
              </w:rPr>
            </w:pPr>
            <w:r w:rsidRPr="009372AD">
              <w:rPr>
                <w:rFonts w:eastAsia="Calibri"/>
              </w:rPr>
              <w:t xml:space="preserve">Tài </w:t>
            </w:r>
            <w:r w:rsidRPr="009372AD">
              <w:rPr>
                <w:rFonts w:eastAsia="Calibri"/>
              </w:rPr>
              <w:t>khoản</w:t>
            </w:r>
            <w:r w:rsidRPr="009372AD">
              <w:rPr>
                <w:rFonts w:eastAsia="Calibri"/>
              </w:rPr>
              <w:t xml:space="preserve"> </w:t>
            </w:r>
            <w:r w:rsidRPr="009372AD">
              <w:rPr>
                <w:rFonts w:eastAsia="Calibri"/>
              </w:rPr>
              <w:t>đăng</w:t>
            </w:r>
            <w:r w:rsidRPr="009372AD">
              <w:rPr>
                <w:rFonts w:eastAsia="Calibri"/>
              </w:rPr>
              <w:t xml:space="preserve"> </w:t>
            </w:r>
            <w:r w:rsidRPr="009372AD">
              <w:rPr>
                <w:rFonts w:eastAsia="Calibri"/>
              </w:rPr>
              <w:t>nhập</w:t>
            </w:r>
            <w:r w:rsidRPr="009372AD">
              <w:rPr>
                <w:rFonts w:eastAsia="Calibri"/>
              </w:rPr>
              <w:t xml:space="preserve"> </w:t>
            </w:r>
            <w:r w:rsidRPr="009372AD">
              <w:rPr>
                <w:rFonts w:eastAsia="Calibri"/>
              </w:rPr>
              <w:t>sai</w:t>
            </w:r>
            <w:r w:rsidRPr="009372AD">
              <w:rPr>
                <w:rFonts w:eastAsia="Calibri"/>
              </w:rPr>
              <w:t xml:space="preserve"> </w:t>
            </w:r>
            <w:r w:rsidRPr="009372AD">
              <w:rPr>
                <w:rFonts w:eastAsia="Calibri"/>
              </w:rPr>
              <w:t>hoặc</w:t>
            </w:r>
            <w:r w:rsidRPr="009372AD">
              <w:rPr>
                <w:rFonts w:eastAsia="Calibri"/>
              </w:rPr>
              <w:t xml:space="preserve"> </w:t>
            </w:r>
            <w:r w:rsidRPr="009372AD">
              <w:rPr>
                <w:rFonts w:eastAsia="Calibri"/>
              </w:rPr>
              <w:t>không</w:t>
            </w:r>
            <w:r w:rsidRPr="009372AD">
              <w:rPr>
                <w:rFonts w:eastAsia="Calibri"/>
              </w:rPr>
              <w:t xml:space="preserve"> </w:t>
            </w:r>
            <w:r w:rsidRPr="009372AD">
              <w:rPr>
                <w:rFonts w:eastAsia="Calibri"/>
              </w:rPr>
              <w:t>có</w:t>
            </w:r>
            <w:r w:rsidRPr="009372AD">
              <w:rPr>
                <w:rFonts w:eastAsia="Calibri"/>
              </w:rPr>
              <w:t xml:space="preserve"> </w:t>
            </w:r>
            <w:r w:rsidRPr="009372AD">
              <w:rPr>
                <w:rFonts w:eastAsia="Calibri"/>
              </w:rPr>
              <w:t>quyề</w:t>
            </w:r>
            <w:r>
              <w:rPr>
                <w:rFonts w:eastAsia="Calibri"/>
              </w:rPr>
              <w:t>n</w:t>
            </w:r>
            <w:r>
              <w:rPr>
                <w:rFonts w:eastAsia="Calibri"/>
              </w:rPr>
              <w:t xml:space="preserve"> </w:t>
            </w:r>
            <w:r>
              <w:rPr>
                <w:rFonts w:eastAsia="Calibri"/>
              </w:rPr>
              <w:t>phát</w:t>
            </w:r>
            <w:r>
              <w:rPr>
                <w:rFonts w:eastAsia="Calibri"/>
              </w:rPr>
              <w:t xml:space="preserve"> </w:t>
            </w:r>
            <w:r>
              <w:rPr>
                <w:rFonts w:eastAsia="Calibri"/>
              </w:rPr>
              <w:t>hành</w:t>
            </w:r>
            <w:r>
              <w:rPr>
                <w:rFonts w:eastAsia="Calibri"/>
              </w:rPr>
              <w:t xml:space="preserve"> </w:t>
            </w:r>
            <w:r>
              <w:rPr>
                <w:rFonts w:eastAsia="Calibri"/>
              </w:rPr>
              <w:t>hóa</w:t>
            </w:r>
            <w:r>
              <w:rPr>
                <w:rFonts w:eastAsia="Calibri"/>
              </w:rPr>
              <w:t xml:space="preserve"> </w:t>
            </w:r>
            <w:r>
              <w:rPr>
                <w:rFonts w:eastAsia="Calibri"/>
              </w:rPr>
              <w:t>đơn</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3B9CDC0F" w14:textId="77777777">
            <w:pPr>
              <w:pStyle w:val="ListParagraph"/>
              <w:ind w:left="0"/>
              <w:jc w:val="both"/>
            </w:pPr>
          </w:p>
        </w:tc>
      </w:tr>
      <w:tr w14:paraId="5C7BF08F"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D65FEFC" w14:textId="77777777">
            <w:pPr>
              <w:autoSpaceDE w:val="0"/>
              <w:autoSpaceDN w:val="0"/>
              <w:adjustRightInd w:val="0"/>
              <w:rPr>
                <w:rFonts w:eastAsia="Calibri"/>
              </w:rPr>
            </w:pPr>
            <w:r w:rsidRPr="00E22984">
              <w:rPr>
                <w:rFonts w:eastAsia="Calibri"/>
              </w:rPr>
              <w:t>ERR:21</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CF3F690" w14:textId="77777777">
            <w:pPr>
              <w:rPr>
                <w:rFonts w:eastAsia="Calibri"/>
              </w:rPr>
            </w:pPr>
            <w:r>
              <w:rPr>
                <w:rFonts w:eastAsia="Calibri"/>
              </w:rPr>
              <w:t>Không</w:t>
            </w:r>
            <w:r>
              <w:rPr>
                <w:rFonts w:eastAsia="Calibri"/>
              </w:rPr>
              <w:t xml:space="preserve"> </w:t>
            </w:r>
            <w:r>
              <w:rPr>
                <w:rFonts w:eastAsia="Calibri"/>
              </w:rPr>
              <w:t>tìm</w:t>
            </w:r>
            <w:r>
              <w:rPr>
                <w:rFonts w:eastAsia="Calibri"/>
              </w:rPr>
              <w:t xml:space="preserve"> </w:t>
            </w:r>
            <w:r>
              <w:rPr>
                <w:rFonts w:eastAsia="Calibri"/>
              </w:rPr>
              <w:t>thấy</w:t>
            </w:r>
            <w:r>
              <w:rPr>
                <w:rFonts w:eastAsia="Calibri"/>
              </w:rPr>
              <w:t xml:space="preserve"> </w:t>
            </w:r>
            <w:r>
              <w:rPr>
                <w:rFonts w:eastAsia="Calibri"/>
              </w:rPr>
              <w:t>công</w:t>
            </w:r>
            <w:r>
              <w:rPr>
                <w:rFonts w:eastAsia="Calibri"/>
              </w:rPr>
              <w:t xml:space="preserve"> ty </w:t>
            </w:r>
            <w:r>
              <w:rPr>
                <w:rFonts w:eastAsia="Calibri"/>
              </w:rPr>
              <w:t>hoặc</w:t>
            </w:r>
            <w:r>
              <w:rPr>
                <w:rFonts w:eastAsia="Calibri"/>
              </w:rPr>
              <w:t xml:space="preserve"> </w:t>
            </w:r>
            <w:r>
              <w:rPr>
                <w:rFonts w:eastAsia="Calibri"/>
              </w:rPr>
              <w:t>tài</w:t>
            </w:r>
            <w:r>
              <w:rPr>
                <w:rFonts w:eastAsia="Calibri"/>
              </w:rPr>
              <w:t xml:space="preserve"> </w:t>
            </w:r>
            <w:r>
              <w:rPr>
                <w:rFonts w:eastAsia="Calibri"/>
              </w:rPr>
              <w:t>khoản</w:t>
            </w:r>
            <w:r>
              <w:rPr>
                <w:rFonts w:eastAsia="Calibri"/>
              </w:rPr>
              <w:t xml:space="preserve"> </w:t>
            </w:r>
            <w:r>
              <w:rPr>
                <w:rFonts w:eastAsia="Calibri"/>
              </w:rPr>
              <w:t>không</w:t>
            </w:r>
            <w:r>
              <w:rPr>
                <w:rFonts w:eastAsia="Calibri"/>
              </w:rPr>
              <w:t xml:space="preserve"> </w:t>
            </w:r>
            <w:r>
              <w:rPr>
                <w:rFonts w:eastAsia="Calibri"/>
              </w:rPr>
              <w:t>tồn</w:t>
            </w:r>
            <w:r>
              <w:rPr>
                <w:rFonts w:eastAsia="Calibri"/>
              </w:rPr>
              <w:t xml:space="preserve"> </w:t>
            </w:r>
            <w:r>
              <w:rPr>
                <w:rFonts w:eastAsia="Calibri"/>
              </w:rPr>
              <w:t>tại</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3646FD9B" w14:textId="77777777">
            <w:pPr>
              <w:jc w:val="both"/>
            </w:pPr>
          </w:p>
        </w:tc>
      </w:tr>
      <w:tr w14:paraId="729AEEBA"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19C88235" w14:textId="77777777">
            <w:pPr>
              <w:autoSpaceDE w:val="0"/>
              <w:autoSpaceDN w:val="0"/>
              <w:adjustRightInd w:val="0"/>
              <w:rPr>
                <w:rFonts w:eastAsia="Calibri"/>
              </w:rPr>
            </w:pPr>
            <w:r w:rsidRPr="00E22984">
              <w:rPr>
                <w:rFonts w:eastAsia="Calibri"/>
              </w:rPr>
              <w:t>ERR:22</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C37E014" w14:textId="77777777">
            <w:pPr>
              <w:rPr>
                <w:rFonts w:eastAsia="Calibri"/>
              </w:rPr>
            </w:pPr>
            <w:r>
              <w:rPr>
                <w:rFonts w:eastAsia="Calibri"/>
              </w:rPr>
              <w:t xml:space="preserve">Công ty </w:t>
            </w:r>
            <w:r>
              <w:rPr>
                <w:rFonts w:eastAsia="Calibri"/>
              </w:rPr>
              <w:t>chưa</w:t>
            </w:r>
            <w:r>
              <w:rPr>
                <w:rFonts w:eastAsia="Calibri"/>
              </w:rPr>
              <w:t xml:space="preserve"> </w:t>
            </w:r>
            <w:r>
              <w:rPr>
                <w:rFonts w:eastAsia="Calibri"/>
              </w:rPr>
              <w:t>đăng</w:t>
            </w:r>
            <w:r>
              <w:rPr>
                <w:rFonts w:eastAsia="Calibri"/>
              </w:rPr>
              <w:t xml:space="preserve"> </w:t>
            </w:r>
            <w:r>
              <w:rPr>
                <w:rFonts w:eastAsia="Calibri"/>
              </w:rPr>
              <w:t>ký</w:t>
            </w:r>
            <w:r>
              <w:rPr>
                <w:rFonts w:eastAsia="Calibri"/>
              </w:rPr>
              <w:t xml:space="preserve"> </w:t>
            </w:r>
            <w:r>
              <w:rPr>
                <w:rFonts w:eastAsia="Calibri"/>
              </w:rPr>
              <w:t>chứng</w:t>
            </w:r>
            <w:r>
              <w:rPr>
                <w:rFonts w:eastAsia="Calibri"/>
              </w:rPr>
              <w:t xml:space="preserve"> </w:t>
            </w:r>
            <w:r>
              <w:rPr>
                <w:rFonts w:eastAsia="Calibri"/>
              </w:rPr>
              <w:t>thư</w:t>
            </w:r>
            <w:r>
              <w:rPr>
                <w:rFonts w:eastAsia="Calibri"/>
              </w:rPr>
              <w:t xml:space="preserve"> </w:t>
            </w:r>
            <w:r>
              <w:rPr>
                <w:rFonts w:eastAsia="Calibri"/>
              </w:rPr>
              <w:t>số</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469C3B47" w14:textId="77777777">
            <w:pPr>
              <w:pStyle w:val="ListParagraph"/>
              <w:ind w:left="0"/>
              <w:jc w:val="both"/>
            </w:pPr>
          </w:p>
        </w:tc>
      </w:tr>
      <w:tr w14:paraId="31690F38"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CC550E7" w14:textId="77777777">
            <w:pPr>
              <w:autoSpaceDE w:val="0"/>
              <w:autoSpaceDN w:val="0"/>
              <w:adjustRightInd w:val="0"/>
              <w:rPr>
                <w:rFonts w:eastAsia="Calibri"/>
              </w:rPr>
            </w:pPr>
            <w:r w:rsidRPr="00E22984">
              <w:rPr>
                <w:rFonts w:eastAsia="Calibri"/>
              </w:rPr>
              <w:t>ERR:28</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8BD8728" w14:textId="77777777">
            <w:pPr>
              <w:rPr>
                <w:rFonts w:eastAsia="Calibri"/>
              </w:rPr>
            </w:pPr>
            <w:r>
              <w:rPr>
                <w:rFonts w:eastAsia="Calibri"/>
              </w:rPr>
              <w:t>Chưa</w:t>
            </w:r>
            <w:r>
              <w:rPr>
                <w:rFonts w:eastAsia="Calibri"/>
              </w:rPr>
              <w:t xml:space="preserve"> </w:t>
            </w:r>
            <w:r>
              <w:rPr>
                <w:rFonts w:eastAsia="Calibri"/>
              </w:rPr>
              <w:t>có</w:t>
            </w:r>
            <w:r>
              <w:rPr>
                <w:rFonts w:eastAsia="Calibri"/>
              </w:rPr>
              <w:t xml:space="preserve"> </w:t>
            </w:r>
            <w:r>
              <w:rPr>
                <w:rFonts w:eastAsia="Calibri"/>
              </w:rPr>
              <w:t>thông</w:t>
            </w:r>
            <w:r>
              <w:rPr>
                <w:rFonts w:eastAsia="Calibri"/>
              </w:rPr>
              <w:t xml:space="preserve"> tin </w:t>
            </w:r>
            <w:r>
              <w:rPr>
                <w:rFonts w:eastAsia="Calibri"/>
              </w:rPr>
              <w:t>chứng</w:t>
            </w:r>
            <w:r>
              <w:rPr>
                <w:rFonts w:eastAsia="Calibri"/>
              </w:rPr>
              <w:t xml:space="preserve"> </w:t>
            </w:r>
            <w:r>
              <w:rPr>
                <w:rFonts w:eastAsia="Calibri"/>
              </w:rPr>
              <w:t>thư</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19F6F030" w14:textId="77777777">
            <w:pPr>
              <w:pStyle w:val="ListParagraph"/>
              <w:ind w:left="0"/>
              <w:jc w:val="both"/>
            </w:pPr>
          </w:p>
        </w:tc>
      </w:tr>
      <w:tr w14:paraId="490897B1"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2679B083" w14:textId="77777777">
            <w:pPr>
              <w:autoSpaceDE w:val="0"/>
              <w:autoSpaceDN w:val="0"/>
              <w:adjustRightInd w:val="0"/>
              <w:rPr>
                <w:rFonts w:eastAsia="Calibri"/>
              </w:rPr>
            </w:pPr>
            <w:r w:rsidRPr="00E22984">
              <w:rPr>
                <w:rFonts w:eastAsia="Calibri"/>
              </w:rPr>
              <w:t>ERR:24</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25754AE9" w14:textId="77777777">
            <w:pPr>
              <w:rPr>
                <w:rFonts w:eastAsia="Calibri"/>
              </w:rPr>
            </w:pPr>
            <w:r>
              <w:rPr>
                <w:rFonts w:eastAsia="Calibri"/>
              </w:rPr>
              <w:t>Chứng</w:t>
            </w:r>
            <w:r>
              <w:rPr>
                <w:rFonts w:eastAsia="Calibri"/>
              </w:rPr>
              <w:t xml:space="preserve"> </w:t>
            </w:r>
            <w:r>
              <w:rPr>
                <w:rFonts w:eastAsia="Calibri"/>
              </w:rPr>
              <w:t>thư</w:t>
            </w:r>
            <w:r>
              <w:rPr>
                <w:rFonts w:eastAsia="Calibri"/>
              </w:rPr>
              <w:t xml:space="preserve"> </w:t>
            </w:r>
            <w:r>
              <w:rPr>
                <w:rFonts w:eastAsia="Calibri"/>
              </w:rPr>
              <w:t>truyền</w:t>
            </w:r>
            <w:r>
              <w:rPr>
                <w:rFonts w:eastAsia="Calibri"/>
              </w:rPr>
              <w:t xml:space="preserve"> </w:t>
            </w:r>
            <w:r>
              <w:rPr>
                <w:rFonts w:eastAsia="Calibri"/>
              </w:rPr>
              <w:t>lên</w:t>
            </w:r>
            <w:r>
              <w:rPr>
                <w:rFonts w:eastAsia="Calibri"/>
              </w:rPr>
              <w:t xml:space="preserve"> </w:t>
            </w:r>
            <w:r>
              <w:rPr>
                <w:rFonts w:eastAsia="Calibri"/>
              </w:rPr>
              <w:t>không</w:t>
            </w:r>
            <w:r>
              <w:rPr>
                <w:rFonts w:eastAsia="Calibri"/>
              </w:rPr>
              <w:t xml:space="preserve"> </w:t>
            </w:r>
            <w:r>
              <w:rPr>
                <w:rFonts w:eastAsia="Calibri"/>
              </w:rPr>
              <w:t>đúng</w:t>
            </w:r>
            <w:r>
              <w:rPr>
                <w:rFonts w:eastAsia="Calibri"/>
              </w:rPr>
              <w:t xml:space="preserve"> </w:t>
            </w:r>
            <w:r>
              <w:rPr>
                <w:rFonts w:eastAsia="Calibri"/>
              </w:rPr>
              <w:t>với</w:t>
            </w:r>
            <w:r>
              <w:rPr>
                <w:rFonts w:eastAsia="Calibri"/>
              </w:rPr>
              <w:t xml:space="preserve"> </w:t>
            </w:r>
            <w:r>
              <w:rPr>
                <w:rFonts w:eastAsia="Calibri"/>
              </w:rPr>
              <w:t>chứng</w:t>
            </w:r>
            <w:r>
              <w:rPr>
                <w:rFonts w:eastAsia="Calibri"/>
              </w:rPr>
              <w:t xml:space="preserve"> </w:t>
            </w:r>
            <w:r>
              <w:rPr>
                <w:rFonts w:eastAsia="Calibri"/>
              </w:rPr>
              <w:t>thư</w:t>
            </w:r>
            <w:r>
              <w:rPr>
                <w:rFonts w:eastAsia="Calibri"/>
              </w:rPr>
              <w:t xml:space="preserve"> </w:t>
            </w:r>
            <w:r>
              <w:rPr>
                <w:rFonts w:eastAsia="Calibri"/>
              </w:rPr>
              <w:t>đăng</w:t>
            </w:r>
            <w:r>
              <w:rPr>
                <w:rFonts w:eastAsia="Calibri"/>
              </w:rPr>
              <w:t xml:space="preserve"> </w:t>
            </w:r>
            <w:r>
              <w:rPr>
                <w:rFonts w:eastAsia="Calibri"/>
              </w:rPr>
              <w:t>ký</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1FC7A4C3" w14:textId="77777777">
            <w:pPr>
              <w:pStyle w:val="ListParagraph"/>
              <w:ind w:left="0"/>
              <w:jc w:val="both"/>
            </w:pPr>
          </w:p>
        </w:tc>
      </w:tr>
      <w:tr w14:paraId="0A8C22F5"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9B04CBF" w14:textId="77777777">
            <w:pPr>
              <w:autoSpaceDE w:val="0"/>
              <w:autoSpaceDN w:val="0"/>
              <w:adjustRightInd w:val="0"/>
              <w:rPr>
                <w:rFonts w:eastAsia="Calibri"/>
              </w:rPr>
            </w:pPr>
            <w:r w:rsidRPr="00E22984">
              <w:rPr>
                <w:rFonts w:eastAsia="Calibri"/>
              </w:rPr>
              <w:t>ERR:27</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2B7D275C" w14:textId="77777777">
            <w:pPr>
              <w:pStyle w:val="ListParagraph"/>
              <w:spacing w:after="0" w:line="240" w:lineRule="auto"/>
              <w:ind w:left="0"/>
              <w:rPr>
                <w:rFonts w:eastAsia="Calibri"/>
              </w:rPr>
            </w:pPr>
            <w:r>
              <w:rPr>
                <w:rFonts w:eastAsia="Calibri"/>
              </w:rPr>
              <w:t>Chứng</w:t>
            </w:r>
            <w:r>
              <w:rPr>
                <w:rFonts w:eastAsia="Calibri"/>
              </w:rPr>
              <w:t xml:space="preserve"> </w:t>
            </w:r>
            <w:r>
              <w:rPr>
                <w:rFonts w:eastAsia="Calibri"/>
              </w:rPr>
              <w:t>thư</w:t>
            </w:r>
            <w:r>
              <w:rPr>
                <w:rFonts w:eastAsia="Calibri"/>
              </w:rPr>
              <w:t xml:space="preserve"> </w:t>
            </w:r>
            <w:r>
              <w:rPr>
                <w:rFonts w:eastAsia="Calibri"/>
              </w:rPr>
              <w:t>chưa</w:t>
            </w:r>
            <w:r>
              <w:rPr>
                <w:rFonts w:eastAsia="Calibri"/>
              </w:rPr>
              <w:t xml:space="preserve"> </w:t>
            </w:r>
            <w:r>
              <w:rPr>
                <w:rFonts w:eastAsia="Calibri"/>
              </w:rPr>
              <w:t>đến</w:t>
            </w:r>
            <w:r>
              <w:rPr>
                <w:rFonts w:eastAsia="Calibri"/>
              </w:rPr>
              <w:t xml:space="preserve"> </w:t>
            </w:r>
            <w:r>
              <w:rPr>
                <w:rFonts w:eastAsia="Calibri"/>
              </w:rPr>
              <w:t>thời</w:t>
            </w:r>
            <w:r>
              <w:rPr>
                <w:rFonts w:eastAsia="Calibri"/>
              </w:rPr>
              <w:t xml:space="preserve"> </w:t>
            </w:r>
            <w:r>
              <w:rPr>
                <w:rFonts w:eastAsia="Calibri"/>
              </w:rPr>
              <w:t>điểm</w:t>
            </w:r>
            <w:r>
              <w:rPr>
                <w:rFonts w:eastAsia="Calibri"/>
              </w:rPr>
              <w:t xml:space="preserve"> </w:t>
            </w:r>
            <w:r>
              <w:rPr>
                <w:rFonts w:eastAsia="Calibri"/>
              </w:rPr>
              <w:t>sử</w:t>
            </w:r>
            <w:r>
              <w:rPr>
                <w:rFonts w:eastAsia="Calibri"/>
              </w:rPr>
              <w:t xml:space="preserve"> </w:t>
            </w:r>
            <w:r>
              <w:rPr>
                <w:rFonts w:eastAsia="Calibri"/>
              </w:rPr>
              <w:t>dụng</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7B5BC471" w14:textId="77777777">
            <w:pPr>
              <w:pStyle w:val="ListParagraph"/>
              <w:ind w:left="0"/>
              <w:jc w:val="both"/>
            </w:pPr>
          </w:p>
        </w:tc>
      </w:tr>
      <w:tr w14:paraId="28553091"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D25C6E1" w14:textId="77777777">
            <w:pPr>
              <w:autoSpaceDE w:val="0"/>
              <w:autoSpaceDN w:val="0"/>
              <w:adjustRightInd w:val="0"/>
              <w:rPr>
                <w:rFonts w:eastAsia="Calibri"/>
              </w:rPr>
            </w:pPr>
            <w:r w:rsidRPr="00E22984">
              <w:rPr>
                <w:rFonts w:eastAsia="Calibri"/>
              </w:rPr>
              <w:t>ERR:26</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D4B7037" w14:textId="77777777">
            <w:pPr>
              <w:pStyle w:val="ListParagraph"/>
              <w:spacing w:after="0" w:line="240" w:lineRule="auto"/>
              <w:ind w:left="0"/>
              <w:rPr>
                <w:rFonts w:eastAsia="Calibri"/>
              </w:rPr>
            </w:pPr>
            <w:r>
              <w:rPr>
                <w:rFonts w:eastAsia="Calibri"/>
              </w:rPr>
              <w:t>Chứng</w:t>
            </w:r>
            <w:r>
              <w:rPr>
                <w:rFonts w:eastAsia="Calibri"/>
              </w:rPr>
              <w:t xml:space="preserve"> </w:t>
            </w:r>
            <w:r>
              <w:rPr>
                <w:rFonts w:eastAsia="Calibri"/>
              </w:rPr>
              <w:t>thư</w:t>
            </w:r>
            <w:r>
              <w:rPr>
                <w:rFonts w:eastAsia="Calibri"/>
              </w:rPr>
              <w:t xml:space="preserve"> </w:t>
            </w:r>
            <w:r>
              <w:rPr>
                <w:rFonts w:eastAsia="Calibri"/>
              </w:rPr>
              <w:t>số</w:t>
            </w:r>
            <w:r>
              <w:rPr>
                <w:rFonts w:eastAsia="Calibri"/>
              </w:rPr>
              <w:t xml:space="preserve"> </w:t>
            </w:r>
            <w:r>
              <w:rPr>
                <w:rFonts w:eastAsia="Calibri"/>
              </w:rPr>
              <w:t>hết</w:t>
            </w:r>
            <w:r>
              <w:rPr>
                <w:rFonts w:eastAsia="Calibri"/>
              </w:rPr>
              <w:t xml:space="preserve"> </w:t>
            </w:r>
            <w:r>
              <w:rPr>
                <w:rFonts w:eastAsia="Calibri"/>
              </w:rPr>
              <w:t>hạn</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021CDCF4" w14:textId="77777777">
            <w:pPr>
              <w:pStyle w:val="ListParagraph"/>
              <w:ind w:left="0"/>
              <w:jc w:val="both"/>
            </w:pPr>
          </w:p>
        </w:tc>
      </w:tr>
      <w:tr w14:paraId="1D32B1EA"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734FFCB" w14:textId="77777777">
            <w:pPr>
              <w:autoSpaceDE w:val="0"/>
              <w:autoSpaceDN w:val="0"/>
              <w:adjustRightInd w:val="0"/>
              <w:rPr>
                <w:rFonts w:eastAsia="Calibri"/>
              </w:rPr>
            </w:pPr>
            <w:r w:rsidRPr="00E22984">
              <w:rPr>
                <w:rFonts w:eastAsia="Calibri"/>
              </w:rPr>
              <w:t>ERR:3</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7460CC6" w14:textId="77777777">
            <w:pPr>
              <w:pStyle w:val="ListParagraph"/>
              <w:spacing w:after="0" w:line="240" w:lineRule="auto"/>
              <w:ind w:left="0"/>
              <w:rPr>
                <w:rFonts w:eastAsia="Calibri"/>
              </w:rPr>
            </w:pPr>
            <w:r w:rsidRPr="009372AD">
              <w:rPr>
                <w:rFonts w:eastAsia="Calibri"/>
              </w:rPr>
              <w:t>Dữ</w:t>
            </w:r>
            <w:r w:rsidRPr="009372AD">
              <w:rPr>
                <w:rFonts w:eastAsia="Calibri"/>
              </w:rPr>
              <w:t xml:space="preserve"> </w:t>
            </w:r>
            <w:r w:rsidRPr="009372AD">
              <w:rPr>
                <w:rFonts w:eastAsia="Calibri"/>
              </w:rPr>
              <w:t>liệu</w:t>
            </w:r>
            <w:r w:rsidRPr="009372AD">
              <w:rPr>
                <w:rFonts w:eastAsia="Calibri"/>
              </w:rPr>
              <w:t xml:space="preserve"> xml </w:t>
            </w:r>
            <w:r w:rsidRPr="009372AD">
              <w:rPr>
                <w:rFonts w:eastAsia="Calibri"/>
              </w:rPr>
              <w:t>đầu</w:t>
            </w:r>
            <w:r w:rsidRPr="009372AD">
              <w:rPr>
                <w:rFonts w:eastAsia="Calibri"/>
              </w:rPr>
              <w:t xml:space="preserve"> </w:t>
            </w:r>
            <w:r w:rsidRPr="009372AD">
              <w:rPr>
                <w:rFonts w:eastAsia="Calibri"/>
              </w:rPr>
              <w:t>vào</w:t>
            </w:r>
            <w:r w:rsidRPr="009372AD">
              <w:rPr>
                <w:rFonts w:eastAsia="Calibri"/>
              </w:rPr>
              <w:t xml:space="preserve"> </w:t>
            </w:r>
            <w:r w:rsidRPr="009372AD">
              <w:rPr>
                <w:rFonts w:eastAsia="Calibri"/>
              </w:rPr>
              <w:t>không</w:t>
            </w:r>
            <w:r w:rsidRPr="009372AD">
              <w:rPr>
                <w:rFonts w:eastAsia="Calibri"/>
              </w:rPr>
              <w:t xml:space="preserve"> </w:t>
            </w:r>
            <w:r w:rsidRPr="009372AD">
              <w:rPr>
                <w:rFonts w:eastAsia="Calibri"/>
              </w:rPr>
              <w:t>đúng</w:t>
            </w:r>
            <w:r w:rsidRPr="009372AD">
              <w:rPr>
                <w:rFonts w:eastAsia="Calibri"/>
              </w:rPr>
              <w:t xml:space="preserve"> </w:t>
            </w:r>
            <w:r w:rsidRPr="009372AD">
              <w:rPr>
                <w:rFonts w:eastAsia="Calibri"/>
              </w:rPr>
              <w:t>quy</w:t>
            </w:r>
            <w:r w:rsidRPr="009372AD">
              <w:rPr>
                <w:rFonts w:eastAsia="Calibri"/>
              </w:rPr>
              <w:t xml:space="preserve"> </w:t>
            </w:r>
            <w:r w:rsidRPr="009372AD">
              <w:rPr>
                <w:rFonts w:eastAsia="Calibri"/>
              </w:rPr>
              <w:t>định</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5564F5B3" w14:textId="77777777">
            <w:pPr>
              <w:pStyle w:val="ListParagraph"/>
              <w:ind w:left="0"/>
              <w:jc w:val="both"/>
            </w:pPr>
          </w:p>
        </w:tc>
      </w:tr>
      <w:tr w14:paraId="3B560104"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CE02856" w14:textId="77777777">
            <w:pPr>
              <w:autoSpaceDE w:val="0"/>
              <w:autoSpaceDN w:val="0"/>
              <w:adjustRightInd w:val="0"/>
              <w:rPr>
                <w:rFonts w:eastAsia="Calibri"/>
              </w:rPr>
            </w:pPr>
            <w:r w:rsidRPr="00E22984">
              <w:rPr>
                <w:rFonts w:eastAsia="Calibri"/>
              </w:rPr>
              <w:t>ERR:20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7E784C45" w14:textId="77777777">
            <w:pPr>
              <w:pStyle w:val="ListParagraph"/>
              <w:spacing w:after="0" w:line="240" w:lineRule="auto"/>
              <w:ind w:left="0"/>
              <w:rPr>
                <w:rFonts w:eastAsia="Calibri"/>
              </w:rPr>
            </w:pPr>
            <w:r>
              <w:t>Không</w:t>
            </w:r>
            <w:r>
              <w:t xml:space="preserve"> </w:t>
            </w:r>
            <w:r>
              <w:t>tìm</w:t>
            </w:r>
            <w:r>
              <w:t xml:space="preserve"> </w:t>
            </w:r>
            <w:r>
              <w:t>thấy</w:t>
            </w:r>
            <w:r>
              <w:t xml:space="preserve"> </w:t>
            </w:r>
            <w:r>
              <w:t>dải</w:t>
            </w:r>
            <w:r>
              <w:t xml:space="preserve"> </w:t>
            </w:r>
            <w:r>
              <w:t>hóa</w:t>
            </w:r>
            <w:r>
              <w:t xml:space="preserve"> </w:t>
            </w:r>
            <w:r>
              <w:t>đơn</w:t>
            </w:r>
          </w:p>
        </w:tc>
        <w:tc>
          <w:tcPr>
            <w:tcW w:w="1885" w:type="dxa"/>
            <w:tcBorders>
              <w:top w:val="single" w:sz="4" w:space="0" w:color="2E74B5"/>
              <w:left w:val="single" w:sz="4" w:space="0" w:color="2E74B5"/>
              <w:bottom w:val="single" w:sz="4" w:space="0" w:color="2E74B5"/>
              <w:right w:val="single" w:sz="4" w:space="0" w:color="2E74B5"/>
            </w:tcBorders>
          </w:tcPr>
          <w:p w:rsidR="009D1437" w:rsidRPr="00731CD1" w:rsidP="00616EC4" w14:paraId="6812FBE2" w14:textId="77777777">
            <w:pPr>
              <w:jc w:val="both"/>
            </w:pPr>
            <w:r>
              <w:t>Không</w:t>
            </w:r>
            <w:r>
              <w:t xml:space="preserve"> </w:t>
            </w:r>
            <w:r>
              <w:t>tìm</w:t>
            </w:r>
            <w:r>
              <w:t xml:space="preserve"> </w:t>
            </w:r>
            <w:r>
              <w:t>thấy</w:t>
            </w:r>
            <w:r>
              <w:t xml:space="preserve"> </w:t>
            </w:r>
            <w:r>
              <w:t>dải</w:t>
            </w:r>
            <w:r>
              <w:t xml:space="preserve"> </w:t>
            </w:r>
            <w:r>
              <w:t>hóa</w:t>
            </w:r>
            <w:r>
              <w:t xml:space="preserve"> </w:t>
            </w:r>
            <w:r>
              <w:t>đơn</w:t>
            </w:r>
            <w:r>
              <w:t xml:space="preserve"> </w:t>
            </w:r>
            <w:r>
              <w:t>hoặc</w:t>
            </w:r>
            <w:r>
              <w:t xml:space="preserve"> </w:t>
            </w:r>
            <w:r>
              <w:t>tài</w:t>
            </w:r>
            <w:r>
              <w:t xml:space="preserve"> </w:t>
            </w:r>
            <w:r>
              <w:t>khoản</w:t>
            </w:r>
            <w:r>
              <w:t xml:space="preserve"> </w:t>
            </w:r>
            <w:r>
              <w:t>phát</w:t>
            </w:r>
            <w:r>
              <w:t xml:space="preserve"> </w:t>
            </w:r>
            <w:r>
              <w:t>hành</w:t>
            </w:r>
            <w:r>
              <w:t xml:space="preserve"> </w:t>
            </w:r>
            <w:r>
              <w:t>không</w:t>
            </w:r>
            <w:r>
              <w:t xml:space="preserve"> </w:t>
            </w:r>
            <w:r>
              <w:t>có</w:t>
            </w:r>
            <w:r>
              <w:t xml:space="preserve"> </w:t>
            </w:r>
            <w:r>
              <w:t>quyền</w:t>
            </w:r>
            <w:r>
              <w:t xml:space="preserve"> </w:t>
            </w:r>
            <w:r>
              <w:t>phát</w:t>
            </w:r>
            <w:r>
              <w:t xml:space="preserve"> </w:t>
            </w:r>
            <w:r>
              <w:t>hành</w:t>
            </w:r>
            <w:r>
              <w:t xml:space="preserve"> </w:t>
            </w:r>
            <w:r>
              <w:t>hóa</w:t>
            </w:r>
            <w:r>
              <w:t xml:space="preserve"> </w:t>
            </w:r>
            <w:r>
              <w:t>đơn</w:t>
            </w:r>
            <w:r>
              <w:t xml:space="preserve"> </w:t>
            </w:r>
            <w:r>
              <w:t>trên</w:t>
            </w:r>
            <w:r>
              <w:t xml:space="preserve"> </w:t>
            </w:r>
            <w:r>
              <w:t>dải</w:t>
            </w:r>
            <w:r>
              <w:t xml:space="preserve"> </w:t>
            </w:r>
            <w:r>
              <w:t>hóa</w:t>
            </w:r>
            <w:r>
              <w:t xml:space="preserve"> </w:t>
            </w:r>
            <w:r>
              <w:t>đơn</w:t>
            </w:r>
            <w:r>
              <w:t xml:space="preserve"> </w:t>
            </w:r>
            <w:r>
              <w:t>truyền</w:t>
            </w:r>
            <w:r>
              <w:t xml:space="preserve"> </w:t>
            </w:r>
            <w:r>
              <w:t>lên</w:t>
            </w:r>
            <w:r>
              <w:t>.</w:t>
            </w:r>
          </w:p>
        </w:tc>
      </w:tr>
      <w:tr w14:paraId="12A874BC" w14:textId="77777777" w:rsidTr="00616EC4">
        <w:tblPrEx>
          <w:tblW w:w="0" w:type="auto"/>
          <w:tblInd w:w="85" w:type="dxa"/>
          <w:tblLayout w:type="fixed"/>
          <w:tblLook w:val="04A0"/>
        </w:tblPrEx>
        <w:trPr>
          <w:trHeight w:val="368"/>
        </w:trPr>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D71D037" w14:textId="77777777">
            <w:pPr>
              <w:autoSpaceDE w:val="0"/>
              <w:autoSpaceDN w:val="0"/>
              <w:adjustRightInd w:val="0"/>
              <w:rPr>
                <w:rFonts w:eastAsia="Calibri"/>
              </w:rPr>
            </w:pPr>
            <w:r w:rsidRPr="00E22984">
              <w:rPr>
                <w:rFonts w:eastAsia="Calibri"/>
              </w:rPr>
              <w:t>ERR:6</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424DBF0C" w14:textId="77777777">
            <w:pPr>
              <w:pStyle w:val="ListParagraph"/>
              <w:spacing w:after="0" w:line="240" w:lineRule="auto"/>
              <w:ind w:left="0"/>
              <w:rPr>
                <w:rFonts w:eastAsia="Calibri"/>
              </w:rPr>
            </w:pPr>
            <w:r>
              <w:rPr>
                <w:rFonts w:eastAsia="Calibri"/>
              </w:rPr>
              <w:t>Không</w:t>
            </w:r>
            <w:r>
              <w:rPr>
                <w:rFonts w:eastAsia="Calibri"/>
              </w:rPr>
              <w:t xml:space="preserve"> </w:t>
            </w:r>
            <w:r>
              <w:rPr>
                <w:rFonts w:eastAsia="Calibri"/>
              </w:rPr>
              <w:t>còn</w:t>
            </w:r>
            <w:r>
              <w:rPr>
                <w:rFonts w:eastAsia="Calibri"/>
              </w:rPr>
              <w:t xml:space="preserve"> </w:t>
            </w:r>
            <w:r>
              <w:rPr>
                <w:rFonts w:eastAsia="Calibri"/>
              </w:rPr>
              <w:t>đủ</w:t>
            </w:r>
            <w:r>
              <w:rPr>
                <w:rFonts w:eastAsia="Calibri"/>
              </w:rPr>
              <w:t xml:space="preserve"> </w:t>
            </w:r>
            <w:r>
              <w:rPr>
                <w:rFonts w:eastAsia="Calibri"/>
              </w:rPr>
              <w:t>số</w:t>
            </w:r>
            <w:r>
              <w:rPr>
                <w:rFonts w:eastAsia="Calibri"/>
              </w:rPr>
              <w:t xml:space="preserve"> </w:t>
            </w:r>
            <w:r>
              <w:rPr>
                <w:rFonts w:eastAsia="Calibri"/>
              </w:rPr>
              <w:t>lượng</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để</w:t>
            </w:r>
            <w:r>
              <w:rPr>
                <w:rFonts w:eastAsia="Calibri"/>
              </w:rPr>
              <w:t xml:space="preserve"> </w:t>
            </w:r>
            <w:r>
              <w:rPr>
                <w:rFonts w:eastAsia="Calibri"/>
              </w:rPr>
              <w:t>phát</w:t>
            </w:r>
            <w:r>
              <w:rPr>
                <w:rFonts w:eastAsia="Calibri"/>
              </w:rPr>
              <w:t xml:space="preserve"> </w:t>
            </w:r>
            <w:r>
              <w:rPr>
                <w:rFonts w:eastAsia="Calibri"/>
              </w:rPr>
              <w:t>hành</w:t>
            </w:r>
          </w:p>
        </w:tc>
        <w:tc>
          <w:tcPr>
            <w:tcW w:w="1885" w:type="dxa"/>
            <w:tcBorders>
              <w:top w:val="single" w:sz="4" w:space="0" w:color="2E74B5"/>
              <w:left w:val="single" w:sz="4" w:space="0" w:color="2E74B5"/>
              <w:bottom w:val="single" w:sz="4" w:space="0" w:color="2E74B5"/>
              <w:right w:val="single" w:sz="4" w:space="0" w:color="2E74B5"/>
            </w:tcBorders>
          </w:tcPr>
          <w:p w:rsidR="009D1437" w:rsidRPr="00731CD1" w:rsidP="00616EC4" w14:paraId="3BA70CF2" w14:textId="77777777">
            <w:pPr>
              <w:ind w:left="360"/>
              <w:jc w:val="both"/>
            </w:pPr>
          </w:p>
        </w:tc>
      </w:tr>
      <w:tr w14:paraId="1963FE8B"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3931B73" w14:textId="77777777">
            <w:pPr>
              <w:autoSpaceDE w:val="0"/>
              <w:autoSpaceDN w:val="0"/>
              <w:adjustRightInd w:val="0"/>
              <w:rPr>
                <w:rFonts w:eastAsia="Calibri"/>
              </w:rPr>
            </w:pPr>
            <w:r w:rsidRPr="00E22984">
              <w:rPr>
                <w:rFonts w:eastAsia="Calibri"/>
              </w:rPr>
              <w:t>ERR:10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1D90EBBD" w14:textId="77777777">
            <w:pPr>
              <w:pStyle w:val="ListParagraph"/>
              <w:spacing w:after="0" w:line="240" w:lineRule="auto"/>
              <w:ind w:left="0"/>
              <w:rPr>
                <w:rFonts w:eastAsia="Calibri"/>
              </w:rPr>
            </w:pPr>
            <w:r>
              <w:t xml:space="preserve">Lô </w:t>
            </w:r>
            <w:r>
              <w:t>có</w:t>
            </w:r>
            <w:r>
              <w:t xml:space="preserve"> </w:t>
            </w:r>
            <w:r>
              <w:t>số</w:t>
            </w:r>
            <w:r>
              <w:t xml:space="preserve"> </w:t>
            </w:r>
            <w:r>
              <w:t>hóa</w:t>
            </w:r>
            <w:r>
              <w:t xml:space="preserve"> </w:t>
            </w:r>
            <w:r>
              <w:t>đơn</w:t>
            </w:r>
            <w:r>
              <w:t xml:space="preserve"> </w:t>
            </w:r>
            <w:r>
              <w:t>vượt</w:t>
            </w:r>
            <w:r>
              <w:t xml:space="preserve"> </w:t>
            </w:r>
            <w:r>
              <w:t>quá</w:t>
            </w:r>
            <w:r>
              <w:t xml:space="preserve"> max </w:t>
            </w:r>
            <w:r>
              <w:t>cho</w:t>
            </w:r>
            <w:r>
              <w:t xml:space="preserve"> </w:t>
            </w:r>
            <w:r>
              <w:t>phép</w:t>
            </w:r>
          </w:p>
        </w:tc>
        <w:tc>
          <w:tcPr>
            <w:tcW w:w="1885" w:type="dxa"/>
            <w:tcBorders>
              <w:top w:val="single" w:sz="4" w:space="0" w:color="2E74B5"/>
              <w:left w:val="single" w:sz="4" w:space="0" w:color="2E74B5"/>
              <w:bottom w:val="single" w:sz="4" w:space="0" w:color="2E74B5"/>
              <w:right w:val="single" w:sz="4" w:space="0" w:color="2E74B5"/>
            </w:tcBorders>
          </w:tcPr>
          <w:p w:rsidR="009D1437" w:rsidRPr="00731CD1" w:rsidP="00616EC4" w14:paraId="5BB066C8" w14:textId="77777777">
            <w:pPr>
              <w:ind w:left="360"/>
              <w:jc w:val="both"/>
            </w:pPr>
          </w:p>
        </w:tc>
      </w:tr>
      <w:tr w14:paraId="23830A5A" w14:textId="77777777" w:rsidTr="00616EC4">
        <w:tblPrEx>
          <w:tblW w:w="0" w:type="auto"/>
          <w:tblInd w:w="85" w:type="dxa"/>
          <w:tblLayout w:type="fixed"/>
          <w:tblLook w:val="04A0"/>
        </w:tblPrEx>
        <w:trPr>
          <w:trHeight w:val="413"/>
        </w:trPr>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2C28E5F3" w14:textId="77777777">
            <w:pPr>
              <w:autoSpaceDE w:val="0"/>
              <w:autoSpaceDN w:val="0"/>
              <w:adjustRightInd w:val="0"/>
              <w:rPr>
                <w:rFonts w:eastAsia="Calibri"/>
              </w:rPr>
            </w:pPr>
            <w:r w:rsidRPr="00E22984">
              <w:rPr>
                <w:rFonts w:eastAsia="Calibri"/>
              </w:rPr>
              <w:t>ERR:5</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380A71BF" w14:textId="77777777">
            <w:pPr>
              <w:pStyle w:val="ListParagraph"/>
              <w:spacing w:after="0" w:line="240" w:lineRule="auto"/>
              <w:ind w:left="0"/>
              <w:rPr>
                <w:rFonts w:eastAsia="Calibri"/>
              </w:rPr>
            </w:pPr>
            <w:r>
              <w:rPr>
                <w:rFonts w:eastAsia="Calibri"/>
              </w:rPr>
              <w:t>Có</w:t>
            </w:r>
            <w:r>
              <w:rPr>
                <w:rFonts w:eastAsia="Calibri"/>
              </w:rPr>
              <w:t xml:space="preserve"> </w:t>
            </w:r>
            <w:r>
              <w:rPr>
                <w:rFonts w:eastAsia="Calibri"/>
              </w:rPr>
              <w:t>lỗi</w:t>
            </w:r>
            <w:r>
              <w:rPr>
                <w:rFonts w:eastAsia="Calibri"/>
              </w:rPr>
              <w:t xml:space="preserve"> </w:t>
            </w:r>
            <w:r>
              <w:rPr>
                <w:rFonts w:eastAsia="Calibri"/>
              </w:rPr>
              <w:t>xảy</w:t>
            </w:r>
            <w:r>
              <w:rPr>
                <w:rFonts w:eastAsia="Calibri"/>
              </w:rPr>
              <w:t xml:space="preserve"> </w:t>
            </w:r>
            <w:r>
              <w:rPr>
                <w:rFonts w:eastAsia="Calibri"/>
              </w:rPr>
              <w:t>ra</w:t>
            </w:r>
          </w:p>
        </w:tc>
        <w:tc>
          <w:tcPr>
            <w:tcW w:w="1885" w:type="dxa"/>
            <w:tcBorders>
              <w:top w:val="single" w:sz="4" w:space="0" w:color="2E74B5"/>
              <w:left w:val="single" w:sz="4" w:space="0" w:color="2E74B5"/>
              <w:bottom w:val="single" w:sz="4" w:space="0" w:color="2E74B5"/>
              <w:right w:val="single" w:sz="4" w:space="0" w:color="2E74B5"/>
            </w:tcBorders>
          </w:tcPr>
          <w:p w:rsidR="009D1437" w:rsidRPr="00731CD1" w:rsidP="00616EC4" w14:paraId="03BA7765" w14:textId="77777777">
            <w:pPr>
              <w:jc w:val="both"/>
            </w:pPr>
            <w:r>
              <w:t>Lỗi</w:t>
            </w:r>
            <w:r>
              <w:t xml:space="preserve"> </w:t>
            </w:r>
            <w:r>
              <w:t>không</w:t>
            </w:r>
            <w:r>
              <w:t xml:space="preserve"> </w:t>
            </w:r>
            <w:r>
              <w:t>xác</w:t>
            </w:r>
            <w:r>
              <w:t xml:space="preserve"> </w:t>
            </w:r>
            <w:r>
              <w:t>định</w:t>
            </w:r>
          </w:p>
        </w:tc>
      </w:tr>
      <w:tr w14:paraId="41F6D10B"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E22984" w:rsidP="00616EC4" w14:paraId="7530DC0F" w14:textId="77777777">
            <w:pPr>
              <w:autoSpaceDE w:val="0"/>
              <w:autoSpaceDN w:val="0"/>
              <w:adjustRightInd w:val="0"/>
              <w:rPr>
                <w:rFonts w:eastAsia="Calibri"/>
              </w:rPr>
            </w:pPr>
            <w:r w:rsidRPr="00E22984">
              <w:rPr>
                <w:rFonts w:eastAsia="Calibri"/>
              </w:rPr>
              <w:t>ERR:30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6E772295" w14:textId="77777777">
            <w:pPr>
              <w:pStyle w:val="ListParagraph"/>
              <w:ind w:left="0"/>
              <w:jc w:val="both"/>
            </w:pPr>
            <w:r>
              <w:t>Tạo</w:t>
            </w:r>
            <w:r>
              <w:t xml:space="preserve"> </w:t>
            </w:r>
            <w:r>
              <w:t>mới</w:t>
            </w:r>
            <w:r>
              <w:t xml:space="preserve"> </w:t>
            </w:r>
            <w:r>
              <w:t>hóa</w:t>
            </w:r>
            <w:r>
              <w:t xml:space="preserve"> </w:t>
            </w:r>
            <w:r>
              <w:t>đơn</w:t>
            </w:r>
            <w:r>
              <w:t xml:space="preserve"> </w:t>
            </w:r>
            <w:r>
              <w:t>có</w:t>
            </w:r>
            <w:r>
              <w:t xml:space="preserve"> </w:t>
            </w:r>
            <w:r>
              <w:t>lỗi</w:t>
            </w:r>
          </w:p>
        </w:tc>
        <w:tc>
          <w:tcPr>
            <w:tcW w:w="1885" w:type="dxa"/>
            <w:tcBorders>
              <w:top w:val="single" w:sz="4" w:space="0" w:color="2E74B5"/>
              <w:left w:val="single" w:sz="4" w:space="0" w:color="2E74B5"/>
              <w:bottom w:val="single" w:sz="4" w:space="0" w:color="2E74B5"/>
              <w:right w:val="single" w:sz="4" w:space="0" w:color="2E74B5"/>
            </w:tcBorders>
          </w:tcPr>
          <w:p w:rsidR="009D1437" w:rsidRPr="00731CD1" w:rsidP="00616EC4" w14:paraId="6B76A723" w14:textId="77777777">
            <w:pPr>
              <w:ind w:left="360"/>
              <w:jc w:val="both"/>
            </w:pPr>
          </w:p>
        </w:tc>
      </w:tr>
      <w:tr w14:paraId="7F608306"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4BE590E" w14:textId="77777777">
            <w:pPr>
              <w:autoSpaceDE w:val="0"/>
              <w:autoSpaceDN w:val="0"/>
              <w:adjustRightInd w:val="0"/>
              <w:rPr>
                <w:rFonts w:eastAsia="Calibri"/>
              </w:rPr>
            </w:pPr>
            <w:r w:rsidRPr="009372AD">
              <w:rPr>
                <w:rFonts w:eastAsia="Calibri"/>
              </w:rPr>
              <w:t xml:space="preserve">OK: </w:t>
            </w:r>
            <w:r w:rsidRPr="009372AD">
              <w:rPr>
                <w:rFonts w:eastAsia="Calibri"/>
              </w:rPr>
              <w:t>pattern;serial;invNumber</w:t>
            </w:r>
          </w:p>
          <w:p w:rsidR="009D1437" w:rsidRPr="009372AD" w:rsidP="00616EC4" w14:paraId="056B418F" w14:textId="77777777">
            <w:pPr>
              <w:autoSpaceDE w:val="0"/>
              <w:autoSpaceDN w:val="0"/>
              <w:adjustRightInd w:val="0"/>
              <w:rPr>
                <w:rFonts w:eastAsia="Calibri"/>
              </w:rPr>
            </w:pPr>
            <w:r w:rsidRPr="009372AD">
              <w:rPr>
                <w:rFonts w:eastAsia="Calibri"/>
              </w:rPr>
              <w:t>(</w:t>
            </w:r>
            <w:r w:rsidRPr="009372AD">
              <w:rPr>
                <w:rFonts w:eastAsia="Calibri"/>
              </w:rPr>
              <w:t>Ví</w:t>
            </w:r>
            <w:r w:rsidRPr="009372AD">
              <w:rPr>
                <w:rFonts w:eastAsia="Calibri"/>
              </w:rPr>
              <w:t xml:space="preserve"> </w:t>
            </w:r>
            <w:r w:rsidRPr="009372AD">
              <w:rPr>
                <w:rFonts w:eastAsia="Calibri"/>
              </w:rPr>
              <w:t>dụ</w:t>
            </w:r>
            <w:r w:rsidRPr="009372AD">
              <w:rPr>
                <w:rFonts w:eastAsia="Calibri"/>
              </w:rPr>
              <w:t>:</w:t>
            </w:r>
          </w:p>
          <w:p w:rsidR="009D1437" w:rsidRPr="009372AD" w:rsidP="00616EC4" w14:paraId="7EBECBC2" w14:textId="77777777">
            <w:pPr>
              <w:autoSpaceDE w:val="0"/>
              <w:autoSpaceDN w:val="0"/>
              <w:adjustRightInd w:val="0"/>
              <w:rPr>
                <w:rFonts w:eastAsia="Calibri"/>
              </w:rPr>
            </w:pPr>
            <w:r w:rsidRPr="009372AD">
              <w:rPr>
                <w:rFonts w:eastAsia="Calibri"/>
              </w:rPr>
              <w:t>OK:01GTKT3/001;AA/12E;0000002)</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89BD63F" w14:textId="77777777">
            <w:pPr>
              <w:pStyle w:val="ListParagraph"/>
              <w:numPr>
                <w:ilvl w:val="0"/>
                <w:numId w:val="4"/>
              </w:numPr>
              <w:spacing w:after="0" w:line="240" w:lineRule="auto"/>
              <w:rPr>
                <w:rFonts w:eastAsia="Calibri"/>
              </w:rPr>
            </w:pPr>
            <w:r w:rsidRPr="009372AD">
              <w:rPr>
                <w:rFonts w:eastAsia="Calibri"/>
              </w:rPr>
              <w:t xml:space="preserve">OK </w:t>
            </w:r>
            <w:r w:rsidRPr="009372AD">
              <w:rPr>
                <w:rFonts w:ascii="Wingdings" w:eastAsia="Calibri" w:hAnsi="Wingdings"/>
              </w:rPr>
              <w:sym w:font="Wingdings" w:char="F0E0"/>
            </w:r>
            <w:r w:rsidRPr="009372AD">
              <w:rPr>
                <w:rFonts w:eastAsia="Calibri"/>
              </w:rPr>
              <w:t xml:space="preserve"> </w:t>
            </w:r>
            <w:r w:rsidRPr="009372AD">
              <w:rPr>
                <w:rFonts w:eastAsia="Calibri"/>
              </w:rPr>
              <w:t>đã</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hành</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sidRPr="009372AD">
              <w:rPr>
                <w:rFonts w:eastAsia="Calibri"/>
              </w:rPr>
              <w:t>thành</w:t>
            </w:r>
            <w:r w:rsidRPr="009372AD">
              <w:rPr>
                <w:rFonts w:eastAsia="Calibri"/>
              </w:rPr>
              <w:t xml:space="preserve"> </w:t>
            </w:r>
            <w:r w:rsidRPr="009372AD">
              <w:rPr>
                <w:rFonts w:eastAsia="Calibri"/>
              </w:rPr>
              <w:t>công</w:t>
            </w:r>
          </w:p>
          <w:p w:rsidR="009D1437" w:rsidRPr="009372AD" w:rsidP="00616EC4" w14:paraId="0D7729FF" w14:textId="77777777">
            <w:pPr>
              <w:pStyle w:val="ListParagraph"/>
              <w:numPr>
                <w:ilvl w:val="0"/>
                <w:numId w:val="4"/>
              </w:numPr>
              <w:spacing w:after="0" w:line="240" w:lineRule="auto"/>
              <w:rPr>
                <w:rFonts w:eastAsia="Calibri"/>
              </w:rPr>
            </w:pPr>
            <w:r w:rsidRPr="009372AD">
              <w:rPr>
                <w:rFonts w:eastAsia="Calibri"/>
              </w:rPr>
              <w:t>Patter</w:t>
            </w:r>
            <w:r w:rsidRPr="009372AD">
              <w:rPr>
                <w:rFonts w:ascii="Wingdings" w:eastAsia="Calibri" w:hAnsi="Wingdings"/>
              </w:rPr>
              <w:sym w:font="Wingdings" w:char="F0E0"/>
            </w:r>
            <w:r w:rsidRPr="009372AD">
              <w:rPr>
                <w:rFonts w:eastAsia="Calibri"/>
              </w:rPr>
              <w:t xml:space="preserve"> </w:t>
            </w:r>
            <w:r w:rsidRPr="009372AD">
              <w:rPr>
                <w:rFonts w:eastAsia="Calibri"/>
              </w:rPr>
              <w:t>Mẫu</w:t>
            </w:r>
            <w:r w:rsidRPr="009372AD">
              <w:rPr>
                <w:rFonts w:eastAsia="Calibri"/>
              </w:rPr>
              <w:t xml:space="preserve"> </w:t>
            </w:r>
            <w:r w:rsidRPr="009372AD">
              <w:rPr>
                <w:rFonts w:eastAsia="Calibri"/>
              </w:rPr>
              <w:t>số</w:t>
            </w:r>
            <w:r w:rsidRPr="009372AD">
              <w:rPr>
                <w:rFonts w:eastAsia="Calibri"/>
              </w:rPr>
              <w:t xml:space="preserve"> </w:t>
            </w:r>
            <w:r w:rsidRPr="009372AD">
              <w:rPr>
                <w:rFonts w:eastAsia="Calibri"/>
              </w:rPr>
              <w:t>của</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sidRPr="009372AD">
              <w:rPr>
                <w:rFonts w:eastAsia="Calibri"/>
              </w:rPr>
              <w:t>điều</w:t>
            </w:r>
            <w:r w:rsidRPr="009372AD">
              <w:rPr>
                <w:rFonts w:eastAsia="Calibri"/>
              </w:rPr>
              <w:t xml:space="preserve"> </w:t>
            </w:r>
            <w:r w:rsidRPr="009372AD">
              <w:rPr>
                <w:rFonts w:eastAsia="Calibri"/>
              </w:rPr>
              <w:t>chỉnh</w:t>
            </w:r>
            <w:r w:rsidRPr="009372AD">
              <w:rPr>
                <w:rFonts w:eastAsia="Calibri"/>
              </w:rPr>
              <w:t xml:space="preserve"> </w:t>
            </w:r>
          </w:p>
          <w:p w:rsidR="009D1437" w:rsidRPr="009372AD" w:rsidP="00616EC4" w14:paraId="2F92DFE6" w14:textId="77777777">
            <w:pPr>
              <w:pStyle w:val="ListParagraph"/>
              <w:numPr>
                <w:ilvl w:val="0"/>
                <w:numId w:val="4"/>
              </w:numPr>
              <w:spacing w:after="0" w:line="240" w:lineRule="auto"/>
              <w:rPr>
                <w:rFonts w:eastAsia="Calibri"/>
              </w:rPr>
            </w:pPr>
            <w:r w:rsidRPr="009372AD">
              <w:rPr>
                <w:rFonts w:eastAsia="Calibri"/>
              </w:rPr>
              <w:t xml:space="preserve">Serial </w:t>
            </w:r>
            <w:r w:rsidRPr="009372AD">
              <w:rPr>
                <w:rFonts w:ascii="Wingdings" w:eastAsia="Calibri" w:hAnsi="Wingdings"/>
              </w:rPr>
              <w:sym w:font="Wingdings" w:char="F0E0"/>
            </w:r>
            <w:r w:rsidRPr="009372AD">
              <w:rPr>
                <w:rFonts w:eastAsia="Calibri"/>
              </w:rPr>
              <w:t xml:space="preserve"> </w:t>
            </w:r>
            <w:r w:rsidRPr="009372AD">
              <w:rPr>
                <w:rFonts w:eastAsia="Calibri"/>
              </w:rPr>
              <w:t>serial</w:t>
            </w:r>
            <w:r w:rsidRPr="009372AD">
              <w:rPr>
                <w:rFonts w:eastAsia="Calibri"/>
              </w:rPr>
              <w:t xml:space="preserve"> </w:t>
            </w:r>
            <w:r w:rsidRPr="009372AD">
              <w:rPr>
                <w:rFonts w:eastAsia="Calibri"/>
              </w:rPr>
              <w:t>của</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sidRPr="009372AD">
              <w:rPr>
                <w:rFonts w:eastAsia="Calibri"/>
              </w:rPr>
              <w:t>điều</w:t>
            </w:r>
            <w:r w:rsidRPr="009372AD">
              <w:rPr>
                <w:rFonts w:eastAsia="Calibri"/>
              </w:rPr>
              <w:t xml:space="preserve"> </w:t>
            </w:r>
            <w:r w:rsidRPr="009372AD">
              <w:rPr>
                <w:rFonts w:eastAsia="Calibri"/>
              </w:rPr>
              <w:t>chỉnh</w:t>
            </w:r>
            <w:r w:rsidRPr="009372AD">
              <w:rPr>
                <w:rFonts w:eastAsia="Calibri"/>
              </w:rPr>
              <w:t xml:space="preserve"> </w:t>
            </w:r>
          </w:p>
          <w:p w:rsidR="009D1437" w:rsidRPr="009372AD" w:rsidP="00616EC4" w14:paraId="30A4403D" w14:textId="77777777">
            <w:pPr>
              <w:pStyle w:val="ListParagraph"/>
              <w:numPr>
                <w:ilvl w:val="0"/>
                <w:numId w:val="4"/>
              </w:numPr>
              <w:spacing w:after="0" w:line="240" w:lineRule="auto"/>
              <w:rPr>
                <w:rFonts w:eastAsia="Calibri"/>
              </w:rPr>
            </w:pPr>
            <w:r w:rsidRPr="009372AD">
              <w:rPr>
                <w:rFonts w:eastAsia="Calibri"/>
              </w:rPr>
              <w:t>invNumber</w:t>
            </w:r>
            <w:r w:rsidRPr="009372AD">
              <w:rPr>
                <w:rFonts w:eastAsia="Calibri"/>
              </w:rPr>
              <w:t xml:space="preserve">: </w:t>
            </w:r>
            <w:r w:rsidRPr="009372AD">
              <w:rPr>
                <w:rFonts w:eastAsia="Calibri"/>
              </w:rPr>
              <w:t>số</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sidRPr="009372AD">
              <w:rPr>
                <w:rFonts w:eastAsia="Calibri"/>
              </w:rPr>
              <w:t>điều</w:t>
            </w:r>
            <w:r w:rsidRPr="009372AD">
              <w:rPr>
                <w:rFonts w:eastAsia="Calibri"/>
              </w:rPr>
              <w:t xml:space="preserve"> </w:t>
            </w:r>
            <w:r w:rsidRPr="009372AD">
              <w:rPr>
                <w:rFonts w:eastAsia="Calibri"/>
              </w:rPr>
              <w:t>chỉnh</w:t>
            </w:r>
            <w:r w:rsidRPr="009372AD">
              <w:rPr>
                <w:rFonts w:eastAsia="Calibri"/>
              </w:rPr>
              <w:t xml:space="preserve"> </w:t>
            </w:r>
          </w:p>
          <w:p w:rsidR="009D1437" w:rsidRPr="009372AD" w:rsidP="00616EC4" w14:paraId="28413B27" w14:textId="77777777">
            <w:pPr>
              <w:pStyle w:val="ListParagraph"/>
              <w:spacing w:after="0" w:line="240" w:lineRule="auto"/>
              <w:rPr>
                <w:rFonts w:eastAsia="Calibri"/>
              </w:rPr>
            </w:pPr>
          </w:p>
        </w:tc>
        <w:tc>
          <w:tcPr>
            <w:tcW w:w="1885" w:type="dxa"/>
            <w:tcBorders>
              <w:top w:val="single" w:sz="4" w:space="0" w:color="2E74B5"/>
              <w:left w:val="single" w:sz="4" w:space="0" w:color="2E74B5"/>
              <w:bottom w:val="single" w:sz="4" w:space="0" w:color="2E74B5"/>
              <w:right w:val="single" w:sz="4" w:space="0" w:color="2E74B5"/>
            </w:tcBorders>
          </w:tcPr>
          <w:p w:rsidR="009D1437" w:rsidRPr="00731CD1" w:rsidP="00616EC4" w14:paraId="69871C96" w14:textId="77777777">
            <w:pPr>
              <w:ind w:left="360"/>
              <w:jc w:val="both"/>
            </w:pPr>
          </w:p>
        </w:tc>
      </w:tr>
    </w:tbl>
    <w:p w:rsidR="009D1437" w:rsidP="009D1437" w14:paraId="348F89E5" w14:textId="77777777">
      <w:pPr>
        <w:rPr>
          <w:lang w:eastAsia="x-none"/>
        </w:rPr>
      </w:pPr>
    </w:p>
    <w:p w:rsidR="009D1437" w:rsidRPr="007B211F" w:rsidP="009D1437" w14:paraId="01A9F4D4" w14:textId="77777777">
      <w:pPr>
        <w:rPr>
          <w:b/>
          <w:lang w:eastAsia="x-none"/>
        </w:rPr>
      </w:pPr>
      <w:r w:rsidRPr="007B211F">
        <w:rPr>
          <w:b/>
          <w:lang w:eastAsia="x-none"/>
        </w:rPr>
        <w:t>Cấu</w:t>
      </w:r>
      <w:r w:rsidRPr="007B211F">
        <w:rPr>
          <w:b/>
          <w:lang w:eastAsia="x-none"/>
        </w:rPr>
        <w:t xml:space="preserve"> </w:t>
      </w:r>
      <w:r w:rsidRPr="007B211F">
        <w:rPr>
          <w:b/>
          <w:lang w:eastAsia="x-none"/>
        </w:rPr>
        <w:t>trúc</w:t>
      </w:r>
      <w:r w:rsidRPr="007B211F">
        <w:rPr>
          <w:b/>
          <w:lang w:eastAsia="x-none"/>
        </w:rPr>
        <w:t xml:space="preserve"> </w:t>
      </w:r>
      <w:r w:rsidRPr="007B211F">
        <w:rPr>
          <w:b/>
          <w:lang w:eastAsia="x-none"/>
        </w:rPr>
        <w:t>chuỗi</w:t>
      </w:r>
      <w:r w:rsidRPr="007B211F">
        <w:rPr>
          <w:b/>
          <w:lang w:eastAsia="x-none"/>
        </w:rPr>
        <w:t xml:space="preserve"> </w:t>
      </w:r>
      <w:r w:rsidRPr="007B211F">
        <w:rPr>
          <w:b/>
          <w:lang w:eastAsia="x-none"/>
        </w:rPr>
        <w:t>xmlData</w:t>
      </w:r>
      <w:r w:rsidRPr="007B211F">
        <w:rPr>
          <w:b/>
          <w:lang w:eastAsia="x-none"/>
        </w:rPr>
        <w:t xml:space="preserve"> </w:t>
      </w:r>
      <w:r w:rsidRPr="007B211F">
        <w:rPr>
          <w:b/>
          <w:lang w:eastAsia="x-none"/>
        </w:rPr>
        <w:t>truyền</w:t>
      </w:r>
      <w:r w:rsidRPr="007B211F">
        <w:rPr>
          <w:b/>
          <w:lang w:eastAsia="x-none"/>
        </w:rPr>
        <w:t xml:space="preserve"> </w:t>
      </w:r>
      <w:r w:rsidRPr="007B211F">
        <w:rPr>
          <w:b/>
          <w:lang w:eastAsia="x-none"/>
        </w:rPr>
        <w:t>lên</w:t>
      </w:r>
      <w:r w:rsidRPr="007B211F">
        <w:rPr>
          <w:b/>
          <w:lang w:eastAsia="x-none"/>
        </w:rPr>
        <w:t>:</w:t>
      </w:r>
    </w:p>
    <w:p w:rsidR="009D1437" w:rsidRPr="00C75024" w:rsidP="009D1437" w14:paraId="70222C4C" w14:textId="77777777">
      <w:pPr>
        <w:pStyle w:val="ListParagraph"/>
        <w:rPr>
          <w:rFonts w:ascii="Consolas" w:hAnsi="Consolas" w:cs="Consolas"/>
          <w:color w:val="0000FF"/>
          <w:sz w:val="19"/>
          <w:szCs w:val="19"/>
          <w:highlight w:val="white"/>
        </w:rPr>
      </w:pPr>
      <w:r w:rsidRPr="00C75024">
        <w:rPr>
          <w:rFonts w:ascii="Consolas" w:hAnsi="Consolas" w:cs="Consolas"/>
          <w:color w:val="0000FF"/>
          <w:sz w:val="19"/>
          <w:szCs w:val="19"/>
          <w:highlight w:val="white"/>
        </w:rPr>
        <w:t>&lt;Invoices&gt;</w:t>
      </w:r>
    </w:p>
    <w:p w:rsidR="009D1437" w:rsidRPr="00C75024" w:rsidP="009D1437" w14:paraId="6A0A6428" w14:textId="77777777">
      <w:pPr>
        <w:pStyle w:val="ListParagraph"/>
        <w:rPr>
          <w:rFonts w:ascii="Consolas" w:hAnsi="Consolas" w:cs="Consolas"/>
          <w:color w:val="0000FF"/>
          <w:sz w:val="19"/>
          <w:szCs w:val="19"/>
          <w:highlight w:val="white"/>
        </w:rPr>
      </w:pPr>
      <w:r w:rsidRPr="00C75024">
        <w:rPr>
          <w:rFonts w:ascii="Consolas" w:hAnsi="Consolas" w:cs="Consolas"/>
          <w:color w:val="0000FF"/>
          <w:sz w:val="19"/>
          <w:szCs w:val="19"/>
          <w:highlight w:val="white"/>
        </w:rPr>
        <w:tab/>
        <w:t>&lt;</w:t>
      </w:r>
      <w:r w:rsidRPr="00C75024">
        <w:rPr>
          <w:rFonts w:ascii="Consolas" w:hAnsi="Consolas" w:cs="Consolas"/>
          <w:color w:val="0000FF"/>
          <w:sz w:val="19"/>
          <w:szCs w:val="19"/>
          <w:highlight w:val="white"/>
        </w:rPr>
        <w:t>SerialCert</w:t>
      </w:r>
      <w:r w:rsidRPr="00C75024">
        <w:rPr>
          <w:rFonts w:ascii="Consolas" w:hAnsi="Consolas" w:cs="Consolas"/>
          <w:color w:val="0000FF"/>
          <w:sz w:val="19"/>
          <w:szCs w:val="19"/>
          <w:highlight w:val="white"/>
        </w:rPr>
        <w:t>&gt;</w:t>
      </w:r>
      <w:r w:rsidRPr="00273C53">
        <w:rPr>
          <w:rFonts w:ascii="Consolas" w:hAnsi="Consolas" w:cs="Consolas"/>
          <w:sz w:val="19"/>
          <w:szCs w:val="19"/>
          <w:highlight w:val="white"/>
        </w:rPr>
        <w:t>540171AA56FDB2F8476BBD781251C83D</w:t>
      </w:r>
      <w:r w:rsidRPr="00C75024">
        <w:rPr>
          <w:rFonts w:ascii="Consolas" w:hAnsi="Consolas" w:cs="Consolas"/>
          <w:color w:val="0000FF"/>
          <w:sz w:val="19"/>
          <w:szCs w:val="19"/>
          <w:highlight w:val="white"/>
        </w:rPr>
        <w:t>&lt;/</w:t>
      </w:r>
      <w:r w:rsidRPr="00C75024">
        <w:rPr>
          <w:rFonts w:ascii="Consolas" w:hAnsi="Consolas" w:cs="Consolas"/>
          <w:color w:val="0000FF"/>
          <w:sz w:val="19"/>
          <w:szCs w:val="19"/>
          <w:highlight w:val="white"/>
        </w:rPr>
        <w:t>SerialCert</w:t>
      </w:r>
      <w:r w:rsidRPr="00C75024">
        <w:rPr>
          <w:rFonts w:ascii="Consolas" w:hAnsi="Consolas" w:cs="Consolas"/>
          <w:color w:val="0000FF"/>
          <w:sz w:val="19"/>
          <w:szCs w:val="19"/>
          <w:highlight w:val="white"/>
        </w:rPr>
        <w:t>&gt;</w:t>
      </w:r>
    </w:p>
    <w:p w:rsidR="009D1437" w:rsidRPr="00C75024" w:rsidP="009D1437" w14:paraId="2BB14459" w14:textId="77777777">
      <w:pPr>
        <w:pStyle w:val="ListParagraph"/>
        <w:rPr>
          <w:rFonts w:ascii="Consolas" w:hAnsi="Consolas" w:cs="Consolas"/>
          <w:color w:val="0000FF"/>
          <w:sz w:val="19"/>
          <w:szCs w:val="19"/>
          <w:highlight w:val="white"/>
        </w:rPr>
      </w:pPr>
      <w:r w:rsidRPr="00C75024">
        <w:rPr>
          <w:rFonts w:ascii="Consolas" w:hAnsi="Consolas" w:cs="Consolas"/>
          <w:color w:val="0000FF"/>
          <w:sz w:val="19"/>
          <w:szCs w:val="19"/>
          <w:highlight w:val="white"/>
        </w:rPr>
        <w:tab/>
        <w:t>&lt;Inv&gt;</w:t>
      </w:r>
    </w:p>
    <w:p w:rsidR="009D1437" w:rsidRPr="00C75024" w:rsidP="009D1437" w14:paraId="4A97E0CD" w14:textId="77777777">
      <w:pPr>
        <w:pStyle w:val="ListParagraph"/>
        <w:rPr>
          <w:rFonts w:ascii="Consolas" w:hAnsi="Consolas" w:cs="Consolas"/>
          <w:color w:val="0000FF"/>
          <w:sz w:val="19"/>
          <w:szCs w:val="19"/>
          <w:highlight w:val="white"/>
        </w:rPr>
      </w:pPr>
      <w:r w:rsidRPr="00C75024">
        <w:rPr>
          <w:rFonts w:ascii="Consolas" w:hAnsi="Consolas" w:cs="Consolas"/>
          <w:color w:val="0000FF"/>
          <w:sz w:val="19"/>
          <w:szCs w:val="19"/>
          <w:highlight w:val="white"/>
        </w:rPr>
        <w:tab/>
      </w:r>
      <w:r w:rsidRPr="00C75024">
        <w:rPr>
          <w:rFonts w:ascii="Consolas" w:hAnsi="Consolas" w:cs="Consolas"/>
          <w:color w:val="0000FF"/>
          <w:sz w:val="19"/>
          <w:szCs w:val="19"/>
          <w:highlight w:val="white"/>
        </w:rPr>
        <w:tab/>
        <w:t>&lt;key&gt;</w:t>
      </w:r>
      <w:r w:rsidRPr="00273C53">
        <w:rPr>
          <w:rFonts w:ascii="Consolas" w:hAnsi="Consolas" w:cs="Consolas"/>
          <w:sz w:val="19"/>
          <w:szCs w:val="19"/>
          <w:highlight w:val="white"/>
        </w:rPr>
        <w:t>789</w:t>
      </w:r>
      <w:r w:rsidRPr="00C75024">
        <w:rPr>
          <w:rFonts w:ascii="Consolas" w:hAnsi="Consolas" w:cs="Consolas"/>
          <w:color w:val="0000FF"/>
          <w:sz w:val="19"/>
          <w:szCs w:val="19"/>
          <w:highlight w:val="white"/>
        </w:rPr>
        <w:t>&lt;/key&gt;</w:t>
      </w:r>
    </w:p>
    <w:p w:rsidR="009D1437" w:rsidRPr="00C75024" w:rsidP="009D1437" w14:paraId="3F97E37A" w14:textId="77777777">
      <w:pPr>
        <w:pStyle w:val="ListParagraph"/>
        <w:rPr>
          <w:rFonts w:ascii="Consolas" w:hAnsi="Consolas" w:cs="Consolas"/>
          <w:color w:val="0000FF"/>
          <w:sz w:val="19"/>
          <w:szCs w:val="19"/>
          <w:highlight w:val="white"/>
        </w:rPr>
      </w:pPr>
      <w:r w:rsidRPr="00C75024">
        <w:rPr>
          <w:rFonts w:ascii="Consolas" w:hAnsi="Consolas" w:cs="Consolas"/>
          <w:color w:val="0000FF"/>
          <w:sz w:val="19"/>
          <w:szCs w:val="19"/>
          <w:highlight w:val="white"/>
        </w:rPr>
        <w:tab/>
      </w:r>
      <w:r w:rsidRPr="00C75024">
        <w:rPr>
          <w:rFonts w:ascii="Consolas" w:hAnsi="Consolas" w:cs="Consolas"/>
          <w:color w:val="0000FF"/>
          <w:sz w:val="19"/>
          <w:szCs w:val="19"/>
          <w:highlight w:val="white"/>
        </w:rPr>
        <w:tab/>
        <w:t>&lt;</w:t>
      </w:r>
      <w:r w:rsidRPr="00C75024">
        <w:rPr>
          <w:rFonts w:ascii="Consolas" w:hAnsi="Consolas" w:cs="Consolas"/>
          <w:color w:val="0000FF"/>
          <w:sz w:val="19"/>
          <w:szCs w:val="19"/>
          <w:highlight w:val="white"/>
        </w:rPr>
        <w:t>idInv</w:t>
      </w:r>
      <w:r w:rsidRPr="00C75024">
        <w:rPr>
          <w:rFonts w:ascii="Consolas" w:hAnsi="Consolas" w:cs="Consolas"/>
          <w:color w:val="0000FF"/>
          <w:sz w:val="19"/>
          <w:szCs w:val="19"/>
          <w:highlight w:val="white"/>
        </w:rPr>
        <w:t>&gt;</w:t>
      </w:r>
      <w:r w:rsidRPr="00273C53">
        <w:rPr>
          <w:rFonts w:ascii="Consolas" w:hAnsi="Consolas" w:cs="Consolas"/>
          <w:sz w:val="19"/>
          <w:szCs w:val="19"/>
          <w:highlight w:val="white"/>
        </w:rPr>
        <w:t>10</w:t>
      </w:r>
      <w:r w:rsidRPr="00C75024">
        <w:rPr>
          <w:rFonts w:ascii="Consolas" w:hAnsi="Consolas" w:cs="Consolas"/>
          <w:color w:val="0000FF"/>
          <w:sz w:val="19"/>
          <w:szCs w:val="19"/>
          <w:highlight w:val="white"/>
        </w:rPr>
        <w:t>&lt;/</w:t>
      </w:r>
      <w:r w:rsidRPr="00C75024">
        <w:rPr>
          <w:rFonts w:ascii="Consolas" w:hAnsi="Consolas" w:cs="Consolas"/>
          <w:color w:val="0000FF"/>
          <w:sz w:val="19"/>
          <w:szCs w:val="19"/>
          <w:highlight w:val="white"/>
        </w:rPr>
        <w:t>idInv</w:t>
      </w:r>
      <w:r w:rsidRPr="00C75024">
        <w:rPr>
          <w:rFonts w:ascii="Consolas" w:hAnsi="Consolas" w:cs="Consolas"/>
          <w:color w:val="0000FF"/>
          <w:sz w:val="19"/>
          <w:szCs w:val="19"/>
          <w:highlight w:val="white"/>
        </w:rPr>
        <w:t>&gt;</w:t>
      </w:r>
    </w:p>
    <w:p w:rsidR="009D1437" w:rsidRPr="00C75024" w:rsidP="009D1437" w14:paraId="40FE9257" w14:textId="77777777">
      <w:pPr>
        <w:pStyle w:val="ListParagraph"/>
        <w:rPr>
          <w:rFonts w:ascii="Consolas" w:hAnsi="Consolas" w:cs="Consolas"/>
          <w:color w:val="0000FF"/>
          <w:sz w:val="19"/>
          <w:szCs w:val="19"/>
          <w:highlight w:val="white"/>
        </w:rPr>
      </w:pPr>
      <w:r w:rsidRPr="00C75024">
        <w:rPr>
          <w:rFonts w:ascii="Consolas" w:hAnsi="Consolas" w:cs="Consolas"/>
          <w:color w:val="0000FF"/>
          <w:sz w:val="19"/>
          <w:szCs w:val="19"/>
          <w:highlight w:val="white"/>
        </w:rPr>
        <w:tab/>
      </w:r>
      <w:r w:rsidRPr="00C75024">
        <w:rPr>
          <w:rFonts w:ascii="Consolas" w:hAnsi="Consolas" w:cs="Consolas"/>
          <w:color w:val="0000FF"/>
          <w:sz w:val="19"/>
          <w:szCs w:val="19"/>
          <w:highlight w:val="white"/>
        </w:rPr>
        <w:tab/>
        <w:t>&lt;</w:t>
      </w:r>
      <w:r w:rsidRPr="00C75024">
        <w:rPr>
          <w:rFonts w:ascii="Consolas" w:hAnsi="Consolas" w:cs="Consolas"/>
          <w:color w:val="0000FF"/>
          <w:sz w:val="19"/>
          <w:szCs w:val="19"/>
          <w:highlight w:val="white"/>
        </w:rPr>
        <w:t>signValue</w:t>
      </w:r>
      <w:r w:rsidRPr="00C75024">
        <w:rPr>
          <w:rFonts w:ascii="Consolas" w:hAnsi="Consolas" w:cs="Consolas"/>
          <w:color w:val="0000FF"/>
          <w:sz w:val="19"/>
          <w:szCs w:val="19"/>
          <w:highlight w:val="white"/>
        </w:rPr>
        <w:t>&gt;</w:t>
      </w:r>
      <w:r w:rsidRPr="00273C53">
        <w:rPr>
          <w:rFonts w:ascii="Consolas" w:hAnsi="Consolas" w:cs="Consolas"/>
          <w:sz w:val="19"/>
          <w:szCs w:val="19"/>
          <w:highlight w:val="white"/>
        </w:rPr>
        <w:t>J2k7CsSN9Gb6PmsHD9yDJS1/j3s=</w:t>
      </w:r>
      <w:r w:rsidRPr="00C75024">
        <w:rPr>
          <w:rFonts w:ascii="Consolas" w:hAnsi="Consolas" w:cs="Consolas"/>
          <w:color w:val="0000FF"/>
          <w:sz w:val="19"/>
          <w:szCs w:val="19"/>
          <w:highlight w:val="white"/>
        </w:rPr>
        <w:t>&lt;/</w:t>
      </w:r>
      <w:r w:rsidRPr="00C75024">
        <w:rPr>
          <w:rFonts w:ascii="Consolas" w:hAnsi="Consolas" w:cs="Consolas"/>
          <w:color w:val="0000FF"/>
          <w:sz w:val="19"/>
          <w:szCs w:val="19"/>
          <w:highlight w:val="white"/>
        </w:rPr>
        <w:t>signValue</w:t>
      </w:r>
      <w:r w:rsidRPr="00C75024">
        <w:rPr>
          <w:rFonts w:ascii="Consolas" w:hAnsi="Consolas" w:cs="Consolas"/>
          <w:color w:val="0000FF"/>
          <w:sz w:val="19"/>
          <w:szCs w:val="19"/>
          <w:highlight w:val="white"/>
        </w:rPr>
        <w:t>&gt;</w:t>
      </w:r>
    </w:p>
    <w:p w:rsidR="009D1437" w:rsidRPr="00C75024" w:rsidP="009D1437" w14:paraId="0140F757" w14:textId="77777777">
      <w:pPr>
        <w:pStyle w:val="ListParagraph"/>
        <w:rPr>
          <w:rFonts w:ascii="Consolas" w:hAnsi="Consolas" w:cs="Consolas"/>
          <w:color w:val="0000FF"/>
          <w:sz w:val="19"/>
          <w:szCs w:val="19"/>
          <w:highlight w:val="white"/>
        </w:rPr>
      </w:pPr>
      <w:r w:rsidRPr="00C75024">
        <w:rPr>
          <w:rFonts w:ascii="Consolas" w:hAnsi="Consolas" w:cs="Consolas"/>
          <w:color w:val="0000FF"/>
          <w:sz w:val="19"/>
          <w:szCs w:val="19"/>
          <w:highlight w:val="white"/>
        </w:rPr>
        <w:tab/>
        <w:t>&lt;/Inv&gt;</w:t>
      </w:r>
    </w:p>
    <w:p w:rsidR="009D1437" w:rsidP="009D1437" w14:paraId="345D6F04" w14:textId="77777777">
      <w:pPr>
        <w:pStyle w:val="ListParagraph"/>
        <w:rPr>
          <w:rFonts w:ascii="Consolas" w:hAnsi="Consolas" w:cs="Consolas"/>
          <w:color w:val="0000FF"/>
          <w:sz w:val="19"/>
          <w:szCs w:val="19"/>
          <w:highlight w:val="white"/>
        </w:rPr>
      </w:pPr>
      <w:r w:rsidRPr="00C75024">
        <w:rPr>
          <w:rFonts w:ascii="Consolas" w:hAnsi="Consolas" w:cs="Consolas"/>
          <w:color w:val="0000FF"/>
          <w:sz w:val="19"/>
          <w:szCs w:val="19"/>
          <w:highlight w:val="white"/>
        </w:rPr>
        <w:t>&lt;/Invoices&gt;</w:t>
      </w:r>
    </w:p>
    <w:p w:rsidR="009D1437" w:rsidP="009D1437" w14:paraId="7F78BEF2" w14:textId="77777777">
      <w:pPr>
        <w:ind w:firstLine="720"/>
        <w:rPr>
          <w:szCs w:val="28"/>
        </w:rPr>
      </w:pPr>
      <w:r>
        <w:rPr>
          <w:szCs w:val="28"/>
        </w:rPr>
        <w:t xml:space="preserve">Trong </w:t>
      </w:r>
      <w:r>
        <w:rPr>
          <w:szCs w:val="28"/>
        </w:rPr>
        <w:t>đó</w:t>
      </w:r>
      <w:r>
        <w:rPr>
          <w:szCs w:val="28"/>
        </w:rPr>
        <w:t xml:space="preserve">: </w:t>
      </w:r>
      <w:r>
        <w:rPr>
          <w:szCs w:val="28"/>
        </w:rPr>
        <w:tab/>
        <w:t xml:space="preserve">tag </w:t>
      </w:r>
      <w:r w:rsidRPr="00C75024">
        <w:rPr>
          <w:rFonts w:ascii="Consolas" w:hAnsi="Consolas" w:cs="Consolas"/>
          <w:color w:val="0000FF"/>
          <w:sz w:val="19"/>
          <w:szCs w:val="19"/>
          <w:highlight w:val="white"/>
        </w:rPr>
        <w:t>&lt;</w:t>
      </w:r>
      <w:r w:rsidRPr="00C75024">
        <w:rPr>
          <w:rFonts w:ascii="Consolas" w:hAnsi="Consolas" w:cs="Consolas"/>
          <w:color w:val="0000FF"/>
          <w:sz w:val="19"/>
          <w:szCs w:val="19"/>
          <w:highlight w:val="white"/>
        </w:rPr>
        <w:t>SerialCert</w:t>
      </w:r>
      <w:r w:rsidRPr="00C75024">
        <w:rPr>
          <w:rFonts w:ascii="Consolas" w:hAnsi="Consolas" w:cs="Consolas"/>
          <w:color w:val="0000FF"/>
          <w:sz w:val="19"/>
          <w:szCs w:val="19"/>
          <w:highlight w:val="white"/>
        </w:rPr>
        <w:t>&gt;</w:t>
      </w:r>
      <w:r>
        <w:rPr>
          <w:rFonts w:ascii="Consolas" w:hAnsi="Consolas" w:cs="Consolas"/>
          <w:color w:val="0000FF"/>
          <w:sz w:val="19"/>
          <w:szCs w:val="19"/>
        </w:rPr>
        <w:t xml:space="preserve">: </w:t>
      </w:r>
      <w:r w:rsidRPr="006E43BB">
        <w:rPr>
          <w:szCs w:val="28"/>
        </w:rPr>
        <w:t xml:space="preserve">serial </w:t>
      </w:r>
      <w:r w:rsidRPr="006E43BB">
        <w:rPr>
          <w:szCs w:val="28"/>
        </w:rPr>
        <w:t>chứng</w:t>
      </w:r>
      <w:r w:rsidRPr="006E43BB">
        <w:rPr>
          <w:szCs w:val="28"/>
        </w:rPr>
        <w:t xml:space="preserve"> </w:t>
      </w:r>
      <w:r w:rsidRPr="006E43BB">
        <w:rPr>
          <w:szCs w:val="28"/>
        </w:rPr>
        <w:t>thư</w:t>
      </w:r>
      <w:r w:rsidRPr="006E43BB">
        <w:rPr>
          <w:szCs w:val="28"/>
        </w:rPr>
        <w:t xml:space="preserve"> </w:t>
      </w:r>
      <w:r w:rsidRPr="006E43BB">
        <w:rPr>
          <w:szCs w:val="28"/>
        </w:rPr>
        <w:t>của</w:t>
      </w:r>
      <w:r w:rsidRPr="006E43BB">
        <w:rPr>
          <w:szCs w:val="28"/>
        </w:rPr>
        <w:t xml:space="preserve"> </w:t>
      </w:r>
      <w:r w:rsidRPr="006E43BB">
        <w:rPr>
          <w:szCs w:val="28"/>
        </w:rPr>
        <w:t>công</w:t>
      </w:r>
      <w:r w:rsidRPr="006E43BB">
        <w:rPr>
          <w:szCs w:val="28"/>
        </w:rPr>
        <w:t xml:space="preserve"> ty</w:t>
      </w:r>
    </w:p>
    <w:p w:rsidR="009D1437" w:rsidP="009D1437" w14:paraId="56425518" w14:textId="77777777">
      <w:pPr>
        <w:ind w:left="1440" w:firstLine="720"/>
        <w:rPr>
          <w:szCs w:val="28"/>
        </w:rPr>
      </w:pPr>
      <w:r>
        <w:rPr>
          <w:szCs w:val="28"/>
        </w:rPr>
        <w:t xml:space="preserve">tag </w:t>
      </w:r>
      <w:r w:rsidRPr="00735530">
        <w:rPr>
          <w:rFonts w:ascii="Consolas" w:hAnsi="Consolas" w:cs="Consolas"/>
          <w:color w:val="0000FF"/>
          <w:sz w:val="19"/>
          <w:szCs w:val="19"/>
          <w:highlight w:val="white"/>
        </w:rPr>
        <w:t>&lt;key&gt;</w:t>
      </w:r>
      <w:r>
        <w:rPr>
          <w:szCs w:val="28"/>
        </w:rPr>
        <w:t xml:space="preserve">: </w:t>
      </w:r>
      <w:r>
        <w:rPr>
          <w:szCs w:val="28"/>
        </w:rPr>
        <w:t>fkey</w:t>
      </w:r>
    </w:p>
    <w:p w:rsidR="009D1437" w:rsidRPr="00735530" w:rsidP="009D1437" w14:paraId="49C74FA9" w14:textId="77777777">
      <w:pPr>
        <w:rPr>
          <w:szCs w:val="28"/>
        </w:rPr>
      </w:pPr>
      <w:r>
        <w:rPr>
          <w:szCs w:val="28"/>
        </w:rPr>
        <w:tab/>
      </w:r>
      <w:r>
        <w:rPr>
          <w:szCs w:val="28"/>
        </w:rPr>
        <w:tab/>
      </w:r>
      <w:r>
        <w:rPr>
          <w:szCs w:val="28"/>
        </w:rPr>
        <w:tab/>
        <w:t xml:space="preserve">tag </w:t>
      </w:r>
      <w:r w:rsidRPr="00735530">
        <w:rPr>
          <w:rFonts w:ascii="Consolas" w:hAnsi="Consolas" w:cs="Consolas"/>
          <w:color w:val="0000FF"/>
          <w:sz w:val="19"/>
          <w:szCs w:val="19"/>
          <w:highlight w:val="white"/>
        </w:rPr>
        <w:t>&lt;</w:t>
      </w:r>
      <w:r w:rsidRPr="00735530">
        <w:rPr>
          <w:rFonts w:ascii="Consolas" w:hAnsi="Consolas" w:cs="Consolas"/>
          <w:color w:val="0000FF"/>
          <w:sz w:val="19"/>
          <w:szCs w:val="19"/>
          <w:highlight w:val="white"/>
        </w:rPr>
        <w:t>idInv</w:t>
      </w:r>
      <w:r w:rsidRPr="00735530">
        <w:rPr>
          <w:rFonts w:ascii="Consolas" w:hAnsi="Consolas" w:cs="Consolas"/>
          <w:color w:val="0000FF"/>
          <w:sz w:val="19"/>
          <w:szCs w:val="19"/>
          <w:highlight w:val="white"/>
        </w:rPr>
        <w:t>&gt;</w:t>
      </w:r>
      <w:r w:rsidRPr="00735530">
        <w:rPr>
          <w:szCs w:val="28"/>
        </w:rPr>
        <w:t xml:space="preserve">: id </w:t>
      </w:r>
      <w:r w:rsidRPr="00735530">
        <w:rPr>
          <w:szCs w:val="28"/>
        </w:rPr>
        <w:t>hóa</w:t>
      </w:r>
      <w:r w:rsidRPr="00735530">
        <w:rPr>
          <w:szCs w:val="28"/>
        </w:rPr>
        <w:t xml:space="preserve"> </w:t>
      </w:r>
      <w:r w:rsidRPr="00735530">
        <w:rPr>
          <w:szCs w:val="28"/>
        </w:rPr>
        <w:t>đơn</w:t>
      </w:r>
      <w:r w:rsidRPr="00735530">
        <w:rPr>
          <w:szCs w:val="28"/>
        </w:rPr>
        <w:t xml:space="preserve"> </w:t>
      </w:r>
      <w:r w:rsidRPr="00735530">
        <w:rPr>
          <w:szCs w:val="28"/>
        </w:rPr>
        <w:t>trên</w:t>
      </w:r>
      <w:r w:rsidRPr="00735530">
        <w:rPr>
          <w:szCs w:val="28"/>
        </w:rPr>
        <w:t xml:space="preserve"> </w:t>
      </w:r>
      <w:r w:rsidRPr="00735530">
        <w:rPr>
          <w:szCs w:val="28"/>
        </w:rPr>
        <w:t>hệ</w:t>
      </w:r>
      <w:r w:rsidRPr="00735530">
        <w:rPr>
          <w:szCs w:val="28"/>
        </w:rPr>
        <w:t xml:space="preserve"> </w:t>
      </w:r>
      <w:r w:rsidRPr="00735530">
        <w:rPr>
          <w:szCs w:val="28"/>
        </w:rPr>
        <w:t>thống</w:t>
      </w:r>
      <w:r w:rsidRPr="00735530">
        <w:rPr>
          <w:szCs w:val="28"/>
        </w:rPr>
        <w:t xml:space="preserve"> </w:t>
      </w:r>
      <w:r w:rsidRPr="00735530">
        <w:rPr>
          <w:szCs w:val="28"/>
        </w:rPr>
        <w:t>vnpt</w:t>
      </w:r>
    </w:p>
    <w:p w:rsidR="009D1437" w:rsidP="009D1437" w14:paraId="7E47ED58" w14:textId="77777777">
      <w:pPr>
        <w:rPr>
          <w:szCs w:val="28"/>
        </w:rPr>
      </w:pPr>
      <w:r w:rsidRPr="00735530">
        <w:rPr>
          <w:szCs w:val="28"/>
        </w:rPr>
        <w:tab/>
      </w:r>
      <w:r w:rsidRPr="00735530">
        <w:rPr>
          <w:szCs w:val="28"/>
        </w:rPr>
        <w:tab/>
      </w:r>
      <w:r w:rsidRPr="00735530">
        <w:rPr>
          <w:szCs w:val="28"/>
        </w:rPr>
        <w:tab/>
        <w:t xml:space="preserve">tag </w:t>
      </w:r>
      <w:r w:rsidRPr="00735530">
        <w:rPr>
          <w:rFonts w:ascii="Consolas" w:hAnsi="Consolas" w:cs="Consolas"/>
          <w:color w:val="0000FF"/>
          <w:sz w:val="19"/>
          <w:szCs w:val="19"/>
          <w:highlight w:val="white"/>
        </w:rPr>
        <w:t>&lt;</w:t>
      </w:r>
      <w:r w:rsidRPr="00C75024">
        <w:rPr>
          <w:rFonts w:ascii="Consolas" w:hAnsi="Consolas" w:cs="Consolas"/>
          <w:color w:val="0000FF"/>
          <w:sz w:val="19"/>
          <w:szCs w:val="19"/>
          <w:highlight w:val="white"/>
        </w:rPr>
        <w:t>signValue</w:t>
      </w:r>
      <w:r w:rsidRPr="00735530">
        <w:rPr>
          <w:rFonts w:ascii="Consolas" w:hAnsi="Consolas" w:cs="Consolas"/>
          <w:color w:val="0000FF"/>
          <w:sz w:val="19"/>
          <w:szCs w:val="19"/>
          <w:highlight w:val="white"/>
        </w:rPr>
        <w:t>&gt;</w:t>
      </w:r>
      <w:r w:rsidRPr="00735530">
        <w:rPr>
          <w:szCs w:val="28"/>
        </w:rPr>
        <w:t xml:space="preserve">: </w:t>
      </w:r>
      <w:r>
        <w:rPr>
          <w:szCs w:val="28"/>
        </w:rPr>
        <w:t xml:space="preserve"> </w:t>
      </w:r>
      <w:r>
        <w:rPr>
          <w:szCs w:val="28"/>
        </w:rPr>
        <w:t>chuỗi</w:t>
      </w:r>
      <w:r>
        <w:rPr>
          <w:szCs w:val="28"/>
        </w:rPr>
        <w:t xml:space="preserve"> </w:t>
      </w:r>
      <w:r>
        <w:rPr>
          <w:szCs w:val="28"/>
        </w:rPr>
        <w:t>ký</w:t>
      </w:r>
    </w:p>
    <w:p w:rsidR="009D1437" w:rsidRPr="00AC05BD" w:rsidP="00C35F19" w14:paraId="286938D7" w14:textId="77777777">
      <w:pPr>
        <w:pStyle w:val="Heading3"/>
        <w:rPr>
          <w:ins w:id="428" w:author="Comparison" w:date="2022-04-14T16:28:00Z"/>
        </w:rPr>
      </w:pPr>
      <w:bookmarkStart w:id="429" w:name="_Toc106724529"/>
      <w:r>
        <w:t xml:space="preserve">In </w:t>
      </w:r>
      <w:r>
        <w:t>thông</w:t>
      </w:r>
      <w:r>
        <w:t xml:space="preserve"> </w:t>
      </w:r>
      <w:r>
        <w:t>báo</w:t>
      </w:r>
      <w:r>
        <w:t xml:space="preserve"> </w:t>
      </w:r>
      <w:r>
        <w:t>hóa</w:t>
      </w:r>
      <w:r>
        <w:t xml:space="preserve"> </w:t>
      </w:r>
      <w:r>
        <w:t>đơn</w:t>
      </w:r>
      <w:r>
        <w:t xml:space="preserve"> </w:t>
      </w:r>
      <w:r>
        <w:t>sai</w:t>
      </w:r>
      <w:r>
        <w:t xml:space="preserve"> sót</w:t>
      </w:r>
      <w:bookmarkEnd w:id="429"/>
    </w:p>
    <w:p w:rsidR="009D1437" w:rsidRPr="00593BE8" w:rsidP="009D1437" w14:paraId="67B64AEC" w14:textId="77777777">
      <w:pPr>
        <w:pStyle w:val="N"/>
        <w:rPr>
          <w:ins w:id="430" w:author="Comparison" w:date="2022-04-14T16:28:00Z"/>
        </w:rPr>
      </w:pPr>
      <w:ins w:id="431" w:author="Comparison" w:date="2022-04-14T16:28:00Z">
        <w:r w:rsidRPr="00593BE8">
          <w:t>URL</w:t>
        </w:r>
      </w:ins>
    </w:p>
    <w:p w:rsidR="009D1437" w:rsidP="009D1437" w14:paraId="57653020" w14:textId="77777777">
      <w:pPr>
        <w:pStyle w:val="N"/>
        <w:rPr>
          <w:ins w:id="432" w:author="Comparison" w:date="2022-04-14T16:28:00Z"/>
        </w:rPr>
      </w:pPr>
      <w:ins w:id="433" w:author="Comparison" w:date="2022-04-14T16:28:00Z">
        <w:r>
          <w:tab/>
        </w:r>
      </w:ins>
      <w:ins w:id="434" w:author="Comparison" w:date="2022-04-14T16:28:00Z">
        <w:r w:rsidRPr="00007702">
          <w:t xml:space="preserve"> </w:t>
        </w:r>
      </w:ins>
      <w:ins w:id="435" w:author="Comparison" w:date="2022-04-14T16:28:00Z">
        <w:r>
          <w:t>s</w:t>
        </w:r>
      </w:ins>
      <w:ins w:id="436" w:author="Comparison" w:date="2022-04-14T16:28:00Z">
        <w:r w:rsidRPr="00EB3AC8">
          <w:t xml:space="preserve">tring </w:t>
        </w:r>
      </w:ins>
      <w:r w:rsidRPr="00183C83">
        <w:rPr>
          <w:b/>
          <w:bCs/>
          <w:color w:val="000000"/>
        </w:rPr>
        <w:t>PrintNoticeInvError</w:t>
      </w:r>
      <w:ins w:id="437" w:author="Comparison" w:date="2022-04-14T16:28:00Z">
        <w:r w:rsidRPr="00A0628B">
          <w:t>(</w:t>
        </w:r>
      </w:ins>
      <w:r w:rsidRPr="00183C83">
        <w:t>string mtdiep</w:t>
      </w:r>
      <w:r>
        <w:rPr>
          <w:rFonts w:ascii="Consolas" w:hAnsi="Consolas" w:cs="Consolas"/>
          <w:color w:val="000000"/>
          <w:sz w:val="19"/>
          <w:szCs w:val="19"/>
        </w:rPr>
        <w:t>,</w:t>
      </w:r>
      <w:ins w:id="438" w:author="Comparison" w:date="2022-04-14T16:28:00Z">
        <w:r w:rsidRPr="00C9394A">
          <w:t xml:space="preserve">string </w:t>
        </w:r>
      </w:ins>
      <w:ins w:id="439" w:author="Comparison" w:date="2022-04-14T16:28:00Z">
        <w:r w:rsidRPr="00C9394A">
          <w:rPr>
            <w:b/>
          </w:rPr>
          <w:t>username</w:t>
        </w:r>
      </w:ins>
      <w:ins w:id="440" w:author="Comparison" w:date="2022-04-14T16:28:00Z">
        <w:r w:rsidRPr="00C9394A">
          <w:t xml:space="preserve">, string </w:t>
        </w:r>
      </w:ins>
      <w:ins w:id="441" w:author="Comparison" w:date="2022-04-14T16:28:00Z">
        <w:r w:rsidRPr="00C9394A">
          <w:rPr>
            <w:b/>
          </w:rPr>
          <w:t>password</w:t>
        </w:r>
      </w:ins>
      <w:ins w:id="442" w:author="Comparison" w:date="2022-04-14T16:28:00Z">
        <w:r w:rsidRPr="00A0628B">
          <w:t>)</w:t>
        </w:r>
      </w:ins>
    </w:p>
    <w:p w:rsidR="009D1437" w:rsidRPr="00593BE8" w:rsidP="009D1437" w14:paraId="5FF42725" w14:textId="77777777">
      <w:pPr>
        <w:pStyle w:val="N"/>
        <w:rPr>
          <w:ins w:id="443" w:author="Comparison" w:date="2022-04-14T16:28:00Z"/>
        </w:rPr>
      </w:pPr>
      <w:ins w:id="444" w:author="Comparison" w:date="2022-04-14T16:28:00Z">
        <w:r w:rsidRPr="00593BE8">
          <w:t>DESCRIPTION</w:t>
        </w:r>
      </w:ins>
    </w:p>
    <w:p w:rsidR="009D1437" w:rsidRPr="007C1EEB" w:rsidP="009D1437" w14:paraId="348EA962" w14:textId="77777777">
      <w:pPr>
        <w:pStyle w:val="N"/>
        <w:rPr>
          <w:ins w:id="445" w:author="Comparison" w:date="2022-04-14T16:28:00Z"/>
        </w:rPr>
      </w:pPr>
      <w:ins w:id="446" w:author="Comparison" w:date="2022-04-14T16:28:00Z">
        <w:r>
          <w:tab/>
        </w:r>
      </w:ins>
      <w:ins w:id="447" w:author="Comparison" w:date="2022-04-14T16:28:00Z">
        <w:r>
          <w:tab/>
          <w:t xml:space="preserve">Đây là web service </w:t>
        </w:r>
      </w:ins>
      <w:r>
        <w:t>in thông báo hóa đơn sai sót</w:t>
      </w:r>
    </w:p>
    <w:p w:rsidR="009D1437" w:rsidRPr="00007702" w:rsidP="009D1437" w14:paraId="6004E081" w14:textId="77777777">
      <w:pPr>
        <w:pStyle w:val="N"/>
        <w:rPr>
          <w:ins w:id="448" w:author="Comparison" w:date="2022-04-14T16:28:00Z"/>
        </w:rPr>
      </w:pPr>
      <w:ins w:id="449" w:author="Comparison" w:date="2022-04-14T16:28:00Z">
        <w:r w:rsidRPr="00663B3E">
          <w:t>HTTP METHOD</w:t>
        </w:r>
      </w:ins>
    </w:p>
    <w:p w:rsidR="009D1437" w:rsidRPr="00007702" w:rsidP="009D1437" w14:paraId="36258EC7" w14:textId="77777777">
      <w:pPr>
        <w:pStyle w:val="N"/>
        <w:rPr>
          <w:ins w:id="450" w:author="Comparison" w:date="2022-04-14T16:28:00Z"/>
          <w:b/>
        </w:rPr>
      </w:pPr>
      <w:ins w:id="451" w:author="Comparison" w:date="2022-04-14T16:28:00Z">
        <w:r w:rsidRPr="00610AFD">
          <w:tab/>
        </w:r>
      </w:ins>
      <w:ins w:id="452" w:author="Comparison" w:date="2022-04-14T16:28:00Z">
        <w:r w:rsidRPr="00610AFD">
          <w:tab/>
        </w:r>
      </w:ins>
      <w:ins w:id="453" w:author="Comparison" w:date="2022-04-14T16:28:00Z">
        <w:r>
          <w:t>GET</w:t>
        </w:r>
      </w:ins>
    </w:p>
    <w:p w:rsidR="009D1437" w:rsidRPr="00610AFD" w:rsidP="009D1437" w14:paraId="59E340EF" w14:textId="77777777">
      <w:pPr>
        <w:pStyle w:val="N"/>
        <w:rPr>
          <w:ins w:id="454" w:author="Comparison" w:date="2022-04-14T16:28:00Z"/>
        </w:rPr>
      </w:pPr>
      <w:ins w:id="455" w:author="Comparison" w:date="2022-04-14T16:28:00Z">
        <w:r w:rsidRPr="00610AFD">
          <w:t>REQUEST BODY</w:t>
        </w:r>
      </w:ins>
    </w:p>
    <w:p w:rsidR="009D1437" w:rsidRPr="00AC05BD" w:rsidP="009D1437" w14:paraId="7E3EE617" w14:textId="77777777">
      <w:pPr>
        <w:pStyle w:val="ListParagraph"/>
        <w:numPr>
          <w:ilvl w:val="0"/>
          <w:numId w:val="2"/>
        </w:numPr>
        <w:spacing w:after="0" w:line="360" w:lineRule="auto"/>
        <w:ind w:left="1080"/>
        <w:jc w:val="both"/>
        <w:rPr>
          <w:ins w:id="456" w:author="Comparison" w:date="2022-04-14T16:28:00Z"/>
          <w:rFonts w:eastAsia="Calibri"/>
          <w:b/>
        </w:rPr>
      </w:pPr>
      <w:ins w:id="457" w:author="Comparison" w:date="2022-04-14T16:28:00Z">
        <w:r w:rsidRPr="009372AD">
          <w:rPr>
            <w:rFonts w:eastAsia="Calibri"/>
            <w:b/>
          </w:rPr>
          <w:t>Username/pass</w:t>
        </w:r>
      </w:ins>
      <w:ins w:id="458" w:author="Comparison" w:date="2022-04-14T16:28:00Z">
        <w:r w:rsidRPr="009372AD">
          <w:rPr>
            <w:rFonts w:eastAsia="Calibri"/>
          </w:rPr>
          <w:t xml:space="preserve">: Tài </w:t>
        </w:r>
      </w:ins>
      <w:ins w:id="459" w:author="Comparison" w:date="2022-04-14T16:28:00Z">
        <w:r w:rsidRPr="009372AD">
          <w:rPr>
            <w:rFonts w:eastAsia="Calibri"/>
          </w:rPr>
          <w:t>khoản</w:t>
        </w:r>
      </w:ins>
      <w:ins w:id="460" w:author="Comparison" w:date="2022-04-14T16:28:00Z">
        <w:r w:rsidRPr="009372AD">
          <w:rPr>
            <w:rFonts w:eastAsia="Calibri"/>
          </w:rPr>
          <w:t xml:space="preserve"> </w:t>
        </w:r>
      </w:ins>
      <w:ins w:id="461" w:author="Comparison" w:date="2022-04-14T16:28:00Z">
        <w:r w:rsidRPr="009372AD">
          <w:rPr>
            <w:rFonts w:eastAsia="Calibri"/>
          </w:rPr>
          <w:t>được</w:t>
        </w:r>
      </w:ins>
      <w:ins w:id="462" w:author="Comparison" w:date="2022-04-14T16:28:00Z">
        <w:r w:rsidRPr="009372AD">
          <w:rPr>
            <w:rFonts w:eastAsia="Calibri"/>
          </w:rPr>
          <w:t xml:space="preserve"> </w:t>
        </w:r>
      </w:ins>
      <w:ins w:id="463" w:author="Comparison" w:date="2022-04-14T16:28:00Z">
        <w:r w:rsidRPr="009372AD">
          <w:rPr>
            <w:rFonts w:eastAsia="Calibri"/>
          </w:rPr>
          <w:t>cấp</w:t>
        </w:r>
      </w:ins>
      <w:ins w:id="464" w:author="Comparison" w:date="2022-04-14T16:28:00Z">
        <w:r w:rsidRPr="009372AD">
          <w:rPr>
            <w:rFonts w:eastAsia="Calibri"/>
          </w:rPr>
          <w:t xml:space="preserve"> </w:t>
        </w:r>
      </w:ins>
      <w:ins w:id="465" w:author="Comparison" w:date="2022-04-14T16:28:00Z">
        <w:r w:rsidRPr="009372AD">
          <w:rPr>
            <w:rFonts w:eastAsia="Calibri"/>
          </w:rPr>
          <w:t>phát</w:t>
        </w:r>
      </w:ins>
      <w:ins w:id="466" w:author="Comparison" w:date="2022-04-14T16:28:00Z">
        <w:r w:rsidRPr="009372AD">
          <w:rPr>
            <w:rFonts w:eastAsia="Calibri"/>
          </w:rPr>
          <w:t xml:space="preserve"> </w:t>
        </w:r>
      </w:ins>
      <w:ins w:id="467" w:author="Comparison" w:date="2022-04-14T16:28:00Z">
        <w:r w:rsidRPr="009372AD">
          <w:rPr>
            <w:rFonts w:eastAsia="Calibri"/>
          </w:rPr>
          <w:t>cho</w:t>
        </w:r>
      </w:ins>
      <w:ins w:id="468" w:author="Comparison" w:date="2022-04-14T16:28:00Z">
        <w:r w:rsidRPr="009372AD">
          <w:rPr>
            <w:rFonts w:eastAsia="Calibri"/>
          </w:rPr>
          <w:t xml:space="preserve"> </w:t>
        </w:r>
      </w:ins>
      <w:ins w:id="469" w:author="Comparison" w:date="2022-04-14T16:28:00Z">
        <w:r w:rsidRPr="009372AD">
          <w:rPr>
            <w:rFonts w:eastAsia="Calibri"/>
          </w:rPr>
          <w:t>khách</w:t>
        </w:r>
      </w:ins>
      <w:ins w:id="470" w:author="Comparison" w:date="2022-04-14T16:28:00Z">
        <w:r w:rsidRPr="009372AD">
          <w:rPr>
            <w:rFonts w:eastAsia="Calibri"/>
          </w:rPr>
          <w:t xml:space="preserve"> </w:t>
        </w:r>
      </w:ins>
      <w:ins w:id="471" w:author="Comparison" w:date="2022-04-14T16:28:00Z">
        <w:r w:rsidRPr="009372AD">
          <w:rPr>
            <w:rFonts w:eastAsia="Calibri"/>
          </w:rPr>
          <w:t>hàng</w:t>
        </w:r>
      </w:ins>
      <w:ins w:id="472" w:author="Comparison" w:date="2022-04-14T16:28:00Z">
        <w:r w:rsidRPr="009372AD">
          <w:rPr>
            <w:rFonts w:eastAsia="Calibri"/>
          </w:rPr>
          <w:t xml:space="preserve"> </w:t>
        </w:r>
      </w:ins>
      <w:ins w:id="473" w:author="Comparison" w:date="2022-04-14T16:28:00Z">
        <w:r w:rsidRPr="009372AD">
          <w:rPr>
            <w:rFonts w:eastAsia="Calibri"/>
          </w:rPr>
          <w:t>để</w:t>
        </w:r>
      </w:ins>
      <w:ins w:id="474" w:author="Comparison" w:date="2022-04-14T16:28:00Z">
        <w:r w:rsidRPr="009372AD">
          <w:rPr>
            <w:rFonts w:eastAsia="Calibri"/>
          </w:rPr>
          <w:t xml:space="preserve"> </w:t>
        </w:r>
      </w:ins>
      <w:ins w:id="475" w:author="Comparison" w:date="2022-04-14T16:28:00Z">
        <w:r w:rsidRPr="009372AD">
          <w:rPr>
            <w:rFonts w:eastAsia="Calibri"/>
          </w:rPr>
          <w:t>gọi</w:t>
        </w:r>
      </w:ins>
      <w:ins w:id="476" w:author="Comparison" w:date="2022-04-14T16:28:00Z">
        <w:r w:rsidRPr="009372AD">
          <w:rPr>
            <w:rFonts w:eastAsia="Calibri"/>
          </w:rPr>
          <w:t xml:space="preserve"> </w:t>
        </w:r>
      </w:ins>
      <w:ins w:id="477" w:author="Comparison" w:date="2022-04-14T16:28:00Z">
        <w:r>
          <w:rPr>
            <w:rFonts w:eastAsia="Calibri"/>
          </w:rPr>
          <w:t>đến</w:t>
        </w:r>
      </w:ins>
      <w:ins w:id="478" w:author="Comparison" w:date="2022-04-14T16:28:00Z">
        <w:r>
          <w:rPr>
            <w:rFonts w:eastAsia="Calibri"/>
          </w:rPr>
          <w:t xml:space="preserve"> webservice (</w:t>
        </w:r>
      </w:ins>
      <w:ins w:id="479" w:author="Comparison" w:date="2022-04-14T16:28:00Z">
        <w:r>
          <w:rPr>
            <w:rFonts w:eastAsia="Calibri"/>
          </w:rPr>
          <w:t>tài</w:t>
        </w:r>
      </w:ins>
      <w:ins w:id="480" w:author="Comparison" w:date="2022-04-14T16:28:00Z">
        <w:r>
          <w:rPr>
            <w:rFonts w:eastAsia="Calibri"/>
          </w:rPr>
          <w:t xml:space="preserve"> </w:t>
        </w:r>
      </w:ins>
      <w:ins w:id="481" w:author="Comparison" w:date="2022-04-14T16:28:00Z">
        <w:r>
          <w:rPr>
            <w:rFonts w:eastAsia="Calibri"/>
          </w:rPr>
          <w:t>khoản</w:t>
        </w:r>
      </w:ins>
      <w:ins w:id="482" w:author="Comparison" w:date="2022-04-14T16:28:00Z">
        <w:r>
          <w:rPr>
            <w:rFonts w:eastAsia="Calibri"/>
          </w:rPr>
          <w:t xml:space="preserve"> </w:t>
        </w:r>
      </w:ins>
      <w:ins w:id="483" w:author="Comparison" w:date="2022-04-14T16:28:00Z">
        <w:r>
          <w:rPr>
            <w:rFonts w:eastAsia="Calibri"/>
          </w:rPr>
          <w:t>có</w:t>
        </w:r>
      </w:ins>
      <w:ins w:id="484" w:author="Comparison" w:date="2022-04-14T16:28:00Z">
        <w:r>
          <w:rPr>
            <w:rFonts w:eastAsia="Calibri"/>
          </w:rPr>
          <w:t xml:space="preserve"> </w:t>
        </w:r>
      </w:ins>
      <w:ins w:id="485" w:author="Comparison" w:date="2022-04-14T16:28:00Z">
        <w:r>
          <w:rPr>
            <w:rFonts w:eastAsia="Calibri"/>
          </w:rPr>
          <w:t>quyền</w:t>
        </w:r>
      </w:ins>
      <w:ins w:id="486" w:author="Comparison" w:date="2022-04-14T16:28:00Z">
        <w:r>
          <w:rPr>
            <w:rFonts w:eastAsia="Calibri"/>
          </w:rPr>
          <w:t xml:space="preserve"> </w:t>
        </w:r>
      </w:ins>
      <w:ins w:id="487" w:author="Comparison" w:date="2022-04-14T16:28:00Z">
        <w:r>
          <w:rPr>
            <w:rFonts w:eastAsia="Calibri"/>
          </w:rPr>
          <w:t>ServiceRole</w:t>
        </w:r>
      </w:ins>
      <w:ins w:id="488" w:author="Comparison" w:date="2022-04-14T16:28:00Z">
        <w:r>
          <w:rPr>
            <w:rFonts w:eastAsia="Calibri"/>
          </w:rPr>
          <w:t xml:space="preserve"> </w:t>
        </w:r>
      </w:ins>
      <w:ins w:id="489" w:author="Comparison" w:date="2022-04-14T16:28:00Z">
        <w:r>
          <w:rPr>
            <w:rFonts w:eastAsia="Calibri"/>
          </w:rPr>
          <w:t>trong</w:t>
        </w:r>
      </w:ins>
      <w:ins w:id="490" w:author="Comparison" w:date="2022-04-14T16:28:00Z">
        <w:r>
          <w:rPr>
            <w:rFonts w:eastAsia="Calibri"/>
          </w:rPr>
          <w:t xml:space="preserve"> </w:t>
        </w:r>
      </w:ins>
      <w:ins w:id="491" w:author="Comparison" w:date="2022-04-14T16:28:00Z">
        <w:r>
          <w:rPr>
            <w:rFonts w:eastAsia="Calibri"/>
          </w:rPr>
          <w:t>hệ</w:t>
        </w:r>
      </w:ins>
      <w:ins w:id="492" w:author="Comparison" w:date="2022-04-14T16:28:00Z">
        <w:r>
          <w:rPr>
            <w:rFonts w:eastAsia="Calibri"/>
          </w:rPr>
          <w:t xml:space="preserve"> </w:t>
        </w:r>
      </w:ins>
      <w:ins w:id="493" w:author="Comparison" w:date="2022-04-14T16:28:00Z">
        <w:r>
          <w:rPr>
            <w:rFonts w:eastAsia="Calibri"/>
          </w:rPr>
          <w:t>thống</w:t>
        </w:r>
      </w:ins>
      <w:ins w:id="494" w:author="Comparison" w:date="2022-04-14T16:28:00Z">
        <w:r>
          <w:rPr>
            <w:rFonts w:eastAsia="Calibri"/>
          </w:rPr>
          <w:t>)</w:t>
        </w:r>
      </w:ins>
      <w:ins w:id="495" w:author="Comparison" w:date="2022-04-14T16:28:00Z">
        <w:r w:rsidRPr="009372AD">
          <w:rPr>
            <w:rFonts w:eastAsia="Calibri"/>
          </w:rPr>
          <w:t>.</w:t>
        </w:r>
      </w:ins>
    </w:p>
    <w:p w:rsidR="009D1437" w:rsidRPr="00AC05BD" w:rsidP="009D1437" w14:paraId="4E0DF551" w14:textId="77777777">
      <w:pPr>
        <w:pStyle w:val="ListParagraph"/>
        <w:numPr>
          <w:ilvl w:val="0"/>
          <w:numId w:val="2"/>
        </w:numPr>
        <w:spacing w:after="0" w:line="360" w:lineRule="auto"/>
        <w:ind w:left="1080"/>
        <w:jc w:val="both"/>
        <w:rPr>
          <w:ins w:id="496" w:author="Comparison" w:date="2022-04-14T16:28:00Z"/>
          <w:rFonts w:eastAsia="Calibri"/>
          <w:b/>
        </w:rPr>
      </w:pPr>
      <w:r>
        <w:t>M</w:t>
      </w:r>
      <w:r w:rsidRPr="00183C83">
        <w:t>tdiep</w:t>
      </w:r>
      <w:ins w:id="497" w:author="Comparison" w:date="2022-04-14T16:28:00Z">
        <w:r>
          <w:rPr>
            <w:b/>
            <w:color w:val="000000"/>
          </w:rPr>
          <w:t xml:space="preserve">: </w:t>
        </w:r>
      </w:ins>
      <w:ins w:id="498" w:author="Comparison" w:date="2022-04-14T16:28:00Z">
        <w:r w:rsidRPr="008431C5">
          <w:rPr>
            <w:bCs/>
            <w:color w:val="000000"/>
          </w:rPr>
          <w:t>Mã</w:t>
        </w:r>
      </w:ins>
      <w:ins w:id="499" w:author="Comparison" w:date="2022-04-14T16:28:00Z">
        <w:r w:rsidRPr="008431C5">
          <w:rPr>
            <w:bCs/>
            <w:color w:val="000000"/>
          </w:rPr>
          <w:t xml:space="preserve"> </w:t>
        </w:r>
      </w:ins>
      <w:ins w:id="500" w:author="Comparison" w:date="2022-04-14T16:28:00Z">
        <w:r w:rsidRPr="008431C5">
          <w:rPr>
            <w:bCs/>
            <w:color w:val="000000"/>
          </w:rPr>
          <w:t>thông</w:t>
        </w:r>
      </w:ins>
      <w:ins w:id="501" w:author="Comparison" w:date="2022-04-14T16:28:00Z">
        <w:r w:rsidRPr="008431C5">
          <w:rPr>
            <w:bCs/>
            <w:color w:val="000000"/>
          </w:rPr>
          <w:t xml:space="preserve"> </w:t>
        </w:r>
      </w:ins>
      <w:ins w:id="502" w:author="Comparison" w:date="2022-04-14T16:28:00Z">
        <w:r w:rsidRPr="008431C5">
          <w:rPr>
            <w:bCs/>
            <w:color w:val="000000"/>
          </w:rPr>
          <w:t>điệp</w:t>
        </w:r>
      </w:ins>
      <w:ins w:id="503" w:author="Comparison" w:date="2022-04-14T16:28:00Z">
        <w:r w:rsidRPr="008431C5">
          <w:rPr>
            <w:bCs/>
            <w:color w:val="000000"/>
          </w:rPr>
          <w:t xml:space="preserve"> </w:t>
        </w:r>
      </w:ins>
    </w:p>
    <w:p w:rsidR="009D1437" w:rsidP="009D1437" w14:paraId="08891319" w14:textId="77777777">
      <w:pPr>
        <w:pStyle w:val="N"/>
        <w:rPr>
          <w:ins w:id="504" w:author="Comparison" w:date="2022-04-14T16:28:00Z"/>
        </w:rPr>
      </w:pPr>
      <w:ins w:id="505" w:author="Comparison" w:date="2022-04-14T16:28:00Z">
        <w:r w:rsidRPr="00CA654D">
          <w:t>RETURNS</w:t>
        </w:r>
      </w:ins>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4899"/>
        <w:gridCol w:w="2116"/>
      </w:tblGrid>
      <w:tr w14:paraId="33A320F2" w14:textId="77777777" w:rsidTr="00616EC4">
        <w:tblPrEx>
          <w:tblW w:w="0" w:type="auto"/>
          <w:tblInd w:w="85" w:type="dxa"/>
          <w:tblLook w:val="04A0"/>
        </w:tblPrEx>
        <w:trPr>
          <w:ins w:id="506" w:author="Comparison" w:date="2022-04-14T16:28:00Z"/>
        </w:trPr>
        <w:tc>
          <w:tcPr>
            <w:tcW w:w="225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0DAE646D" w14:textId="77777777">
            <w:pPr>
              <w:pStyle w:val="ListParagraph"/>
              <w:rPr>
                <w:ins w:id="507" w:author="Comparison" w:date="2022-04-14T16:28:00Z"/>
              </w:rPr>
            </w:pPr>
            <w:ins w:id="508" w:author="Comparison" w:date="2022-04-14T16:28:00Z">
              <w:r>
                <w:t>Kết</w:t>
              </w:r>
            </w:ins>
            <w:ins w:id="509" w:author="Comparison" w:date="2022-04-14T16:28:00Z">
              <w:r>
                <w:t xml:space="preserve"> </w:t>
              </w:r>
            </w:ins>
            <w:ins w:id="510" w:author="Comparison" w:date="2022-04-14T16:28:00Z">
              <w:r>
                <w:t>quả</w:t>
              </w:r>
            </w:ins>
          </w:p>
        </w:tc>
        <w:tc>
          <w:tcPr>
            <w:tcW w:w="4899"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764F61DE" w14:textId="77777777">
            <w:pPr>
              <w:pStyle w:val="ListParagraph"/>
              <w:rPr>
                <w:ins w:id="511" w:author="Comparison" w:date="2022-04-14T16:28:00Z"/>
              </w:rPr>
            </w:pPr>
            <w:ins w:id="512" w:author="Comparison" w:date="2022-04-14T16:28:00Z">
              <w:r w:rsidRPr="00660ABB">
                <w:t>Mô</w:t>
              </w:r>
            </w:ins>
            <w:ins w:id="513" w:author="Comparison" w:date="2022-04-14T16:28:00Z">
              <w:r w:rsidRPr="00660ABB">
                <w:t xml:space="preserve"> </w:t>
              </w:r>
            </w:ins>
            <w:ins w:id="514" w:author="Comparison" w:date="2022-04-14T16:28:00Z">
              <w:r w:rsidRPr="00660ABB">
                <w:t>tả</w:t>
              </w:r>
            </w:ins>
          </w:p>
        </w:tc>
        <w:tc>
          <w:tcPr>
            <w:tcW w:w="2116"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5E6A6B4C" w14:textId="77777777">
            <w:pPr>
              <w:pStyle w:val="ListParagraph"/>
              <w:rPr>
                <w:ins w:id="515" w:author="Comparison" w:date="2022-04-14T16:28:00Z"/>
              </w:rPr>
            </w:pPr>
            <w:ins w:id="516" w:author="Comparison" w:date="2022-04-14T16:28:00Z">
              <w:r>
                <w:t>Ghi</w:t>
              </w:r>
            </w:ins>
            <w:ins w:id="517" w:author="Comparison" w:date="2022-04-14T16:28:00Z">
              <w:r>
                <w:t xml:space="preserve"> </w:t>
              </w:r>
            </w:ins>
            <w:ins w:id="518" w:author="Comparison" w:date="2022-04-14T16:28:00Z">
              <w:r>
                <w:t>chú</w:t>
              </w:r>
            </w:ins>
          </w:p>
        </w:tc>
      </w:tr>
      <w:tr w14:paraId="068347BA" w14:textId="77777777" w:rsidTr="00616EC4">
        <w:tblPrEx>
          <w:tblW w:w="0" w:type="auto"/>
          <w:tblInd w:w="85" w:type="dxa"/>
          <w:tblLook w:val="04A0"/>
        </w:tblPrEx>
        <w:trPr>
          <w:ins w:id="519" w:author="Comparison" w:date="2022-04-14T16:28:00Z"/>
        </w:trPr>
        <w:tc>
          <w:tcPr>
            <w:tcW w:w="2250" w:type="dxa"/>
            <w:tcBorders>
              <w:top w:val="single" w:sz="4" w:space="0" w:color="2E74B5"/>
              <w:left w:val="single" w:sz="4" w:space="0" w:color="2E74B5"/>
              <w:right w:val="single" w:sz="4" w:space="0" w:color="2E74B5"/>
            </w:tcBorders>
            <w:shd w:val="clear" w:color="auto" w:fill="auto"/>
          </w:tcPr>
          <w:p w:rsidR="009D1437" w:rsidRPr="009372AD" w:rsidP="00616EC4" w14:paraId="1433B1B1" w14:textId="77777777">
            <w:pPr>
              <w:autoSpaceDE w:val="0"/>
              <w:autoSpaceDN w:val="0"/>
              <w:adjustRightInd w:val="0"/>
              <w:rPr>
                <w:ins w:id="520" w:author="Comparison" w:date="2022-04-14T16:28:00Z"/>
                <w:rFonts w:eastAsia="Calibri"/>
                <w:sz w:val="19"/>
                <w:szCs w:val="19"/>
              </w:rPr>
            </w:pPr>
            <w:ins w:id="521" w:author="Comparison" w:date="2022-04-14T16:28:00Z">
              <w:r w:rsidRPr="009372AD">
                <w:rPr>
                  <w:rFonts w:eastAsia="Calibri"/>
                </w:rPr>
                <w:t>ERR:1</w:t>
              </w:r>
            </w:ins>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1E349B9C" w14:textId="77777777">
            <w:pPr>
              <w:pStyle w:val="ListParagraph"/>
              <w:spacing w:after="0" w:line="240" w:lineRule="auto"/>
              <w:ind w:left="0"/>
              <w:rPr>
                <w:ins w:id="522" w:author="Comparison" w:date="2022-04-14T16:28:00Z"/>
                <w:rFonts w:eastAsia="Calibri"/>
              </w:rPr>
            </w:pPr>
            <w:ins w:id="523" w:author="Comparison" w:date="2022-04-14T16:28:00Z">
              <w:r w:rsidRPr="009372AD">
                <w:rPr>
                  <w:rFonts w:eastAsia="Calibri"/>
                </w:rPr>
                <w:t xml:space="preserve">Tài </w:t>
              </w:r>
            </w:ins>
            <w:ins w:id="524" w:author="Comparison" w:date="2022-04-14T16:28:00Z">
              <w:r w:rsidRPr="009372AD">
                <w:rPr>
                  <w:rFonts w:eastAsia="Calibri"/>
                </w:rPr>
                <w:t>khoản</w:t>
              </w:r>
            </w:ins>
            <w:ins w:id="525" w:author="Comparison" w:date="2022-04-14T16:28:00Z">
              <w:r w:rsidRPr="009372AD">
                <w:rPr>
                  <w:rFonts w:eastAsia="Calibri"/>
                </w:rPr>
                <w:t xml:space="preserve"> </w:t>
              </w:r>
            </w:ins>
            <w:ins w:id="526" w:author="Comparison" w:date="2022-04-14T16:28:00Z">
              <w:r w:rsidRPr="009372AD">
                <w:rPr>
                  <w:rFonts w:eastAsia="Calibri"/>
                </w:rPr>
                <w:t>đăng</w:t>
              </w:r>
            </w:ins>
            <w:ins w:id="527" w:author="Comparison" w:date="2022-04-14T16:28:00Z">
              <w:r w:rsidRPr="009372AD">
                <w:rPr>
                  <w:rFonts w:eastAsia="Calibri"/>
                </w:rPr>
                <w:t xml:space="preserve"> </w:t>
              </w:r>
            </w:ins>
            <w:ins w:id="528" w:author="Comparison" w:date="2022-04-14T16:28:00Z">
              <w:r w:rsidRPr="009372AD">
                <w:rPr>
                  <w:rFonts w:eastAsia="Calibri"/>
                </w:rPr>
                <w:t>nhập</w:t>
              </w:r>
            </w:ins>
            <w:ins w:id="529" w:author="Comparison" w:date="2022-04-14T16:28:00Z">
              <w:r w:rsidRPr="009372AD">
                <w:rPr>
                  <w:rFonts w:eastAsia="Calibri"/>
                </w:rPr>
                <w:t xml:space="preserve"> </w:t>
              </w:r>
            </w:ins>
            <w:ins w:id="530" w:author="Comparison" w:date="2022-04-14T16:28:00Z">
              <w:r w:rsidRPr="009372AD">
                <w:rPr>
                  <w:rFonts w:eastAsia="Calibri"/>
                </w:rPr>
                <w:t>sai</w:t>
              </w:r>
            </w:ins>
            <w:ins w:id="531" w:author="Comparison" w:date="2022-04-14T16:28:00Z">
              <w:r w:rsidRPr="009372AD">
                <w:rPr>
                  <w:rFonts w:eastAsia="Calibri"/>
                </w:rPr>
                <w:t xml:space="preserve"> </w:t>
              </w:r>
            </w:ins>
            <w:ins w:id="532" w:author="Comparison" w:date="2022-04-14T16:28:00Z">
              <w:r w:rsidRPr="009372AD">
                <w:rPr>
                  <w:rFonts w:eastAsia="Calibri"/>
                </w:rPr>
                <w:t>hoặc</w:t>
              </w:r>
            </w:ins>
            <w:ins w:id="533" w:author="Comparison" w:date="2022-04-14T16:28:00Z">
              <w:r w:rsidRPr="009372AD">
                <w:rPr>
                  <w:rFonts w:eastAsia="Calibri"/>
                </w:rPr>
                <w:t xml:space="preserve"> </w:t>
              </w:r>
            </w:ins>
            <w:ins w:id="534" w:author="Comparison" w:date="2022-04-14T16:28:00Z">
              <w:r w:rsidRPr="009372AD">
                <w:rPr>
                  <w:rFonts w:eastAsia="Calibri"/>
                </w:rPr>
                <w:t>không</w:t>
              </w:r>
            </w:ins>
            <w:ins w:id="535" w:author="Comparison" w:date="2022-04-14T16:28:00Z">
              <w:r w:rsidRPr="009372AD">
                <w:rPr>
                  <w:rFonts w:eastAsia="Calibri"/>
                </w:rPr>
                <w:t xml:space="preserve"> </w:t>
              </w:r>
            </w:ins>
            <w:ins w:id="536" w:author="Comparison" w:date="2022-04-14T16:28:00Z">
              <w:r w:rsidRPr="009372AD">
                <w:rPr>
                  <w:rFonts w:eastAsia="Calibri"/>
                </w:rPr>
                <w:t>có</w:t>
              </w:r>
            </w:ins>
            <w:ins w:id="537" w:author="Comparison" w:date="2022-04-14T16:28:00Z">
              <w:r w:rsidRPr="009372AD">
                <w:rPr>
                  <w:rFonts w:eastAsia="Calibri"/>
                </w:rPr>
                <w:t xml:space="preserve"> </w:t>
              </w:r>
            </w:ins>
            <w:ins w:id="538" w:author="Comparison" w:date="2022-04-14T16:28:00Z">
              <w:r w:rsidRPr="009372AD">
                <w:rPr>
                  <w:rFonts w:eastAsia="Calibri"/>
                </w:rPr>
                <w:t>quyề</w:t>
              </w:r>
            </w:ins>
            <w:ins w:id="539" w:author="Comparison" w:date="2022-04-14T16:28:00Z">
              <w:r>
                <w:rPr>
                  <w:rFonts w:eastAsia="Calibri"/>
                </w:rPr>
                <w:t>n</w:t>
              </w:r>
            </w:ins>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63426E03" w14:textId="77777777">
            <w:pPr>
              <w:pStyle w:val="ListParagraph"/>
              <w:ind w:left="0"/>
              <w:jc w:val="both"/>
              <w:rPr>
                <w:ins w:id="540" w:author="Comparison" w:date="2022-04-14T16:28:00Z"/>
              </w:rPr>
            </w:pPr>
          </w:p>
        </w:tc>
      </w:tr>
      <w:tr w14:paraId="0E646C7F" w14:textId="77777777" w:rsidTr="00616EC4">
        <w:tblPrEx>
          <w:tblW w:w="0" w:type="auto"/>
          <w:tblInd w:w="85" w:type="dxa"/>
          <w:tblLook w:val="04A0"/>
        </w:tblPrEx>
        <w:trPr>
          <w:ins w:id="541" w:author="Comparison" w:date="2022-04-14T16:28:00Z"/>
        </w:trPr>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5636DDA" w14:textId="77777777">
            <w:pPr>
              <w:autoSpaceDE w:val="0"/>
              <w:autoSpaceDN w:val="0"/>
              <w:adjustRightInd w:val="0"/>
              <w:rPr>
                <w:ins w:id="542" w:author="Comparison" w:date="2022-04-14T16:28:00Z"/>
                <w:rFonts w:eastAsia="Calibri"/>
              </w:rPr>
            </w:pPr>
            <w:ins w:id="543" w:author="Comparison" w:date="2022-04-14T16:28:00Z">
              <w:r w:rsidRPr="00E22984">
                <w:rPr>
                  <w:rFonts w:eastAsia="Calibri"/>
                </w:rPr>
                <w:t>ERR:2</w:t>
              </w:r>
            </w:ins>
            <w:r>
              <w:rPr>
                <w:rFonts w:eastAsia="Calibri"/>
              </w:rPr>
              <w:t>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27A48BF" w14:textId="77777777">
            <w:pPr>
              <w:rPr>
                <w:ins w:id="544" w:author="Comparison" w:date="2022-04-14T16:28:00Z"/>
                <w:rFonts w:eastAsia="Calibri"/>
              </w:rPr>
            </w:pPr>
            <w:ins w:id="545" w:author="Comparison" w:date="2022-04-14T16:28:00Z">
              <w:r>
                <w:rPr>
                  <w:rFonts w:eastAsia="Calibri"/>
                </w:rPr>
                <w:t>Không</w:t>
              </w:r>
            </w:ins>
            <w:ins w:id="546" w:author="Comparison" w:date="2022-04-14T16:28:00Z">
              <w:r>
                <w:rPr>
                  <w:rFonts w:eastAsia="Calibri"/>
                </w:rPr>
                <w:t xml:space="preserve"> </w:t>
              </w:r>
            </w:ins>
            <w:ins w:id="547" w:author="Comparison" w:date="2022-04-14T16:28:00Z">
              <w:r>
                <w:rPr>
                  <w:rFonts w:eastAsia="Calibri"/>
                </w:rPr>
                <w:t>tìm</w:t>
              </w:r>
            </w:ins>
            <w:ins w:id="548" w:author="Comparison" w:date="2022-04-14T16:28:00Z">
              <w:r>
                <w:rPr>
                  <w:rFonts w:eastAsia="Calibri"/>
                </w:rPr>
                <w:t xml:space="preserve"> </w:t>
              </w:r>
            </w:ins>
            <w:ins w:id="549" w:author="Comparison" w:date="2022-04-14T16:28:00Z">
              <w:r>
                <w:rPr>
                  <w:rFonts w:eastAsia="Calibri"/>
                </w:rPr>
                <w:t>thấy</w:t>
              </w:r>
            </w:ins>
            <w:ins w:id="550" w:author="Comparison" w:date="2022-04-14T16:28:00Z">
              <w:r>
                <w:rPr>
                  <w:rFonts w:eastAsia="Calibri"/>
                </w:rPr>
                <w:t xml:space="preserve"> </w:t>
              </w:r>
            </w:ins>
            <w:ins w:id="551" w:author="Comparison" w:date="2022-04-14T16:28:00Z">
              <w:r>
                <w:rPr>
                  <w:rFonts w:eastAsia="Calibri"/>
                </w:rPr>
                <w:t>công</w:t>
              </w:r>
            </w:ins>
            <w:ins w:id="552" w:author="Comparison" w:date="2022-04-14T16:28:00Z">
              <w:r>
                <w:rPr>
                  <w:rFonts w:eastAsia="Calibri"/>
                </w:rPr>
                <w:t xml:space="preserve"> ty </w:t>
              </w:r>
            </w:ins>
            <w:ins w:id="553" w:author="Comparison" w:date="2022-04-14T16:28:00Z">
              <w:r>
                <w:rPr>
                  <w:rFonts w:eastAsia="Calibri"/>
                </w:rPr>
                <w:t>đăng</w:t>
              </w:r>
            </w:ins>
            <w:ins w:id="554" w:author="Comparison" w:date="2022-04-14T16:28:00Z">
              <w:r>
                <w:rPr>
                  <w:rFonts w:eastAsia="Calibri"/>
                </w:rPr>
                <w:t xml:space="preserve"> </w:t>
              </w:r>
            </w:ins>
            <w:ins w:id="555" w:author="Comparison" w:date="2022-04-14T16:28:00Z">
              <w:r>
                <w:rPr>
                  <w:rFonts w:eastAsia="Calibri"/>
                </w:rPr>
                <w:t>nhập</w:t>
              </w:r>
            </w:ins>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2845874D" w14:textId="77777777">
            <w:pPr>
              <w:jc w:val="both"/>
              <w:rPr>
                <w:ins w:id="556" w:author="Comparison" w:date="2022-04-14T16:28:00Z"/>
              </w:rPr>
            </w:pPr>
          </w:p>
        </w:tc>
      </w:tr>
      <w:tr w14:paraId="31F29052" w14:textId="77777777" w:rsidTr="00616EC4">
        <w:tblPrEx>
          <w:tblW w:w="0" w:type="auto"/>
          <w:tblInd w:w="85" w:type="dxa"/>
          <w:tblLook w:val="04A0"/>
        </w:tblPrEx>
        <w:trPr>
          <w:ins w:id="557" w:author="Comparison" w:date="2022-04-14T16:28:00Z"/>
        </w:trPr>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DA2EE3F" w14:textId="77777777">
            <w:pPr>
              <w:autoSpaceDE w:val="0"/>
              <w:autoSpaceDN w:val="0"/>
              <w:adjustRightInd w:val="0"/>
              <w:rPr>
                <w:ins w:id="558" w:author="Comparison" w:date="2022-04-14T16:28:00Z"/>
                <w:rFonts w:eastAsia="Calibri"/>
              </w:rPr>
            </w:pPr>
            <w:ins w:id="559" w:author="Comparison" w:date="2022-04-14T16:28:00Z">
              <w:r w:rsidRPr="00E22984">
                <w:rPr>
                  <w:rFonts w:eastAsia="Calibri"/>
                </w:rPr>
                <w:t>ERR:</w:t>
              </w:r>
            </w:ins>
            <w:r>
              <w:rPr>
                <w:rFonts w:eastAsia="Calibri"/>
              </w:rPr>
              <w:t>2</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2E9AC3E0" w14:textId="77777777">
            <w:pPr>
              <w:rPr>
                <w:ins w:id="560" w:author="Comparison" w:date="2022-04-14T16:28:00Z"/>
                <w:rFonts w:eastAsia="Calibri"/>
              </w:rPr>
            </w:pPr>
            <w:ins w:id="561" w:author="Comparison" w:date="2022-04-14T16:28:00Z">
              <w:r>
                <w:rPr>
                  <w:rFonts w:eastAsia="Calibri"/>
                </w:rPr>
                <w:t>Mã</w:t>
              </w:r>
            </w:ins>
            <w:ins w:id="562" w:author="Comparison" w:date="2022-04-14T16:28:00Z">
              <w:r>
                <w:rPr>
                  <w:rFonts w:eastAsia="Calibri"/>
                </w:rPr>
                <w:t xml:space="preserve"> </w:t>
              </w:r>
            </w:ins>
            <w:ins w:id="563" w:author="Comparison" w:date="2022-04-14T16:28:00Z">
              <w:r>
                <w:rPr>
                  <w:rFonts w:eastAsia="Calibri"/>
                </w:rPr>
                <w:t>thông</w:t>
              </w:r>
            </w:ins>
            <w:ins w:id="564" w:author="Comparison" w:date="2022-04-14T16:28:00Z">
              <w:r>
                <w:rPr>
                  <w:rFonts w:eastAsia="Calibri"/>
                </w:rPr>
                <w:t xml:space="preserve"> </w:t>
              </w:r>
            </w:ins>
            <w:ins w:id="565" w:author="Comparison" w:date="2022-04-14T16:28:00Z">
              <w:r>
                <w:rPr>
                  <w:rFonts w:eastAsia="Calibri"/>
                </w:rPr>
                <w:t>điệp</w:t>
              </w:r>
            </w:ins>
            <w:ins w:id="566" w:author="Comparison" w:date="2022-04-14T16:28:00Z">
              <w:r>
                <w:rPr>
                  <w:rFonts w:eastAsia="Calibri"/>
                </w:rPr>
                <w:t xml:space="preserve"> </w:t>
              </w:r>
            </w:ins>
            <w:r>
              <w:rPr>
                <w:rFonts w:eastAsia="Calibri"/>
              </w:rPr>
              <w:t>không</w:t>
            </w:r>
            <w:r>
              <w:rPr>
                <w:rFonts w:eastAsia="Calibri"/>
              </w:rPr>
              <w:t xml:space="preserve"> </w:t>
            </w:r>
            <w:r>
              <w:rPr>
                <w:rFonts w:eastAsia="Calibri"/>
              </w:rPr>
              <w:t>tồn</w:t>
            </w:r>
            <w:r>
              <w:rPr>
                <w:rFonts w:eastAsia="Calibri"/>
              </w:rPr>
              <w:t xml:space="preserve"> </w:t>
            </w:r>
            <w:r>
              <w:rPr>
                <w:rFonts w:eastAsia="Calibri"/>
              </w:rPr>
              <w:t>tại</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02592BD1" w14:textId="77777777">
            <w:pPr>
              <w:pStyle w:val="ListParagraph"/>
              <w:ind w:left="0"/>
              <w:jc w:val="both"/>
              <w:rPr>
                <w:ins w:id="567" w:author="Comparison" w:date="2022-04-14T16:28:00Z"/>
              </w:rPr>
            </w:pPr>
          </w:p>
        </w:tc>
      </w:tr>
      <w:tr w14:paraId="3E017D68" w14:textId="77777777" w:rsidTr="00616EC4">
        <w:tblPrEx>
          <w:tblW w:w="0" w:type="auto"/>
          <w:tblInd w:w="85" w:type="dxa"/>
          <w:tblLook w:val="04A0"/>
        </w:tblPrEx>
        <w:trPr>
          <w:ins w:id="568" w:author="Comparison" w:date="2022-04-14T16:28:00Z"/>
        </w:trPr>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E22984" w:rsidP="00616EC4" w14:paraId="419777C0" w14:textId="77777777">
            <w:pPr>
              <w:autoSpaceDE w:val="0"/>
              <w:autoSpaceDN w:val="0"/>
              <w:adjustRightInd w:val="0"/>
              <w:rPr>
                <w:ins w:id="569" w:author="Comparison" w:date="2022-04-14T16:28:00Z"/>
                <w:rFonts w:eastAsia="Calibri"/>
              </w:rPr>
            </w:pPr>
            <w:ins w:id="570" w:author="Comparison" w:date="2022-04-14T16:28:00Z">
              <w:r w:rsidRPr="00E22984">
                <w:rPr>
                  <w:rFonts w:eastAsia="Calibri"/>
                </w:rPr>
                <w:t>ERR:</w:t>
              </w:r>
            </w:ins>
            <w:r>
              <w:rPr>
                <w:rFonts w:eastAsia="Calibri"/>
              </w:rPr>
              <w:t>3</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6AD9E90C" w14:textId="77777777">
            <w:pPr>
              <w:rPr>
                <w:ins w:id="571" w:author="Comparison" w:date="2022-04-14T16:28:00Z"/>
                <w:rFonts w:eastAsia="Calibri"/>
              </w:rPr>
            </w:pPr>
            <w:r>
              <w:rPr>
                <w:rFonts w:eastAsia="Calibri"/>
              </w:rPr>
              <w:t xml:space="preserve">Data </w:t>
            </w:r>
            <w:r w:rsidRPr="00C567F8">
              <w:rPr>
                <w:color w:val="000000"/>
              </w:rPr>
              <w:t>PackageTransactionData</w:t>
            </w:r>
            <w:r>
              <w:rPr>
                <w:rFonts w:eastAsia="Calibri"/>
              </w:rPr>
              <w:t xml:space="preserve"> </w:t>
            </w:r>
            <w:ins w:id="572" w:author="Comparison" w:date="2022-04-14T16:28:00Z">
              <w:r>
                <w:rPr>
                  <w:rFonts w:eastAsia="Calibri"/>
                </w:rPr>
                <w:t>rỗng</w:t>
              </w:r>
            </w:ins>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44CE6B91" w14:textId="77777777">
            <w:pPr>
              <w:pStyle w:val="ListParagraph"/>
              <w:ind w:left="0"/>
              <w:jc w:val="both"/>
              <w:rPr>
                <w:ins w:id="573" w:author="Comparison" w:date="2022-04-14T16:28:00Z"/>
              </w:rPr>
            </w:pPr>
          </w:p>
        </w:tc>
      </w:tr>
      <w:tr w14:paraId="526CC62C"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E22984" w:rsidP="00616EC4" w14:paraId="5A34CF8D" w14:textId="77777777">
            <w:pPr>
              <w:autoSpaceDE w:val="0"/>
              <w:autoSpaceDN w:val="0"/>
              <w:adjustRightInd w:val="0"/>
              <w:rPr>
                <w:rFonts w:eastAsia="Calibri"/>
              </w:rPr>
            </w:pPr>
            <w:ins w:id="574" w:author="Comparison" w:date="2022-04-14T16:28:00Z">
              <w:r w:rsidRPr="00E22984">
                <w:rPr>
                  <w:rFonts w:eastAsia="Calibri"/>
                </w:rPr>
                <w:t>ERR:</w:t>
              </w:r>
            </w:ins>
            <w:r>
              <w:rPr>
                <w:rFonts w:eastAsia="Calibri"/>
              </w:rPr>
              <w:t>7</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370B4D15" w14:textId="77777777">
            <w:pPr>
              <w:rPr>
                <w:rFonts w:eastAsia="Calibri"/>
              </w:rPr>
            </w:pPr>
            <w:r>
              <w:rPr>
                <w:color w:val="000000"/>
              </w:rPr>
              <w:t>Dữ</w:t>
            </w:r>
            <w:r>
              <w:rPr>
                <w:color w:val="000000"/>
              </w:rPr>
              <w:t xml:space="preserve"> </w:t>
            </w:r>
            <w:r>
              <w:rPr>
                <w:color w:val="000000"/>
              </w:rPr>
              <w:t>liệu</w:t>
            </w:r>
            <w:r>
              <w:rPr>
                <w:color w:val="000000"/>
              </w:rPr>
              <w:t xml:space="preserve"> in </w:t>
            </w:r>
            <w:r>
              <w:rPr>
                <w:color w:val="000000"/>
              </w:rPr>
              <w:t>thông</w:t>
            </w:r>
            <w:r>
              <w:rPr>
                <w:color w:val="000000"/>
              </w:rPr>
              <w:t xml:space="preserve"> </w:t>
            </w:r>
            <w:r>
              <w:rPr>
                <w:color w:val="000000"/>
              </w:rPr>
              <w:t>báo</w:t>
            </w:r>
            <w:r>
              <w:rPr>
                <w:rFonts w:eastAsia="Calibri"/>
              </w:rPr>
              <w:t xml:space="preserve"> </w:t>
            </w:r>
            <w:r>
              <w:rPr>
                <w:rFonts w:eastAsia="Calibri"/>
              </w:rPr>
              <w:t>rỗng</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4798F7F1" w14:textId="77777777">
            <w:pPr>
              <w:pStyle w:val="ListParagraph"/>
              <w:ind w:left="0"/>
              <w:jc w:val="both"/>
            </w:pPr>
          </w:p>
        </w:tc>
      </w:tr>
      <w:tr w14:paraId="5B3647C1"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1FB55DC" w14:textId="77777777">
            <w:pPr>
              <w:autoSpaceDE w:val="0"/>
              <w:autoSpaceDN w:val="0"/>
              <w:adjustRightInd w:val="0"/>
              <w:rPr>
                <w:rFonts w:eastAsia="Calibri"/>
              </w:rPr>
            </w:pPr>
            <w:r w:rsidRPr="00E22984">
              <w:rPr>
                <w:rFonts w:eastAsia="Calibri"/>
              </w:rPr>
              <w:t>ERR:5</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1219A487" w14:textId="77777777">
            <w:pPr>
              <w:pStyle w:val="ListParagraph"/>
              <w:spacing w:after="0" w:line="240" w:lineRule="auto"/>
              <w:ind w:left="0"/>
              <w:rPr>
                <w:rFonts w:eastAsia="Calibri"/>
              </w:rPr>
            </w:pPr>
            <w:r>
              <w:rPr>
                <w:rFonts w:eastAsia="Calibri"/>
              </w:rPr>
              <w:t>Có</w:t>
            </w:r>
            <w:r>
              <w:rPr>
                <w:rFonts w:eastAsia="Calibri"/>
              </w:rPr>
              <w:t xml:space="preserve"> </w:t>
            </w:r>
            <w:r>
              <w:rPr>
                <w:rFonts w:eastAsia="Calibri"/>
              </w:rPr>
              <w:t>lỗi</w:t>
            </w:r>
            <w:r>
              <w:rPr>
                <w:rFonts w:eastAsia="Calibri"/>
              </w:rPr>
              <w:t xml:space="preserve"> </w:t>
            </w:r>
            <w:r>
              <w:rPr>
                <w:rFonts w:eastAsia="Calibri"/>
              </w:rPr>
              <w:t>xảy</w:t>
            </w:r>
            <w:r>
              <w:rPr>
                <w:rFonts w:eastAsia="Calibri"/>
              </w:rPr>
              <w:t xml:space="preserve"> </w:t>
            </w:r>
            <w:r>
              <w:rPr>
                <w:rFonts w:eastAsia="Calibri"/>
              </w:rPr>
              <w:t>ra</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7CC98D15" w14:textId="77777777">
            <w:pPr>
              <w:pStyle w:val="ListParagraph"/>
              <w:ind w:left="0"/>
              <w:jc w:val="both"/>
            </w:pPr>
            <w:r>
              <w:t>Lỗi</w:t>
            </w:r>
            <w:r>
              <w:t xml:space="preserve"> </w:t>
            </w:r>
            <w:r>
              <w:t>không</w:t>
            </w:r>
            <w:r>
              <w:t xml:space="preserve"> </w:t>
            </w:r>
            <w:r>
              <w:t>xác</w:t>
            </w:r>
            <w:r>
              <w:t xml:space="preserve"> </w:t>
            </w:r>
            <w:r>
              <w:t>định</w:t>
            </w:r>
          </w:p>
        </w:tc>
      </w:tr>
      <w:tr w14:paraId="3EC8A025" w14:textId="77777777" w:rsidTr="00616EC4">
        <w:tblPrEx>
          <w:tblW w:w="0" w:type="auto"/>
          <w:tblInd w:w="85" w:type="dxa"/>
          <w:tblLook w:val="04A0"/>
        </w:tblPrEx>
        <w:tc>
          <w:tcPr>
            <w:tcW w:w="2250" w:type="dxa"/>
            <w:tcBorders>
              <w:top w:val="single" w:sz="4" w:space="0" w:color="2E74B5"/>
              <w:left w:val="single" w:sz="4" w:space="0" w:color="2E74B5"/>
              <w:bottom w:val="single" w:sz="4" w:space="0" w:color="2E74B5"/>
              <w:right w:val="single" w:sz="4" w:space="0" w:color="2E74B5"/>
            </w:tcBorders>
            <w:shd w:val="clear" w:color="auto" w:fill="auto"/>
          </w:tcPr>
          <w:p w:rsidR="009D1437" w:rsidRPr="00E22984" w:rsidP="00616EC4" w14:paraId="4C6B8AF5" w14:textId="77777777">
            <w:pPr>
              <w:autoSpaceDE w:val="0"/>
              <w:autoSpaceDN w:val="0"/>
              <w:adjustRightInd w:val="0"/>
              <w:rPr>
                <w:rFonts w:eastAsia="Calibri"/>
              </w:rPr>
            </w:pPr>
            <w:r>
              <w:rPr>
                <w:rFonts w:eastAsia="Calibri"/>
              </w:rPr>
              <w:t>OK:string</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54BEBCA8" w14:textId="77777777">
            <w:pPr>
              <w:pStyle w:val="ListParagraph"/>
              <w:spacing w:after="0" w:line="240" w:lineRule="auto"/>
              <w:ind w:left="0"/>
            </w:pPr>
            <w:r>
              <w:t xml:space="preserve">In </w:t>
            </w:r>
            <w:r>
              <w:t>thông</w:t>
            </w:r>
            <w:r>
              <w:t xml:space="preserve"> </w:t>
            </w:r>
            <w:r>
              <w:t>báo</w:t>
            </w:r>
            <w:r>
              <w:t xml:space="preserve"> </w:t>
            </w:r>
            <w:r>
              <w:t>hóa</w:t>
            </w:r>
            <w:r>
              <w:t xml:space="preserve"> </w:t>
            </w:r>
            <w:r>
              <w:t>đơn</w:t>
            </w:r>
            <w:r>
              <w:t xml:space="preserve"> </w:t>
            </w:r>
            <w:r>
              <w:t>sai</w:t>
            </w:r>
            <w:r>
              <w:t xml:space="preserve"> </w:t>
            </w:r>
            <w:r>
              <w:t>sót</w:t>
            </w:r>
            <w:r>
              <w:t xml:space="preserve"> </w:t>
            </w:r>
            <w:r>
              <w:t>trả</w:t>
            </w:r>
            <w:r>
              <w:t xml:space="preserve"> </w:t>
            </w:r>
            <w:r>
              <w:t>về</w:t>
            </w:r>
            <w:r>
              <w:t xml:space="preserve"> </w:t>
            </w:r>
            <w:r>
              <w:t>dưới</w:t>
            </w:r>
            <w:r>
              <w:t xml:space="preserve"> </w:t>
            </w:r>
            <w:r>
              <w:t>dạng</w:t>
            </w:r>
            <w:r>
              <w:t xml:space="preserve"> string</w:t>
            </w:r>
          </w:p>
        </w:tc>
        <w:tc>
          <w:tcPr>
            <w:tcW w:w="2116" w:type="dxa"/>
            <w:tcBorders>
              <w:top w:val="single" w:sz="4" w:space="0" w:color="2E74B5"/>
              <w:left w:val="single" w:sz="4" w:space="0" w:color="2E74B5"/>
              <w:bottom w:val="single" w:sz="4" w:space="0" w:color="2E74B5"/>
              <w:right w:val="single" w:sz="4" w:space="0" w:color="2E74B5"/>
            </w:tcBorders>
          </w:tcPr>
          <w:p w:rsidR="009D1437" w:rsidRPr="009372AD" w:rsidP="00616EC4" w14:paraId="34586933" w14:textId="77777777">
            <w:pPr>
              <w:pStyle w:val="ListParagraph"/>
              <w:ind w:left="0"/>
              <w:jc w:val="both"/>
            </w:pPr>
          </w:p>
        </w:tc>
      </w:tr>
    </w:tbl>
    <w:p w:rsidR="009D1437" w:rsidP="00C35F19" w14:paraId="31B48462" w14:textId="77777777">
      <w:pPr>
        <w:pStyle w:val="Heading3"/>
      </w:pPr>
      <w:r>
        <w:t>Xóa</w:t>
      </w:r>
      <w:r>
        <w:t xml:space="preserve"> </w:t>
      </w:r>
      <w:r>
        <w:t>thông</w:t>
      </w:r>
      <w:r>
        <w:t xml:space="preserve"> </w:t>
      </w:r>
      <w:r>
        <w:t>báo</w:t>
      </w:r>
      <w:r>
        <w:t xml:space="preserve"> </w:t>
      </w:r>
      <w:r>
        <w:t>phát</w:t>
      </w:r>
      <w:r>
        <w:t xml:space="preserve"> </w:t>
      </w:r>
      <w:r>
        <w:t>hành</w:t>
      </w:r>
    </w:p>
    <w:p w:rsidR="009D1437" w:rsidRPr="00105F4F" w:rsidP="009D1437" w14:paraId="75476E61" w14:textId="77777777">
      <w:pPr>
        <w:ind w:right="14"/>
        <w:jc w:val="both"/>
        <w:rPr>
          <w:b/>
          <w:color w:val="000000"/>
        </w:rPr>
      </w:pPr>
      <w:r w:rsidRPr="00105F4F">
        <w:rPr>
          <w:b/>
          <w:color w:val="000000"/>
        </w:rPr>
        <w:t xml:space="preserve">URL  </w:t>
      </w:r>
    </w:p>
    <w:p w:rsidR="009D1437" w:rsidRPr="00570587" w:rsidP="009D1437" w14:paraId="506263B7" w14:textId="77777777">
      <w:pPr>
        <w:ind w:right="14"/>
        <w:jc w:val="both"/>
      </w:pPr>
      <w:r>
        <w:rPr>
          <w:rFonts w:ascii="Consolas" w:hAnsi="Consolas" w:cs="Consolas"/>
          <w:color w:val="000000"/>
          <w:sz w:val="19"/>
          <w:szCs w:val="19"/>
        </w:rPr>
        <w:t>RemovePublishInvoice</w:t>
      </w:r>
      <w:r w:rsidRPr="00570587">
        <w:rPr>
          <w:rFonts w:ascii="Consolas" w:hAnsi="Consolas"/>
          <w:color w:val="000000"/>
          <w:sz w:val="19"/>
          <w:szCs w:val="19"/>
        </w:rPr>
        <w:t xml:space="preserve"> (</w:t>
      </w:r>
      <w:r w:rsidRPr="00570587">
        <w:rPr>
          <w:rFonts w:ascii="Consolas" w:hAnsi="Consolas"/>
          <w:color w:val="0000FF"/>
          <w:sz w:val="19"/>
          <w:szCs w:val="19"/>
        </w:rPr>
        <w:t>string</w:t>
      </w:r>
      <w:r w:rsidRPr="00570587">
        <w:rPr>
          <w:rFonts w:ascii="Consolas" w:hAnsi="Consolas"/>
          <w:color w:val="000000"/>
          <w:sz w:val="19"/>
          <w:szCs w:val="19"/>
        </w:rPr>
        <w:t xml:space="preserve"> Account, </w:t>
      </w:r>
      <w:r w:rsidRPr="00570587">
        <w:rPr>
          <w:rFonts w:ascii="Consolas" w:hAnsi="Consolas"/>
          <w:color w:val="0000FF"/>
          <w:sz w:val="19"/>
          <w:szCs w:val="19"/>
        </w:rPr>
        <w:t>string</w:t>
      </w:r>
      <w:r w:rsidRPr="00570587">
        <w:rPr>
          <w:rFonts w:ascii="Consolas" w:hAnsi="Consolas"/>
          <w:color w:val="000000"/>
          <w:sz w:val="19"/>
          <w:szCs w:val="19"/>
        </w:rPr>
        <w:t xml:space="preserve"> </w:t>
      </w:r>
      <w:r w:rsidRPr="00570587">
        <w:rPr>
          <w:rFonts w:ascii="Consolas" w:hAnsi="Consolas"/>
          <w:color w:val="000000"/>
          <w:sz w:val="19"/>
          <w:szCs w:val="19"/>
        </w:rPr>
        <w:t>ACpass</w:t>
      </w:r>
      <w:r w:rsidRPr="00570587">
        <w:rPr>
          <w:rFonts w:ascii="Consolas" w:hAnsi="Consolas"/>
          <w:color w:val="000000"/>
          <w:sz w:val="19"/>
          <w:szCs w:val="19"/>
        </w:rPr>
        <w:t xml:space="preserve">, </w:t>
      </w:r>
      <w:r w:rsidRPr="00570587">
        <w:rPr>
          <w:rFonts w:ascii="Consolas" w:hAnsi="Consolas"/>
          <w:color w:val="0000FF"/>
          <w:sz w:val="19"/>
          <w:szCs w:val="19"/>
        </w:rPr>
        <w:t>string</w:t>
      </w:r>
      <w:r w:rsidRPr="00570587">
        <w:rPr>
          <w:rFonts w:ascii="Consolas" w:hAnsi="Consolas"/>
          <w:color w:val="000000"/>
          <w:sz w:val="19"/>
          <w:szCs w:val="19"/>
        </w:rPr>
        <w:t xml:space="preserve"> username, </w:t>
      </w:r>
      <w:r w:rsidRPr="00570587">
        <w:rPr>
          <w:rFonts w:ascii="Consolas" w:hAnsi="Consolas"/>
          <w:color w:val="0000FF"/>
          <w:sz w:val="19"/>
          <w:szCs w:val="19"/>
        </w:rPr>
        <w:t>string</w:t>
      </w:r>
      <w:r w:rsidRPr="00570587">
        <w:rPr>
          <w:rFonts w:ascii="Consolas" w:hAnsi="Consolas"/>
          <w:color w:val="000000"/>
          <w:sz w:val="19"/>
          <w:szCs w:val="19"/>
        </w:rPr>
        <w:t xml:space="preserve"> password, </w:t>
      </w:r>
      <w:r w:rsidRPr="00570587">
        <w:rPr>
          <w:rFonts w:ascii="Consolas" w:hAnsi="Consolas"/>
          <w:color w:val="0000FF"/>
          <w:sz w:val="19"/>
          <w:szCs w:val="19"/>
        </w:rPr>
        <w:t>string</w:t>
      </w:r>
      <w:r w:rsidRPr="00570587">
        <w:rPr>
          <w:rFonts w:ascii="Consolas" w:hAnsi="Consolas"/>
          <w:color w:val="000000"/>
          <w:sz w:val="19"/>
          <w:szCs w:val="19"/>
        </w:rPr>
        <w:t xml:space="preserve"> Pattern, </w:t>
      </w:r>
      <w:r w:rsidRPr="00570587">
        <w:rPr>
          <w:rFonts w:ascii="Consolas" w:hAnsi="Consolas"/>
          <w:color w:val="0000FF"/>
          <w:sz w:val="19"/>
          <w:szCs w:val="19"/>
        </w:rPr>
        <w:t>string</w:t>
      </w:r>
      <w:r w:rsidRPr="00570587">
        <w:rPr>
          <w:rFonts w:ascii="Consolas" w:hAnsi="Consolas"/>
          <w:color w:val="000000"/>
          <w:sz w:val="19"/>
          <w:szCs w:val="19"/>
        </w:rPr>
        <w:t xml:space="preserve"> Serial)</w:t>
      </w:r>
    </w:p>
    <w:p w:rsidR="009D1437" w:rsidRPr="00570587" w:rsidP="009D1437" w14:paraId="699853A5" w14:textId="77777777">
      <w:pPr>
        <w:ind w:right="14"/>
        <w:jc w:val="both"/>
      </w:pPr>
      <w:r w:rsidRPr="00570587">
        <w:rPr>
          <w:color w:val="000000"/>
        </w:rPr>
        <w:t>DESCRIPTION</w:t>
      </w:r>
    </w:p>
    <w:p w:rsidR="009D1437" w:rsidRPr="00570587" w:rsidP="009D1437" w14:paraId="13CDDDED" w14:textId="77777777">
      <w:pPr>
        <w:ind w:right="14"/>
        <w:jc w:val="both"/>
      </w:pPr>
      <w:r w:rsidRPr="00570587">
        <w:rPr>
          <w:color w:val="000000"/>
        </w:rPr>
        <w:tab/>
      </w:r>
      <w:r>
        <w:rPr>
          <w:color w:val="000000"/>
        </w:rPr>
        <w:t xml:space="preserve">web service </w:t>
      </w:r>
      <w:r>
        <w:rPr>
          <w:color w:val="000000"/>
        </w:rPr>
        <w:t>xóa</w:t>
      </w:r>
      <w:r>
        <w:rPr>
          <w:color w:val="000000"/>
        </w:rPr>
        <w:t xml:space="preserve"> </w:t>
      </w:r>
      <w:r>
        <w:rPr>
          <w:color w:val="000000"/>
        </w:rPr>
        <w:t>thông</w:t>
      </w:r>
      <w:r>
        <w:rPr>
          <w:color w:val="000000"/>
        </w:rPr>
        <w:t xml:space="preserve"> </w:t>
      </w:r>
      <w:r>
        <w:rPr>
          <w:color w:val="000000"/>
        </w:rPr>
        <w:t>báo</w:t>
      </w:r>
      <w:r>
        <w:rPr>
          <w:color w:val="000000"/>
        </w:rPr>
        <w:t xml:space="preserve"> </w:t>
      </w:r>
      <w:r>
        <w:rPr>
          <w:color w:val="000000"/>
        </w:rPr>
        <w:t>phát</w:t>
      </w:r>
      <w:r>
        <w:rPr>
          <w:color w:val="000000"/>
        </w:rPr>
        <w:t xml:space="preserve"> </w:t>
      </w:r>
      <w:r>
        <w:rPr>
          <w:color w:val="000000"/>
        </w:rPr>
        <w:t>hành</w:t>
      </w:r>
    </w:p>
    <w:p w:rsidR="009D1437" w:rsidRPr="00570587" w:rsidP="009D1437" w14:paraId="5BC77FAC" w14:textId="77777777">
      <w:pPr>
        <w:ind w:right="14"/>
        <w:jc w:val="both"/>
      </w:pPr>
      <w:r w:rsidRPr="00570587">
        <w:rPr>
          <w:color w:val="000000"/>
        </w:rPr>
        <w:t>HTTP METHOD</w:t>
      </w:r>
    </w:p>
    <w:p w:rsidR="009D1437" w:rsidRPr="00570587" w:rsidP="009D1437" w14:paraId="0F79DAA1" w14:textId="77777777">
      <w:pPr>
        <w:ind w:right="14"/>
        <w:jc w:val="both"/>
      </w:pPr>
      <w:r w:rsidRPr="00570587">
        <w:rPr>
          <w:color w:val="000000"/>
        </w:rPr>
        <w:tab/>
      </w:r>
      <w:r w:rsidRPr="00570587">
        <w:rPr>
          <w:color w:val="000000"/>
        </w:rPr>
        <w:tab/>
        <w:t>POST</w:t>
      </w:r>
    </w:p>
    <w:p w:rsidR="009D1437" w:rsidRPr="00570587" w:rsidP="009D1437" w14:paraId="50C5109A" w14:textId="77777777">
      <w:pPr>
        <w:ind w:right="14"/>
        <w:jc w:val="both"/>
      </w:pPr>
      <w:r w:rsidRPr="00570587">
        <w:rPr>
          <w:color w:val="000000"/>
        </w:rPr>
        <w:t>REQUEST BODY</w:t>
      </w:r>
    </w:p>
    <w:p w:rsidR="009D1437" w:rsidRPr="00570587" w:rsidP="009D1437" w14:paraId="331AD40A" w14:textId="77777777">
      <w:pPr>
        <w:numPr>
          <w:ilvl w:val="0"/>
          <w:numId w:val="37"/>
        </w:numPr>
        <w:ind w:left="1080"/>
        <w:jc w:val="both"/>
        <w:textAlignment w:val="baseline"/>
        <w:rPr>
          <w:rFonts w:ascii="Calibri" w:hAnsi="Calibri" w:cs="Calibri"/>
          <w:b/>
          <w:bCs/>
          <w:color w:val="000000"/>
          <w:sz w:val="22"/>
          <w:u w:val="single"/>
        </w:rPr>
      </w:pPr>
      <w:r w:rsidRPr="00570587">
        <w:rPr>
          <w:rFonts w:ascii="Calibri" w:hAnsi="Calibri" w:cs="Calibri"/>
          <w:b/>
          <w:bCs/>
          <w:color w:val="000000"/>
          <w:sz w:val="22"/>
        </w:rPr>
        <w:t>Account/</w:t>
      </w:r>
      <w:r w:rsidRPr="00570587">
        <w:rPr>
          <w:rFonts w:ascii="Calibri" w:hAnsi="Calibri" w:cs="Calibri"/>
          <w:b/>
          <w:bCs/>
          <w:color w:val="000000"/>
          <w:sz w:val="22"/>
        </w:rPr>
        <w:t>ACPass</w:t>
      </w:r>
      <w:r w:rsidRPr="00570587">
        <w:rPr>
          <w:rFonts w:ascii="Calibri" w:hAnsi="Calibri" w:cs="Calibri"/>
          <w:b/>
          <w:bCs/>
          <w:color w:val="000000"/>
          <w:sz w:val="22"/>
        </w:rPr>
        <w:t xml:space="preserve"> :  </w:t>
      </w:r>
      <w:r w:rsidRPr="00570587">
        <w:rPr>
          <w:rFonts w:ascii="Calibri" w:hAnsi="Calibri" w:cs="Calibri"/>
          <w:color w:val="000000"/>
          <w:sz w:val="22"/>
        </w:rPr>
        <w:t xml:space="preserve">Tài </w:t>
      </w:r>
      <w:r w:rsidRPr="00570587">
        <w:rPr>
          <w:rFonts w:ascii="Calibri" w:hAnsi="Calibri" w:cs="Calibri"/>
          <w:color w:val="000000"/>
          <w:sz w:val="22"/>
        </w:rPr>
        <w:t>khoản</w:t>
      </w:r>
      <w:r w:rsidRPr="00570587">
        <w:rPr>
          <w:rFonts w:ascii="Calibri" w:hAnsi="Calibri" w:cs="Calibri"/>
          <w:color w:val="000000"/>
          <w:sz w:val="22"/>
        </w:rPr>
        <w:t xml:space="preserve"> </w:t>
      </w:r>
      <w:r w:rsidRPr="00570587">
        <w:rPr>
          <w:rFonts w:ascii="Calibri" w:hAnsi="Calibri" w:cs="Calibri"/>
          <w:color w:val="000000"/>
          <w:sz w:val="22"/>
        </w:rPr>
        <w:t>được</w:t>
      </w:r>
      <w:r w:rsidRPr="00570587">
        <w:rPr>
          <w:rFonts w:ascii="Calibri" w:hAnsi="Calibri" w:cs="Calibri"/>
          <w:color w:val="000000"/>
          <w:sz w:val="22"/>
        </w:rPr>
        <w:t xml:space="preserve"> </w:t>
      </w:r>
      <w:r w:rsidRPr="00570587">
        <w:rPr>
          <w:rFonts w:ascii="Calibri" w:hAnsi="Calibri" w:cs="Calibri"/>
          <w:color w:val="000000"/>
          <w:sz w:val="22"/>
        </w:rPr>
        <w:t>cấp</w:t>
      </w:r>
      <w:r w:rsidRPr="00570587">
        <w:rPr>
          <w:rFonts w:ascii="Calibri" w:hAnsi="Calibri" w:cs="Calibri"/>
          <w:color w:val="000000"/>
          <w:sz w:val="22"/>
        </w:rPr>
        <w:t xml:space="preserve"> </w:t>
      </w:r>
      <w:r w:rsidRPr="00570587">
        <w:rPr>
          <w:rFonts w:ascii="Calibri" w:hAnsi="Calibri" w:cs="Calibri"/>
          <w:color w:val="000000"/>
          <w:sz w:val="22"/>
        </w:rPr>
        <w:t>phát</w:t>
      </w:r>
      <w:r w:rsidRPr="00570587">
        <w:rPr>
          <w:rFonts w:ascii="Calibri" w:hAnsi="Calibri" w:cs="Calibri"/>
          <w:color w:val="000000"/>
          <w:sz w:val="22"/>
        </w:rPr>
        <w:t xml:space="preserve"> </w:t>
      </w:r>
      <w:r w:rsidRPr="00570587">
        <w:rPr>
          <w:rFonts w:ascii="Calibri" w:hAnsi="Calibri" w:cs="Calibri"/>
          <w:color w:val="000000"/>
          <w:sz w:val="22"/>
        </w:rPr>
        <w:t>cho</w:t>
      </w:r>
      <w:r w:rsidRPr="00570587">
        <w:rPr>
          <w:rFonts w:ascii="Calibri" w:hAnsi="Calibri" w:cs="Calibri"/>
          <w:color w:val="000000"/>
          <w:sz w:val="22"/>
        </w:rPr>
        <w:t xml:space="preserve"> </w:t>
      </w:r>
      <w:r w:rsidRPr="00570587">
        <w:rPr>
          <w:rFonts w:ascii="Calibri" w:hAnsi="Calibri" w:cs="Calibri"/>
          <w:color w:val="000000"/>
          <w:sz w:val="22"/>
        </w:rPr>
        <w:t>nhân</w:t>
      </w:r>
      <w:r w:rsidRPr="00570587">
        <w:rPr>
          <w:rFonts w:ascii="Calibri" w:hAnsi="Calibri" w:cs="Calibri"/>
          <w:color w:val="000000"/>
          <w:sz w:val="22"/>
        </w:rPr>
        <w:t xml:space="preserve"> </w:t>
      </w:r>
      <w:r w:rsidRPr="00570587">
        <w:rPr>
          <w:rFonts w:ascii="Calibri" w:hAnsi="Calibri" w:cs="Calibri"/>
          <w:color w:val="000000"/>
          <w:sz w:val="22"/>
        </w:rPr>
        <w:t>viên</w:t>
      </w:r>
      <w:r w:rsidRPr="00570587">
        <w:rPr>
          <w:rFonts w:ascii="Calibri" w:hAnsi="Calibri" w:cs="Calibri"/>
          <w:color w:val="000000"/>
          <w:sz w:val="22"/>
        </w:rPr>
        <w:t xml:space="preserve"> </w:t>
      </w:r>
      <w:r w:rsidRPr="00570587">
        <w:rPr>
          <w:rFonts w:ascii="Calibri" w:hAnsi="Calibri" w:cs="Calibri"/>
          <w:color w:val="000000"/>
          <w:sz w:val="22"/>
        </w:rPr>
        <w:t>gọi</w:t>
      </w:r>
      <w:r w:rsidRPr="00570587">
        <w:rPr>
          <w:rFonts w:ascii="Calibri" w:hAnsi="Calibri" w:cs="Calibri"/>
          <w:color w:val="000000"/>
          <w:sz w:val="22"/>
        </w:rPr>
        <w:t xml:space="preserve"> </w:t>
      </w:r>
      <w:r w:rsidRPr="00570587">
        <w:rPr>
          <w:rFonts w:ascii="Calibri" w:hAnsi="Calibri" w:cs="Calibri"/>
          <w:color w:val="000000"/>
          <w:sz w:val="22"/>
        </w:rPr>
        <w:t>lệnh</w:t>
      </w:r>
      <w:r w:rsidRPr="00570587">
        <w:rPr>
          <w:rFonts w:ascii="Calibri" w:hAnsi="Calibri" w:cs="Calibri"/>
          <w:color w:val="000000"/>
          <w:sz w:val="22"/>
        </w:rPr>
        <w:t xml:space="preserve"> </w:t>
      </w:r>
      <w:r w:rsidRPr="00570587">
        <w:rPr>
          <w:rFonts w:ascii="Calibri" w:hAnsi="Calibri" w:cs="Calibri"/>
          <w:color w:val="000000"/>
          <w:sz w:val="22"/>
        </w:rPr>
        <w:t>phát</w:t>
      </w:r>
      <w:r w:rsidRPr="00570587">
        <w:rPr>
          <w:rFonts w:ascii="Calibri" w:hAnsi="Calibri" w:cs="Calibri"/>
          <w:color w:val="000000"/>
          <w:sz w:val="22"/>
        </w:rPr>
        <w:t xml:space="preserve"> </w:t>
      </w:r>
      <w:r w:rsidRPr="00570587">
        <w:rPr>
          <w:rFonts w:ascii="Calibri" w:hAnsi="Calibri" w:cs="Calibri"/>
          <w:color w:val="000000"/>
          <w:sz w:val="22"/>
        </w:rPr>
        <w:t>hành</w:t>
      </w:r>
      <w:r w:rsidRPr="00570587">
        <w:rPr>
          <w:rFonts w:ascii="Calibri" w:hAnsi="Calibri" w:cs="Calibri"/>
          <w:color w:val="000000"/>
          <w:sz w:val="22"/>
        </w:rPr>
        <w:t xml:space="preserve"> </w:t>
      </w:r>
      <w:r w:rsidRPr="00570587">
        <w:rPr>
          <w:rFonts w:ascii="Calibri" w:hAnsi="Calibri" w:cs="Calibri"/>
          <w:color w:val="000000"/>
          <w:sz w:val="22"/>
        </w:rPr>
        <w:t>hóa</w:t>
      </w:r>
      <w:r w:rsidRPr="00570587">
        <w:rPr>
          <w:rFonts w:ascii="Calibri" w:hAnsi="Calibri" w:cs="Calibri"/>
          <w:color w:val="000000"/>
          <w:sz w:val="22"/>
        </w:rPr>
        <w:t xml:space="preserve"> </w:t>
      </w:r>
      <w:r w:rsidRPr="00570587">
        <w:rPr>
          <w:rFonts w:ascii="Calibri" w:hAnsi="Calibri" w:cs="Calibri"/>
          <w:color w:val="000000"/>
          <w:sz w:val="22"/>
        </w:rPr>
        <w:t>đơn</w:t>
      </w:r>
    </w:p>
    <w:p w:rsidR="009D1437" w:rsidRPr="00570587" w:rsidP="009D1437" w14:paraId="27455349" w14:textId="77777777">
      <w:pPr>
        <w:numPr>
          <w:ilvl w:val="0"/>
          <w:numId w:val="38"/>
        </w:numPr>
        <w:ind w:left="1080"/>
        <w:jc w:val="both"/>
        <w:textAlignment w:val="baseline"/>
        <w:rPr>
          <w:rFonts w:ascii="Calibri" w:hAnsi="Calibri" w:cs="Calibri"/>
          <w:b/>
          <w:bCs/>
          <w:color w:val="000000"/>
          <w:sz w:val="22"/>
          <w:u w:val="single"/>
        </w:rPr>
      </w:pPr>
      <w:r w:rsidRPr="00570587">
        <w:rPr>
          <w:rFonts w:ascii="Calibri" w:hAnsi="Calibri" w:cs="Calibri"/>
          <w:b/>
          <w:bCs/>
          <w:color w:val="000000"/>
          <w:sz w:val="22"/>
        </w:rPr>
        <w:t>Username/pass</w:t>
      </w:r>
      <w:r w:rsidRPr="00570587">
        <w:rPr>
          <w:rFonts w:ascii="Calibri" w:hAnsi="Calibri" w:cs="Calibri"/>
          <w:color w:val="000000"/>
          <w:sz w:val="22"/>
        </w:rPr>
        <w:t xml:space="preserve">: Tài </w:t>
      </w:r>
      <w:r w:rsidRPr="00570587">
        <w:rPr>
          <w:rFonts w:ascii="Calibri" w:hAnsi="Calibri" w:cs="Calibri"/>
          <w:color w:val="000000"/>
          <w:sz w:val="22"/>
        </w:rPr>
        <w:t>khoản</w:t>
      </w:r>
      <w:r w:rsidRPr="00570587">
        <w:rPr>
          <w:rFonts w:ascii="Calibri" w:hAnsi="Calibri" w:cs="Calibri"/>
          <w:color w:val="000000"/>
          <w:sz w:val="22"/>
        </w:rPr>
        <w:t xml:space="preserve"> </w:t>
      </w:r>
      <w:r w:rsidRPr="00570587">
        <w:rPr>
          <w:rFonts w:ascii="Calibri" w:hAnsi="Calibri" w:cs="Calibri"/>
          <w:color w:val="000000"/>
          <w:sz w:val="22"/>
        </w:rPr>
        <w:t>được</w:t>
      </w:r>
      <w:r w:rsidRPr="00570587">
        <w:rPr>
          <w:rFonts w:ascii="Calibri" w:hAnsi="Calibri" w:cs="Calibri"/>
          <w:color w:val="000000"/>
          <w:sz w:val="22"/>
        </w:rPr>
        <w:t xml:space="preserve"> </w:t>
      </w:r>
      <w:r w:rsidRPr="00570587">
        <w:rPr>
          <w:rFonts w:ascii="Calibri" w:hAnsi="Calibri" w:cs="Calibri"/>
          <w:color w:val="000000"/>
          <w:sz w:val="22"/>
        </w:rPr>
        <w:t>cấp</w:t>
      </w:r>
      <w:r w:rsidRPr="00570587">
        <w:rPr>
          <w:rFonts w:ascii="Calibri" w:hAnsi="Calibri" w:cs="Calibri"/>
          <w:color w:val="000000"/>
          <w:sz w:val="22"/>
        </w:rPr>
        <w:t xml:space="preserve"> </w:t>
      </w:r>
      <w:r w:rsidRPr="00570587">
        <w:rPr>
          <w:rFonts w:ascii="Calibri" w:hAnsi="Calibri" w:cs="Calibri"/>
          <w:color w:val="000000"/>
          <w:sz w:val="22"/>
        </w:rPr>
        <w:t>phát</w:t>
      </w:r>
      <w:r w:rsidRPr="00570587">
        <w:rPr>
          <w:rFonts w:ascii="Calibri" w:hAnsi="Calibri" w:cs="Calibri"/>
          <w:color w:val="000000"/>
          <w:sz w:val="22"/>
        </w:rPr>
        <w:t xml:space="preserve"> </w:t>
      </w:r>
      <w:r w:rsidRPr="00570587">
        <w:rPr>
          <w:rFonts w:ascii="Calibri" w:hAnsi="Calibri" w:cs="Calibri"/>
          <w:color w:val="000000"/>
          <w:sz w:val="22"/>
        </w:rPr>
        <w:t>cho</w:t>
      </w:r>
      <w:r w:rsidRPr="00570587">
        <w:rPr>
          <w:rFonts w:ascii="Calibri" w:hAnsi="Calibri" w:cs="Calibri"/>
          <w:color w:val="000000"/>
          <w:sz w:val="22"/>
        </w:rPr>
        <w:t xml:space="preserve"> </w:t>
      </w:r>
      <w:r w:rsidRPr="00570587">
        <w:rPr>
          <w:rFonts w:ascii="Calibri" w:hAnsi="Calibri" w:cs="Calibri"/>
          <w:color w:val="000000"/>
          <w:sz w:val="22"/>
        </w:rPr>
        <w:t>khách</w:t>
      </w:r>
      <w:r w:rsidRPr="00570587">
        <w:rPr>
          <w:rFonts w:ascii="Calibri" w:hAnsi="Calibri" w:cs="Calibri"/>
          <w:color w:val="000000"/>
          <w:sz w:val="22"/>
        </w:rPr>
        <w:t xml:space="preserve"> </w:t>
      </w:r>
      <w:r w:rsidRPr="00570587">
        <w:rPr>
          <w:rFonts w:ascii="Calibri" w:hAnsi="Calibri" w:cs="Calibri"/>
          <w:color w:val="000000"/>
          <w:sz w:val="22"/>
        </w:rPr>
        <w:t>hàng</w:t>
      </w:r>
      <w:r w:rsidRPr="00570587">
        <w:rPr>
          <w:rFonts w:ascii="Calibri" w:hAnsi="Calibri" w:cs="Calibri"/>
          <w:color w:val="000000"/>
          <w:sz w:val="22"/>
        </w:rPr>
        <w:t xml:space="preserve"> </w:t>
      </w:r>
      <w:r w:rsidRPr="00570587">
        <w:rPr>
          <w:rFonts w:ascii="Calibri" w:hAnsi="Calibri" w:cs="Calibri"/>
          <w:color w:val="000000"/>
          <w:sz w:val="22"/>
        </w:rPr>
        <w:t>để</w:t>
      </w:r>
      <w:r w:rsidRPr="00570587">
        <w:rPr>
          <w:rFonts w:ascii="Calibri" w:hAnsi="Calibri" w:cs="Calibri"/>
          <w:color w:val="000000"/>
          <w:sz w:val="22"/>
        </w:rPr>
        <w:t xml:space="preserve"> </w:t>
      </w:r>
      <w:r w:rsidRPr="00570587">
        <w:rPr>
          <w:rFonts w:ascii="Calibri" w:hAnsi="Calibri" w:cs="Calibri"/>
          <w:color w:val="000000"/>
          <w:sz w:val="22"/>
        </w:rPr>
        <w:t>gọi</w:t>
      </w:r>
      <w:r w:rsidRPr="00570587">
        <w:rPr>
          <w:rFonts w:ascii="Calibri" w:hAnsi="Calibri" w:cs="Calibri"/>
          <w:color w:val="000000"/>
          <w:sz w:val="22"/>
        </w:rPr>
        <w:t xml:space="preserve"> </w:t>
      </w:r>
      <w:r w:rsidRPr="00570587">
        <w:rPr>
          <w:rFonts w:ascii="Calibri" w:hAnsi="Calibri" w:cs="Calibri"/>
          <w:color w:val="000000"/>
          <w:sz w:val="22"/>
        </w:rPr>
        <w:t>đến</w:t>
      </w:r>
      <w:r w:rsidRPr="00570587">
        <w:rPr>
          <w:rFonts w:ascii="Calibri" w:hAnsi="Calibri" w:cs="Calibri"/>
          <w:color w:val="000000"/>
          <w:sz w:val="22"/>
        </w:rPr>
        <w:t xml:space="preserve"> webservice ( </w:t>
      </w:r>
      <w:r w:rsidRPr="00570587">
        <w:rPr>
          <w:rFonts w:ascii="Calibri" w:hAnsi="Calibri" w:cs="Calibri"/>
          <w:color w:val="000000"/>
          <w:sz w:val="22"/>
        </w:rPr>
        <w:t>tài</w:t>
      </w:r>
      <w:r w:rsidRPr="00570587">
        <w:rPr>
          <w:rFonts w:ascii="Calibri" w:hAnsi="Calibri" w:cs="Calibri"/>
          <w:color w:val="000000"/>
          <w:sz w:val="22"/>
        </w:rPr>
        <w:t xml:space="preserve"> </w:t>
      </w:r>
      <w:r w:rsidRPr="00570587">
        <w:rPr>
          <w:rFonts w:ascii="Calibri" w:hAnsi="Calibri" w:cs="Calibri"/>
          <w:color w:val="000000"/>
          <w:sz w:val="22"/>
        </w:rPr>
        <w:t>khoản</w:t>
      </w:r>
      <w:r w:rsidRPr="00570587">
        <w:rPr>
          <w:rFonts w:ascii="Calibri" w:hAnsi="Calibri" w:cs="Calibri"/>
          <w:color w:val="000000"/>
          <w:sz w:val="22"/>
        </w:rPr>
        <w:t xml:space="preserve"> </w:t>
      </w:r>
      <w:r w:rsidRPr="00570587">
        <w:rPr>
          <w:rFonts w:ascii="Calibri" w:hAnsi="Calibri" w:cs="Calibri"/>
          <w:color w:val="000000"/>
          <w:sz w:val="22"/>
        </w:rPr>
        <w:t>có</w:t>
      </w:r>
      <w:r w:rsidRPr="00570587">
        <w:rPr>
          <w:rFonts w:ascii="Calibri" w:hAnsi="Calibri" w:cs="Calibri"/>
          <w:color w:val="000000"/>
          <w:sz w:val="22"/>
        </w:rPr>
        <w:t xml:space="preserve"> </w:t>
      </w:r>
      <w:r w:rsidRPr="00570587">
        <w:rPr>
          <w:rFonts w:ascii="Calibri" w:hAnsi="Calibri" w:cs="Calibri"/>
          <w:color w:val="000000"/>
          <w:sz w:val="22"/>
        </w:rPr>
        <w:t>quyền</w:t>
      </w:r>
      <w:r w:rsidRPr="00570587">
        <w:rPr>
          <w:rFonts w:ascii="Calibri" w:hAnsi="Calibri" w:cs="Calibri"/>
          <w:color w:val="000000"/>
          <w:sz w:val="22"/>
        </w:rPr>
        <w:t xml:space="preserve"> </w:t>
      </w:r>
      <w:r w:rsidRPr="00570587">
        <w:rPr>
          <w:rFonts w:ascii="Calibri" w:hAnsi="Calibri" w:cs="Calibri"/>
          <w:color w:val="000000"/>
          <w:sz w:val="22"/>
        </w:rPr>
        <w:t>ServiceRole</w:t>
      </w:r>
      <w:r w:rsidRPr="00570587">
        <w:rPr>
          <w:rFonts w:ascii="Calibri" w:hAnsi="Calibri" w:cs="Calibri"/>
          <w:color w:val="000000"/>
          <w:sz w:val="22"/>
        </w:rPr>
        <w:t xml:space="preserve"> </w:t>
      </w:r>
      <w:r w:rsidRPr="00570587">
        <w:rPr>
          <w:rFonts w:ascii="Calibri" w:hAnsi="Calibri" w:cs="Calibri"/>
          <w:color w:val="000000"/>
          <w:sz w:val="22"/>
        </w:rPr>
        <w:t>trong</w:t>
      </w:r>
      <w:r w:rsidRPr="00570587">
        <w:rPr>
          <w:rFonts w:ascii="Calibri" w:hAnsi="Calibri" w:cs="Calibri"/>
          <w:color w:val="000000"/>
          <w:sz w:val="22"/>
        </w:rPr>
        <w:t xml:space="preserve"> </w:t>
      </w:r>
      <w:r w:rsidRPr="00570587">
        <w:rPr>
          <w:rFonts w:ascii="Calibri" w:hAnsi="Calibri" w:cs="Calibri"/>
          <w:color w:val="000000"/>
          <w:sz w:val="22"/>
        </w:rPr>
        <w:t>hệ</w:t>
      </w:r>
      <w:r w:rsidRPr="00570587">
        <w:rPr>
          <w:rFonts w:ascii="Calibri" w:hAnsi="Calibri" w:cs="Calibri"/>
          <w:color w:val="000000"/>
          <w:sz w:val="22"/>
        </w:rPr>
        <w:t xml:space="preserve"> </w:t>
      </w:r>
      <w:r w:rsidRPr="00570587">
        <w:rPr>
          <w:rFonts w:ascii="Calibri" w:hAnsi="Calibri" w:cs="Calibri"/>
          <w:color w:val="000000"/>
          <w:sz w:val="22"/>
        </w:rPr>
        <w:t>thống</w:t>
      </w:r>
      <w:r w:rsidRPr="00570587">
        <w:rPr>
          <w:rFonts w:ascii="Calibri" w:hAnsi="Calibri" w:cs="Calibri"/>
          <w:color w:val="000000"/>
          <w:sz w:val="22"/>
        </w:rPr>
        <w:t>).</w:t>
      </w:r>
    </w:p>
    <w:p w:rsidR="009D1437" w:rsidRPr="00570587" w:rsidP="009D1437" w14:paraId="2998CE38" w14:textId="77777777">
      <w:pPr>
        <w:numPr>
          <w:ilvl w:val="0"/>
          <w:numId w:val="38"/>
        </w:numPr>
        <w:ind w:left="1080"/>
        <w:jc w:val="both"/>
        <w:textAlignment w:val="baseline"/>
        <w:rPr>
          <w:rFonts w:ascii="Calibri" w:hAnsi="Calibri" w:cs="Calibri"/>
          <w:b/>
          <w:bCs/>
          <w:color w:val="000000"/>
          <w:sz w:val="22"/>
          <w:u w:val="single"/>
        </w:rPr>
      </w:pPr>
      <w:r w:rsidRPr="00570587">
        <w:rPr>
          <w:rFonts w:ascii="Calibri" w:hAnsi="Calibri" w:cs="Calibri"/>
          <w:b/>
          <w:bCs/>
          <w:color w:val="000000"/>
          <w:sz w:val="22"/>
        </w:rPr>
        <w:t>Pattern</w:t>
      </w:r>
      <w:r w:rsidRPr="00570587">
        <w:rPr>
          <w:rFonts w:ascii="Calibri" w:hAnsi="Calibri" w:cs="Calibri"/>
          <w:color w:val="000000"/>
          <w:sz w:val="22"/>
        </w:rPr>
        <w:t xml:space="preserve">: </w:t>
      </w:r>
      <w:r w:rsidRPr="00570587">
        <w:rPr>
          <w:rFonts w:ascii="Calibri" w:hAnsi="Calibri" w:cs="Calibri"/>
          <w:color w:val="000000"/>
          <w:sz w:val="22"/>
        </w:rPr>
        <w:t>Mẫu</w:t>
      </w:r>
      <w:r w:rsidRPr="00570587">
        <w:rPr>
          <w:rFonts w:ascii="Calibri" w:hAnsi="Calibri" w:cs="Calibri"/>
          <w:color w:val="000000"/>
          <w:sz w:val="22"/>
        </w:rPr>
        <w:t xml:space="preserve"> </w:t>
      </w:r>
      <w:r w:rsidRPr="00570587">
        <w:rPr>
          <w:rFonts w:ascii="Calibri" w:hAnsi="Calibri" w:cs="Calibri"/>
          <w:color w:val="000000"/>
          <w:sz w:val="22"/>
        </w:rPr>
        <w:t>số</w:t>
      </w:r>
    </w:p>
    <w:p w:rsidR="009D1437" w:rsidRPr="00570587" w:rsidP="009D1437" w14:paraId="662C04BF" w14:textId="77777777">
      <w:pPr>
        <w:numPr>
          <w:ilvl w:val="0"/>
          <w:numId w:val="38"/>
        </w:numPr>
        <w:ind w:left="1080"/>
        <w:jc w:val="both"/>
        <w:textAlignment w:val="baseline"/>
        <w:rPr>
          <w:rFonts w:ascii="Arial" w:hAnsi="Arial" w:cs="Arial"/>
          <w:color w:val="000000"/>
          <w:sz w:val="22"/>
        </w:rPr>
      </w:pPr>
      <w:r w:rsidRPr="00570587">
        <w:rPr>
          <w:rFonts w:ascii="Calibri" w:hAnsi="Calibri" w:cs="Calibri"/>
          <w:b/>
          <w:bCs/>
          <w:color w:val="000000"/>
          <w:sz w:val="22"/>
        </w:rPr>
        <w:t>Serial</w:t>
      </w:r>
      <w:r w:rsidRPr="00570587">
        <w:rPr>
          <w:rFonts w:ascii="Calibri" w:hAnsi="Calibri" w:cs="Calibri"/>
          <w:color w:val="000000"/>
          <w:sz w:val="22"/>
        </w:rPr>
        <w:t xml:space="preserve">: </w:t>
      </w:r>
      <w:r w:rsidRPr="00570587">
        <w:rPr>
          <w:rFonts w:ascii="Calibri" w:hAnsi="Calibri" w:cs="Calibri"/>
          <w:color w:val="000000"/>
          <w:sz w:val="22"/>
        </w:rPr>
        <w:t>Kí</w:t>
      </w:r>
      <w:r w:rsidRPr="00570587">
        <w:rPr>
          <w:rFonts w:ascii="Calibri" w:hAnsi="Calibri" w:cs="Calibri"/>
          <w:color w:val="000000"/>
          <w:sz w:val="22"/>
        </w:rPr>
        <w:t xml:space="preserve"> </w:t>
      </w:r>
      <w:r w:rsidRPr="00570587">
        <w:rPr>
          <w:rFonts w:ascii="Calibri" w:hAnsi="Calibri" w:cs="Calibri"/>
          <w:color w:val="000000"/>
          <w:sz w:val="22"/>
        </w:rPr>
        <w:t>hiệu</w:t>
      </w:r>
    </w:p>
    <w:p w:rsidR="009D1437" w:rsidRPr="00570587" w:rsidP="009D1437" w14:paraId="41BEFB63" w14:textId="77777777">
      <w:pPr>
        <w:jc w:val="both"/>
      </w:pPr>
      <w:r w:rsidRPr="00570587">
        <w:rPr>
          <w:rFonts w:ascii="Calibri" w:hAnsi="Calibri" w:cs="Calibri"/>
          <w:color w:val="000000"/>
          <w:sz w:val="22"/>
        </w:rPr>
        <w:t>RETURNS</w:t>
      </w:r>
    </w:p>
    <w:p w:rsidR="009D1437" w:rsidRPr="00570587" w:rsidP="009D1437" w14:paraId="56BEE34C" w14:textId="77777777">
      <w:pPr>
        <w:ind w:right="14"/>
        <w:jc w:val="both"/>
      </w:pPr>
      <w:r w:rsidRPr="00570587">
        <w:rPr>
          <w:color w:val="000000"/>
        </w:rPr>
        <w:tab/>
      </w:r>
    </w:p>
    <w:tbl>
      <w:tblPr>
        <w:tblW w:w="0" w:type="auto"/>
        <w:tblCellMar>
          <w:top w:w="15" w:type="dxa"/>
          <w:left w:w="15" w:type="dxa"/>
          <w:bottom w:w="15" w:type="dxa"/>
          <w:right w:w="15" w:type="dxa"/>
        </w:tblCellMar>
        <w:tblLook w:val="04A0"/>
      </w:tblPr>
      <w:tblGrid>
        <w:gridCol w:w="1496"/>
        <w:gridCol w:w="4059"/>
        <w:gridCol w:w="3795"/>
      </w:tblGrid>
      <w:tr w14:paraId="5C4270F6" w14:textId="77777777" w:rsidTr="00616EC4">
        <w:tblPrEx>
          <w:tblW w:w="0" w:type="auto"/>
          <w:tblLook w:val="04A0"/>
        </w:tblPrEx>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rsidR="009D1437" w:rsidRPr="00570587" w:rsidP="00616EC4" w14:paraId="7422CEBF" w14:textId="77777777">
            <w:pPr>
              <w:ind w:left="720"/>
            </w:pPr>
            <w:r w:rsidRPr="00570587">
              <w:rPr>
                <w:rFonts w:ascii="Calibri" w:hAnsi="Calibri" w:cs="Calibri"/>
                <w:color w:val="000000"/>
                <w:sz w:val="22"/>
              </w:rPr>
              <w:t>Kết</w:t>
            </w:r>
            <w:r w:rsidRPr="00570587">
              <w:rPr>
                <w:rFonts w:ascii="Calibri" w:hAnsi="Calibri" w:cs="Calibri"/>
                <w:color w:val="000000"/>
                <w:sz w:val="22"/>
              </w:rPr>
              <w:t xml:space="preserve"> </w:t>
            </w:r>
            <w:r w:rsidRPr="00570587">
              <w:rPr>
                <w:rFonts w:ascii="Calibri" w:hAnsi="Calibri" w:cs="Calibri"/>
                <w:color w:val="000000"/>
                <w:sz w:val="22"/>
              </w:rPr>
              <w:t>quả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rsidR="009D1437" w:rsidRPr="00570587" w:rsidP="00616EC4" w14:paraId="7662640E" w14:textId="77777777">
            <w:pPr>
              <w:ind w:left="720"/>
            </w:pPr>
            <w:r w:rsidRPr="00570587">
              <w:rPr>
                <w:rFonts w:ascii="Calibri" w:hAnsi="Calibri" w:cs="Calibri"/>
                <w:color w:val="000000"/>
                <w:sz w:val="22"/>
              </w:rPr>
              <w:t>Mô</w:t>
            </w:r>
            <w:r w:rsidRPr="00570587">
              <w:rPr>
                <w:rFonts w:ascii="Calibri" w:hAnsi="Calibri" w:cs="Calibri"/>
                <w:color w:val="000000"/>
                <w:sz w:val="22"/>
              </w:rPr>
              <w:t xml:space="preserve"> </w:t>
            </w:r>
            <w:r w:rsidRPr="00570587">
              <w:rPr>
                <w:rFonts w:ascii="Calibri" w:hAnsi="Calibri" w:cs="Calibri"/>
                <w:color w:val="000000"/>
                <w:sz w:val="22"/>
              </w:rPr>
              <w:t>tả</w:t>
            </w:r>
          </w:p>
        </w:tc>
        <w:tc>
          <w:tcPr>
            <w:tcW w:w="0" w:type="auto"/>
            <w:tcBorders>
              <w:top w:val="single" w:sz="4" w:space="0" w:color="2E74B5"/>
              <w:left w:val="single" w:sz="4" w:space="0" w:color="2E74B5"/>
              <w:bottom w:val="single" w:sz="4" w:space="0" w:color="2E74B5"/>
              <w:right w:val="single" w:sz="4" w:space="0" w:color="2E74B5"/>
            </w:tcBorders>
            <w:shd w:val="clear" w:color="auto" w:fill="F2F2F2"/>
            <w:tcMar>
              <w:top w:w="0" w:type="dxa"/>
              <w:left w:w="115" w:type="dxa"/>
              <w:bottom w:w="0" w:type="dxa"/>
              <w:right w:w="115" w:type="dxa"/>
            </w:tcMar>
            <w:hideMark/>
          </w:tcPr>
          <w:p w:rsidR="009D1437" w:rsidRPr="00570587" w:rsidP="00616EC4" w14:paraId="37A551DE" w14:textId="77777777">
            <w:pPr>
              <w:ind w:left="720"/>
            </w:pPr>
            <w:r w:rsidRPr="00570587">
              <w:rPr>
                <w:rFonts w:ascii="Calibri" w:hAnsi="Calibri" w:cs="Calibri"/>
                <w:color w:val="000000"/>
                <w:sz w:val="22"/>
              </w:rPr>
              <w:t>Ghi</w:t>
            </w:r>
            <w:r w:rsidRPr="00570587">
              <w:rPr>
                <w:rFonts w:ascii="Calibri" w:hAnsi="Calibri" w:cs="Calibri"/>
                <w:color w:val="000000"/>
                <w:sz w:val="22"/>
              </w:rPr>
              <w:t xml:space="preserve"> </w:t>
            </w:r>
            <w:r w:rsidRPr="00570587">
              <w:rPr>
                <w:rFonts w:ascii="Calibri" w:hAnsi="Calibri" w:cs="Calibri"/>
                <w:color w:val="000000"/>
                <w:sz w:val="22"/>
              </w:rPr>
              <w:t>chú</w:t>
            </w:r>
          </w:p>
        </w:tc>
      </w:tr>
      <w:tr w14:paraId="74808A11" w14:textId="77777777" w:rsidTr="00616EC4">
        <w:tblPrEx>
          <w:tblW w:w="0" w:type="auto"/>
          <w:tblLook w:val="04A0"/>
        </w:tblPrEx>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570587" w:rsidP="00616EC4" w14:paraId="7BF479DC" w14:textId="77777777">
            <w:pPr>
              <w:jc w:val="both"/>
            </w:pPr>
            <w:r w:rsidRPr="00570587">
              <w:rPr>
                <w:rFonts w:ascii="Calibri" w:hAnsi="Calibri" w:cs="Calibri"/>
                <w:color w:val="000000"/>
                <w:sz w:val="22"/>
              </w:rPr>
              <w:t>ERR:1</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570587" w:rsidP="00616EC4" w14:paraId="6CF3EDB9" w14:textId="77777777">
            <w:pPr>
              <w:jc w:val="both"/>
            </w:pPr>
            <w:r w:rsidRPr="00570587">
              <w:rPr>
                <w:rFonts w:ascii="Calibri" w:hAnsi="Calibri" w:cs="Calibri"/>
                <w:color w:val="000000"/>
                <w:sz w:val="22"/>
              </w:rPr>
              <w:t xml:space="preserve">Tài </w:t>
            </w:r>
            <w:r w:rsidRPr="00570587">
              <w:rPr>
                <w:rFonts w:ascii="Calibri" w:hAnsi="Calibri" w:cs="Calibri"/>
                <w:color w:val="000000"/>
                <w:sz w:val="22"/>
              </w:rPr>
              <w:t>khoản</w:t>
            </w:r>
            <w:r w:rsidRPr="00570587">
              <w:rPr>
                <w:rFonts w:ascii="Calibri" w:hAnsi="Calibri" w:cs="Calibri"/>
                <w:color w:val="000000"/>
                <w:sz w:val="22"/>
              </w:rPr>
              <w:t xml:space="preserve"> </w:t>
            </w:r>
            <w:r w:rsidRPr="00570587">
              <w:rPr>
                <w:rFonts w:ascii="Calibri" w:hAnsi="Calibri" w:cs="Calibri"/>
                <w:color w:val="000000"/>
                <w:sz w:val="22"/>
              </w:rPr>
              <w:t>đăng</w:t>
            </w:r>
            <w:r w:rsidRPr="00570587">
              <w:rPr>
                <w:rFonts w:ascii="Calibri" w:hAnsi="Calibri" w:cs="Calibri"/>
                <w:color w:val="000000"/>
                <w:sz w:val="22"/>
              </w:rPr>
              <w:t xml:space="preserve"> </w:t>
            </w:r>
            <w:r w:rsidRPr="00570587">
              <w:rPr>
                <w:rFonts w:ascii="Calibri" w:hAnsi="Calibri" w:cs="Calibri"/>
                <w:color w:val="000000"/>
                <w:sz w:val="22"/>
              </w:rPr>
              <w:t>nhập</w:t>
            </w:r>
            <w:r w:rsidRPr="00570587">
              <w:rPr>
                <w:rFonts w:ascii="Calibri" w:hAnsi="Calibri" w:cs="Calibri"/>
                <w:color w:val="000000"/>
                <w:sz w:val="22"/>
              </w:rPr>
              <w:t xml:space="preserve"> </w:t>
            </w:r>
            <w:r w:rsidRPr="00570587">
              <w:rPr>
                <w:rFonts w:ascii="Calibri" w:hAnsi="Calibri" w:cs="Calibri"/>
                <w:color w:val="000000"/>
                <w:sz w:val="22"/>
              </w:rPr>
              <w:t>sai</w:t>
            </w:r>
            <w:r w:rsidRPr="00570587">
              <w:rPr>
                <w:rFonts w:ascii="Calibri" w:hAnsi="Calibri" w:cs="Calibri"/>
                <w:color w:val="000000"/>
                <w:sz w:val="22"/>
              </w:rPr>
              <w:t xml:space="preserve"> </w:t>
            </w:r>
            <w:r w:rsidRPr="00570587">
              <w:rPr>
                <w:rFonts w:ascii="Calibri" w:hAnsi="Calibri" w:cs="Calibri"/>
                <w:color w:val="000000"/>
                <w:sz w:val="22"/>
              </w:rPr>
              <w:t>hoặc</w:t>
            </w:r>
            <w:r w:rsidRPr="00570587">
              <w:rPr>
                <w:rFonts w:ascii="Calibri" w:hAnsi="Calibri" w:cs="Calibri"/>
                <w:color w:val="000000"/>
                <w:sz w:val="22"/>
              </w:rPr>
              <w:t xml:space="preserve"> </w:t>
            </w:r>
            <w:r w:rsidRPr="00570587">
              <w:rPr>
                <w:rFonts w:ascii="Calibri" w:hAnsi="Calibri" w:cs="Calibri"/>
                <w:color w:val="000000"/>
                <w:sz w:val="22"/>
              </w:rPr>
              <w:t>không</w:t>
            </w:r>
            <w:r w:rsidRPr="00570587">
              <w:rPr>
                <w:rFonts w:ascii="Calibri" w:hAnsi="Calibri" w:cs="Calibri"/>
                <w:color w:val="000000"/>
                <w:sz w:val="22"/>
              </w:rPr>
              <w:t xml:space="preserve"> </w:t>
            </w:r>
            <w:r w:rsidRPr="00570587">
              <w:rPr>
                <w:rFonts w:ascii="Calibri" w:hAnsi="Calibri" w:cs="Calibri"/>
                <w:color w:val="000000"/>
                <w:sz w:val="22"/>
              </w:rPr>
              <w:t>có</w:t>
            </w:r>
            <w:r w:rsidRPr="00570587">
              <w:rPr>
                <w:rFonts w:ascii="Calibri" w:hAnsi="Calibri" w:cs="Calibri"/>
                <w:color w:val="000000"/>
                <w:sz w:val="22"/>
              </w:rPr>
              <w:t xml:space="preserve"> </w:t>
            </w:r>
            <w:r w:rsidRPr="00570587">
              <w:rPr>
                <w:rFonts w:ascii="Calibri" w:hAnsi="Calibri" w:cs="Calibri"/>
                <w:color w:val="000000"/>
                <w:sz w:val="22"/>
              </w:rPr>
              <w:t>quyền</w:t>
            </w:r>
            <w:r w:rsidRPr="00570587">
              <w:rPr>
                <w:rFonts w:ascii="Calibri" w:hAnsi="Calibri" w:cs="Calibri"/>
                <w:color w:val="000000"/>
                <w:sz w:val="22"/>
              </w:rPr>
              <w:t xml:space="preserve"> </w:t>
            </w:r>
            <w:r w:rsidRPr="00570587">
              <w:rPr>
                <w:rFonts w:ascii="Calibri" w:hAnsi="Calibri" w:cs="Calibri"/>
                <w:color w:val="000000"/>
                <w:sz w:val="22"/>
              </w:rPr>
              <w:t>thêm</w:t>
            </w:r>
            <w:r w:rsidRPr="00570587">
              <w:rPr>
                <w:rFonts w:ascii="Calibri" w:hAnsi="Calibri" w:cs="Calibri"/>
                <w:color w:val="000000"/>
                <w:sz w:val="22"/>
              </w:rPr>
              <w:t xml:space="preserve"> </w:t>
            </w:r>
            <w:r w:rsidRPr="00570587">
              <w:rPr>
                <w:rFonts w:ascii="Calibri" w:hAnsi="Calibri" w:cs="Calibri"/>
                <w:color w:val="000000"/>
                <w:sz w:val="22"/>
              </w:rPr>
              <w:t>khách</w:t>
            </w:r>
            <w:r w:rsidRPr="00570587">
              <w:rPr>
                <w:rFonts w:ascii="Calibri" w:hAnsi="Calibri" w:cs="Calibri"/>
                <w:color w:val="000000"/>
                <w:sz w:val="22"/>
              </w:rPr>
              <w:t xml:space="preserve"> </w:t>
            </w:r>
            <w:r w:rsidRPr="00570587">
              <w:rPr>
                <w:rFonts w:ascii="Calibri" w:hAnsi="Calibri" w:cs="Calibri"/>
                <w:color w:val="000000"/>
                <w:sz w:val="22"/>
              </w:rPr>
              <w:t>hàng</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570587" w:rsidP="00616EC4" w14:paraId="64F3B556" w14:textId="77777777"/>
        </w:tc>
      </w:tr>
      <w:tr w14:paraId="6623042D" w14:textId="77777777" w:rsidTr="00616EC4">
        <w:tblPrEx>
          <w:tblW w:w="0" w:type="auto"/>
          <w:tblLook w:val="04A0"/>
        </w:tblPrEx>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570587" w:rsidP="00616EC4" w14:paraId="023DA89D" w14:textId="77777777">
            <w:pPr>
              <w:jc w:val="both"/>
            </w:pPr>
            <w:r w:rsidRPr="00570587">
              <w:rPr>
                <w:rFonts w:ascii="Calibri" w:hAnsi="Calibri" w:cs="Calibri"/>
                <w:color w:val="000000"/>
                <w:sz w:val="22"/>
              </w:rPr>
              <w:t>ERR:5</w:t>
            </w:r>
          </w:p>
          <w:p w:rsidR="009D1437" w:rsidRPr="00570587" w:rsidP="00616EC4" w14:paraId="127A3B05" w14:textId="77777777"/>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570587" w:rsidP="00616EC4" w14:paraId="7636FA32" w14:textId="77777777">
            <w:pPr>
              <w:jc w:val="both"/>
            </w:pPr>
            <w:r w:rsidRPr="00570587">
              <w:rPr>
                <w:rFonts w:ascii="Calibri" w:hAnsi="Calibri" w:cs="Calibri"/>
                <w:color w:val="000000"/>
                <w:sz w:val="22"/>
              </w:rPr>
              <w:t>Có</w:t>
            </w:r>
            <w:r w:rsidRPr="00570587">
              <w:rPr>
                <w:rFonts w:ascii="Calibri" w:hAnsi="Calibri" w:cs="Calibri"/>
                <w:color w:val="000000"/>
                <w:sz w:val="22"/>
              </w:rPr>
              <w:t xml:space="preserve"> </w:t>
            </w:r>
            <w:r w:rsidRPr="00570587">
              <w:rPr>
                <w:rFonts w:ascii="Calibri" w:hAnsi="Calibri" w:cs="Calibri"/>
                <w:color w:val="000000"/>
                <w:sz w:val="22"/>
              </w:rPr>
              <w:t>lỗi</w:t>
            </w:r>
            <w:r w:rsidRPr="00570587">
              <w:rPr>
                <w:rFonts w:ascii="Calibri" w:hAnsi="Calibri" w:cs="Calibri"/>
                <w:color w:val="000000"/>
                <w:sz w:val="22"/>
              </w:rPr>
              <w:t xml:space="preserve"> </w:t>
            </w:r>
            <w:r w:rsidRPr="00570587">
              <w:rPr>
                <w:rFonts w:ascii="Calibri" w:hAnsi="Calibri" w:cs="Calibri"/>
                <w:color w:val="000000"/>
                <w:sz w:val="22"/>
              </w:rPr>
              <w:t>xảy</w:t>
            </w:r>
            <w:r w:rsidRPr="00570587">
              <w:rPr>
                <w:rFonts w:ascii="Calibri" w:hAnsi="Calibri" w:cs="Calibri"/>
                <w:color w:val="000000"/>
                <w:sz w:val="22"/>
              </w:rPr>
              <w:t xml:space="preserve"> </w:t>
            </w:r>
            <w:r w:rsidRPr="00570587">
              <w:rPr>
                <w:rFonts w:ascii="Calibri" w:hAnsi="Calibri" w:cs="Calibri"/>
                <w:color w:val="000000"/>
                <w:sz w:val="22"/>
              </w:rPr>
              <w:t>ra</w:t>
            </w:r>
          </w:p>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570587" w:rsidP="00616EC4" w14:paraId="362936AB" w14:textId="77777777">
            <w:pPr>
              <w:jc w:val="both"/>
            </w:pPr>
            <w:r w:rsidRPr="00570587">
              <w:rPr>
                <w:rFonts w:ascii="Calibri" w:hAnsi="Calibri" w:cs="Calibri"/>
                <w:color w:val="000000"/>
                <w:sz w:val="22"/>
              </w:rPr>
              <w:t>Lỗi</w:t>
            </w:r>
            <w:r w:rsidRPr="00570587">
              <w:rPr>
                <w:rFonts w:ascii="Calibri" w:hAnsi="Calibri" w:cs="Calibri"/>
                <w:color w:val="000000"/>
                <w:sz w:val="22"/>
              </w:rPr>
              <w:t xml:space="preserve"> </w:t>
            </w:r>
            <w:r w:rsidRPr="00570587">
              <w:rPr>
                <w:rFonts w:ascii="Calibri" w:hAnsi="Calibri" w:cs="Calibri"/>
                <w:color w:val="000000"/>
                <w:sz w:val="22"/>
              </w:rPr>
              <w:t>không</w:t>
            </w:r>
            <w:r w:rsidRPr="00570587">
              <w:rPr>
                <w:rFonts w:ascii="Calibri" w:hAnsi="Calibri" w:cs="Calibri"/>
                <w:color w:val="000000"/>
                <w:sz w:val="22"/>
              </w:rPr>
              <w:t xml:space="preserve"> </w:t>
            </w:r>
            <w:r w:rsidRPr="00570587">
              <w:rPr>
                <w:rFonts w:ascii="Calibri" w:hAnsi="Calibri" w:cs="Calibri"/>
                <w:color w:val="000000"/>
                <w:sz w:val="22"/>
              </w:rPr>
              <w:t>xác</w:t>
            </w:r>
            <w:r w:rsidRPr="00570587">
              <w:rPr>
                <w:rFonts w:ascii="Calibri" w:hAnsi="Calibri" w:cs="Calibri"/>
                <w:color w:val="000000"/>
                <w:sz w:val="22"/>
              </w:rPr>
              <w:t xml:space="preserve"> </w:t>
            </w:r>
            <w:r w:rsidRPr="00570587">
              <w:rPr>
                <w:rFonts w:ascii="Calibri" w:hAnsi="Calibri" w:cs="Calibri"/>
                <w:color w:val="000000"/>
                <w:sz w:val="22"/>
              </w:rPr>
              <w:t>định</w:t>
            </w:r>
            <w:r w:rsidRPr="00570587">
              <w:rPr>
                <w:rFonts w:ascii="Calibri" w:hAnsi="Calibri" w:cs="Calibri"/>
                <w:color w:val="000000"/>
                <w:sz w:val="22"/>
              </w:rPr>
              <w:t xml:space="preserve">, </w:t>
            </w:r>
            <w:r w:rsidRPr="00570587">
              <w:rPr>
                <w:rFonts w:ascii="Calibri" w:hAnsi="Calibri" w:cs="Calibri"/>
                <w:color w:val="000000"/>
                <w:sz w:val="22"/>
              </w:rPr>
              <w:t>kiểm</w:t>
            </w:r>
            <w:r w:rsidRPr="00570587">
              <w:rPr>
                <w:rFonts w:ascii="Calibri" w:hAnsi="Calibri" w:cs="Calibri"/>
                <w:color w:val="000000"/>
                <w:sz w:val="22"/>
              </w:rPr>
              <w:t xml:space="preserve"> </w:t>
            </w:r>
            <w:r w:rsidRPr="00570587">
              <w:rPr>
                <w:rFonts w:ascii="Calibri" w:hAnsi="Calibri" w:cs="Calibri"/>
                <w:color w:val="000000"/>
                <w:sz w:val="22"/>
              </w:rPr>
              <w:t>tra</w:t>
            </w:r>
            <w:r w:rsidRPr="00570587">
              <w:rPr>
                <w:rFonts w:ascii="Calibri" w:hAnsi="Calibri" w:cs="Calibri"/>
                <w:color w:val="000000"/>
                <w:sz w:val="22"/>
              </w:rPr>
              <w:t xml:space="preserve"> exception </w:t>
            </w:r>
            <w:r w:rsidRPr="00570587">
              <w:rPr>
                <w:rFonts w:ascii="Calibri" w:hAnsi="Calibri" w:cs="Calibri"/>
                <w:color w:val="000000"/>
                <w:sz w:val="22"/>
              </w:rPr>
              <w:t>trả</w:t>
            </w:r>
            <w:r w:rsidRPr="00570587">
              <w:rPr>
                <w:rFonts w:ascii="Calibri" w:hAnsi="Calibri" w:cs="Calibri"/>
                <w:color w:val="000000"/>
                <w:sz w:val="22"/>
              </w:rPr>
              <w:t xml:space="preserve"> </w:t>
            </w:r>
            <w:r w:rsidRPr="00570587">
              <w:rPr>
                <w:rFonts w:ascii="Calibri" w:hAnsi="Calibri" w:cs="Calibri"/>
                <w:color w:val="000000"/>
                <w:sz w:val="22"/>
              </w:rPr>
              <w:t>về</w:t>
            </w:r>
            <w:r w:rsidRPr="00570587">
              <w:rPr>
                <w:rFonts w:ascii="Calibri" w:hAnsi="Calibri" w:cs="Calibri"/>
                <w:color w:val="000000"/>
                <w:sz w:val="22"/>
              </w:rPr>
              <w:t xml:space="preserve"> (DB roll back)</w:t>
            </w:r>
          </w:p>
        </w:tc>
      </w:tr>
      <w:tr w14:paraId="3620167E" w14:textId="77777777" w:rsidTr="00616EC4">
        <w:tblPrEx>
          <w:tblW w:w="0" w:type="auto"/>
          <w:tblLook w:val="04A0"/>
        </w:tblPrEx>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570587" w:rsidP="00616EC4" w14:paraId="68642C2E" w14:textId="77777777">
            <w:pPr>
              <w:jc w:val="both"/>
            </w:pPr>
            <w:r w:rsidRPr="00570587">
              <w:rPr>
                <w:rFonts w:ascii="Calibri" w:hAnsi="Calibri" w:cs="Calibri"/>
                <w:color w:val="000000"/>
                <w:sz w:val="22"/>
              </w:rPr>
              <w:t>OK</w:t>
            </w:r>
          </w:p>
          <w:p w:rsidR="009D1437" w:rsidRPr="00570587" w:rsidP="00616EC4" w14:paraId="65FFC7E3" w14:textId="77777777"/>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570587" w:rsidP="00616EC4" w14:paraId="20A42DE0" w14:textId="77777777">
            <w:pPr>
              <w:jc w:val="both"/>
            </w:pPr>
            <w:r w:rsidRPr="00570587">
              <w:rPr>
                <w:rFonts w:ascii="Calibri" w:hAnsi="Calibri" w:cs="Calibri"/>
                <w:color w:val="000000"/>
                <w:sz w:val="22"/>
              </w:rPr>
              <w:t xml:space="preserve">Thành </w:t>
            </w:r>
            <w:r w:rsidRPr="00570587">
              <w:rPr>
                <w:rFonts w:ascii="Calibri" w:hAnsi="Calibri" w:cs="Calibri"/>
                <w:color w:val="000000"/>
                <w:sz w:val="22"/>
              </w:rPr>
              <w:t>công</w:t>
            </w:r>
          </w:p>
          <w:p w:rsidR="009D1437" w:rsidRPr="00570587" w:rsidP="00616EC4" w14:paraId="5580BF1E" w14:textId="77777777"/>
        </w:tc>
        <w:tc>
          <w:tcPr>
            <w:tcW w:w="0" w:type="auto"/>
            <w:tcBorders>
              <w:top w:val="single" w:sz="4" w:space="0" w:color="2E74B5"/>
              <w:left w:val="single" w:sz="4" w:space="0" w:color="2E74B5"/>
              <w:bottom w:val="single" w:sz="4" w:space="0" w:color="2E74B5"/>
              <w:right w:val="single" w:sz="4" w:space="0" w:color="2E74B5"/>
            </w:tcBorders>
            <w:tcMar>
              <w:top w:w="0" w:type="dxa"/>
              <w:left w:w="115" w:type="dxa"/>
              <w:bottom w:w="0" w:type="dxa"/>
              <w:right w:w="115" w:type="dxa"/>
            </w:tcMar>
            <w:hideMark/>
          </w:tcPr>
          <w:p w:rsidR="009D1437" w:rsidRPr="00570587" w:rsidP="00616EC4" w14:paraId="4730CC72" w14:textId="77777777">
            <w:pPr>
              <w:spacing w:after="240"/>
            </w:pPr>
          </w:p>
        </w:tc>
      </w:tr>
    </w:tbl>
    <w:p w:rsidR="009D1437" w:rsidP="009D1437" w14:paraId="080BBAE4" w14:textId="77777777"/>
    <w:p w:rsidR="001A24ED" w:rsidRPr="001E4961" w:rsidP="001E4961" w14:paraId="470C38A2" w14:textId="77777777">
      <w:pPr>
        <w:pStyle w:val="Heading3"/>
      </w:pPr>
      <w:r w:rsidRPr="001E4961">
        <w:t>Lấy</w:t>
      </w:r>
      <w:r w:rsidRPr="001E4961">
        <w:t xml:space="preserve"> </w:t>
      </w:r>
      <w:r w:rsidRPr="001E4961">
        <w:t>danh</w:t>
      </w:r>
      <w:r w:rsidRPr="001E4961">
        <w:t xml:space="preserve"> </w:t>
      </w:r>
      <w:r w:rsidRPr="001E4961">
        <w:t>sách</w:t>
      </w:r>
      <w:r w:rsidRPr="001E4961">
        <w:t xml:space="preserve"> </w:t>
      </w:r>
      <w:r w:rsidRPr="001E4961">
        <w:t>bảng</w:t>
      </w:r>
      <w:r w:rsidRPr="001E4961">
        <w:t xml:space="preserve"> </w:t>
      </w:r>
      <w:r w:rsidRPr="001E4961">
        <w:t>tổng</w:t>
      </w:r>
      <w:r w:rsidRPr="001E4961">
        <w:t xml:space="preserve"> hợp</w:t>
      </w:r>
    </w:p>
    <w:p w:rsidR="001A24ED" w:rsidP="001A24ED" w14:paraId="3AE56F8D" w14:textId="77777777">
      <w:pPr>
        <w:pStyle w:val="NormalWeb"/>
        <w:spacing w:before="240" w:beforeAutospacing="0" w:after="240" w:afterAutospacing="0"/>
      </w:pPr>
      <w:r>
        <w:rPr>
          <w:color w:val="000000"/>
        </w:rPr>
        <w:t>URL</w:t>
      </w:r>
    </w:p>
    <w:p w:rsidR="001A24ED" w:rsidP="001A24ED" w14:paraId="0EF53FC1" w14:textId="77777777">
      <w:pPr>
        <w:pStyle w:val="NormalWeb"/>
        <w:spacing w:before="240" w:beforeAutospacing="0" w:after="240" w:afterAutospacing="0"/>
      </w:pPr>
      <w:r>
        <w:rPr>
          <w:color w:val="000000"/>
        </w:rPr>
        <w:t>        </w:t>
      </w:r>
      <w:r>
        <w:rPr>
          <w:rStyle w:val="apple-tab-span"/>
          <w:color w:val="000000"/>
        </w:rPr>
        <w:tab/>
      </w:r>
      <w:r>
        <w:rPr>
          <w:color w:val="0000FF"/>
        </w:rPr>
        <w:t>string</w:t>
      </w:r>
      <w:r>
        <w:rPr>
          <w:color w:val="000000"/>
        </w:rPr>
        <w:t xml:space="preserve"> </w:t>
      </w:r>
      <w:r>
        <w:rPr>
          <w:color w:val="000000"/>
        </w:rPr>
        <w:t>GetListSummaryReport</w:t>
      </w:r>
      <w:r>
        <w:rPr>
          <w:color w:val="000000"/>
        </w:rPr>
        <w:t xml:space="preserve"> (</w:t>
      </w:r>
      <w:r>
        <w:rPr>
          <w:color w:val="0000FF"/>
        </w:rPr>
        <w:t>string</w:t>
      </w:r>
      <w:r>
        <w:rPr>
          <w:color w:val="000000"/>
        </w:rPr>
        <w:t xml:space="preserve"> Account, </w:t>
      </w:r>
      <w:r>
        <w:rPr>
          <w:color w:val="0000FF"/>
        </w:rPr>
        <w:t>string</w:t>
      </w:r>
      <w:r>
        <w:rPr>
          <w:color w:val="000000"/>
        </w:rPr>
        <w:t xml:space="preserve"> </w:t>
      </w:r>
      <w:r>
        <w:rPr>
          <w:color w:val="000000"/>
        </w:rPr>
        <w:t>ACpass</w:t>
      </w:r>
      <w:r>
        <w:rPr>
          <w:color w:val="000000"/>
        </w:rPr>
        <w:t xml:space="preserve">, </w:t>
      </w:r>
      <w:r>
        <w:rPr>
          <w:color w:val="0000FF"/>
        </w:rPr>
        <w:t>string</w:t>
      </w:r>
      <w:r>
        <w:rPr>
          <w:color w:val="000000"/>
        </w:rPr>
        <w:t xml:space="preserve"> username, </w:t>
      </w:r>
      <w:r>
        <w:rPr>
          <w:color w:val="0000FF"/>
        </w:rPr>
        <w:t>string</w:t>
      </w:r>
      <w:r>
        <w:rPr>
          <w:color w:val="000000"/>
        </w:rPr>
        <w:t xml:space="preserve"> pass, </w:t>
      </w:r>
      <w:r>
        <w:rPr>
          <w:color w:val="0000FF"/>
        </w:rPr>
        <w:t>int</w:t>
      </w:r>
      <w:r>
        <w:rPr>
          <w:color w:val="000000"/>
        </w:rPr>
        <w:t xml:space="preserve"> </w:t>
      </w:r>
      <w:r>
        <w:rPr>
          <w:color w:val="000000"/>
        </w:rPr>
        <w:t>businessType</w:t>
      </w:r>
      <w:r>
        <w:rPr>
          <w:color w:val="000000"/>
        </w:rPr>
        <w:t xml:space="preserve">, </w:t>
      </w:r>
      <w:r>
        <w:rPr>
          <w:color w:val="0000FF"/>
        </w:rPr>
        <w:t>int</w:t>
      </w:r>
      <w:r>
        <w:rPr>
          <w:color w:val="000000"/>
        </w:rPr>
        <w:t xml:space="preserve"> </w:t>
      </w:r>
      <w:r>
        <w:rPr>
          <w:color w:val="000000"/>
        </w:rPr>
        <w:t>periodType</w:t>
      </w:r>
      <w:r>
        <w:rPr>
          <w:color w:val="000000"/>
        </w:rPr>
        <w:t xml:space="preserve">, </w:t>
      </w:r>
      <w:r>
        <w:rPr>
          <w:color w:val="0000FF"/>
        </w:rPr>
        <w:t>string</w:t>
      </w:r>
      <w:r>
        <w:rPr>
          <w:color w:val="000000"/>
        </w:rPr>
        <w:t xml:space="preserve"> </w:t>
      </w:r>
      <w:r>
        <w:rPr>
          <w:color w:val="000000"/>
        </w:rPr>
        <w:t>periodValue</w:t>
      </w:r>
      <w:r>
        <w:rPr>
          <w:color w:val="000000"/>
        </w:rPr>
        <w:t xml:space="preserve">, </w:t>
      </w:r>
      <w:r>
        <w:rPr>
          <w:color w:val="0000FF"/>
        </w:rPr>
        <w:t>int</w:t>
      </w:r>
      <w:r>
        <w:rPr>
          <w:color w:val="000000"/>
        </w:rPr>
        <w:t xml:space="preserve"> status = -1, string pattern = null)</w:t>
      </w:r>
    </w:p>
    <w:p w:rsidR="001A24ED" w:rsidP="001A24ED" w14:paraId="719B862F" w14:textId="77777777">
      <w:pPr>
        <w:pStyle w:val="NormalWeb"/>
        <w:spacing w:before="240" w:beforeAutospacing="0" w:after="240" w:afterAutospacing="0"/>
      </w:pPr>
      <w:r>
        <w:rPr>
          <w:color w:val="000000"/>
        </w:rPr>
        <w:t>DESCRIPTION</w:t>
      </w:r>
    </w:p>
    <w:p w:rsidR="001A24ED" w:rsidP="001A24ED" w14:paraId="7677A651" w14:textId="77777777">
      <w:pPr>
        <w:pStyle w:val="NormalWeb"/>
        <w:spacing w:before="240" w:beforeAutospacing="0" w:after="240" w:afterAutospacing="0"/>
      </w:pPr>
      <w:r>
        <w:rPr>
          <w:color w:val="000000"/>
        </w:rPr>
        <w:t>  </w:t>
      </w:r>
      <w:r>
        <w:rPr>
          <w:rStyle w:val="apple-tab-span"/>
          <w:color w:val="000000"/>
        </w:rPr>
        <w:tab/>
      </w:r>
      <w:r>
        <w:rPr>
          <w:color w:val="000000"/>
        </w:rPr>
        <w:t>Đây</w:t>
      </w:r>
      <w:r>
        <w:rPr>
          <w:color w:val="000000"/>
        </w:rPr>
        <w:t xml:space="preserve"> </w:t>
      </w:r>
      <w:r>
        <w:rPr>
          <w:color w:val="000000"/>
        </w:rPr>
        <w:t>là</w:t>
      </w:r>
      <w:r>
        <w:rPr>
          <w:color w:val="000000"/>
        </w:rPr>
        <w:t xml:space="preserve"> web service </w:t>
      </w:r>
      <w:r>
        <w:rPr>
          <w:color w:val="000000"/>
        </w:rPr>
        <w:t>lấy</w:t>
      </w:r>
      <w:r>
        <w:rPr>
          <w:color w:val="000000"/>
        </w:rPr>
        <w:t xml:space="preserve"> </w:t>
      </w:r>
      <w:r>
        <w:rPr>
          <w:color w:val="000000"/>
        </w:rPr>
        <w:t>thông</w:t>
      </w:r>
      <w:r>
        <w:rPr>
          <w:color w:val="000000"/>
        </w:rPr>
        <w:t xml:space="preserve"> tin </w:t>
      </w:r>
      <w:r>
        <w:rPr>
          <w:color w:val="000000"/>
        </w:rPr>
        <w:t>danh</w:t>
      </w:r>
      <w:r>
        <w:rPr>
          <w:color w:val="000000"/>
        </w:rPr>
        <w:t xml:space="preserve"> </w:t>
      </w:r>
      <w:r>
        <w:rPr>
          <w:color w:val="000000"/>
        </w:rPr>
        <w:t>sách</w:t>
      </w:r>
      <w:r>
        <w:rPr>
          <w:color w:val="000000"/>
        </w:rPr>
        <w:t xml:space="preserve"> </w:t>
      </w:r>
      <w:r>
        <w:rPr>
          <w:color w:val="000000"/>
        </w:rPr>
        <w:t>bảng</w:t>
      </w:r>
      <w:r>
        <w:rPr>
          <w:color w:val="000000"/>
        </w:rPr>
        <w:t xml:space="preserve"> </w:t>
      </w:r>
      <w:r>
        <w:rPr>
          <w:color w:val="000000"/>
        </w:rPr>
        <w:t>tổng</w:t>
      </w:r>
      <w:r>
        <w:rPr>
          <w:color w:val="000000"/>
        </w:rPr>
        <w:t xml:space="preserve"> </w:t>
      </w:r>
      <w:r>
        <w:rPr>
          <w:color w:val="000000"/>
        </w:rPr>
        <w:t>hợp</w:t>
      </w:r>
      <w:r>
        <w:rPr>
          <w:color w:val="000000"/>
        </w:rPr>
        <w:t xml:space="preserve"> </w:t>
      </w:r>
      <w:r>
        <w:rPr>
          <w:color w:val="000000"/>
        </w:rPr>
        <w:t>của</w:t>
      </w:r>
      <w:r>
        <w:rPr>
          <w:color w:val="000000"/>
        </w:rPr>
        <w:t xml:space="preserve"> </w:t>
      </w:r>
      <w:r>
        <w:rPr>
          <w:color w:val="000000"/>
        </w:rPr>
        <w:t>đơn</w:t>
      </w:r>
      <w:r>
        <w:rPr>
          <w:color w:val="000000"/>
        </w:rPr>
        <w:t xml:space="preserve"> </w:t>
      </w:r>
      <w:r>
        <w:rPr>
          <w:color w:val="000000"/>
        </w:rPr>
        <w:t>vị</w:t>
      </w:r>
    </w:p>
    <w:p w:rsidR="001A24ED" w:rsidP="001A24ED" w14:paraId="67346B55" w14:textId="77777777">
      <w:pPr>
        <w:pStyle w:val="NormalWeb"/>
        <w:spacing w:before="240" w:beforeAutospacing="0" w:after="240" w:afterAutospacing="0"/>
      </w:pPr>
      <w:r>
        <w:rPr>
          <w:color w:val="000000"/>
        </w:rPr>
        <w:t>HTTP METHOD</w:t>
      </w:r>
    </w:p>
    <w:p w:rsidR="001A24ED" w:rsidP="001A24ED" w14:paraId="61068A19" w14:textId="77777777">
      <w:pPr>
        <w:pStyle w:val="NormalWeb"/>
        <w:spacing w:before="240" w:beforeAutospacing="0" w:after="240" w:afterAutospacing="0"/>
      </w:pPr>
      <w:r>
        <w:rPr>
          <w:color w:val="000000"/>
        </w:rPr>
        <w:t>  </w:t>
      </w:r>
      <w:r>
        <w:rPr>
          <w:rStyle w:val="apple-tab-span"/>
          <w:color w:val="000000"/>
        </w:rPr>
        <w:tab/>
      </w:r>
      <w:r>
        <w:rPr>
          <w:color w:val="000000"/>
        </w:rPr>
        <w:t>POST</w:t>
      </w:r>
    </w:p>
    <w:p w:rsidR="001A24ED" w:rsidP="001A24ED" w14:paraId="52ECC257" w14:textId="77777777">
      <w:pPr>
        <w:pStyle w:val="NormalWeb"/>
        <w:spacing w:before="240" w:beforeAutospacing="0" w:after="240" w:afterAutospacing="0"/>
      </w:pPr>
      <w:r>
        <w:rPr>
          <w:color w:val="000000"/>
        </w:rPr>
        <w:t>REQUEST BODY</w:t>
      </w:r>
    </w:p>
    <w:p w:rsidR="007C6F55" w:rsidP="007C6F55" w14:paraId="508962A4" w14:textId="77777777">
      <w:pPr>
        <w:pStyle w:val="NormalWeb"/>
        <w:numPr>
          <w:ilvl w:val="0"/>
          <w:numId w:val="4"/>
        </w:numPr>
        <w:spacing w:before="0" w:beforeAutospacing="0" w:after="0" w:afterAutospacing="0"/>
        <w:jc w:val="both"/>
      </w:pPr>
      <w:r>
        <w:rPr>
          <w:b/>
          <w:bCs/>
          <w:color w:val="000000"/>
        </w:rPr>
        <w:t>Account/</w:t>
      </w:r>
      <w:r>
        <w:rPr>
          <w:b/>
          <w:bCs/>
          <w:color w:val="000000"/>
        </w:rPr>
        <w:t>ACPass</w:t>
      </w:r>
      <w:r>
        <w:rPr>
          <w:b/>
          <w:bCs/>
          <w:color w:val="000000"/>
        </w:rPr>
        <w:t xml:space="preserve">:  </w:t>
      </w:r>
      <w:r>
        <w:rPr>
          <w:color w:val="000000"/>
        </w:rPr>
        <w:t xml:space="preserve">Tài </w:t>
      </w:r>
      <w:r>
        <w:rPr>
          <w:color w:val="000000"/>
        </w:rPr>
        <w:t>khoản</w:t>
      </w:r>
      <w:r>
        <w:rPr>
          <w:color w:val="000000"/>
        </w:rPr>
        <w:t xml:space="preserve"> </w:t>
      </w:r>
      <w:r>
        <w:rPr>
          <w:color w:val="000000"/>
        </w:rPr>
        <w:t>được</w:t>
      </w:r>
      <w:r>
        <w:rPr>
          <w:color w:val="000000"/>
        </w:rPr>
        <w:t xml:space="preserve"> </w:t>
      </w:r>
      <w:r>
        <w:rPr>
          <w:color w:val="000000"/>
        </w:rPr>
        <w:t>cấp</w:t>
      </w:r>
      <w:r>
        <w:rPr>
          <w:color w:val="000000"/>
        </w:rPr>
        <w:t xml:space="preserve"> </w:t>
      </w:r>
      <w:r>
        <w:rPr>
          <w:color w:val="000000"/>
        </w:rPr>
        <w:t>phát</w:t>
      </w:r>
      <w:r>
        <w:rPr>
          <w:color w:val="000000"/>
        </w:rPr>
        <w:t xml:space="preserve"> </w:t>
      </w:r>
      <w:r>
        <w:rPr>
          <w:color w:val="000000"/>
        </w:rPr>
        <w:t>cho</w:t>
      </w:r>
      <w:r>
        <w:rPr>
          <w:color w:val="000000"/>
        </w:rPr>
        <w:t xml:space="preserve"> </w:t>
      </w:r>
      <w:r>
        <w:rPr>
          <w:color w:val="000000"/>
        </w:rPr>
        <w:t>nhân</w:t>
      </w:r>
      <w:r>
        <w:rPr>
          <w:color w:val="000000"/>
        </w:rPr>
        <w:t xml:space="preserve"> </w:t>
      </w:r>
      <w:r>
        <w:rPr>
          <w:color w:val="000000"/>
        </w:rPr>
        <w:t>viên</w:t>
      </w:r>
      <w:r>
        <w:rPr>
          <w:color w:val="000000"/>
        </w:rPr>
        <w:t xml:space="preserve"> </w:t>
      </w:r>
      <w:r>
        <w:rPr>
          <w:color w:val="000000"/>
        </w:rPr>
        <w:t>gọi</w:t>
      </w:r>
      <w:r>
        <w:rPr>
          <w:color w:val="000000"/>
        </w:rPr>
        <w:t xml:space="preserve"> </w:t>
      </w:r>
      <w:r>
        <w:rPr>
          <w:color w:val="000000"/>
        </w:rPr>
        <w:t>lệnh</w:t>
      </w:r>
      <w:r>
        <w:rPr>
          <w:color w:val="000000"/>
        </w:rPr>
        <w:t xml:space="preserve"> </w:t>
      </w:r>
      <w:r>
        <w:rPr>
          <w:color w:val="000000"/>
        </w:rPr>
        <w:t>phát</w:t>
      </w:r>
      <w:r>
        <w:rPr>
          <w:color w:val="000000"/>
        </w:rPr>
        <w:t xml:space="preserve"> </w:t>
      </w:r>
      <w:r>
        <w:rPr>
          <w:color w:val="000000"/>
        </w:rPr>
        <w:t>hành</w:t>
      </w:r>
      <w:r>
        <w:rPr>
          <w:color w:val="000000"/>
        </w:rPr>
        <w:t xml:space="preserve"> </w:t>
      </w:r>
      <w:r>
        <w:rPr>
          <w:color w:val="000000"/>
        </w:rPr>
        <w:t>hóa</w:t>
      </w:r>
      <w:r>
        <w:rPr>
          <w:color w:val="000000"/>
        </w:rPr>
        <w:t xml:space="preserve"> </w:t>
      </w:r>
      <w:r>
        <w:rPr>
          <w:color w:val="000000"/>
        </w:rPr>
        <w:t>đơn</w:t>
      </w:r>
    </w:p>
    <w:p w:rsidR="007C6F55" w:rsidRPr="007C6F55" w:rsidP="007C6F55" w14:paraId="69977615" w14:textId="77777777">
      <w:pPr>
        <w:pStyle w:val="NormalWeb"/>
        <w:numPr>
          <w:ilvl w:val="0"/>
          <w:numId w:val="4"/>
        </w:numPr>
        <w:spacing w:before="0" w:beforeAutospacing="0" w:after="0" w:afterAutospacing="0"/>
        <w:jc w:val="both"/>
      </w:pPr>
      <w:r w:rsidRPr="007C6F55">
        <w:rPr>
          <w:b/>
          <w:bCs/>
          <w:color w:val="000000"/>
        </w:rPr>
        <w:t>Username/pass</w:t>
      </w:r>
      <w:r w:rsidRPr="007C6F55">
        <w:rPr>
          <w:color w:val="000000"/>
        </w:rPr>
        <w:t xml:space="preserve">: Tài </w:t>
      </w:r>
      <w:r w:rsidRPr="007C6F55">
        <w:rPr>
          <w:color w:val="000000"/>
        </w:rPr>
        <w:t>khoản</w:t>
      </w:r>
      <w:r w:rsidRPr="007C6F55">
        <w:rPr>
          <w:color w:val="000000"/>
        </w:rPr>
        <w:t xml:space="preserve"> </w:t>
      </w:r>
      <w:r w:rsidRPr="007C6F55">
        <w:rPr>
          <w:color w:val="000000"/>
        </w:rPr>
        <w:t>được</w:t>
      </w:r>
      <w:r w:rsidRPr="007C6F55">
        <w:rPr>
          <w:color w:val="000000"/>
        </w:rPr>
        <w:t xml:space="preserve"> </w:t>
      </w:r>
      <w:r w:rsidRPr="007C6F55">
        <w:rPr>
          <w:color w:val="000000"/>
        </w:rPr>
        <w:t>cấp</w:t>
      </w:r>
      <w:r w:rsidRPr="007C6F55">
        <w:rPr>
          <w:color w:val="000000"/>
        </w:rPr>
        <w:t xml:space="preserve"> </w:t>
      </w:r>
      <w:r w:rsidRPr="007C6F55">
        <w:rPr>
          <w:color w:val="000000"/>
        </w:rPr>
        <w:t>phát</w:t>
      </w:r>
      <w:r w:rsidRPr="007C6F55">
        <w:rPr>
          <w:color w:val="000000"/>
        </w:rPr>
        <w:t xml:space="preserve"> </w:t>
      </w:r>
      <w:r w:rsidRPr="007C6F55">
        <w:rPr>
          <w:color w:val="000000"/>
        </w:rPr>
        <w:t>cho</w:t>
      </w:r>
      <w:r w:rsidRPr="007C6F55">
        <w:rPr>
          <w:color w:val="000000"/>
        </w:rPr>
        <w:t xml:space="preserve"> </w:t>
      </w:r>
      <w:r w:rsidRPr="007C6F55">
        <w:rPr>
          <w:color w:val="000000"/>
        </w:rPr>
        <w:t>khách</w:t>
      </w:r>
      <w:r w:rsidRPr="007C6F55">
        <w:rPr>
          <w:color w:val="000000"/>
        </w:rPr>
        <w:t xml:space="preserve"> </w:t>
      </w:r>
      <w:r w:rsidRPr="007C6F55">
        <w:rPr>
          <w:color w:val="000000"/>
        </w:rPr>
        <w:t>hàng</w:t>
      </w:r>
      <w:r w:rsidRPr="007C6F55">
        <w:rPr>
          <w:color w:val="000000"/>
        </w:rPr>
        <w:t xml:space="preserve"> </w:t>
      </w:r>
      <w:r w:rsidRPr="007C6F55">
        <w:rPr>
          <w:color w:val="000000"/>
        </w:rPr>
        <w:t>để</w:t>
      </w:r>
      <w:r w:rsidRPr="007C6F55">
        <w:rPr>
          <w:color w:val="000000"/>
        </w:rPr>
        <w:t xml:space="preserve"> </w:t>
      </w:r>
      <w:r w:rsidRPr="007C6F55">
        <w:rPr>
          <w:color w:val="000000"/>
        </w:rPr>
        <w:t>gọi</w:t>
      </w:r>
      <w:r w:rsidRPr="007C6F55">
        <w:rPr>
          <w:color w:val="000000"/>
        </w:rPr>
        <w:t xml:space="preserve"> </w:t>
      </w:r>
      <w:r w:rsidRPr="007C6F55">
        <w:rPr>
          <w:color w:val="000000"/>
        </w:rPr>
        <w:t>đến</w:t>
      </w:r>
      <w:r w:rsidRPr="007C6F55">
        <w:rPr>
          <w:color w:val="000000"/>
        </w:rPr>
        <w:t xml:space="preserve"> webservice (</w:t>
      </w:r>
      <w:r w:rsidRPr="007C6F55">
        <w:rPr>
          <w:color w:val="000000"/>
        </w:rPr>
        <w:t>tài</w:t>
      </w:r>
      <w:r w:rsidRPr="007C6F55">
        <w:rPr>
          <w:color w:val="000000"/>
        </w:rPr>
        <w:t xml:space="preserve"> </w:t>
      </w:r>
      <w:r w:rsidRPr="007C6F55">
        <w:rPr>
          <w:color w:val="000000"/>
        </w:rPr>
        <w:t>khoản</w:t>
      </w:r>
      <w:r w:rsidRPr="007C6F55">
        <w:rPr>
          <w:color w:val="000000"/>
        </w:rPr>
        <w:t xml:space="preserve"> </w:t>
      </w:r>
      <w:r w:rsidRPr="007C6F55">
        <w:rPr>
          <w:color w:val="000000"/>
        </w:rPr>
        <w:t>có</w:t>
      </w:r>
      <w:r w:rsidRPr="007C6F55">
        <w:rPr>
          <w:color w:val="000000"/>
        </w:rPr>
        <w:t xml:space="preserve"> </w:t>
      </w:r>
      <w:r w:rsidRPr="007C6F55">
        <w:rPr>
          <w:color w:val="000000"/>
        </w:rPr>
        <w:t>quyền</w:t>
      </w:r>
      <w:r w:rsidRPr="007C6F55">
        <w:rPr>
          <w:color w:val="000000"/>
        </w:rPr>
        <w:t xml:space="preserve"> </w:t>
      </w:r>
      <w:r w:rsidRPr="007C6F55">
        <w:rPr>
          <w:color w:val="000000"/>
        </w:rPr>
        <w:t>ServiceRole</w:t>
      </w:r>
      <w:r w:rsidRPr="007C6F55">
        <w:rPr>
          <w:color w:val="000000"/>
        </w:rPr>
        <w:t xml:space="preserve"> </w:t>
      </w:r>
      <w:r w:rsidRPr="007C6F55">
        <w:rPr>
          <w:color w:val="000000"/>
        </w:rPr>
        <w:t>trong</w:t>
      </w:r>
      <w:r w:rsidRPr="007C6F55">
        <w:rPr>
          <w:color w:val="000000"/>
        </w:rPr>
        <w:t xml:space="preserve"> </w:t>
      </w:r>
      <w:r w:rsidRPr="007C6F55">
        <w:rPr>
          <w:color w:val="000000"/>
        </w:rPr>
        <w:t>hệ</w:t>
      </w:r>
      <w:r w:rsidRPr="007C6F55">
        <w:rPr>
          <w:color w:val="000000"/>
        </w:rPr>
        <w:t xml:space="preserve"> </w:t>
      </w:r>
      <w:r w:rsidRPr="007C6F55">
        <w:rPr>
          <w:color w:val="000000"/>
        </w:rPr>
        <w:t>thống</w:t>
      </w:r>
      <w:r w:rsidRPr="007C6F55">
        <w:rPr>
          <w:color w:val="000000"/>
        </w:rPr>
        <w:t>).</w:t>
      </w:r>
    </w:p>
    <w:p w:rsidR="001A24ED" w:rsidP="007C6F55" w14:paraId="4DDC4648" w14:textId="7299F584">
      <w:pPr>
        <w:pStyle w:val="NormalWeb"/>
        <w:numPr>
          <w:ilvl w:val="0"/>
          <w:numId w:val="4"/>
        </w:numPr>
        <w:spacing w:before="0" w:beforeAutospacing="0" w:after="0" w:afterAutospacing="0"/>
        <w:jc w:val="both"/>
      </w:pPr>
      <w:r>
        <w:rPr>
          <w:b/>
          <w:bCs/>
          <w:color w:val="000000"/>
        </w:rPr>
        <w:t>businessType</w:t>
      </w:r>
      <w:r>
        <w:rPr>
          <w:color w:val="000000"/>
        </w:rPr>
        <w:t xml:space="preserve">: </w:t>
      </w:r>
      <w:r>
        <w:rPr>
          <w:color w:val="000000"/>
        </w:rPr>
        <w:t>Loại</w:t>
      </w:r>
      <w:r>
        <w:rPr>
          <w:color w:val="000000"/>
        </w:rPr>
        <w:t xml:space="preserve"> </w:t>
      </w:r>
      <w:r>
        <w:rPr>
          <w:color w:val="000000"/>
        </w:rPr>
        <w:t>hình</w:t>
      </w:r>
      <w:r>
        <w:rPr>
          <w:color w:val="000000"/>
        </w:rPr>
        <w:t xml:space="preserve"> </w:t>
      </w:r>
      <w:r>
        <w:rPr>
          <w:color w:val="000000"/>
        </w:rPr>
        <w:t>doanh</w:t>
      </w:r>
      <w:r>
        <w:rPr>
          <w:color w:val="000000"/>
        </w:rPr>
        <w:t xml:space="preserve"> </w:t>
      </w:r>
      <w:r>
        <w:rPr>
          <w:color w:val="000000"/>
        </w:rPr>
        <w:t>nghiệp</w:t>
      </w:r>
      <w:r>
        <w:rPr>
          <w:color w:val="000000"/>
        </w:rPr>
        <w:t xml:space="preserve"> (9 </w:t>
      </w:r>
      <w:r>
        <w:rPr>
          <w:color w:val="000000"/>
        </w:rPr>
        <w:t>là</w:t>
      </w:r>
      <w:r>
        <w:rPr>
          <w:color w:val="000000"/>
        </w:rPr>
        <w:t xml:space="preserve"> </w:t>
      </w:r>
      <w:r>
        <w:rPr>
          <w:color w:val="000000"/>
        </w:rPr>
        <w:t>khác</w:t>
      </w:r>
      <w:r>
        <w:rPr>
          <w:color w:val="000000"/>
        </w:rPr>
        <w:t xml:space="preserve">, 1 </w:t>
      </w:r>
      <w:r>
        <w:rPr>
          <w:color w:val="000000"/>
        </w:rPr>
        <w:t>là</w:t>
      </w:r>
      <w:r>
        <w:rPr>
          <w:color w:val="000000"/>
        </w:rPr>
        <w:t xml:space="preserve"> </w:t>
      </w:r>
      <w:r>
        <w:rPr>
          <w:color w:val="000000"/>
        </w:rPr>
        <w:t>xăng</w:t>
      </w:r>
      <w:r>
        <w:rPr>
          <w:color w:val="000000"/>
        </w:rPr>
        <w:t xml:space="preserve"> </w:t>
      </w:r>
      <w:r>
        <w:rPr>
          <w:color w:val="000000"/>
        </w:rPr>
        <w:t>dầu</w:t>
      </w:r>
      <w:r>
        <w:rPr>
          <w:color w:val="000000"/>
        </w:rPr>
        <w:t xml:space="preserve">, 2 </w:t>
      </w:r>
      <w:r>
        <w:rPr>
          <w:color w:val="000000"/>
        </w:rPr>
        <w:t>là</w:t>
      </w:r>
      <w:r>
        <w:rPr>
          <w:color w:val="000000"/>
        </w:rPr>
        <w:t xml:space="preserve"> </w:t>
      </w:r>
      <w:r>
        <w:rPr>
          <w:color w:val="000000"/>
        </w:rPr>
        <w:t>vận</w:t>
      </w:r>
      <w:r>
        <w:rPr>
          <w:color w:val="000000"/>
        </w:rPr>
        <w:t xml:space="preserve"> </w:t>
      </w:r>
      <w:r>
        <w:rPr>
          <w:color w:val="000000"/>
        </w:rPr>
        <w:t>tải</w:t>
      </w:r>
      <w:r>
        <w:rPr>
          <w:color w:val="000000"/>
        </w:rPr>
        <w:t xml:space="preserve"> </w:t>
      </w:r>
      <w:r>
        <w:rPr>
          <w:color w:val="000000"/>
        </w:rPr>
        <w:t>hàng</w:t>
      </w:r>
      <w:r>
        <w:rPr>
          <w:color w:val="000000"/>
        </w:rPr>
        <w:t xml:space="preserve"> </w:t>
      </w:r>
      <w:r>
        <w:rPr>
          <w:color w:val="000000"/>
        </w:rPr>
        <w:t>không</w:t>
      </w:r>
      <w:r>
        <w:rPr>
          <w:color w:val="000000"/>
        </w:rPr>
        <w:t>)</w:t>
      </w:r>
    </w:p>
    <w:p w:rsidR="001A24ED" w:rsidP="007C6F55" w14:paraId="168126FA" w14:textId="0101DD02">
      <w:pPr>
        <w:pStyle w:val="NormalWeb"/>
        <w:numPr>
          <w:ilvl w:val="0"/>
          <w:numId w:val="4"/>
        </w:numPr>
        <w:spacing w:before="0" w:beforeAutospacing="0" w:after="0" w:afterAutospacing="0"/>
        <w:jc w:val="both"/>
      </w:pPr>
      <w:r>
        <w:rPr>
          <w:b/>
          <w:bCs/>
          <w:color w:val="000000"/>
        </w:rPr>
        <w:t>periodType</w:t>
      </w:r>
      <w:r>
        <w:rPr>
          <w:color w:val="000000"/>
        </w:rPr>
        <w:t xml:space="preserve">: </w:t>
      </w:r>
      <w:r>
        <w:rPr>
          <w:color w:val="000000"/>
        </w:rPr>
        <w:t>Loại</w:t>
      </w:r>
      <w:r>
        <w:rPr>
          <w:color w:val="000000"/>
        </w:rPr>
        <w:t xml:space="preserve"> </w:t>
      </w:r>
      <w:r>
        <w:rPr>
          <w:color w:val="000000"/>
        </w:rPr>
        <w:t>kỳ</w:t>
      </w:r>
      <w:r>
        <w:rPr>
          <w:color w:val="000000"/>
        </w:rPr>
        <w:t xml:space="preserve"> </w:t>
      </w:r>
      <w:r>
        <w:rPr>
          <w:color w:val="000000"/>
        </w:rPr>
        <w:t>dữ</w:t>
      </w:r>
      <w:r>
        <w:rPr>
          <w:color w:val="000000"/>
        </w:rPr>
        <w:t xml:space="preserve"> </w:t>
      </w:r>
      <w:r>
        <w:rPr>
          <w:color w:val="000000"/>
        </w:rPr>
        <w:t>liệu</w:t>
      </w:r>
      <w:r>
        <w:rPr>
          <w:color w:val="000000"/>
        </w:rPr>
        <w:t xml:space="preserve"> (0: </w:t>
      </w:r>
      <w:r>
        <w:rPr>
          <w:color w:val="000000"/>
        </w:rPr>
        <w:t>tháng</w:t>
      </w:r>
      <w:r>
        <w:rPr>
          <w:color w:val="000000"/>
        </w:rPr>
        <w:t xml:space="preserve">, 1: </w:t>
      </w:r>
      <w:r>
        <w:rPr>
          <w:color w:val="000000"/>
        </w:rPr>
        <w:t>Ngày</w:t>
      </w:r>
      <w:r>
        <w:rPr>
          <w:color w:val="000000"/>
        </w:rPr>
        <w:t>, 2: Quý)</w:t>
      </w:r>
    </w:p>
    <w:p w:rsidR="007C6F55" w:rsidP="007C6F55" w14:paraId="4E7EA6C9" w14:textId="77777777">
      <w:pPr>
        <w:pStyle w:val="NormalWeb"/>
        <w:numPr>
          <w:ilvl w:val="0"/>
          <w:numId w:val="4"/>
        </w:numPr>
        <w:spacing w:before="0" w:beforeAutospacing="0" w:after="0" w:afterAutospacing="0"/>
        <w:jc w:val="both"/>
      </w:pPr>
      <w:r>
        <w:rPr>
          <w:b/>
          <w:bCs/>
          <w:color w:val="000000"/>
        </w:rPr>
        <w:t>periodValue</w:t>
      </w:r>
      <w:r>
        <w:rPr>
          <w:color w:val="000000"/>
        </w:rPr>
        <w:t xml:space="preserve">: </w:t>
      </w:r>
      <w:r>
        <w:rPr>
          <w:color w:val="000000"/>
        </w:rPr>
        <w:t>Kỳ</w:t>
      </w:r>
      <w:r>
        <w:rPr>
          <w:color w:val="000000"/>
        </w:rPr>
        <w:t xml:space="preserve"> </w:t>
      </w:r>
      <w:r>
        <w:rPr>
          <w:color w:val="000000"/>
        </w:rPr>
        <w:t>dữ</w:t>
      </w:r>
      <w:r>
        <w:rPr>
          <w:color w:val="000000"/>
        </w:rPr>
        <w:t xml:space="preserve"> </w:t>
      </w:r>
      <w:r>
        <w:rPr>
          <w:color w:val="000000"/>
        </w:rPr>
        <w:t>liệu</w:t>
      </w:r>
      <w:r>
        <w:rPr>
          <w:color w:val="000000"/>
        </w:rPr>
        <w:t xml:space="preserve"> (</w:t>
      </w:r>
      <w:r>
        <w:rPr>
          <w:color w:val="000000"/>
        </w:rPr>
        <w:t>Đối</w:t>
      </w:r>
      <w:r>
        <w:rPr>
          <w:color w:val="000000"/>
        </w:rPr>
        <w:t xml:space="preserve"> </w:t>
      </w:r>
      <w:r>
        <w:rPr>
          <w:color w:val="000000"/>
        </w:rPr>
        <w:t>với</w:t>
      </w:r>
      <w:r>
        <w:rPr>
          <w:color w:val="000000"/>
        </w:rPr>
        <w:t xml:space="preserve"> </w:t>
      </w:r>
      <w:r>
        <w:rPr>
          <w:color w:val="000000"/>
        </w:rPr>
        <w:t>loại</w:t>
      </w:r>
      <w:r>
        <w:rPr>
          <w:color w:val="000000"/>
        </w:rPr>
        <w:t xml:space="preserve"> </w:t>
      </w:r>
      <w:r>
        <w:rPr>
          <w:color w:val="000000"/>
        </w:rPr>
        <w:t>kỳ</w:t>
      </w:r>
      <w:r>
        <w:rPr>
          <w:color w:val="000000"/>
        </w:rPr>
        <w:t xml:space="preserve"> </w:t>
      </w:r>
      <w:r>
        <w:rPr>
          <w:color w:val="000000"/>
        </w:rPr>
        <w:t>Tháng</w:t>
      </w:r>
      <w:r>
        <w:rPr>
          <w:color w:val="000000"/>
        </w:rPr>
        <w:t>/Quý: MM/</w:t>
      </w:r>
      <w:r>
        <w:rPr>
          <w:color w:val="000000"/>
        </w:rPr>
        <w:t>yyyy</w:t>
      </w:r>
      <w:r>
        <w:rPr>
          <w:color w:val="000000"/>
        </w:rPr>
        <w:t xml:space="preserve">; </w:t>
      </w:r>
      <w:r>
        <w:rPr>
          <w:color w:val="000000"/>
        </w:rPr>
        <w:t>đối</w:t>
      </w:r>
      <w:r>
        <w:rPr>
          <w:color w:val="000000"/>
        </w:rPr>
        <w:t xml:space="preserve"> </w:t>
      </w:r>
      <w:r>
        <w:rPr>
          <w:color w:val="000000"/>
        </w:rPr>
        <w:t>với</w:t>
      </w:r>
      <w:r>
        <w:rPr>
          <w:color w:val="000000"/>
        </w:rPr>
        <w:t xml:space="preserve"> </w:t>
      </w:r>
      <w:r>
        <w:rPr>
          <w:color w:val="000000"/>
        </w:rPr>
        <w:t>loại</w:t>
      </w:r>
      <w:r>
        <w:rPr>
          <w:color w:val="000000"/>
        </w:rPr>
        <w:t xml:space="preserve"> </w:t>
      </w:r>
      <w:r>
        <w:rPr>
          <w:color w:val="000000"/>
        </w:rPr>
        <w:t>kỳ</w:t>
      </w:r>
      <w:r>
        <w:rPr>
          <w:color w:val="000000"/>
        </w:rPr>
        <w:t xml:space="preserve"> </w:t>
      </w:r>
      <w:r>
        <w:rPr>
          <w:color w:val="000000"/>
        </w:rPr>
        <w:t>Ngày</w:t>
      </w:r>
      <w:r>
        <w:rPr>
          <w:color w:val="000000"/>
        </w:rPr>
        <w:t>: dd/MM/</w:t>
      </w:r>
      <w:r>
        <w:rPr>
          <w:color w:val="000000"/>
        </w:rPr>
        <w:t>yyyy</w:t>
      </w:r>
      <w:r>
        <w:rPr>
          <w:color w:val="000000"/>
        </w:rPr>
        <w:t>)</w:t>
      </w:r>
    </w:p>
    <w:p w:rsidR="001A24ED" w:rsidP="007C6F55" w14:paraId="50B9C279" w14:textId="10595781">
      <w:pPr>
        <w:pStyle w:val="NormalWeb"/>
        <w:numPr>
          <w:ilvl w:val="0"/>
          <w:numId w:val="4"/>
        </w:numPr>
        <w:spacing w:before="0" w:beforeAutospacing="0" w:after="0" w:afterAutospacing="0"/>
        <w:jc w:val="both"/>
      </w:pPr>
      <w:r w:rsidRPr="007C6F55">
        <w:rPr>
          <w:b/>
          <w:bCs/>
          <w:color w:val="000000"/>
        </w:rPr>
        <w:t>status</w:t>
      </w:r>
      <w:r w:rsidRPr="007C6F55">
        <w:rPr>
          <w:color w:val="000000"/>
        </w:rPr>
        <w:t xml:space="preserve">: </w:t>
      </w:r>
      <w:r w:rsidRPr="007C6F55">
        <w:rPr>
          <w:color w:val="000000"/>
        </w:rPr>
        <w:t>Trạng</w:t>
      </w:r>
      <w:r w:rsidRPr="007C6F55">
        <w:rPr>
          <w:color w:val="000000"/>
        </w:rPr>
        <w:t xml:space="preserve"> </w:t>
      </w:r>
      <w:r w:rsidRPr="007C6F55">
        <w:rPr>
          <w:color w:val="000000"/>
        </w:rPr>
        <w:t>thái</w:t>
      </w:r>
      <w:r w:rsidRPr="007C6F55">
        <w:rPr>
          <w:color w:val="000000"/>
        </w:rPr>
        <w:t xml:space="preserve"> </w:t>
      </w:r>
      <w:r w:rsidRPr="007C6F55">
        <w:rPr>
          <w:color w:val="000000"/>
        </w:rPr>
        <w:t>bảng</w:t>
      </w:r>
      <w:r w:rsidRPr="007C6F55">
        <w:rPr>
          <w:color w:val="000000"/>
        </w:rPr>
        <w:t xml:space="preserve"> </w:t>
      </w:r>
      <w:r w:rsidRPr="007C6F55">
        <w:rPr>
          <w:color w:val="000000"/>
        </w:rPr>
        <w:t>tổng</w:t>
      </w:r>
      <w:r w:rsidRPr="007C6F55">
        <w:rPr>
          <w:color w:val="000000"/>
        </w:rPr>
        <w:t xml:space="preserve"> </w:t>
      </w:r>
      <w:r w:rsidRPr="007C6F55">
        <w:rPr>
          <w:color w:val="000000"/>
        </w:rPr>
        <w:t>hợp</w:t>
      </w:r>
    </w:p>
    <w:p w:rsidR="001A24ED" w:rsidP="001A24ED" w14:paraId="0166866F" w14:textId="77777777">
      <w:pPr>
        <w:pStyle w:val="NormalWeb"/>
        <w:spacing w:before="240" w:beforeAutospacing="0" w:after="240" w:afterAutospacing="0"/>
        <w:ind w:left="1080"/>
        <w:jc w:val="both"/>
      </w:pPr>
      <w:r>
        <w:rPr>
          <w:b/>
          <w:bCs/>
          <w:color w:val="000000"/>
        </w:rPr>
        <w:t>-</w:t>
      </w:r>
      <w:r>
        <w:rPr>
          <w:color w:val="000000"/>
        </w:rPr>
        <w:t xml:space="preserve"> 0: </w:t>
      </w:r>
      <w:r>
        <w:rPr>
          <w:color w:val="000000"/>
        </w:rPr>
        <w:t>Chưa</w:t>
      </w:r>
      <w:r>
        <w:rPr>
          <w:color w:val="000000"/>
        </w:rPr>
        <w:t xml:space="preserve"> </w:t>
      </w:r>
      <w:r>
        <w:rPr>
          <w:color w:val="000000"/>
        </w:rPr>
        <w:t>gửi</w:t>
      </w:r>
    </w:p>
    <w:p w:rsidR="001A24ED" w:rsidP="001A24ED" w14:paraId="55400812" w14:textId="77777777">
      <w:pPr>
        <w:pStyle w:val="NormalWeb"/>
        <w:spacing w:before="240" w:beforeAutospacing="0" w:after="240" w:afterAutospacing="0"/>
        <w:ind w:left="1080"/>
        <w:jc w:val="both"/>
      </w:pPr>
      <w:r>
        <w:rPr>
          <w:color w:val="000000"/>
        </w:rPr>
        <w:t xml:space="preserve">- 1: </w:t>
      </w:r>
      <w:r>
        <w:rPr>
          <w:color w:val="000000"/>
        </w:rPr>
        <w:t>Đã</w:t>
      </w:r>
      <w:r>
        <w:rPr>
          <w:color w:val="000000"/>
        </w:rPr>
        <w:t xml:space="preserve"> </w:t>
      </w:r>
      <w:r>
        <w:rPr>
          <w:color w:val="000000"/>
        </w:rPr>
        <w:t>gửi</w:t>
      </w:r>
    </w:p>
    <w:p w:rsidR="001A24ED" w:rsidP="001A24ED" w14:paraId="148279C7" w14:textId="77777777">
      <w:pPr>
        <w:pStyle w:val="NormalWeb"/>
        <w:spacing w:before="240" w:beforeAutospacing="0" w:after="240" w:afterAutospacing="0"/>
        <w:ind w:left="1080"/>
        <w:jc w:val="both"/>
      </w:pPr>
      <w:r>
        <w:rPr>
          <w:color w:val="000000"/>
        </w:rPr>
        <w:t xml:space="preserve">- 2: </w:t>
      </w:r>
      <w:r>
        <w:rPr>
          <w:color w:val="000000"/>
        </w:rPr>
        <w:t>Chấp</w:t>
      </w:r>
      <w:r>
        <w:rPr>
          <w:color w:val="000000"/>
        </w:rPr>
        <w:t xml:space="preserve"> </w:t>
      </w:r>
      <w:r>
        <w:rPr>
          <w:color w:val="000000"/>
        </w:rPr>
        <w:t>nhận</w:t>
      </w:r>
    </w:p>
    <w:p w:rsidR="001A24ED" w:rsidP="001A24ED" w14:paraId="6C86810F" w14:textId="77777777">
      <w:pPr>
        <w:pStyle w:val="NormalWeb"/>
        <w:spacing w:before="240" w:beforeAutospacing="0" w:after="240" w:afterAutospacing="0"/>
        <w:ind w:left="1080"/>
        <w:jc w:val="both"/>
      </w:pPr>
      <w:r>
        <w:rPr>
          <w:color w:val="000000"/>
        </w:rPr>
        <w:t xml:space="preserve">- 3: </w:t>
      </w:r>
      <w:r>
        <w:rPr>
          <w:color w:val="000000"/>
        </w:rPr>
        <w:t>Bị</w:t>
      </w:r>
      <w:r>
        <w:rPr>
          <w:color w:val="000000"/>
        </w:rPr>
        <w:t xml:space="preserve"> </w:t>
      </w:r>
      <w:r>
        <w:rPr>
          <w:color w:val="000000"/>
        </w:rPr>
        <w:t>từ</w:t>
      </w:r>
      <w:r>
        <w:rPr>
          <w:color w:val="000000"/>
        </w:rPr>
        <w:t xml:space="preserve"> </w:t>
      </w:r>
      <w:r>
        <w:rPr>
          <w:color w:val="000000"/>
        </w:rPr>
        <w:t>chối</w:t>
      </w:r>
    </w:p>
    <w:p w:rsidR="001A24ED" w:rsidP="001A24ED" w14:paraId="7F121E5F" w14:textId="77777777">
      <w:pPr>
        <w:pStyle w:val="NormalWeb"/>
        <w:spacing w:before="240" w:beforeAutospacing="0" w:after="240" w:afterAutospacing="0"/>
        <w:ind w:left="1080"/>
        <w:jc w:val="both"/>
      </w:pPr>
      <w:r>
        <w:rPr>
          <w:color w:val="000000"/>
        </w:rPr>
        <w:t xml:space="preserve">- 4: </w:t>
      </w:r>
      <w:r>
        <w:rPr>
          <w:color w:val="000000"/>
        </w:rPr>
        <w:t>Chấp</w:t>
      </w:r>
      <w:r>
        <w:rPr>
          <w:color w:val="000000"/>
        </w:rPr>
        <w:t xml:space="preserve"> </w:t>
      </w:r>
      <w:r>
        <w:rPr>
          <w:color w:val="000000"/>
        </w:rPr>
        <w:t>nhận</w:t>
      </w:r>
      <w:r>
        <w:rPr>
          <w:color w:val="000000"/>
        </w:rPr>
        <w:t xml:space="preserve"> </w:t>
      </w:r>
      <w:r>
        <w:rPr>
          <w:color w:val="000000"/>
        </w:rPr>
        <w:t>một</w:t>
      </w:r>
      <w:r>
        <w:rPr>
          <w:color w:val="000000"/>
        </w:rPr>
        <w:t xml:space="preserve"> </w:t>
      </w:r>
      <w:r>
        <w:rPr>
          <w:color w:val="000000"/>
        </w:rPr>
        <w:t>phần</w:t>
      </w:r>
    </w:p>
    <w:p w:rsidR="001A24ED" w:rsidP="001A24ED" w14:paraId="75242183" w14:textId="77777777">
      <w:pPr>
        <w:pStyle w:val="NormalWeb"/>
        <w:spacing w:before="240" w:beforeAutospacing="0" w:after="240" w:afterAutospacing="0"/>
        <w:ind w:left="1080"/>
        <w:jc w:val="both"/>
      </w:pPr>
      <w:r>
        <w:rPr>
          <w:color w:val="000000"/>
        </w:rPr>
        <w:t xml:space="preserve">- 5: </w:t>
      </w:r>
      <w:r>
        <w:rPr>
          <w:color w:val="000000"/>
        </w:rPr>
        <w:t>Gửi</w:t>
      </w:r>
      <w:r>
        <w:rPr>
          <w:color w:val="000000"/>
        </w:rPr>
        <w:t xml:space="preserve"> </w:t>
      </w:r>
      <w:r>
        <w:rPr>
          <w:color w:val="000000"/>
        </w:rPr>
        <w:t>lỗi</w:t>
      </w:r>
      <w:r>
        <w:rPr>
          <w:color w:val="000000"/>
        </w:rPr>
        <w:t xml:space="preserve"> </w:t>
      </w:r>
      <w:r>
        <w:rPr>
          <w:color w:val="000000"/>
        </w:rPr>
        <w:t>không</w:t>
      </w:r>
      <w:r>
        <w:rPr>
          <w:color w:val="000000"/>
        </w:rPr>
        <w:t xml:space="preserve"> </w:t>
      </w:r>
      <w:r>
        <w:rPr>
          <w:color w:val="000000"/>
        </w:rPr>
        <w:t>gửi</w:t>
      </w:r>
      <w:r>
        <w:rPr>
          <w:color w:val="000000"/>
        </w:rPr>
        <w:t xml:space="preserve"> </w:t>
      </w:r>
      <w:r>
        <w:rPr>
          <w:color w:val="000000"/>
        </w:rPr>
        <w:t>lại</w:t>
      </w:r>
    </w:p>
    <w:p w:rsidR="001A24ED" w:rsidP="001A24ED" w14:paraId="06269A4D" w14:textId="77777777">
      <w:pPr>
        <w:pStyle w:val="NormalWeb"/>
        <w:spacing w:before="240" w:beforeAutospacing="0" w:after="240" w:afterAutospacing="0"/>
        <w:ind w:left="1080"/>
        <w:jc w:val="both"/>
      </w:pPr>
      <w:r>
        <w:rPr>
          <w:color w:val="000000"/>
        </w:rPr>
        <w:t xml:space="preserve">- 6: </w:t>
      </w:r>
      <w:r>
        <w:rPr>
          <w:color w:val="000000"/>
        </w:rPr>
        <w:t>Gửi</w:t>
      </w:r>
      <w:r>
        <w:rPr>
          <w:color w:val="000000"/>
        </w:rPr>
        <w:t xml:space="preserve"> sang TCTN </w:t>
      </w:r>
      <w:r>
        <w:rPr>
          <w:color w:val="000000"/>
        </w:rPr>
        <w:t>thất</w:t>
      </w:r>
      <w:r>
        <w:rPr>
          <w:color w:val="000000"/>
        </w:rPr>
        <w:t xml:space="preserve"> </w:t>
      </w:r>
      <w:r>
        <w:rPr>
          <w:color w:val="000000"/>
        </w:rPr>
        <w:t>bại</w:t>
      </w:r>
    </w:p>
    <w:p w:rsidR="001A24ED" w:rsidP="001A24ED" w14:paraId="11FA2B41" w14:textId="77777777">
      <w:pPr>
        <w:pStyle w:val="NormalWeb"/>
        <w:spacing w:before="240" w:beforeAutospacing="0" w:after="240" w:afterAutospacing="0"/>
        <w:ind w:left="1080"/>
        <w:jc w:val="both"/>
      </w:pPr>
      <w:r>
        <w:rPr>
          <w:color w:val="000000"/>
        </w:rPr>
        <w:t xml:space="preserve">- 7: </w:t>
      </w:r>
      <w:r>
        <w:rPr>
          <w:color w:val="000000"/>
        </w:rPr>
        <w:t>Bị</w:t>
      </w:r>
      <w:r>
        <w:rPr>
          <w:color w:val="000000"/>
        </w:rPr>
        <w:t xml:space="preserve"> </w:t>
      </w:r>
      <w:r>
        <w:rPr>
          <w:color w:val="000000"/>
        </w:rPr>
        <w:t>từ</w:t>
      </w:r>
      <w:r>
        <w:rPr>
          <w:color w:val="000000"/>
        </w:rPr>
        <w:t xml:space="preserve"> </w:t>
      </w:r>
      <w:r>
        <w:rPr>
          <w:color w:val="000000"/>
        </w:rPr>
        <w:t>chối</w:t>
      </w:r>
      <w:r>
        <w:rPr>
          <w:color w:val="000000"/>
        </w:rPr>
        <w:t xml:space="preserve"> (</w:t>
      </w:r>
      <w:r>
        <w:rPr>
          <w:color w:val="000000"/>
        </w:rPr>
        <w:t>Đã</w:t>
      </w:r>
      <w:r>
        <w:rPr>
          <w:color w:val="000000"/>
        </w:rPr>
        <w:t xml:space="preserve"> </w:t>
      </w:r>
      <w:r>
        <w:rPr>
          <w:color w:val="000000"/>
        </w:rPr>
        <w:t>gửi</w:t>
      </w:r>
      <w:r>
        <w:rPr>
          <w:color w:val="000000"/>
        </w:rPr>
        <w:t xml:space="preserve"> </w:t>
      </w:r>
      <w:r>
        <w:rPr>
          <w:color w:val="000000"/>
        </w:rPr>
        <w:t>lại</w:t>
      </w:r>
      <w:r>
        <w:rPr>
          <w:color w:val="000000"/>
        </w:rPr>
        <w:t>)</w:t>
      </w:r>
    </w:p>
    <w:p w:rsidR="001A24ED" w:rsidP="001A24ED" w14:paraId="455A27B1" w14:textId="77777777">
      <w:pPr>
        <w:pStyle w:val="NormalWeb"/>
        <w:spacing w:before="240" w:beforeAutospacing="0" w:after="240" w:afterAutospacing="0"/>
        <w:ind w:left="1080"/>
        <w:jc w:val="both"/>
      </w:pPr>
      <w:r>
        <w:rPr>
          <w:color w:val="000000"/>
        </w:rPr>
        <w:t xml:space="preserve">- 8: </w:t>
      </w:r>
      <w:r>
        <w:rPr>
          <w:color w:val="000000"/>
        </w:rPr>
        <w:t>Chấp</w:t>
      </w:r>
      <w:r>
        <w:rPr>
          <w:color w:val="000000"/>
        </w:rPr>
        <w:t xml:space="preserve"> </w:t>
      </w:r>
      <w:r>
        <w:rPr>
          <w:color w:val="000000"/>
        </w:rPr>
        <w:t>nhận</w:t>
      </w:r>
      <w:r>
        <w:rPr>
          <w:color w:val="000000"/>
        </w:rPr>
        <w:t xml:space="preserve"> </w:t>
      </w:r>
      <w:r>
        <w:rPr>
          <w:color w:val="000000"/>
        </w:rPr>
        <w:t>một</w:t>
      </w:r>
      <w:r>
        <w:rPr>
          <w:color w:val="000000"/>
        </w:rPr>
        <w:t xml:space="preserve"> </w:t>
      </w:r>
      <w:r>
        <w:rPr>
          <w:color w:val="000000"/>
        </w:rPr>
        <w:t>phần</w:t>
      </w:r>
      <w:r>
        <w:rPr>
          <w:color w:val="000000"/>
        </w:rPr>
        <w:t xml:space="preserve"> (</w:t>
      </w:r>
      <w:r>
        <w:rPr>
          <w:color w:val="000000"/>
        </w:rPr>
        <w:t>Đã</w:t>
      </w:r>
      <w:r>
        <w:rPr>
          <w:color w:val="000000"/>
        </w:rPr>
        <w:t xml:space="preserve"> </w:t>
      </w:r>
      <w:r>
        <w:rPr>
          <w:color w:val="000000"/>
        </w:rPr>
        <w:t>gửi</w:t>
      </w:r>
      <w:r>
        <w:rPr>
          <w:color w:val="000000"/>
        </w:rPr>
        <w:t xml:space="preserve"> </w:t>
      </w:r>
      <w:r>
        <w:rPr>
          <w:color w:val="000000"/>
        </w:rPr>
        <w:t>lại</w:t>
      </w:r>
      <w:r>
        <w:rPr>
          <w:color w:val="000000"/>
        </w:rPr>
        <w:t>)</w:t>
      </w:r>
    </w:p>
    <w:p w:rsidR="001A24ED" w:rsidRPr="007C6F55" w:rsidP="007C6F55" w14:paraId="2EB18B4B" w14:textId="091D1184">
      <w:pPr>
        <w:pStyle w:val="NormalWeb"/>
        <w:numPr>
          <w:ilvl w:val="0"/>
          <w:numId w:val="4"/>
        </w:numPr>
        <w:spacing w:before="0" w:beforeAutospacing="0" w:after="0" w:afterAutospacing="0"/>
        <w:jc w:val="both"/>
        <w:rPr>
          <w:b/>
          <w:bCs/>
          <w:color w:val="000000"/>
        </w:rPr>
      </w:pPr>
      <w:r>
        <w:rPr>
          <w:b/>
          <w:bCs/>
          <w:color w:val="000000"/>
        </w:rPr>
        <w:t>pattern</w:t>
      </w:r>
      <w:r w:rsidRPr="00AC39F4">
        <w:rPr>
          <w:color w:val="000000"/>
        </w:rPr>
        <w:t xml:space="preserve">: </w:t>
      </w:r>
      <w:r w:rsidRPr="00AC39F4">
        <w:rPr>
          <w:color w:val="000000"/>
        </w:rPr>
        <w:t>Mẫu</w:t>
      </w:r>
      <w:r w:rsidRPr="00AC39F4">
        <w:rPr>
          <w:color w:val="000000"/>
        </w:rPr>
        <w:t xml:space="preserve"> </w:t>
      </w:r>
      <w:r w:rsidRPr="00AC39F4">
        <w:rPr>
          <w:color w:val="000000"/>
        </w:rPr>
        <w:t>số</w:t>
      </w:r>
      <w:r w:rsidRPr="00AC39F4">
        <w:rPr>
          <w:color w:val="000000"/>
        </w:rPr>
        <w:t xml:space="preserve"> </w:t>
      </w:r>
      <w:r w:rsidRPr="00AC39F4">
        <w:rPr>
          <w:color w:val="000000"/>
        </w:rPr>
        <w:t>hóa</w:t>
      </w:r>
      <w:r w:rsidRPr="00AC39F4">
        <w:rPr>
          <w:color w:val="000000"/>
        </w:rPr>
        <w:t xml:space="preserve"> </w:t>
      </w:r>
      <w:r w:rsidRPr="00AC39F4">
        <w:rPr>
          <w:color w:val="000000"/>
        </w:rPr>
        <w:t>đơn</w:t>
      </w:r>
    </w:p>
    <w:p w:rsidR="001A24ED" w:rsidP="001A24ED" w14:paraId="6C39757D" w14:textId="77777777">
      <w:pPr>
        <w:pStyle w:val="NormalWeb"/>
        <w:spacing w:before="240" w:beforeAutospacing="0" w:after="240" w:afterAutospacing="0"/>
      </w:pPr>
      <w:r>
        <w:rPr>
          <w:color w:val="000000"/>
        </w:rPr>
        <w:t>RETURNS</w:t>
      </w:r>
    </w:p>
    <w:tbl>
      <w:tblPr>
        <w:tblW w:w="0" w:type="auto"/>
        <w:tblCellMar>
          <w:top w:w="15" w:type="dxa"/>
          <w:left w:w="15" w:type="dxa"/>
          <w:bottom w:w="15" w:type="dxa"/>
          <w:right w:w="15" w:type="dxa"/>
        </w:tblCellMar>
        <w:tblLook w:val="04A0"/>
      </w:tblPr>
      <w:tblGrid>
        <w:gridCol w:w="2332"/>
        <w:gridCol w:w="5580"/>
        <w:gridCol w:w="1432"/>
      </w:tblGrid>
      <w:tr w14:paraId="2F7604E9" w14:textId="77777777" w:rsidTr="009C2DB8">
        <w:tblPrEx>
          <w:tblW w:w="0" w:type="auto"/>
          <w:tblLook w:val="04A0"/>
        </w:tblPrEx>
        <w:trPr>
          <w:trHeight w:val="300"/>
        </w:trPr>
        <w:tc>
          <w:tcPr>
            <w:tcW w:w="2332" w:type="dxa"/>
            <w:tcBorders>
              <w:top w:val="single" w:sz="6" w:space="0" w:color="2E74B5"/>
              <w:left w:val="single" w:sz="6" w:space="0" w:color="2E74B5"/>
              <w:bottom w:val="single" w:sz="6" w:space="0" w:color="2E74B5"/>
              <w:right w:val="single" w:sz="6" w:space="0" w:color="2E74B5"/>
            </w:tcBorders>
            <w:shd w:val="clear" w:color="auto" w:fill="F2F2F2"/>
            <w:tcMar>
              <w:top w:w="0" w:type="dxa"/>
              <w:left w:w="100" w:type="dxa"/>
              <w:bottom w:w="0" w:type="dxa"/>
              <w:right w:w="100" w:type="dxa"/>
            </w:tcMar>
            <w:hideMark/>
          </w:tcPr>
          <w:p w:rsidR="001A24ED" w14:paraId="735D33EB" w14:textId="77777777">
            <w:pPr>
              <w:pStyle w:val="NormalWeb"/>
              <w:spacing w:before="240" w:beforeAutospacing="0" w:after="240" w:afterAutospacing="0"/>
              <w:ind w:left="80"/>
            </w:pPr>
            <w:r>
              <w:rPr>
                <w:color w:val="000000"/>
              </w:rPr>
              <w:t>Kết</w:t>
            </w:r>
            <w:r>
              <w:rPr>
                <w:color w:val="000000"/>
              </w:rPr>
              <w:t xml:space="preserve"> </w:t>
            </w:r>
            <w:r>
              <w:rPr>
                <w:color w:val="000000"/>
              </w:rPr>
              <w:t>quả</w:t>
            </w:r>
          </w:p>
        </w:tc>
        <w:tc>
          <w:tcPr>
            <w:tcW w:w="5580" w:type="dxa"/>
            <w:tcBorders>
              <w:top w:val="single" w:sz="6" w:space="0" w:color="2E74B5"/>
              <w:left w:val="single" w:sz="6" w:space="0" w:color="2E74B5"/>
              <w:bottom w:val="single" w:sz="6" w:space="0" w:color="2E74B5"/>
              <w:right w:val="single" w:sz="6" w:space="0" w:color="2E74B5"/>
            </w:tcBorders>
            <w:shd w:val="clear" w:color="auto" w:fill="F2F2F2"/>
            <w:tcMar>
              <w:top w:w="0" w:type="dxa"/>
              <w:left w:w="100" w:type="dxa"/>
              <w:bottom w:w="0" w:type="dxa"/>
              <w:right w:w="100" w:type="dxa"/>
            </w:tcMar>
            <w:hideMark/>
          </w:tcPr>
          <w:p w:rsidR="001A24ED" w14:paraId="599DB3C8" w14:textId="77777777">
            <w:pPr>
              <w:pStyle w:val="NormalWeb"/>
              <w:spacing w:before="240" w:beforeAutospacing="0" w:after="240" w:afterAutospacing="0"/>
              <w:ind w:left="80"/>
            </w:pPr>
            <w:r>
              <w:rPr>
                <w:color w:val="000000"/>
              </w:rPr>
              <w:t>Mô</w:t>
            </w:r>
            <w:r>
              <w:rPr>
                <w:color w:val="000000"/>
              </w:rPr>
              <w:t xml:space="preserve"> </w:t>
            </w:r>
            <w:r>
              <w:rPr>
                <w:color w:val="000000"/>
              </w:rPr>
              <w:t>tả</w:t>
            </w:r>
          </w:p>
        </w:tc>
        <w:tc>
          <w:tcPr>
            <w:tcW w:w="1432" w:type="dxa"/>
            <w:tcBorders>
              <w:top w:val="single" w:sz="6" w:space="0" w:color="2E74B5"/>
              <w:left w:val="single" w:sz="6" w:space="0" w:color="2E74B5"/>
              <w:bottom w:val="single" w:sz="6" w:space="0" w:color="2E74B5"/>
              <w:right w:val="single" w:sz="6" w:space="0" w:color="2E74B5"/>
            </w:tcBorders>
            <w:shd w:val="clear" w:color="auto" w:fill="F2F2F2"/>
            <w:tcMar>
              <w:top w:w="0" w:type="dxa"/>
              <w:left w:w="100" w:type="dxa"/>
              <w:bottom w:w="0" w:type="dxa"/>
              <w:right w:w="100" w:type="dxa"/>
            </w:tcMar>
            <w:hideMark/>
          </w:tcPr>
          <w:p w:rsidR="001A24ED" w14:paraId="1206F1C6" w14:textId="77777777">
            <w:pPr>
              <w:pStyle w:val="NormalWeb"/>
              <w:spacing w:before="240" w:beforeAutospacing="0" w:after="240" w:afterAutospacing="0"/>
              <w:ind w:left="80"/>
            </w:pPr>
            <w:r>
              <w:rPr>
                <w:color w:val="000000"/>
              </w:rPr>
              <w:t>Ghi</w:t>
            </w:r>
            <w:r>
              <w:rPr>
                <w:color w:val="000000"/>
              </w:rPr>
              <w:t xml:space="preserve"> </w:t>
            </w:r>
            <w:r>
              <w:rPr>
                <w:color w:val="000000"/>
              </w:rPr>
              <w:t>chú</w:t>
            </w:r>
          </w:p>
        </w:tc>
      </w:tr>
      <w:tr w14:paraId="4A2B4157" w14:textId="77777777" w:rsidTr="009C2DB8">
        <w:tblPrEx>
          <w:tblW w:w="0" w:type="auto"/>
          <w:tblLook w:val="04A0"/>
        </w:tblPrEx>
        <w:trPr>
          <w:trHeight w:val="585"/>
        </w:trPr>
        <w:tc>
          <w:tcPr>
            <w:tcW w:w="2332" w:type="dxa"/>
            <w:tcBorders>
              <w:top w:val="single" w:sz="6" w:space="0" w:color="2E74B5"/>
              <w:left w:val="single" w:sz="6" w:space="0" w:color="2E74B5"/>
              <w:bottom w:val="single" w:sz="6" w:space="0" w:color="000000"/>
              <w:right w:val="single" w:sz="6" w:space="0" w:color="2E74B5"/>
            </w:tcBorders>
            <w:tcMar>
              <w:top w:w="0" w:type="dxa"/>
              <w:left w:w="100" w:type="dxa"/>
              <w:bottom w:w="0" w:type="dxa"/>
              <w:right w:w="100" w:type="dxa"/>
            </w:tcMar>
            <w:hideMark/>
          </w:tcPr>
          <w:p w:rsidR="001A24ED" w14:paraId="5DA71929" w14:textId="77777777">
            <w:pPr>
              <w:pStyle w:val="NormalWeb"/>
              <w:spacing w:before="240" w:beforeAutospacing="0" w:after="240" w:afterAutospacing="0"/>
              <w:ind w:left="80"/>
            </w:pPr>
            <w:r>
              <w:rPr>
                <w:color w:val="000000"/>
              </w:rPr>
              <w:t>ERR:1</w:t>
            </w:r>
          </w:p>
        </w:tc>
        <w:tc>
          <w:tcPr>
            <w:tcW w:w="5580"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6E7D34C6" w14:textId="77777777">
            <w:pPr>
              <w:pStyle w:val="NormalWeb"/>
              <w:spacing w:before="0" w:beforeAutospacing="0" w:after="0" w:afterAutospacing="0"/>
              <w:ind w:left="80"/>
            </w:pPr>
            <w:r>
              <w:rPr>
                <w:color w:val="000000"/>
              </w:rPr>
              <w:t xml:space="preserve">Tài </w:t>
            </w:r>
            <w:r>
              <w:rPr>
                <w:color w:val="000000"/>
              </w:rPr>
              <w:t>khoản</w:t>
            </w:r>
            <w:r>
              <w:rPr>
                <w:color w:val="000000"/>
              </w:rPr>
              <w:t xml:space="preserve"> </w:t>
            </w:r>
            <w:r>
              <w:rPr>
                <w:color w:val="000000"/>
              </w:rPr>
              <w:t>đăng</w:t>
            </w:r>
            <w:r>
              <w:rPr>
                <w:color w:val="000000"/>
              </w:rPr>
              <w:t xml:space="preserve"> </w:t>
            </w:r>
            <w:r>
              <w:rPr>
                <w:color w:val="000000"/>
              </w:rPr>
              <w:t>nhập</w:t>
            </w:r>
            <w:r>
              <w:rPr>
                <w:color w:val="000000"/>
              </w:rPr>
              <w:t xml:space="preserve"> </w:t>
            </w:r>
            <w:r>
              <w:rPr>
                <w:color w:val="000000"/>
              </w:rPr>
              <w:t>sai</w:t>
            </w:r>
            <w:r>
              <w:rPr>
                <w:color w:val="000000"/>
              </w:rPr>
              <w:t xml:space="preserve"> </w:t>
            </w:r>
            <w:r>
              <w:rPr>
                <w:color w:val="000000"/>
              </w:rPr>
              <w:t>hoặc</w:t>
            </w:r>
            <w:r>
              <w:rPr>
                <w:color w:val="000000"/>
              </w:rPr>
              <w:t xml:space="preserve"> </w:t>
            </w:r>
            <w:r>
              <w:rPr>
                <w:color w:val="000000"/>
              </w:rPr>
              <w:t>không</w:t>
            </w:r>
            <w:r>
              <w:rPr>
                <w:color w:val="000000"/>
              </w:rPr>
              <w:t xml:space="preserve"> </w:t>
            </w:r>
            <w:r>
              <w:rPr>
                <w:color w:val="000000"/>
              </w:rPr>
              <w:t>có</w:t>
            </w:r>
            <w:r>
              <w:rPr>
                <w:color w:val="000000"/>
              </w:rPr>
              <w:t xml:space="preserve"> </w:t>
            </w:r>
            <w:r>
              <w:rPr>
                <w:color w:val="000000"/>
              </w:rPr>
              <w:t>quyền</w:t>
            </w:r>
          </w:p>
        </w:tc>
        <w:tc>
          <w:tcPr>
            <w:tcW w:w="1432"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545E8BEF" w14:textId="77777777">
            <w:pPr>
              <w:pStyle w:val="NormalWeb"/>
              <w:spacing w:before="240" w:beforeAutospacing="0" w:after="240" w:afterAutospacing="0"/>
              <w:ind w:left="80"/>
              <w:jc w:val="both"/>
            </w:pPr>
            <w:r>
              <w:rPr>
                <w:color w:val="000000"/>
              </w:rPr>
              <w:t> </w:t>
            </w:r>
          </w:p>
        </w:tc>
      </w:tr>
      <w:tr w14:paraId="34217109" w14:textId="77777777" w:rsidTr="009C2DB8">
        <w:tblPrEx>
          <w:tblW w:w="0" w:type="auto"/>
          <w:tblLook w:val="04A0"/>
        </w:tblPrEx>
        <w:trPr>
          <w:trHeight w:val="585"/>
        </w:trPr>
        <w:tc>
          <w:tcPr>
            <w:tcW w:w="2332" w:type="dxa"/>
            <w:tcBorders>
              <w:top w:val="single" w:sz="6" w:space="0" w:color="000000"/>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7876878F" w14:textId="77777777">
            <w:pPr>
              <w:pStyle w:val="NormalWeb"/>
              <w:spacing w:before="240" w:beforeAutospacing="0" w:after="240" w:afterAutospacing="0"/>
              <w:ind w:left="80"/>
            </w:pPr>
            <w:r>
              <w:rPr>
                <w:color w:val="000000"/>
              </w:rPr>
              <w:t>ERR:2</w:t>
            </w:r>
          </w:p>
        </w:tc>
        <w:tc>
          <w:tcPr>
            <w:tcW w:w="5580"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763B7ACC" w14:textId="77777777">
            <w:pPr>
              <w:pStyle w:val="NormalWeb"/>
              <w:spacing w:before="240" w:beforeAutospacing="0" w:after="240" w:afterAutospacing="0"/>
              <w:ind w:left="80"/>
            </w:pPr>
            <w:r>
              <w:rPr>
                <w:color w:val="000000"/>
              </w:rPr>
              <w:t>Không</w:t>
            </w:r>
            <w:r>
              <w:rPr>
                <w:color w:val="000000"/>
              </w:rPr>
              <w:t xml:space="preserve"> </w:t>
            </w:r>
            <w:r>
              <w:rPr>
                <w:color w:val="000000"/>
              </w:rPr>
              <w:t>tìm</w:t>
            </w:r>
            <w:r>
              <w:rPr>
                <w:color w:val="000000"/>
              </w:rPr>
              <w:t xml:space="preserve"> </w:t>
            </w:r>
            <w:r>
              <w:rPr>
                <w:color w:val="000000"/>
              </w:rPr>
              <w:t>thấy</w:t>
            </w:r>
            <w:r>
              <w:rPr>
                <w:color w:val="000000"/>
              </w:rPr>
              <w:t xml:space="preserve"> </w:t>
            </w:r>
            <w:r>
              <w:rPr>
                <w:color w:val="000000"/>
              </w:rPr>
              <w:t>công</w:t>
            </w:r>
            <w:r>
              <w:rPr>
                <w:color w:val="000000"/>
              </w:rPr>
              <w:t xml:space="preserve"> ty </w:t>
            </w:r>
            <w:r>
              <w:rPr>
                <w:color w:val="000000"/>
              </w:rPr>
              <w:t>hoặc</w:t>
            </w:r>
            <w:r>
              <w:rPr>
                <w:color w:val="000000"/>
              </w:rPr>
              <w:t xml:space="preserve"> </w:t>
            </w:r>
            <w:r>
              <w:rPr>
                <w:color w:val="000000"/>
              </w:rPr>
              <w:t>tài</w:t>
            </w:r>
            <w:r>
              <w:rPr>
                <w:color w:val="000000"/>
              </w:rPr>
              <w:t xml:space="preserve"> </w:t>
            </w:r>
            <w:r>
              <w:rPr>
                <w:color w:val="000000"/>
              </w:rPr>
              <w:t>khoản</w:t>
            </w:r>
            <w:r>
              <w:rPr>
                <w:color w:val="000000"/>
              </w:rPr>
              <w:t xml:space="preserve"> </w:t>
            </w:r>
            <w:r>
              <w:rPr>
                <w:color w:val="000000"/>
              </w:rPr>
              <w:t>không</w:t>
            </w:r>
            <w:r>
              <w:rPr>
                <w:color w:val="000000"/>
              </w:rPr>
              <w:t xml:space="preserve"> </w:t>
            </w:r>
            <w:r>
              <w:rPr>
                <w:color w:val="000000"/>
              </w:rPr>
              <w:t>tồn</w:t>
            </w:r>
            <w:r>
              <w:rPr>
                <w:color w:val="000000"/>
              </w:rPr>
              <w:t xml:space="preserve"> </w:t>
            </w:r>
            <w:r>
              <w:rPr>
                <w:color w:val="000000"/>
              </w:rPr>
              <w:t>tại</w:t>
            </w:r>
          </w:p>
        </w:tc>
        <w:tc>
          <w:tcPr>
            <w:tcW w:w="1432"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62E2DC11" w14:textId="77777777">
            <w:pPr>
              <w:pStyle w:val="NormalWeb"/>
              <w:spacing w:before="240" w:beforeAutospacing="0" w:after="240" w:afterAutospacing="0"/>
              <w:ind w:left="80"/>
              <w:jc w:val="both"/>
            </w:pPr>
            <w:r>
              <w:rPr>
                <w:color w:val="000000"/>
              </w:rPr>
              <w:t> </w:t>
            </w:r>
          </w:p>
        </w:tc>
      </w:tr>
      <w:tr w14:paraId="722441CE" w14:textId="77777777" w:rsidTr="009C2DB8">
        <w:tblPrEx>
          <w:tblW w:w="0" w:type="auto"/>
          <w:tblLook w:val="04A0"/>
        </w:tblPrEx>
        <w:trPr>
          <w:trHeight w:val="585"/>
        </w:trPr>
        <w:tc>
          <w:tcPr>
            <w:tcW w:w="2332"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01FA3F97" w14:textId="77777777">
            <w:pPr>
              <w:pStyle w:val="NormalWeb"/>
              <w:spacing w:before="240" w:beforeAutospacing="0" w:after="240" w:afterAutospacing="0"/>
              <w:ind w:left="80"/>
            </w:pPr>
            <w:r>
              <w:rPr>
                <w:color w:val="000000"/>
              </w:rPr>
              <w:t>ERR:3</w:t>
            </w:r>
          </w:p>
        </w:tc>
        <w:tc>
          <w:tcPr>
            <w:tcW w:w="5580"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786624BF" w14:textId="77777777">
            <w:pPr>
              <w:pStyle w:val="NormalWeb"/>
              <w:spacing w:before="240" w:beforeAutospacing="0" w:after="240" w:afterAutospacing="0"/>
              <w:ind w:left="80"/>
            </w:pPr>
            <w:r>
              <w:rPr>
                <w:color w:val="000000"/>
              </w:rPr>
              <w:t xml:space="preserve">Tài </w:t>
            </w:r>
            <w:r>
              <w:rPr>
                <w:color w:val="000000"/>
              </w:rPr>
              <w:t>khoản</w:t>
            </w:r>
            <w:r>
              <w:rPr>
                <w:color w:val="000000"/>
              </w:rPr>
              <w:t xml:space="preserve"> </w:t>
            </w:r>
            <w:r>
              <w:rPr>
                <w:color w:val="000000"/>
              </w:rPr>
              <w:t>không</w:t>
            </w:r>
            <w:r>
              <w:rPr>
                <w:color w:val="000000"/>
              </w:rPr>
              <w:t xml:space="preserve"> </w:t>
            </w:r>
            <w:r>
              <w:rPr>
                <w:color w:val="000000"/>
              </w:rPr>
              <w:t>có</w:t>
            </w:r>
            <w:r>
              <w:rPr>
                <w:color w:val="000000"/>
              </w:rPr>
              <w:t xml:space="preserve"> </w:t>
            </w:r>
            <w:r>
              <w:rPr>
                <w:color w:val="000000"/>
              </w:rPr>
              <w:t>quyền</w:t>
            </w:r>
            <w:r>
              <w:rPr>
                <w:color w:val="000000"/>
              </w:rPr>
              <w:t xml:space="preserve"> </w:t>
            </w:r>
            <w:r>
              <w:rPr>
                <w:color w:val="000000"/>
              </w:rPr>
              <w:t>tìm</w:t>
            </w:r>
            <w:r>
              <w:rPr>
                <w:color w:val="000000"/>
              </w:rPr>
              <w:t xml:space="preserve"> </w:t>
            </w:r>
            <w:r>
              <w:rPr>
                <w:color w:val="000000"/>
              </w:rPr>
              <w:t>kiếm</w:t>
            </w:r>
            <w:r>
              <w:rPr>
                <w:color w:val="000000"/>
              </w:rPr>
              <w:t xml:space="preserve"> </w:t>
            </w:r>
            <w:r>
              <w:rPr>
                <w:color w:val="000000"/>
              </w:rPr>
              <w:t>bảng</w:t>
            </w:r>
            <w:r>
              <w:rPr>
                <w:color w:val="000000"/>
              </w:rPr>
              <w:t xml:space="preserve"> </w:t>
            </w:r>
            <w:r>
              <w:rPr>
                <w:color w:val="000000"/>
              </w:rPr>
              <w:t>tổng</w:t>
            </w:r>
            <w:r>
              <w:rPr>
                <w:color w:val="000000"/>
              </w:rPr>
              <w:t xml:space="preserve"> </w:t>
            </w:r>
            <w:r>
              <w:rPr>
                <w:color w:val="000000"/>
              </w:rPr>
              <w:t>hợp</w:t>
            </w:r>
          </w:p>
        </w:tc>
        <w:tc>
          <w:tcPr>
            <w:tcW w:w="1432"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019CA9A1" w14:textId="77777777">
            <w:pPr>
              <w:pStyle w:val="NormalWeb"/>
              <w:spacing w:before="240" w:beforeAutospacing="0" w:after="240" w:afterAutospacing="0"/>
              <w:ind w:left="80"/>
              <w:jc w:val="both"/>
            </w:pPr>
            <w:r>
              <w:rPr>
                <w:color w:val="000000"/>
              </w:rPr>
              <w:t> </w:t>
            </w:r>
          </w:p>
        </w:tc>
      </w:tr>
      <w:tr w14:paraId="09B409EE" w14:textId="77777777" w:rsidTr="009C2DB8">
        <w:tblPrEx>
          <w:tblW w:w="0" w:type="auto"/>
          <w:tblLook w:val="04A0"/>
        </w:tblPrEx>
        <w:trPr>
          <w:trHeight w:val="300"/>
        </w:trPr>
        <w:tc>
          <w:tcPr>
            <w:tcW w:w="2332"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73FD5E24" w14:textId="77777777">
            <w:pPr>
              <w:pStyle w:val="NormalWeb"/>
              <w:spacing w:before="240" w:beforeAutospacing="0" w:after="240" w:afterAutospacing="0"/>
              <w:ind w:left="80"/>
            </w:pPr>
            <w:r>
              <w:rPr>
                <w:color w:val="000000"/>
              </w:rPr>
              <w:t>ERR:4</w:t>
            </w:r>
          </w:p>
        </w:tc>
        <w:tc>
          <w:tcPr>
            <w:tcW w:w="5580"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5A117C72" w14:textId="77777777">
            <w:pPr>
              <w:pStyle w:val="NormalWeb"/>
              <w:spacing w:before="0" w:beforeAutospacing="0" w:after="0" w:afterAutospacing="0"/>
              <w:ind w:left="80"/>
            </w:pPr>
            <w:r>
              <w:rPr>
                <w:color w:val="000000"/>
              </w:rPr>
              <w:t>Loại</w:t>
            </w:r>
            <w:r>
              <w:rPr>
                <w:color w:val="000000"/>
              </w:rPr>
              <w:t xml:space="preserve"> </w:t>
            </w:r>
            <w:r>
              <w:rPr>
                <w:color w:val="000000"/>
              </w:rPr>
              <w:t>hình</w:t>
            </w:r>
            <w:r>
              <w:rPr>
                <w:color w:val="000000"/>
              </w:rPr>
              <w:t xml:space="preserve"> </w:t>
            </w:r>
            <w:r>
              <w:rPr>
                <w:color w:val="000000"/>
              </w:rPr>
              <w:t>doanh</w:t>
            </w:r>
            <w:r>
              <w:rPr>
                <w:color w:val="000000"/>
              </w:rPr>
              <w:t xml:space="preserve"> </w:t>
            </w:r>
            <w:r>
              <w:rPr>
                <w:color w:val="000000"/>
              </w:rPr>
              <w:t>nghiệp</w:t>
            </w:r>
            <w:r>
              <w:rPr>
                <w:color w:val="000000"/>
              </w:rPr>
              <w:t xml:space="preserve"> </w:t>
            </w:r>
            <w:r>
              <w:rPr>
                <w:color w:val="000000"/>
              </w:rPr>
              <w:t>không</w:t>
            </w:r>
            <w:r>
              <w:rPr>
                <w:color w:val="000000"/>
              </w:rPr>
              <w:t xml:space="preserve"> </w:t>
            </w:r>
            <w:r>
              <w:rPr>
                <w:color w:val="000000"/>
              </w:rPr>
              <w:t>hợp</w:t>
            </w:r>
            <w:r>
              <w:rPr>
                <w:color w:val="000000"/>
              </w:rPr>
              <w:t xml:space="preserve"> </w:t>
            </w:r>
            <w:r>
              <w:rPr>
                <w:color w:val="000000"/>
              </w:rPr>
              <w:t>lệ</w:t>
            </w:r>
          </w:p>
        </w:tc>
        <w:tc>
          <w:tcPr>
            <w:tcW w:w="1432"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6BDFF482" w14:textId="77777777">
            <w:pPr>
              <w:pStyle w:val="NormalWeb"/>
              <w:spacing w:before="240" w:beforeAutospacing="0" w:after="240" w:afterAutospacing="0"/>
              <w:ind w:left="80"/>
              <w:jc w:val="both"/>
            </w:pPr>
            <w:r>
              <w:rPr>
                <w:color w:val="000000"/>
              </w:rPr>
              <w:t> </w:t>
            </w:r>
          </w:p>
        </w:tc>
      </w:tr>
      <w:tr w14:paraId="0B75C69B" w14:textId="77777777" w:rsidTr="009C2DB8">
        <w:tblPrEx>
          <w:tblW w:w="0" w:type="auto"/>
          <w:tblLook w:val="04A0"/>
        </w:tblPrEx>
        <w:trPr>
          <w:trHeight w:val="585"/>
        </w:trPr>
        <w:tc>
          <w:tcPr>
            <w:tcW w:w="2332"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5AED95BF" w14:textId="77777777">
            <w:pPr>
              <w:pStyle w:val="NormalWeb"/>
              <w:spacing w:before="240" w:beforeAutospacing="0" w:after="240" w:afterAutospacing="0"/>
              <w:ind w:left="80"/>
            </w:pPr>
            <w:r>
              <w:rPr>
                <w:color w:val="000000"/>
              </w:rPr>
              <w:t>ERR:5</w:t>
            </w:r>
          </w:p>
        </w:tc>
        <w:tc>
          <w:tcPr>
            <w:tcW w:w="5580"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6796B99E" w14:textId="77777777">
            <w:pPr>
              <w:pStyle w:val="NormalWeb"/>
              <w:spacing w:before="0" w:beforeAutospacing="0" w:after="0" w:afterAutospacing="0"/>
              <w:ind w:left="80"/>
            </w:pPr>
            <w:r>
              <w:rPr>
                <w:color w:val="000000"/>
              </w:rPr>
              <w:t>Có</w:t>
            </w:r>
            <w:r>
              <w:rPr>
                <w:color w:val="000000"/>
              </w:rPr>
              <w:t xml:space="preserve"> </w:t>
            </w:r>
            <w:r>
              <w:rPr>
                <w:color w:val="000000"/>
              </w:rPr>
              <w:t>lỗi</w:t>
            </w:r>
            <w:r>
              <w:rPr>
                <w:color w:val="000000"/>
              </w:rPr>
              <w:t xml:space="preserve"> </w:t>
            </w:r>
            <w:r>
              <w:rPr>
                <w:color w:val="000000"/>
              </w:rPr>
              <w:t>xảy</w:t>
            </w:r>
            <w:r>
              <w:rPr>
                <w:color w:val="000000"/>
              </w:rPr>
              <w:t xml:space="preserve"> </w:t>
            </w:r>
            <w:r>
              <w:rPr>
                <w:color w:val="000000"/>
              </w:rPr>
              <w:t>ra</w:t>
            </w:r>
          </w:p>
        </w:tc>
        <w:tc>
          <w:tcPr>
            <w:tcW w:w="1432"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1C5BDE8F" w14:textId="77777777">
            <w:pPr>
              <w:pStyle w:val="NormalWeb"/>
              <w:spacing w:before="240" w:beforeAutospacing="0" w:after="240" w:afterAutospacing="0"/>
              <w:ind w:left="80"/>
              <w:jc w:val="both"/>
            </w:pPr>
            <w:r>
              <w:rPr>
                <w:color w:val="000000"/>
              </w:rPr>
              <w:t>Lỗi</w:t>
            </w:r>
            <w:r>
              <w:rPr>
                <w:color w:val="000000"/>
              </w:rPr>
              <w:t xml:space="preserve"> </w:t>
            </w:r>
            <w:r>
              <w:rPr>
                <w:color w:val="000000"/>
              </w:rPr>
              <w:t>không</w:t>
            </w:r>
            <w:r>
              <w:rPr>
                <w:color w:val="000000"/>
              </w:rPr>
              <w:t xml:space="preserve"> </w:t>
            </w:r>
            <w:r>
              <w:rPr>
                <w:color w:val="000000"/>
              </w:rPr>
              <w:t>xác</w:t>
            </w:r>
            <w:r>
              <w:rPr>
                <w:color w:val="000000"/>
              </w:rPr>
              <w:t xml:space="preserve"> </w:t>
            </w:r>
            <w:r>
              <w:rPr>
                <w:color w:val="000000"/>
              </w:rPr>
              <w:t>định</w:t>
            </w:r>
          </w:p>
        </w:tc>
      </w:tr>
      <w:tr w14:paraId="71EFB8B3" w14:textId="77777777" w:rsidTr="009C2DB8">
        <w:tblPrEx>
          <w:tblW w:w="0" w:type="auto"/>
          <w:tblLook w:val="04A0"/>
        </w:tblPrEx>
        <w:trPr>
          <w:trHeight w:val="420"/>
        </w:trPr>
        <w:tc>
          <w:tcPr>
            <w:tcW w:w="2332"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4050D3B1" w14:textId="77777777">
            <w:pPr>
              <w:pStyle w:val="NormalWeb"/>
              <w:spacing w:before="240" w:beforeAutospacing="0" w:after="240" w:afterAutospacing="0"/>
              <w:ind w:left="80"/>
            </w:pPr>
            <w:r>
              <w:rPr>
                <w:color w:val="000000"/>
              </w:rPr>
              <w:t>ERR:6</w:t>
            </w:r>
          </w:p>
        </w:tc>
        <w:tc>
          <w:tcPr>
            <w:tcW w:w="5580"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77D60DA8" w14:textId="77777777">
            <w:pPr>
              <w:pStyle w:val="NormalWeb"/>
              <w:spacing w:before="0" w:beforeAutospacing="0" w:after="0" w:afterAutospacing="0"/>
              <w:ind w:left="80"/>
            </w:pPr>
            <w:r>
              <w:rPr>
                <w:color w:val="000000"/>
              </w:rPr>
              <w:t>Loại</w:t>
            </w:r>
            <w:r>
              <w:rPr>
                <w:color w:val="000000"/>
              </w:rPr>
              <w:t xml:space="preserve"> </w:t>
            </w:r>
            <w:r>
              <w:rPr>
                <w:color w:val="000000"/>
              </w:rPr>
              <w:t>kỳ</w:t>
            </w:r>
            <w:r>
              <w:rPr>
                <w:color w:val="000000"/>
              </w:rPr>
              <w:t xml:space="preserve"> </w:t>
            </w:r>
            <w:r>
              <w:rPr>
                <w:color w:val="000000"/>
              </w:rPr>
              <w:t>dữ</w:t>
            </w:r>
            <w:r>
              <w:rPr>
                <w:color w:val="000000"/>
              </w:rPr>
              <w:t xml:space="preserve"> </w:t>
            </w:r>
            <w:r>
              <w:rPr>
                <w:color w:val="000000"/>
              </w:rPr>
              <w:t>liệu</w:t>
            </w:r>
            <w:r>
              <w:rPr>
                <w:color w:val="000000"/>
              </w:rPr>
              <w:t xml:space="preserve"> </w:t>
            </w:r>
            <w:r>
              <w:rPr>
                <w:color w:val="000000"/>
              </w:rPr>
              <w:t>không</w:t>
            </w:r>
            <w:r>
              <w:rPr>
                <w:color w:val="000000"/>
              </w:rPr>
              <w:t xml:space="preserve"> </w:t>
            </w:r>
            <w:r>
              <w:rPr>
                <w:color w:val="000000"/>
              </w:rPr>
              <w:t>hợp</w:t>
            </w:r>
            <w:r>
              <w:rPr>
                <w:color w:val="000000"/>
              </w:rPr>
              <w:t xml:space="preserve"> </w:t>
            </w:r>
            <w:r>
              <w:rPr>
                <w:color w:val="000000"/>
              </w:rPr>
              <w:t>lệ</w:t>
            </w:r>
          </w:p>
        </w:tc>
        <w:tc>
          <w:tcPr>
            <w:tcW w:w="1432"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69D6D67F" w14:textId="77777777">
            <w:pPr>
              <w:pStyle w:val="NormalWeb"/>
              <w:spacing w:before="240" w:beforeAutospacing="0" w:after="240" w:afterAutospacing="0"/>
              <w:ind w:left="80"/>
              <w:jc w:val="both"/>
            </w:pPr>
            <w:r>
              <w:rPr>
                <w:color w:val="000000"/>
              </w:rPr>
              <w:t> </w:t>
            </w:r>
          </w:p>
        </w:tc>
      </w:tr>
      <w:tr w14:paraId="05E91F92" w14:textId="77777777" w:rsidTr="009C2DB8">
        <w:tblPrEx>
          <w:tblW w:w="0" w:type="auto"/>
          <w:tblLook w:val="04A0"/>
        </w:tblPrEx>
        <w:trPr>
          <w:trHeight w:val="420"/>
        </w:trPr>
        <w:tc>
          <w:tcPr>
            <w:tcW w:w="2332"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148DA0D1" w14:textId="77777777">
            <w:pPr>
              <w:pStyle w:val="NormalWeb"/>
              <w:spacing w:before="240" w:beforeAutospacing="0" w:after="240" w:afterAutospacing="0"/>
              <w:ind w:left="80"/>
            </w:pPr>
            <w:r>
              <w:rPr>
                <w:color w:val="000000"/>
              </w:rPr>
              <w:t>ERR:7</w:t>
            </w:r>
          </w:p>
        </w:tc>
        <w:tc>
          <w:tcPr>
            <w:tcW w:w="5580"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185F3A16" w14:textId="77777777">
            <w:pPr>
              <w:pStyle w:val="NormalWeb"/>
              <w:spacing w:before="0" w:beforeAutospacing="0" w:after="0" w:afterAutospacing="0"/>
              <w:ind w:left="80"/>
            </w:pPr>
            <w:r>
              <w:rPr>
                <w:color w:val="000000"/>
              </w:rPr>
              <w:t>Kỳ</w:t>
            </w:r>
            <w:r>
              <w:rPr>
                <w:color w:val="000000"/>
              </w:rPr>
              <w:t xml:space="preserve"> </w:t>
            </w:r>
            <w:r>
              <w:rPr>
                <w:color w:val="000000"/>
              </w:rPr>
              <w:t>dữ</w:t>
            </w:r>
            <w:r>
              <w:rPr>
                <w:color w:val="000000"/>
              </w:rPr>
              <w:t xml:space="preserve"> </w:t>
            </w:r>
            <w:r>
              <w:rPr>
                <w:color w:val="000000"/>
              </w:rPr>
              <w:t>liệu</w:t>
            </w:r>
            <w:r>
              <w:rPr>
                <w:color w:val="000000"/>
              </w:rPr>
              <w:t xml:space="preserve"> </w:t>
            </w:r>
            <w:r>
              <w:rPr>
                <w:color w:val="000000"/>
              </w:rPr>
              <w:t>không</w:t>
            </w:r>
            <w:r>
              <w:rPr>
                <w:color w:val="000000"/>
              </w:rPr>
              <w:t xml:space="preserve"> </w:t>
            </w:r>
            <w:r>
              <w:rPr>
                <w:color w:val="000000"/>
              </w:rPr>
              <w:t>được</w:t>
            </w:r>
            <w:r>
              <w:rPr>
                <w:color w:val="000000"/>
              </w:rPr>
              <w:t xml:space="preserve"> </w:t>
            </w:r>
            <w:r>
              <w:rPr>
                <w:color w:val="000000"/>
              </w:rPr>
              <w:t>để</w:t>
            </w:r>
            <w:r>
              <w:rPr>
                <w:color w:val="000000"/>
              </w:rPr>
              <w:t xml:space="preserve"> </w:t>
            </w:r>
            <w:r>
              <w:rPr>
                <w:color w:val="000000"/>
              </w:rPr>
              <w:t>trống</w:t>
            </w:r>
          </w:p>
        </w:tc>
        <w:tc>
          <w:tcPr>
            <w:tcW w:w="1432"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18440E66" w14:textId="77777777">
            <w:pPr>
              <w:pStyle w:val="NormalWeb"/>
              <w:spacing w:before="240" w:beforeAutospacing="0" w:after="240" w:afterAutospacing="0"/>
              <w:ind w:left="80"/>
              <w:jc w:val="both"/>
            </w:pPr>
            <w:r>
              <w:rPr>
                <w:color w:val="000000"/>
              </w:rPr>
              <w:t> </w:t>
            </w:r>
          </w:p>
        </w:tc>
      </w:tr>
      <w:tr w14:paraId="10638A16" w14:textId="77777777" w:rsidTr="009C2DB8">
        <w:tblPrEx>
          <w:tblW w:w="0" w:type="auto"/>
          <w:tblLook w:val="04A0"/>
        </w:tblPrEx>
        <w:trPr>
          <w:trHeight w:val="585"/>
        </w:trPr>
        <w:tc>
          <w:tcPr>
            <w:tcW w:w="2332"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5B6CE693" w14:textId="77777777">
            <w:pPr>
              <w:pStyle w:val="NormalWeb"/>
              <w:spacing w:before="240" w:beforeAutospacing="0" w:after="240" w:afterAutospacing="0"/>
              <w:ind w:left="80"/>
            </w:pPr>
            <w:r>
              <w:rPr>
                <w:color w:val="000000"/>
              </w:rPr>
              <w:t>ERR:8</w:t>
            </w:r>
          </w:p>
        </w:tc>
        <w:tc>
          <w:tcPr>
            <w:tcW w:w="5580"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7BD67AA1" w14:textId="77777777">
            <w:pPr>
              <w:pStyle w:val="NormalWeb"/>
              <w:spacing w:before="0" w:beforeAutospacing="0" w:after="0" w:afterAutospacing="0"/>
              <w:ind w:left="80"/>
            </w:pPr>
            <w:r>
              <w:rPr>
                <w:color w:val="000000"/>
              </w:rPr>
              <w:t>Kỳ</w:t>
            </w:r>
            <w:r>
              <w:rPr>
                <w:color w:val="000000"/>
              </w:rPr>
              <w:t xml:space="preserve"> </w:t>
            </w:r>
            <w:r>
              <w:rPr>
                <w:color w:val="000000"/>
              </w:rPr>
              <w:t>dữ</w:t>
            </w:r>
            <w:r>
              <w:rPr>
                <w:color w:val="000000"/>
              </w:rPr>
              <w:t xml:space="preserve"> </w:t>
            </w:r>
            <w:r>
              <w:rPr>
                <w:color w:val="000000"/>
              </w:rPr>
              <w:t>liệu</w:t>
            </w:r>
            <w:r>
              <w:rPr>
                <w:color w:val="000000"/>
              </w:rPr>
              <w:t xml:space="preserve"> </w:t>
            </w:r>
            <w:r>
              <w:rPr>
                <w:color w:val="000000"/>
              </w:rPr>
              <w:t>không</w:t>
            </w:r>
            <w:r>
              <w:rPr>
                <w:color w:val="000000"/>
              </w:rPr>
              <w:t xml:space="preserve"> </w:t>
            </w:r>
            <w:r>
              <w:rPr>
                <w:color w:val="000000"/>
              </w:rPr>
              <w:t>đúng</w:t>
            </w:r>
            <w:r>
              <w:rPr>
                <w:color w:val="000000"/>
              </w:rPr>
              <w:t xml:space="preserve"> </w:t>
            </w:r>
            <w:r>
              <w:rPr>
                <w:color w:val="000000"/>
              </w:rPr>
              <w:t>định</w:t>
            </w:r>
            <w:r>
              <w:rPr>
                <w:color w:val="000000"/>
              </w:rPr>
              <w:t xml:space="preserve"> </w:t>
            </w:r>
            <w:r>
              <w:rPr>
                <w:color w:val="000000"/>
              </w:rPr>
              <w:t>dạng</w:t>
            </w:r>
            <w:r>
              <w:rPr>
                <w:color w:val="000000"/>
              </w:rPr>
              <w:t xml:space="preserve"> (Định </w:t>
            </w:r>
            <w:r>
              <w:rPr>
                <w:color w:val="000000"/>
              </w:rPr>
              <w:t>dạng</w:t>
            </w:r>
            <w:r>
              <w:rPr>
                <w:color w:val="000000"/>
              </w:rPr>
              <w:t xml:space="preserve"> </w:t>
            </w:r>
            <w:r>
              <w:rPr>
                <w:color w:val="000000"/>
              </w:rPr>
              <w:t>theo</w:t>
            </w:r>
            <w:r>
              <w:rPr>
                <w:color w:val="000000"/>
              </w:rPr>
              <w:t xml:space="preserve"> </w:t>
            </w:r>
            <w:r>
              <w:rPr>
                <w:color w:val="000000"/>
              </w:rPr>
              <w:t>loại</w:t>
            </w:r>
            <w:r>
              <w:rPr>
                <w:color w:val="000000"/>
              </w:rPr>
              <w:t xml:space="preserve"> </w:t>
            </w:r>
            <w:r>
              <w:rPr>
                <w:color w:val="000000"/>
              </w:rPr>
              <w:t>kỳ</w:t>
            </w:r>
            <w:r>
              <w:rPr>
                <w:color w:val="000000"/>
              </w:rPr>
              <w:t xml:space="preserve"> </w:t>
            </w:r>
            <w:r>
              <w:rPr>
                <w:color w:val="000000"/>
              </w:rPr>
              <w:t>dữ</w:t>
            </w:r>
            <w:r>
              <w:rPr>
                <w:color w:val="000000"/>
              </w:rPr>
              <w:t xml:space="preserve"> </w:t>
            </w:r>
            <w:r>
              <w:rPr>
                <w:color w:val="000000"/>
              </w:rPr>
              <w:t>liệu</w:t>
            </w:r>
            <w:r>
              <w:rPr>
                <w:color w:val="000000"/>
              </w:rPr>
              <w:t>)</w:t>
            </w:r>
          </w:p>
        </w:tc>
        <w:tc>
          <w:tcPr>
            <w:tcW w:w="1432"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6E2B5B89" w14:textId="77777777">
            <w:pPr>
              <w:pStyle w:val="NormalWeb"/>
              <w:spacing w:before="240" w:beforeAutospacing="0" w:after="240" w:afterAutospacing="0"/>
              <w:ind w:left="80"/>
              <w:jc w:val="both"/>
            </w:pPr>
            <w:r>
              <w:rPr>
                <w:color w:val="000000"/>
              </w:rPr>
              <w:t> </w:t>
            </w:r>
          </w:p>
        </w:tc>
      </w:tr>
      <w:tr w14:paraId="563C5BB8" w14:textId="77777777" w:rsidTr="009C2DB8">
        <w:tblPrEx>
          <w:tblW w:w="0" w:type="auto"/>
          <w:tblLook w:val="04A0"/>
        </w:tblPrEx>
        <w:trPr>
          <w:trHeight w:val="420"/>
        </w:trPr>
        <w:tc>
          <w:tcPr>
            <w:tcW w:w="2332"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55B53672" w14:textId="77777777">
            <w:pPr>
              <w:pStyle w:val="NormalWeb"/>
              <w:spacing w:before="240" w:beforeAutospacing="0" w:after="240" w:afterAutospacing="0"/>
              <w:ind w:left="80"/>
            </w:pPr>
            <w:r>
              <w:rPr>
                <w:color w:val="000000"/>
              </w:rPr>
              <w:t>ERR:9</w:t>
            </w:r>
          </w:p>
        </w:tc>
        <w:tc>
          <w:tcPr>
            <w:tcW w:w="5580"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23F6A60E" w14:textId="77777777">
            <w:pPr>
              <w:pStyle w:val="NormalWeb"/>
              <w:spacing w:before="0" w:beforeAutospacing="0" w:after="0" w:afterAutospacing="0"/>
              <w:ind w:left="80"/>
            </w:pPr>
            <w:r>
              <w:rPr>
                <w:color w:val="000000"/>
              </w:rPr>
              <w:t>Trạng</w:t>
            </w:r>
            <w:r>
              <w:rPr>
                <w:color w:val="000000"/>
              </w:rPr>
              <w:t xml:space="preserve"> </w:t>
            </w:r>
            <w:r>
              <w:rPr>
                <w:color w:val="000000"/>
              </w:rPr>
              <w:t>thái</w:t>
            </w:r>
            <w:r>
              <w:rPr>
                <w:color w:val="000000"/>
              </w:rPr>
              <w:t xml:space="preserve"> </w:t>
            </w:r>
            <w:r>
              <w:rPr>
                <w:color w:val="000000"/>
              </w:rPr>
              <w:t>không</w:t>
            </w:r>
            <w:r>
              <w:rPr>
                <w:color w:val="000000"/>
              </w:rPr>
              <w:t xml:space="preserve"> </w:t>
            </w:r>
            <w:r>
              <w:rPr>
                <w:color w:val="000000"/>
              </w:rPr>
              <w:t>hợp</w:t>
            </w:r>
            <w:r>
              <w:rPr>
                <w:color w:val="000000"/>
              </w:rPr>
              <w:t xml:space="preserve"> </w:t>
            </w:r>
            <w:r>
              <w:rPr>
                <w:color w:val="000000"/>
              </w:rPr>
              <w:t>lệ</w:t>
            </w:r>
          </w:p>
        </w:tc>
        <w:tc>
          <w:tcPr>
            <w:tcW w:w="1432"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484D3D7A" w14:textId="77777777">
            <w:pPr>
              <w:pStyle w:val="NormalWeb"/>
              <w:spacing w:before="240" w:beforeAutospacing="0" w:after="240" w:afterAutospacing="0"/>
              <w:ind w:left="80"/>
              <w:jc w:val="both"/>
            </w:pPr>
            <w:r>
              <w:rPr>
                <w:color w:val="000000"/>
              </w:rPr>
              <w:t> </w:t>
            </w:r>
          </w:p>
        </w:tc>
      </w:tr>
      <w:tr w14:paraId="544516B8" w14:textId="77777777" w:rsidTr="009C2DB8">
        <w:tblPrEx>
          <w:tblW w:w="0" w:type="auto"/>
          <w:tblLook w:val="04A0"/>
        </w:tblPrEx>
        <w:trPr>
          <w:trHeight w:val="585"/>
        </w:trPr>
        <w:tc>
          <w:tcPr>
            <w:tcW w:w="2332"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649778FC" w14:textId="77777777">
            <w:pPr>
              <w:pStyle w:val="NormalWeb"/>
              <w:spacing w:before="240" w:beforeAutospacing="0" w:after="240" w:afterAutospacing="0"/>
              <w:ind w:left="80"/>
            </w:pPr>
            <w:r>
              <w:rPr>
                <w:color w:val="000000"/>
              </w:rPr>
              <w:t>ERR:10</w:t>
            </w:r>
          </w:p>
        </w:tc>
        <w:tc>
          <w:tcPr>
            <w:tcW w:w="5580"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22093EE7" w14:textId="77777777">
            <w:pPr>
              <w:pStyle w:val="NormalWeb"/>
              <w:spacing w:before="0" w:beforeAutospacing="0" w:after="0" w:afterAutospacing="0"/>
              <w:ind w:left="80"/>
            </w:pPr>
            <w:r>
              <w:rPr>
                <w:color w:val="000000"/>
              </w:rPr>
              <w:t>Không</w:t>
            </w:r>
            <w:r>
              <w:rPr>
                <w:color w:val="000000"/>
              </w:rPr>
              <w:t xml:space="preserve"> </w:t>
            </w:r>
            <w:r>
              <w:rPr>
                <w:color w:val="000000"/>
              </w:rPr>
              <w:t>tìm</w:t>
            </w:r>
            <w:r>
              <w:rPr>
                <w:color w:val="000000"/>
              </w:rPr>
              <w:t xml:space="preserve"> </w:t>
            </w:r>
            <w:r>
              <w:rPr>
                <w:color w:val="000000"/>
              </w:rPr>
              <w:t>thấy</w:t>
            </w:r>
            <w:r>
              <w:rPr>
                <w:color w:val="000000"/>
              </w:rPr>
              <w:t xml:space="preserve"> </w:t>
            </w:r>
            <w:r>
              <w:rPr>
                <w:color w:val="000000"/>
              </w:rPr>
              <w:t>bảng</w:t>
            </w:r>
            <w:r>
              <w:rPr>
                <w:color w:val="000000"/>
              </w:rPr>
              <w:t xml:space="preserve"> </w:t>
            </w:r>
            <w:r>
              <w:rPr>
                <w:color w:val="000000"/>
              </w:rPr>
              <w:t>tổng</w:t>
            </w:r>
            <w:r>
              <w:rPr>
                <w:color w:val="000000"/>
              </w:rPr>
              <w:t xml:space="preserve"> </w:t>
            </w:r>
            <w:r>
              <w:rPr>
                <w:color w:val="000000"/>
              </w:rPr>
              <w:t>hợp</w:t>
            </w:r>
            <w:r>
              <w:rPr>
                <w:color w:val="000000"/>
              </w:rPr>
              <w:t xml:space="preserve"> </w:t>
            </w:r>
            <w:r>
              <w:rPr>
                <w:color w:val="000000"/>
              </w:rPr>
              <w:t>nào</w:t>
            </w:r>
            <w:r>
              <w:rPr>
                <w:color w:val="000000"/>
              </w:rPr>
              <w:t xml:space="preserve"> </w:t>
            </w:r>
            <w:r>
              <w:rPr>
                <w:color w:val="000000"/>
              </w:rPr>
              <w:t>phù</w:t>
            </w:r>
            <w:r>
              <w:rPr>
                <w:color w:val="000000"/>
              </w:rPr>
              <w:t xml:space="preserve"> </w:t>
            </w:r>
            <w:r>
              <w:rPr>
                <w:color w:val="000000"/>
              </w:rPr>
              <w:t>hợp</w:t>
            </w:r>
          </w:p>
        </w:tc>
        <w:tc>
          <w:tcPr>
            <w:tcW w:w="1432"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57BEF836" w14:textId="77777777">
            <w:pPr>
              <w:pStyle w:val="NormalWeb"/>
              <w:spacing w:before="240" w:beforeAutospacing="0" w:after="240" w:afterAutospacing="0"/>
              <w:ind w:left="80"/>
              <w:jc w:val="both"/>
            </w:pPr>
            <w:r>
              <w:rPr>
                <w:color w:val="000000"/>
              </w:rPr>
              <w:t> </w:t>
            </w:r>
          </w:p>
        </w:tc>
      </w:tr>
      <w:tr w14:paraId="21FEB8B2" w14:textId="77777777" w:rsidTr="009C2DB8">
        <w:tblPrEx>
          <w:tblW w:w="0" w:type="auto"/>
          <w:tblLook w:val="04A0"/>
        </w:tblPrEx>
        <w:trPr>
          <w:trHeight w:val="825"/>
        </w:trPr>
        <w:tc>
          <w:tcPr>
            <w:tcW w:w="2332"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rsidP="009C2DB8" w14:paraId="0DFE9163" w14:textId="0A812BB1">
            <w:pPr>
              <w:pStyle w:val="NormalWeb"/>
              <w:spacing w:before="240" w:beforeAutospacing="0" w:after="240" w:afterAutospacing="0"/>
              <w:ind w:left="80"/>
            </w:pPr>
            <w:r>
              <w:rPr>
                <w:color w:val="000000"/>
              </w:rPr>
              <w:t>OK: stringBase64</w:t>
            </w:r>
          </w:p>
        </w:tc>
        <w:tc>
          <w:tcPr>
            <w:tcW w:w="5580"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7A1C46EC" w14:textId="77777777">
            <w:pPr>
              <w:pStyle w:val="NormalWeb"/>
              <w:spacing w:before="240" w:beforeAutospacing="0" w:after="240" w:afterAutospacing="0"/>
              <w:ind w:left="80"/>
            </w:pPr>
            <w:r>
              <w:rPr>
                <w:color w:val="000000"/>
              </w:rPr>
              <w:t> </w:t>
            </w:r>
          </w:p>
        </w:tc>
        <w:tc>
          <w:tcPr>
            <w:tcW w:w="1432"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29D9C246" w14:textId="77777777">
            <w:pPr>
              <w:pStyle w:val="NormalWeb"/>
              <w:spacing w:before="240" w:beforeAutospacing="0" w:after="240" w:afterAutospacing="0"/>
              <w:ind w:left="440"/>
              <w:jc w:val="both"/>
            </w:pPr>
            <w:r>
              <w:rPr>
                <w:color w:val="000000"/>
              </w:rPr>
              <w:t> </w:t>
            </w:r>
          </w:p>
        </w:tc>
      </w:tr>
    </w:tbl>
    <w:p w:rsidR="001A24ED" w:rsidP="001A24ED" w14:paraId="58AA20E9" w14:textId="4BB6ACA5">
      <w:pPr>
        <w:pStyle w:val="NormalWeb"/>
        <w:spacing w:before="240" w:beforeAutospacing="0" w:after="240" w:afterAutospacing="0"/>
      </w:pPr>
      <w:r>
        <w:rPr>
          <w:color w:val="000000"/>
        </w:rPr>
        <w:t xml:space="preserve"> Định </w:t>
      </w:r>
      <w:r>
        <w:rPr>
          <w:color w:val="000000"/>
        </w:rPr>
        <w:t>dạng</w:t>
      </w:r>
      <w:r>
        <w:rPr>
          <w:color w:val="000000"/>
        </w:rPr>
        <w:t xml:space="preserve"> XML </w:t>
      </w:r>
      <w:r>
        <w:rPr>
          <w:color w:val="000000"/>
        </w:rPr>
        <w:t>trả</w:t>
      </w:r>
      <w:r>
        <w:rPr>
          <w:color w:val="000000"/>
        </w:rPr>
        <w:t xml:space="preserve"> </w:t>
      </w:r>
      <w:r>
        <w:rPr>
          <w:color w:val="000000"/>
        </w:rPr>
        <w:t>về</w:t>
      </w:r>
      <w:r>
        <w:rPr>
          <w:color w:val="000000"/>
        </w:rPr>
        <w:t xml:space="preserve"> </w:t>
      </w:r>
      <w:r>
        <w:rPr>
          <w:color w:val="000000"/>
        </w:rPr>
        <w:t>trước</w:t>
      </w:r>
      <w:r>
        <w:rPr>
          <w:color w:val="000000"/>
        </w:rPr>
        <w:t xml:space="preserve"> </w:t>
      </w:r>
      <w:r>
        <w:rPr>
          <w:color w:val="000000"/>
        </w:rPr>
        <w:t>khi</w:t>
      </w:r>
      <w:r>
        <w:rPr>
          <w:color w:val="000000"/>
        </w:rPr>
        <w:t xml:space="preserve"> base64:</w:t>
      </w:r>
    </w:p>
    <w:p w:rsidR="001A24ED" w:rsidP="001A24ED" w14:paraId="11BD7772" w14:textId="77777777">
      <w:pPr>
        <w:pStyle w:val="NormalWeb"/>
        <w:spacing w:before="240" w:beforeAutospacing="0" w:after="240" w:afterAutospacing="0"/>
      </w:pPr>
      <w:r>
        <w:rPr>
          <w:color w:val="000000"/>
        </w:rPr>
        <w:t>&lt;</w:t>
      </w:r>
      <w:r>
        <w:rPr>
          <w:color w:val="000000"/>
        </w:rPr>
        <w:t>ListSummaryReport</w:t>
      </w:r>
      <w:r>
        <w:rPr>
          <w:color w:val="000000"/>
        </w:rPr>
        <w:t>&gt;</w:t>
      </w:r>
    </w:p>
    <w:p w:rsidR="001A24ED" w:rsidP="001A24ED" w14:paraId="2C9BFA00" w14:textId="77777777">
      <w:pPr>
        <w:pStyle w:val="NormalWeb"/>
        <w:spacing w:before="240" w:beforeAutospacing="0" w:after="240" w:afterAutospacing="0"/>
      </w:pPr>
      <w:r>
        <w:rPr>
          <w:color w:val="000000"/>
        </w:rPr>
        <w:t>        </w:t>
      </w:r>
      <w:r>
        <w:rPr>
          <w:rStyle w:val="apple-tab-span"/>
          <w:color w:val="000000"/>
        </w:rPr>
        <w:tab/>
      </w:r>
      <w:r>
        <w:rPr>
          <w:color w:val="000000"/>
        </w:rPr>
        <w:t>&lt;</w:t>
      </w:r>
      <w:r>
        <w:rPr>
          <w:color w:val="000000"/>
        </w:rPr>
        <w:t>SummaryReport</w:t>
      </w:r>
      <w:r>
        <w:rPr>
          <w:color w:val="000000"/>
        </w:rPr>
        <w:t>&gt;</w:t>
      </w:r>
    </w:p>
    <w:p w:rsidR="001A24ED" w:rsidP="001A24ED" w14:paraId="76D2A491" w14:textId="77777777">
      <w:pPr>
        <w:pStyle w:val="NormalWeb"/>
        <w:spacing w:before="240" w:beforeAutospacing="0" w:after="240" w:afterAutospacing="0"/>
      </w:pPr>
      <w:r>
        <w:rPr>
          <w:color w:val="000000"/>
        </w:rPr>
        <w:t>                    </w:t>
      </w:r>
      <w:r>
        <w:rPr>
          <w:rStyle w:val="apple-tab-span"/>
          <w:color w:val="000000"/>
        </w:rPr>
        <w:tab/>
      </w:r>
      <w:r>
        <w:rPr>
          <w:color w:val="000000"/>
        </w:rPr>
        <w:t>&lt;STT&gt;1&lt;/STT&gt;</w:t>
      </w:r>
    </w:p>
    <w:p w:rsidR="001A24ED" w:rsidP="001A24ED" w14:paraId="0A005553" w14:textId="77777777">
      <w:pPr>
        <w:pStyle w:val="NormalWeb"/>
        <w:spacing w:before="240" w:beforeAutospacing="0" w:after="240" w:afterAutospacing="0"/>
      </w:pPr>
      <w:r>
        <w:rPr>
          <w:color w:val="000000"/>
        </w:rPr>
        <w:t>                    </w:t>
      </w:r>
      <w:r>
        <w:rPr>
          <w:rStyle w:val="apple-tab-span"/>
          <w:color w:val="000000"/>
        </w:rPr>
        <w:tab/>
      </w:r>
      <w:r>
        <w:rPr>
          <w:color w:val="000000"/>
        </w:rPr>
        <w:t>&lt;ID&gt;9261&lt;/ID&gt;</w:t>
      </w:r>
    </w:p>
    <w:p w:rsidR="001A24ED" w:rsidP="001A24ED" w14:paraId="49D6145D" w14:textId="77777777">
      <w:pPr>
        <w:pStyle w:val="NormalWeb"/>
        <w:spacing w:before="240" w:beforeAutospacing="0" w:after="240" w:afterAutospacing="0"/>
      </w:pPr>
      <w:r>
        <w:rPr>
          <w:color w:val="000000"/>
        </w:rPr>
        <w:t>                    </w:t>
      </w:r>
      <w:r>
        <w:rPr>
          <w:rStyle w:val="apple-tab-span"/>
          <w:color w:val="000000"/>
        </w:rPr>
        <w:tab/>
      </w:r>
      <w:r>
        <w:rPr>
          <w:color w:val="000000"/>
        </w:rPr>
        <w:t>&lt;SOBANG&gt;1&lt;/SOBANG&gt;</w:t>
      </w:r>
    </w:p>
    <w:p w:rsidR="001A24ED" w:rsidP="001A24ED" w14:paraId="34D80B01" w14:textId="77777777">
      <w:pPr>
        <w:pStyle w:val="NormalWeb"/>
        <w:spacing w:before="240" w:beforeAutospacing="0" w:after="240" w:afterAutospacing="0"/>
      </w:pPr>
      <w:r>
        <w:rPr>
          <w:color w:val="000000"/>
        </w:rPr>
        <w:t>                    </w:t>
      </w:r>
      <w:r>
        <w:rPr>
          <w:rStyle w:val="apple-tab-span"/>
          <w:color w:val="000000"/>
        </w:rPr>
        <w:tab/>
      </w:r>
      <w:r>
        <w:rPr>
          <w:color w:val="000000"/>
        </w:rPr>
        <w:t>&lt;MAUSO&gt;1/001&lt;/MAUSO&gt;</w:t>
      </w:r>
    </w:p>
    <w:p w:rsidR="001A24ED" w:rsidP="001A24ED" w14:paraId="5F2AE952" w14:textId="77777777">
      <w:pPr>
        <w:pStyle w:val="NormalWeb"/>
        <w:spacing w:before="240" w:beforeAutospacing="0" w:after="240" w:afterAutospacing="0"/>
      </w:pPr>
      <w:r>
        <w:rPr>
          <w:color w:val="000000"/>
        </w:rPr>
        <w:t>                    </w:t>
      </w:r>
      <w:r>
        <w:rPr>
          <w:rStyle w:val="apple-tab-span"/>
          <w:color w:val="000000"/>
        </w:rPr>
        <w:tab/>
      </w:r>
      <w:r>
        <w:rPr>
          <w:color w:val="000000"/>
        </w:rPr>
        <w:t>&lt;LOAIHINH&gt;</w:t>
      </w:r>
      <w:r>
        <w:rPr>
          <w:color w:val="000000"/>
        </w:rPr>
        <w:t>Mới</w:t>
      </w:r>
      <w:r>
        <w:rPr>
          <w:color w:val="000000"/>
        </w:rPr>
        <w:t>/</w:t>
      </w:r>
      <w:r>
        <w:rPr>
          <w:color w:val="000000"/>
        </w:rPr>
        <w:t>Hủy</w:t>
      </w:r>
      <w:r>
        <w:rPr>
          <w:color w:val="000000"/>
        </w:rPr>
        <w:t>&lt;/LOAIHINH&gt;</w:t>
      </w:r>
    </w:p>
    <w:p w:rsidR="001A24ED" w:rsidP="001A24ED" w14:paraId="0C45E554" w14:textId="77777777">
      <w:pPr>
        <w:pStyle w:val="NormalWeb"/>
        <w:spacing w:before="240" w:beforeAutospacing="0" w:after="240" w:afterAutospacing="0"/>
      </w:pPr>
      <w:r>
        <w:rPr>
          <w:color w:val="000000"/>
        </w:rPr>
        <w:t>                    </w:t>
      </w:r>
      <w:r>
        <w:rPr>
          <w:rStyle w:val="apple-tab-span"/>
          <w:color w:val="000000"/>
        </w:rPr>
        <w:tab/>
      </w:r>
      <w:r>
        <w:rPr>
          <w:color w:val="000000"/>
        </w:rPr>
        <w:t>&lt;TRANGTHAI&gt;</w:t>
      </w:r>
      <w:r>
        <w:rPr>
          <w:color w:val="000000"/>
        </w:rPr>
        <w:t>Đã</w:t>
      </w:r>
      <w:r>
        <w:rPr>
          <w:color w:val="000000"/>
        </w:rPr>
        <w:t xml:space="preserve"> chấp </w:t>
      </w:r>
      <w:r>
        <w:rPr>
          <w:color w:val="000000"/>
        </w:rPr>
        <w:t>nhận</w:t>
      </w:r>
      <w:r>
        <w:rPr>
          <w:color w:val="000000"/>
        </w:rPr>
        <w:t>&lt;/TRANGTHAI&gt;</w:t>
      </w:r>
    </w:p>
    <w:p w:rsidR="001A24ED" w:rsidP="001A24ED" w14:paraId="707B88A0" w14:textId="77777777">
      <w:pPr>
        <w:pStyle w:val="NormalWeb"/>
        <w:spacing w:before="240" w:beforeAutospacing="0" w:after="240" w:afterAutospacing="0"/>
      </w:pPr>
      <w:r>
        <w:rPr>
          <w:color w:val="000000"/>
        </w:rPr>
        <w:t>                    </w:t>
      </w:r>
      <w:r>
        <w:rPr>
          <w:rStyle w:val="apple-tab-span"/>
          <w:color w:val="000000"/>
        </w:rPr>
        <w:tab/>
      </w:r>
      <w:r>
        <w:rPr>
          <w:color w:val="000000"/>
        </w:rPr>
        <w:t>&lt;SOLUONG&gt;1&lt;/SOLUONG&gt;</w:t>
      </w:r>
    </w:p>
    <w:p w:rsidR="001A24ED" w:rsidP="001A24ED" w14:paraId="4E355C68" w14:textId="77777777">
      <w:pPr>
        <w:pStyle w:val="NormalWeb"/>
        <w:spacing w:before="240" w:beforeAutospacing="0" w:after="240" w:afterAutospacing="0"/>
      </w:pPr>
      <w:r>
        <w:rPr>
          <w:color w:val="000000"/>
        </w:rPr>
        <w:t>                    </w:t>
      </w:r>
      <w:r>
        <w:rPr>
          <w:rStyle w:val="apple-tab-span"/>
          <w:color w:val="000000"/>
        </w:rPr>
        <w:tab/>
      </w:r>
      <w:r>
        <w:rPr>
          <w:color w:val="000000"/>
        </w:rPr>
        <w:t>&lt;LOAIKY&gt;</w:t>
      </w:r>
      <w:r>
        <w:rPr>
          <w:color w:val="000000"/>
        </w:rPr>
        <w:t>Tháng</w:t>
      </w:r>
      <w:r>
        <w:rPr>
          <w:color w:val="000000"/>
        </w:rPr>
        <w:t>&lt;/LOAIKY&gt;</w:t>
      </w:r>
    </w:p>
    <w:p w:rsidR="001A24ED" w:rsidP="001A24ED" w14:paraId="7026EC67" w14:textId="77777777">
      <w:pPr>
        <w:pStyle w:val="NormalWeb"/>
        <w:spacing w:before="240" w:beforeAutospacing="0" w:after="240" w:afterAutospacing="0"/>
      </w:pPr>
      <w:r>
        <w:rPr>
          <w:color w:val="000000"/>
        </w:rPr>
        <w:t>                    </w:t>
      </w:r>
      <w:r>
        <w:rPr>
          <w:rStyle w:val="apple-tab-span"/>
          <w:color w:val="000000"/>
        </w:rPr>
        <w:tab/>
      </w:r>
      <w:r>
        <w:rPr>
          <w:color w:val="000000"/>
        </w:rPr>
        <w:t>&lt;KY&gt;05/2024&lt;/KY&gt;</w:t>
      </w:r>
    </w:p>
    <w:p w:rsidR="001A24ED" w:rsidP="001A24ED" w14:paraId="20481778" w14:textId="77777777">
      <w:pPr>
        <w:pStyle w:val="NormalWeb"/>
        <w:spacing w:before="240" w:beforeAutospacing="0" w:after="240" w:afterAutospacing="0"/>
      </w:pPr>
      <w:r>
        <w:rPr>
          <w:color w:val="000000"/>
        </w:rPr>
        <w:t>                    </w:t>
      </w:r>
      <w:r>
        <w:rPr>
          <w:rStyle w:val="apple-tab-span"/>
          <w:color w:val="000000"/>
        </w:rPr>
        <w:tab/>
      </w:r>
      <w:r>
        <w:rPr>
          <w:color w:val="000000"/>
        </w:rPr>
        <w:t>&lt;LAN&gt;</w:t>
      </w:r>
      <w:r>
        <w:rPr>
          <w:color w:val="000000"/>
        </w:rPr>
        <w:t>Lần</w:t>
      </w:r>
      <w:r>
        <w:rPr>
          <w:color w:val="000000"/>
        </w:rPr>
        <w:t xml:space="preserve"> đầu&lt;/LAN&gt;</w:t>
      </w:r>
    </w:p>
    <w:p w:rsidR="001A24ED" w:rsidP="001A24ED" w14:paraId="08B90760" w14:textId="77777777">
      <w:pPr>
        <w:pStyle w:val="NormalWeb"/>
        <w:spacing w:before="240" w:beforeAutospacing="0" w:after="240" w:afterAutospacing="0"/>
      </w:pPr>
      <w:r>
        <w:rPr>
          <w:color w:val="000000"/>
        </w:rPr>
        <w:t>                    </w:t>
      </w:r>
      <w:r>
        <w:rPr>
          <w:rStyle w:val="apple-tab-span"/>
          <w:color w:val="000000"/>
        </w:rPr>
        <w:tab/>
      </w:r>
      <w:r>
        <w:rPr>
          <w:color w:val="000000"/>
        </w:rPr>
        <w:t>&lt;NGAYTAO&gt;21/05/2024&lt;/NGAYTAO&gt;</w:t>
      </w:r>
    </w:p>
    <w:p w:rsidR="001A24ED" w:rsidP="001A24ED" w14:paraId="3D5CAADE" w14:textId="77777777">
      <w:pPr>
        <w:pStyle w:val="NormalWeb"/>
        <w:spacing w:before="240" w:beforeAutospacing="0" w:after="240" w:afterAutospacing="0"/>
      </w:pPr>
      <w:r>
        <w:rPr>
          <w:color w:val="000000"/>
        </w:rPr>
        <w:t>                    </w:t>
      </w:r>
      <w:r>
        <w:rPr>
          <w:rStyle w:val="apple-tab-span"/>
          <w:color w:val="000000"/>
        </w:rPr>
        <w:tab/>
      </w:r>
      <w:r>
        <w:rPr>
          <w:color w:val="000000"/>
        </w:rPr>
        <w:t>&lt;NGAYGUI&gt;30/05/2024&lt;/NGAYGUI&gt;</w:t>
      </w:r>
    </w:p>
    <w:p w:rsidR="001A24ED" w:rsidP="001A24ED" w14:paraId="2713DAF2" w14:textId="77777777">
      <w:pPr>
        <w:pStyle w:val="NormalWeb"/>
        <w:spacing w:before="240" w:beforeAutospacing="0" w:after="240" w:afterAutospacing="0"/>
      </w:pPr>
      <w:r>
        <w:rPr>
          <w:color w:val="000000"/>
        </w:rPr>
        <w:t>        </w:t>
      </w:r>
      <w:r>
        <w:rPr>
          <w:rStyle w:val="apple-tab-span"/>
          <w:color w:val="000000"/>
        </w:rPr>
        <w:tab/>
      </w:r>
      <w:r>
        <w:rPr>
          <w:color w:val="000000"/>
        </w:rPr>
        <w:t>&lt;/</w:t>
      </w:r>
      <w:r>
        <w:rPr>
          <w:color w:val="000000"/>
        </w:rPr>
        <w:t>SummaryReport</w:t>
      </w:r>
      <w:r>
        <w:rPr>
          <w:color w:val="000000"/>
        </w:rPr>
        <w:t>&gt;</w:t>
      </w:r>
    </w:p>
    <w:p w:rsidR="001A24ED" w:rsidP="001A24ED" w14:paraId="3FC336A7" w14:textId="77777777">
      <w:pPr>
        <w:pStyle w:val="NormalWeb"/>
        <w:spacing w:before="240" w:beforeAutospacing="0" w:after="240" w:afterAutospacing="0"/>
        <w:ind w:left="720"/>
      </w:pPr>
      <w:r>
        <w:rPr>
          <w:color w:val="000000"/>
        </w:rPr>
        <w:t xml:space="preserve">&lt; </w:t>
      </w:r>
      <w:r>
        <w:rPr>
          <w:color w:val="000000"/>
        </w:rPr>
        <w:t>SummaryReport</w:t>
      </w:r>
      <w:r>
        <w:rPr>
          <w:color w:val="000000"/>
        </w:rPr>
        <w:t xml:space="preserve"> &gt;…&lt;/ </w:t>
      </w:r>
      <w:r>
        <w:rPr>
          <w:color w:val="000000"/>
        </w:rPr>
        <w:t>SummaryReport</w:t>
      </w:r>
      <w:r>
        <w:rPr>
          <w:color w:val="000000"/>
        </w:rPr>
        <w:t xml:space="preserve"> &gt;</w:t>
      </w:r>
    </w:p>
    <w:p w:rsidR="001A24ED" w:rsidP="001A24ED" w14:paraId="3F147C1C" w14:textId="77777777">
      <w:pPr>
        <w:pStyle w:val="NormalWeb"/>
        <w:spacing w:before="240" w:beforeAutospacing="0" w:after="240" w:afterAutospacing="0"/>
        <w:ind w:left="720"/>
      </w:pPr>
      <w:r>
        <w:rPr>
          <w:color w:val="000000"/>
        </w:rPr>
        <w:t>…</w:t>
      </w:r>
    </w:p>
    <w:p w:rsidR="001A24ED" w:rsidP="001A24ED" w14:paraId="22829E72" w14:textId="422E0B7B">
      <w:pPr>
        <w:pStyle w:val="NormalWeb"/>
        <w:spacing w:before="240" w:beforeAutospacing="0" w:after="240" w:afterAutospacing="0"/>
      </w:pPr>
      <w:r>
        <w:rPr>
          <w:color w:val="000000"/>
        </w:rPr>
        <w:t>&lt;/</w:t>
      </w:r>
      <w:r>
        <w:rPr>
          <w:color w:val="000000"/>
        </w:rPr>
        <w:t>ListSummaryReport</w:t>
      </w:r>
      <w:r>
        <w:rPr>
          <w:color w:val="000000"/>
        </w:rPr>
        <w:t>&gt;</w:t>
      </w:r>
    </w:p>
    <w:p w:rsidR="001A24ED" w:rsidP="001E4961" w14:paraId="08053DA8" w14:textId="766D6486">
      <w:pPr>
        <w:pStyle w:val="Heading3"/>
      </w:pPr>
      <w:r w:rsidRPr="001E4961">
        <w:t>Lấy</w:t>
      </w:r>
      <w:r w:rsidRPr="001E4961">
        <w:t xml:space="preserve"> chi </w:t>
      </w:r>
      <w:r w:rsidRPr="001E4961">
        <w:t>tiết</w:t>
      </w:r>
      <w:r w:rsidRPr="001E4961">
        <w:t xml:space="preserve"> </w:t>
      </w:r>
      <w:r w:rsidRPr="001E4961">
        <w:t>bảng</w:t>
      </w:r>
      <w:r w:rsidRPr="001E4961">
        <w:t xml:space="preserve"> </w:t>
      </w:r>
      <w:r w:rsidRPr="001E4961">
        <w:t>tổng</w:t>
      </w:r>
      <w:r w:rsidRPr="001E4961">
        <w:t xml:space="preserve"> </w:t>
      </w:r>
      <w:r w:rsidRPr="001E4961">
        <w:t>hợp</w:t>
      </w:r>
      <w:r w:rsidRPr="001E4961">
        <w:t xml:space="preserve"> </w:t>
      </w:r>
      <w:r w:rsidRPr="001E4961">
        <w:t>đã</w:t>
      </w:r>
      <w:r w:rsidRPr="001E4961">
        <w:t xml:space="preserve"> </w:t>
      </w:r>
      <w:r w:rsidRPr="001E4961">
        <w:t>có</w:t>
      </w:r>
      <w:r w:rsidRPr="001E4961">
        <w:t xml:space="preserve"> </w:t>
      </w:r>
      <w:r w:rsidRPr="001E4961">
        <w:t>kết</w:t>
      </w:r>
      <w:r w:rsidRPr="001E4961">
        <w:t xml:space="preserve"> </w:t>
      </w:r>
      <w:r w:rsidRPr="001E4961">
        <w:t>quả</w:t>
      </w:r>
      <w:r w:rsidRPr="001E4961">
        <w:t xml:space="preserve"> </w:t>
      </w:r>
      <w:r w:rsidRPr="001E4961">
        <w:t>trả</w:t>
      </w:r>
      <w:r w:rsidRPr="001E4961">
        <w:t xml:space="preserve"> </w:t>
      </w:r>
      <w:r w:rsidRPr="001E4961">
        <w:t>về</w:t>
      </w:r>
      <w:r w:rsidRPr="001E4961">
        <w:t xml:space="preserve"> </w:t>
      </w:r>
      <w:r w:rsidRPr="001E4961">
        <w:t>của</w:t>
      </w:r>
      <w:r w:rsidRPr="001E4961">
        <w:t xml:space="preserve"> CQT</w:t>
      </w:r>
    </w:p>
    <w:p w:rsidR="001A24ED" w:rsidP="001A24ED" w14:paraId="4C1AF906" w14:textId="77777777">
      <w:pPr>
        <w:pStyle w:val="NormalWeb"/>
        <w:spacing w:before="240" w:beforeAutospacing="0" w:after="240" w:afterAutospacing="0"/>
      </w:pPr>
      <w:r>
        <w:rPr>
          <w:color w:val="000000"/>
        </w:rPr>
        <w:t>URL</w:t>
      </w:r>
    </w:p>
    <w:p w:rsidR="001A24ED" w:rsidP="001A24ED" w14:paraId="41D02E5A" w14:textId="77777777">
      <w:pPr>
        <w:pStyle w:val="NormalWeb"/>
        <w:spacing w:before="240" w:beforeAutospacing="0" w:after="240" w:afterAutospacing="0"/>
      </w:pPr>
      <w:r>
        <w:rPr>
          <w:color w:val="000000"/>
        </w:rPr>
        <w:t>        </w:t>
      </w:r>
      <w:r>
        <w:rPr>
          <w:rStyle w:val="apple-tab-span"/>
          <w:color w:val="000000"/>
        </w:rPr>
        <w:tab/>
      </w:r>
      <w:r>
        <w:rPr>
          <w:color w:val="0000FF"/>
        </w:rPr>
        <w:t>string</w:t>
      </w:r>
      <w:r>
        <w:rPr>
          <w:color w:val="000000"/>
        </w:rPr>
        <w:t xml:space="preserve"> </w:t>
      </w:r>
      <w:r>
        <w:rPr>
          <w:color w:val="000000"/>
        </w:rPr>
        <w:t>GetSummaryReportDetail</w:t>
      </w:r>
      <w:r>
        <w:rPr>
          <w:color w:val="000000"/>
        </w:rPr>
        <w:t>(</w:t>
      </w:r>
      <w:r>
        <w:rPr>
          <w:color w:val="0000FF"/>
        </w:rPr>
        <w:t>string</w:t>
      </w:r>
      <w:r>
        <w:rPr>
          <w:color w:val="000000"/>
        </w:rPr>
        <w:t xml:space="preserve"> Account, </w:t>
      </w:r>
      <w:r>
        <w:rPr>
          <w:color w:val="0000FF"/>
        </w:rPr>
        <w:t>string</w:t>
      </w:r>
      <w:r>
        <w:rPr>
          <w:color w:val="000000"/>
        </w:rPr>
        <w:t xml:space="preserve"> </w:t>
      </w:r>
      <w:r>
        <w:rPr>
          <w:color w:val="000000"/>
        </w:rPr>
        <w:t>ACpass</w:t>
      </w:r>
      <w:r>
        <w:rPr>
          <w:color w:val="000000"/>
        </w:rPr>
        <w:t xml:space="preserve">, </w:t>
      </w:r>
      <w:r>
        <w:rPr>
          <w:color w:val="0000FF"/>
        </w:rPr>
        <w:t>string</w:t>
      </w:r>
      <w:r>
        <w:rPr>
          <w:color w:val="000000"/>
        </w:rPr>
        <w:t xml:space="preserve"> username, </w:t>
      </w:r>
      <w:r>
        <w:rPr>
          <w:color w:val="0000FF"/>
        </w:rPr>
        <w:t>string</w:t>
      </w:r>
      <w:r>
        <w:rPr>
          <w:color w:val="000000"/>
        </w:rPr>
        <w:t xml:space="preserve"> pass, </w:t>
      </w:r>
      <w:r>
        <w:rPr>
          <w:color w:val="0000FF"/>
        </w:rPr>
        <w:t>int</w:t>
      </w:r>
      <w:r>
        <w:rPr>
          <w:color w:val="000000"/>
        </w:rPr>
        <w:t xml:space="preserve"> </w:t>
      </w:r>
      <w:r>
        <w:rPr>
          <w:color w:val="000000"/>
        </w:rPr>
        <w:t>businessType</w:t>
      </w:r>
      <w:r>
        <w:rPr>
          <w:color w:val="000000"/>
        </w:rPr>
        <w:t xml:space="preserve">, </w:t>
      </w:r>
      <w:r>
        <w:rPr>
          <w:color w:val="0000FF"/>
        </w:rPr>
        <w:t>int</w:t>
      </w:r>
      <w:r>
        <w:rPr>
          <w:color w:val="000000"/>
        </w:rPr>
        <w:t xml:space="preserve"> </w:t>
      </w:r>
      <w:r>
        <w:rPr>
          <w:color w:val="000000"/>
        </w:rPr>
        <w:t>periodType</w:t>
      </w:r>
      <w:r>
        <w:rPr>
          <w:color w:val="000000"/>
        </w:rPr>
        <w:t xml:space="preserve">, </w:t>
      </w:r>
      <w:r>
        <w:rPr>
          <w:color w:val="0000FF"/>
        </w:rPr>
        <w:t>string</w:t>
      </w:r>
      <w:r>
        <w:rPr>
          <w:color w:val="000000"/>
        </w:rPr>
        <w:t xml:space="preserve"> </w:t>
      </w:r>
      <w:r>
        <w:rPr>
          <w:color w:val="000000"/>
        </w:rPr>
        <w:t>periodValue</w:t>
      </w:r>
      <w:r>
        <w:rPr>
          <w:color w:val="000000"/>
        </w:rPr>
        <w:t xml:space="preserve">, </w:t>
      </w:r>
      <w:r>
        <w:rPr>
          <w:color w:val="0000FF"/>
        </w:rPr>
        <w:t>int</w:t>
      </w:r>
      <w:r>
        <w:rPr>
          <w:color w:val="000000"/>
        </w:rPr>
        <w:t xml:space="preserve"> </w:t>
      </w:r>
      <w:r>
        <w:rPr>
          <w:color w:val="000000"/>
        </w:rPr>
        <w:t>reportNumber</w:t>
      </w:r>
      <w:r>
        <w:rPr>
          <w:color w:val="000000"/>
        </w:rPr>
        <w:t xml:space="preserve">, </w:t>
      </w:r>
      <w:r>
        <w:rPr>
          <w:color w:val="0000FF"/>
        </w:rPr>
        <w:t>int</w:t>
      </w:r>
      <w:r>
        <w:rPr>
          <w:color w:val="000000"/>
        </w:rPr>
        <w:t xml:space="preserve"> </w:t>
      </w:r>
      <w:r>
        <w:rPr>
          <w:color w:val="000000"/>
        </w:rPr>
        <w:t>reportRound</w:t>
      </w:r>
      <w:r>
        <w:rPr>
          <w:color w:val="000000"/>
        </w:rPr>
        <w:t>)</w:t>
      </w:r>
    </w:p>
    <w:p w:rsidR="001A24ED" w:rsidP="001A24ED" w14:paraId="6A8EFDFF" w14:textId="77777777">
      <w:pPr>
        <w:pStyle w:val="NormalWeb"/>
        <w:spacing w:before="240" w:beforeAutospacing="0" w:after="240" w:afterAutospacing="0"/>
      </w:pPr>
      <w:r>
        <w:rPr>
          <w:color w:val="000000"/>
        </w:rPr>
        <w:t>DESCRIPTION</w:t>
      </w:r>
    </w:p>
    <w:p w:rsidR="001A24ED" w:rsidP="001A24ED" w14:paraId="0AB30E89" w14:textId="77777777">
      <w:pPr>
        <w:pStyle w:val="NormalWeb"/>
        <w:spacing w:before="240" w:beforeAutospacing="0" w:after="240" w:afterAutospacing="0"/>
      </w:pPr>
      <w:r>
        <w:rPr>
          <w:color w:val="000000"/>
        </w:rPr>
        <w:t>  </w:t>
      </w:r>
      <w:r>
        <w:rPr>
          <w:rStyle w:val="apple-tab-span"/>
          <w:color w:val="000000"/>
        </w:rPr>
        <w:tab/>
      </w:r>
      <w:r>
        <w:rPr>
          <w:color w:val="000000"/>
        </w:rPr>
        <w:t>Đây</w:t>
      </w:r>
      <w:r>
        <w:rPr>
          <w:color w:val="000000"/>
        </w:rPr>
        <w:t xml:space="preserve"> </w:t>
      </w:r>
      <w:r>
        <w:rPr>
          <w:color w:val="000000"/>
        </w:rPr>
        <w:t>là</w:t>
      </w:r>
      <w:r>
        <w:rPr>
          <w:color w:val="000000"/>
        </w:rPr>
        <w:t xml:space="preserve"> web service </w:t>
      </w:r>
      <w:r>
        <w:rPr>
          <w:color w:val="000000"/>
        </w:rPr>
        <w:t>lấy</w:t>
      </w:r>
      <w:r>
        <w:rPr>
          <w:color w:val="000000"/>
        </w:rPr>
        <w:t xml:space="preserve"> </w:t>
      </w:r>
      <w:r>
        <w:rPr>
          <w:color w:val="000000"/>
        </w:rPr>
        <w:t>thông</w:t>
      </w:r>
      <w:r>
        <w:rPr>
          <w:color w:val="000000"/>
        </w:rPr>
        <w:t xml:space="preserve"> tin chi </w:t>
      </w:r>
      <w:r>
        <w:rPr>
          <w:color w:val="000000"/>
        </w:rPr>
        <w:t>tiết</w:t>
      </w:r>
      <w:r>
        <w:rPr>
          <w:color w:val="000000"/>
        </w:rPr>
        <w:t xml:space="preserve"> </w:t>
      </w:r>
      <w:r>
        <w:rPr>
          <w:color w:val="000000"/>
        </w:rPr>
        <w:t>của</w:t>
      </w:r>
      <w:r>
        <w:rPr>
          <w:color w:val="000000"/>
        </w:rPr>
        <w:t xml:space="preserve"> </w:t>
      </w:r>
      <w:r>
        <w:rPr>
          <w:color w:val="000000"/>
        </w:rPr>
        <w:t>từng</w:t>
      </w:r>
      <w:r>
        <w:rPr>
          <w:color w:val="000000"/>
        </w:rPr>
        <w:t xml:space="preserve"> </w:t>
      </w:r>
      <w:r>
        <w:rPr>
          <w:color w:val="000000"/>
        </w:rPr>
        <w:t>bảng</w:t>
      </w:r>
      <w:r>
        <w:rPr>
          <w:color w:val="000000"/>
        </w:rPr>
        <w:t xml:space="preserve"> </w:t>
      </w:r>
      <w:r>
        <w:rPr>
          <w:color w:val="000000"/>
        </w:rPr>
        <w:t>tổng</w:t>
      </w:r>
      <w:r>
        <w:rPr>
          <w:color w:val="000000"/>
        </w:rPr>
        <w:t xml:space="preserve"> </w:t>
      </w:r>
      <w:r>
        <w:rPr>
          <w:color w:val="000000"/>
        </w:rPr>
        <w:t>hợp</w:t>
      </w:r>
      <w:r>
        <w:rPr>
          <w:color w:val="000000"/>
        </w:rPr>
        <w:t xml:space="preserve"> </w:t>
      </w:r>
      <w:r>
        <w:rPr>
          <w:color w:val="000000"/>
        </w:rPr>
        <w:t>của</w:t>
      </w:r>
      <w:r>
        <w:rPr>
          <w:color w:val="000000"/>
        </w:rPr>
        <w:t xml:space="preserve"> </w:t>
      </w:r>
      <w:r>
        <w:rPr>
          <w:color w:val="000000"/>
        </w:rPr>
        <w:t>đơn</w:t>
      </w:r>
      <w:r>
        <w:rPr>
          <w:color w:val="000000"/>
        </w:rPr>
        <w:t xml:space="preserve"> </w:t>
      </w:r>
      <w:r>
        <w:rPr>
          <w:color w:val="000000"/>
        </w:rPr>
        <w:t>vị</w:t>
      </w:r>
    </w:p>
    <w:p w:rsidR="001A24ED" w:rsidP="001A24ED" w14:paraId="12414AA8" w14:textId="77777777">
      <w:pPr>
        <w:pStyle w:val="NormalWeb"/>
        <w:spacing w:before="240" w:beforeAutospacing="0" w:after="240" w:afterAutospacing="0"/>
      </w:pPr>
      <w:r>
        <w:rPr>
          <w:color w:val="000000"/>
        </w:rPr>
        <w:t>HTTP METHOD</w:t>
      </w:r>
    </w:p>
    <w:p w:rsidR="001A24ED" w:rsidP="001A24ED" w14:paraId="6DD9BAF0" w14:textId="77777777">
      <w:pPr>
        <w:pStyle w:val="NormalWeb"/>
        <w:spacing w:before="240" w:beforeAutospacing="0" w:after="240" w:afterAutospacing="0"/>
      </w:pPr>
      <w:r>
        <w:rPr>
          <w:color w:val="000000"/>
        </w:rPr>
        <w:t>  </w:t>
      </w:r>
      <w:r>
        <w:rPr>
          <w:rStyle w:val="apple-tab-span"/>
          <w:color w:val="000000"/>
        </w:rPr>
        <w:tab/>
      </w:r>
      <w:r>
        <w:rPr>
          <w:color w:val="000000"/>
        </w:rPr>
        <w:t>POST</w:t>
      </w:r>
    </w:p>
    <w:p w:rsidR="001A24ED" w:rsidP="001A24ED" w14:paraId="54E573F6" w14:textId="77777777">
      <w:pPr>
        <w:pStyle w:val="NormalWeb"/>
        <w:spacing w:before="240" w:beforeAutospacing="0" w:after="240" w:afterAutospacing="0"/>
      </w:pPr>
      <w:r>
        <w:rPr>
          <w:color w:val="000000"/>
        </w:rPr>
        <w:t>REQUEST BODY</w:t>
      </w:r>
    </w:p>
    <w:p w:rsidR="001A24ED" w:rsidP="00030E4E" w14:paraId="019E7811" w14:textId="4EC55757">
      <w:pPr>
        <w:pStyle w:val="NormalWeb"/>
        <w:numPr>
          <w:ilvl w:val="0"/>
          <w:numId w:val="4"/>
        </w:numPr>
        <w:spacing w:before="0" w:beforeAutospacing="0" w:after="0" w:afterAutospacing="0"/>
        <w:jc w:val="both"/>
      </w:pPr>
      <w:r>
        <w:rPr>
          <w:b/>
          <w:bCs/>
          <w:color w:val="000000"/>
        </w:rPr>
        <w:t>Account/</w:t>
      </w:r>
      <w:r>
        <w:rPr>
          <w:b/>
          <w:bCs/>
          <w:color w:val="000000"/>
        </w:rPr>
        <w:t>ACPass</w:t>
      </w:r>
      <w:r>
        <w:rPr>
          <w:b/>
          <w:bCs/>
          <w:color w:val="000000"/>
        </w:rPr>
        <w:t xml:space="preserve">:  </w:t>
      </w:r>
      <w:r>
        <w:rPr>
          <w:color w:val="000000"/>
        </w:rPr>
        <w:t xml:space="preserve">Tài </w:t>
      </w:r>
      <w:r>
        <w:rPr>
          <w:color w:val="000000"/>
        </w:rPr>
        <w:t>khoản</w:t>
      </w:r>
      <w:r>
        <w:rPr>
          <w:color w:val="000000"/>
        </w:rPr>
        <w:t xml:space="preserve"> </w:t>
      </w:r>
      <w:r>
        <w:rPr>
          <w:color w:val="000000"/>
        </w:rPr>
        <w:t>được</w:t>
      </w:r>
      <w:r>
        <w:rPr>
          <w:color w:val="000000"/>
        </w:rPr>
        <w:t xml:space="preserve"> </w:t>
      </w:r>
      <w:r>
        <w:rPr>
          <w:color w:val="000000"/>
        </w:rPr>
        <w:t>cấp</w:t>
      </w:r>
      <w:r>
        <w:rPr>
          <w:color w:val="000000"/>
        </w:rPr>
        <w:t xml:space="preserve"> </w:t>
      </w:r>
      <w:r>
        <w:rPr>
          <w:color w:val="000000"/>
        </w:rPr>
        <w:t>phát</w:t>
      </w:r>
      <w:r>
        <w:rPr>
          <w:color w:val="000000"/>
        </w:rPr>
        <w:t xml:space="preserve"> </w:t>
      </w:r>
      <w:r>
        <w:rPr>
          <w:color w:val="000000"/>
        </w:rPr>
        <w:t>cho</w:t>
      </w:r>
      <w:r>
        <w:rPr>
          <w:color w:val="000000"/>
        </w:rPr>
        <w:t xml:space="preserve"> </w:t>
      </w:r>
      <w:r>
        <w:rPr>
          <w:color w:val="000000"/>
        </w:rPr>
        <w:t>nhân</w:t>
      </w:r>
      <w:r>
        <w:rPr>
          <w:color w:val="000000"/>
        </w:rPr>
        <w:t xml:space="preserve"> </w:t>
      </w:r>
      <w:r>
        <w:rPr>
          <w:color w:val="000000"/>
        </w:rPr>
        <w:t>viên</w:t>
      </w:r>
      <w:r>
        <w:rPr>
          <w:color w:val="000000"/>
        </w:rPr>
        <w:t xml:space="preserve"> </w:t>
      </w:r>
      <w:r>
        <w:rPr>
          <w:color w:val="000000"/>
        </w:rPr>
        <w:t>gọi</w:t>
      </w:r>
      <w:r>
        <w:rPr>
          <w:color w:val="000000"/>
        </w:rPr>
        <w:t xml:space="preserve"> </w:t>
      </w:r>
      <w:r>
        <w:rPr>
          <w:color w:val="000000"/>
        </w:rPr>
        <w:t>lệnh</w:t>
      </w:r>
      <w:r>
        <w:rPr>
          <w:color w:val="000000"/>
        </w:rPr>
        <w:t xml:space="preserve"> </w:t>
      </w:r>
      <w:r>
        <w:rPr>
          <w:color w:val="000000"/>
        </w:rPr>
        <w:t>phát</w:t>
      </w:r>
      <w:r>
        <w:rPr>
          <w:color w:val="000000"/>
        </w:rPr>
        <w:t xml:space="preserve"> </w:t>
      </w:r>
      <w:r>
        <w:rPr>
          <w:color w:val="000000"/>
        </w:rPr>
        <w:t>hành</w:t>
      </w:r>
      <w:r>
        <w:rPr>
          <w:color w:val="000000"/>
        </w:rPr>
        <w:t xml:space="preserve"> </w:t>
      </w:r>
      <w:r>
        <w:rPr>
          <w:color w:val="000000"/>
        </w:rPr>
        <w:t>hóa</w:t>
      </w:r>
      <w:r>
        <w:rPr>
          <w:color w:val="000000"/>
        </w:rPr>
        <w:t xml:space="preserve"> </w:t>
      </w:r>
      <w:r>
        <w:rPr>
          <w:color w:val="000000"/>
        </w:rPr>
        <w:t>đơn</w:t>
      </w:r>
    </w:p>
    <w:p w:rsidR="001A24ED" w:rsidP="00030E4E" w14:paraId="3770D388" w14:textId="69148B16">
      <w:pPr>
        <w:pStyle w:val="NormalWeb"/>
        <w:numPr>
          <w:ilvl w:val="0"/>
          <w:numId w:val="4"/>
        </w:numPr>
        <w:spacing w:before="0" w:beforeAutospacing="0" w:after="0" w:afterAutospacing="0"/>
        <w:jc w:val="both"/>
      </w:pPr>
      <w:r>
        <w:rPr>
          <w:b/>
          <w:bCs/>
          <w:color w:val="000000"/>
        </w:rPr>
        <w:t>Username/pass</w:t>
      </w:r>
      <w:r>
        <w:rPr>
          <w:color w:val="000000"/>
        </w:rPr>
        <w:t xml:space="preserve">: Tài </w:t>
      </w:r>
      <w:r>
        <w:rPr>
          <w:color w:val="000000"/>
        </w:rPr>
        <w:t>khoản</w:t>
      </w:r>
      <w:r>
        <w:rPr>
          <w:color w:val="000000"/>
        </w:rPr>
        <w:t xml:space="preserve"> </w:t>
      </w:r>
      <w:r>
        <w:rPr>
          <w:color w:val="000000"/>
        </w:rPr>
        <w:t>được</w:t>
      </w:r>
      <w:r>
        <w:rPr>
          <w:color w:val="000000"/>
        </w:rPr>
        <w:t xml:space="preserve"> </w:t>
      </w:r>
      <w:r>
        <w:rPr>
          <w:color w:val="000000"/>
        </w:rPr>
        <w:t>cấp</w:t>
      </w:r>
      <w:r>
        <w:rPr>
          <w:color w:val="000000"/>
        </w:rPr>
        <w:t xml:space="preserve"> </w:t>
      </w:r>
      <w:r>
        <w:rPr>
          <w:color w:val="000000"/>
        </w:rPr>
        <w:t>phát</w:t>
      </w:r>
      <w:r>
        <w:rPr>
          <w:color w:val="000000"/>
        </w:rPr>
        <w:t xml:space="preserve"> </w:t>
      </w:r>
      <w:r>
        <w:rPr>
          <w:color w:val="000000"/>
        </w:rPr>
        <w:t>cho</w:t>
      </w:r>
      <w:r>
        <w:rPr>
          <w:color w:val="000000"/>
        </w:rPr>
        <w:t xml:space="preserve"> </w:t>
      </w:r>
      <w:r>
        <w:rPr>
          <w:color w:val="000000"/>
        </w:rPr>
        <w:t>khách</w:t>
      </w:r>
      <w:r>
        <w:rPr>
          <w:color w:val="000000"/>
        </w:rPr>
        <w:t xml:space="preserve"> </w:t>
      </w:r>
      <w:r>
        <w:rPr>
          <w:color w:val="000000"/>
        </w:rPr>
        <w:t>hàng</w:t>
      </w:r>
      <w:r>
        <w:rPr>
          <w:color w:val="000000"/>
        </w:rPr>
        <w:t xml:space="preserve"> </w:t>
      </w:r>
      <w:r>
        <w:rPr>
          <w:color w:val="000000"/>
        </w:rPr>
        <w:t>để</w:t>
      </w:r>
      <w:r>
        <w:rPr>
          <w:color w:val="000000"/>
        </w:rPr>
        <w:t xml:space="preserve"> </w:t>
      </w:r>
      <w:r>
        <w:rPr>
          <w:color w:val="000000"/>
        </w:rPr>
        <w:t>gọi</w:t>
      </w:r>
      <w:r>
        <w:rPr>
          <w:color w:val="000000"/>
        </w:rPr>
        <w:t xml:space="preserve"> </w:t>
      </w:r>
      <w:r>
        <w:rPr>
          <w:color w:val="000000"/>
        </w:rPr>
        <w:t>đến</w:t>
      </w:r>
      <w:r>
        <w:rPr>
          <w:color w:val="000000"/>
        </w:rPr>
        <w:t xml:space="preserve"> webservice (</w:t>
      </w:r>
      <w:r>
        <w:rPr>
          <w:color w:val="000000"/>
        </w:rPr>
        <w:t>tài</w:t>
      </w:r>
      <w:r>
        <w:rPr>
          <w:color w:val="000000"/>
        </w:rPr>
        <w:t xml:space="preserve"> </w:t>
      </w:r>
      <w:r>
        <w:rPr>
          <w:color w:val="000000"/>
        </w:rPr>
        <w:t>khoản</w:t>
      </w:r>
      <w:r>
        <w:rPr>
          <w:color w:val="000000"/>
        </w:rPr>
        <w:t xml:space="preserve"> </w:t>
      </w:r>
      <w:r>
        <w:rPr>
          <w:color w:val="000000"/>
        </w:rPr>
        <w:t>có</w:t>
      </w:r>
      <w:r>
        <w:rPr>
          <w:color w:val="000000"/>
        </w:rPr>
        <w:t xml:space="preserve"> </w:t>
      </w:r>
      <w:r>
        <w:rPr>
          <w:color w:val="000000"/>
        </w:rPr>
        <w:t>quyền</w:t>
      </w:r>
      <w:r>
        <w:rPr>
          <w:color w:val="000000"/>
        </w:rPr>
        <w:t xml:space="preserve"> </w:t>
      </w:r>
      <w:r>
        <w:rPr>
          <w:color w:val="000000"/>
        </w:rPr>
        <w:t>ServiceRole</w:t>
      </w:r>
      <w:r>
        <w:rPr>
          <w:color w:val="000000"/>
        </w:rPr>
        <w:t xml:space="preserve"> </w:t>
      </w:r>
      <w:r>
        <w:rPr>
          <w:color w:val="000000"/>
        </w:rPr>
        <w:t>trong</w:t>
      </w:r>
      <w:r>
        <w:rPr>
          <w:color w:val="000000"/>
        </w:rPr>
        <w:t xml:space="preserve"> </w:t>
      </w:r>
      <w:r>
        <w:rPr>
          <w:color w:val="000000"/>
        </w:rPr>
        <w:t>hệ</w:t>
      </w:r>
      <w:r>
        <w:rPr>
          <w:color w:val="000000"/>
        </w:rPr>
        <w:t xml:space="preserve"> </w:t>
      </w:r>
      <w:r>
        <w:rPr>
          <w:color w:val="000000"/>
        </w:rPr>
        <w:t>thống</w:t>
      </w:r>
      <w:r>
        <w:rPr>
          <w:color w:val="000000"/>
        </w:rPr>
        <w:t>).</w:t>
      </w:r>
    </w:p>
    <w:p w:rsidR="001A24ED" w:rsidP="00030E4E" w14:paraId="7E6FDA73" w14:textId="104B5224">
      <w:pPr>
        <w:pStyle w:val="NormalWeb"/>
        <w:numPr>
          <w:ilvl w:val="0"/>
          <w:numId w:val="4"/>
        </w:numPr>
        <w:spacing w:before="0" w:beforeAutospacing="0" w:after="0" w:afterAutospacing="0"/>
        <w:jc w:val="both"/>
      </w:pPr>
      <w:r>
        <w:rPr>
          <w:b/>
          <w:bCs/>
          <w:color w:val="000000"/>
        </w:rPr>
        <w:t>businessType</w:t>
      </w:r>
      <w:r>
        <w:rPr>
          <w:color w:val="000000"/>
        </w:rPr>
        <w:t xml:space="preserve">: </w:t>
      </w:r>
      <w:r>
        <w:rPr>
          <w:color w:val="000000"/>
        </w:rPr>
        <w:t>Loại</w:t>
      </w:r>
      <w:r>
        <w:rPr>
          <w:color w:val="000000"/>
        </w:rPr>
        <w:t xml:space="preserve"> </w:t>
      </w:r>
      <w:r>
        <w:rPr>
          <w:color w:val="000000"/>
        </w:rPr>
        <w:t>hình</w:t>
      </w:r>
      <w:r>
        <w:rPr>
          <w:color w:val="000000"/>
        </w:rPr>
        <w:t xml:space="preserve"> </w:t>
      </w:r>
      <w:r>
        <w:rPr>
          <w:color w:val="000000"/>
        </w:rPr>
        <w:t>doanh</w:t>
      </w:r>
      <w:r>
        <w:rPr>
          <w:color w:val="000000"/>
        </w:rPr>
        <w:t xml:space="preserve"> </w:t>
      </w:r>
      <w:r>
        <w:rPr>
          <w:color w:val="000000"/>
        </w:rPr>
        <w:t>nghiệp</w:t>
      </w:r>
      <w:r>
        <w:rPr>
          <w:color w:val="000000"/>
        </w:rPr>
        <w:t xml:space="preserve"> (9 </w:t>
      </w:r>
      <w:r>
        <w:rPr>
          <w:color w:val="000000"/>
        </w:rPr>
        <w:t>là</w:t>
      </w:r>
      <w:r>
        <w:rPr>
          <w:color w:val="000000"/>
        </w:rPr>
        <w:t xml:space="preserve"> </w:t>
      </w:r>
      <w:r>
        <w:rPr>
          <w:color w:val="000000"/>
        </w:rPr>
        <w:t>khác</w:t>
      </w:r>
      <w:r>
        <w:rPr>
          <w:color w:val="000000"/>
        </w:rPr>
        <w:t xml:space="preserve">, 1 </w:t>
      </w:r>
      <w:r>
        <w:rPr>
          <w:color w:val="000000"/>
        </w:rPr>
        <w:t>là</w:t>
      </w:r>
      <w:r>
        <w:rPr>
          <w:color w:val="000000"/>
        </w:rPr>
        <w:t xml:space="preserve"> </w:t>
      </w:r>
      <w:r>
        <w:rPr>
          <w:color w:val="000000"/>
        </w:rPr>
        <w:t>xăng</w:t>
      </w:r>
      <w:r>
        <w:rPr>
          <w:color w:val="000000"/>
        </w:rPr>
        <w:t xml:space="preserve"> </w:t>
      </w:r>
      <w:r>
        <w:rPr>
          <w:color w:val="000000"/>
        </w:rPr>
        <w:t>dầu</w:t>
      </w:r>
      <w:r>
        <w:rPr>
          <w:color w:val="000000"/>
        </w:rPr>
        <w:t xml:space="preserve">, 2 </w:t>
      </w:r>
      <w:r>
        <w:rPr>
          <w:color w:val="000000"/>
        </w:rPr>
        <w:t>là</w:t>
      </w:r>
      <w:r>
        <w:rPr>
          <w:color w:val="000000"/>
        </w:rPr>
        <w:t xml:space="preserve"> </w:t>
      </w:r>
      <w:r>
        <w:rPr>
          <w:color w:val="000000"/>
        </w:rPr>
        <w:t>vận</w:t>
      </w:r>
      <w:r>
        <w:rPr>
          <w:color w:val="000000"/>
        </w:rPr>
        <w:t xml:space="preserve"> </w:t>
      </w:r>
      <w:r>
        <w:rPr>
          <w:color w:val="000000"/>
        </w:rPr>
        <w:t>tải</w:t>
      </w:r>
      <w:r>
        <w:rPr>
          <w:color w:val="000000"/>
        </w:rPr>
        <w:t xml:space="preserve"> </w:t>
      </w:r>
      <w:r>
        <w:rPr>
          <w:color w:val="000000"/>
        </w:rPr>
        <w:t>hàng</w:t>
      </w:r>
      <w:r>
        <w:rPr>
          <w:color w:val="000000"/>
        </w:rPr>
        <w:t xml:space="preserve"> </w:t>
      </w:r>
      <w:r>
        <w:rPr>
          <w:color w:val="000000"/>
        </w:rPr>
        <w:t>không</w:t>
      </w:r>
      <w:r>
        <w:rPr>
          <w:color w:val="000000"/>
        </w:rPr>
        <w:t>)</w:t>
      </w:r>
    </w:p>
    <w:p w:rsidR="001A24ED" w:rsidP="00030E4E" w14:paraId="241C7579" w14:textId="3BB92F1F">
      <w:pPr>
        <w:pStyle w:val="NormalWeb"/>
        <w:numPr>
          <w:ilvl w:val="0"/>
          <w:numId w:val="4"/>
        </w:numPr>
        <w:spacing w:before="0" w:beforeAutospacing="0" w:after="0" w:afterAutospacing="0"/>
        <w:jc w:val="both"/>
      </w:pPr>
      <w:r>
        <w:rPr>
          <w:b/>
          <w:bCs/>
          <w:color w:val="000000"/>
        </w:rPr>
        <w:t>periodType</w:t>
      </w:r>
      <w:r>
        <w:rPr>
          <w:color w:val="000000"/>
        </w:rPr>
        <w:t xml:space="preserve">: </w:t>
      </w:r>
      <w:r>
        <w:rPr>
          <w:color w:val="000000"/>
        </w:rPr>
        <w:t>Loại</w:t>
      </w:r>
      <w:r>
        <w:rPr>
          <w:color w:val="000000"/>
        </w:rPr>
        <w:t xml:space="preserve"> </w:t>
      </w:r>
      <w:r>
        <w:rPr>
          <w:color w:val="000000"/>
        </w:rPr>
        <w:t>kỳ</w:t>
      </w:r>
      <w:r>
        <w:rPr>
          <w:color w:val="000000"/>
        </w:rPr>
        <w:t xml:space="preserve"> </w:t>
      </w:r>
      <w:r>
        <w:rPr>
          <w:color w:val="000000"/>
        </w:rPr>
        <w:t>dữ</w:t>
      </w:r>
      <w:r>
        <w:rPr>
          <w:color w:val="000000"/>
        </w:rPr>
        <w:t xml:space="preserve"> </w:t>
      </w:r>
      <w:r>
        <w:rPr>
          <w:color w:val="000000"/>
        </w:rPr>
        <w:t>liệu</w:t>
      </w:r>
      <w:r>
        <w:rPr>
          <w:color w:val="000000"/>
        </w:rPr>
        <w:t xml:space="preserve"> (0: </w:t>
      </w:r>
      <w:r>
        <w:rPr>
          <w:color w:val="000000"/>
        </w:rPr>
        <w:t>tháng</w:t>
      </w:r>
      <w:r>
        <w:rPr>
          <w:color w:val="000000"/>
        </w:rPr>
        <w:t xml:space="preserve">, 1: </w:t>
      </w:r>
      <w:r>
        <w:rPr>
          <w:color w:val="000000"/>
        </w:rPr>
        <w:t>Ngày</w:t>
      </w:r>
      <w:r>
        <w:rPr>
          <w:color w:val="000000"/>
        </w:rPr>
        <w:t>, 2: Quý)</w:t>
      </w:r>
    </w:p>
    <w:p w:rsidR="001A24ED" w:rsidP="00030E4E" w14:paraId="72D37AFF" w14:textId="2616F64B">
      <w:pPr>
        <w:pStyle w:val="NormalWeb"/>
        <w:numPr>
          <w:ilvl w:val="0"/>
          <w:numId w:val="4"/>
        </w:numPr>
        <w:spacing w:before="0" w:beforeAutospacing="0" w:after="0" w:afterAutospacing="0"/>
        <w:jc w:val="both"/>
      </w:pPr>
      <w:r>
        <w:rPr>
          <w:b/>
          <w:bCs/>
          <w:color w:val="000000"/>
        </w:rPr>
        <w:t>periodValue</w:t>
      </w:r>
      <w:r>
        <w:rPr>
          <w:color w:val="000000"/>
        </w:rPr>
        <w:t xml:space="preserve">: </w:t>
      </w:r>
      <w:r>
        <w:rPr>
          <w:color w:val="000000"/>
        </w:rPr>
        <w:t>Kỳ</w:t>
      </w:r>
      <w:r>
        <w:rPr>
          <w:color w:val="000000"/>
        </w:rPr>
        <w:t xml:space="preserve"> </w:t>
      </w:r>
      <w:r>
        <w:rPr>
          <w:color w:val="000000"/>
        </w:rPr>
        <w:t>dữ</w:t>
      </w:r>
      <w:r>
        <w:rPr>
          <w:color w:val="000000"/>
        </w:rPr>
        <w:t xml:space="preserve"> </w:t>
      </w:r>
      <w:r>
        <w:rPr>
          <w:color w:val="000000"/>
        </w:rPr>
        <w:t>liệu</w:t>
      </w:r>
      <w:r>
        <w:rPr>
          <w:color w:val="000000"/>
        </w:rPr>
        <w:t xml:space="preserve"> (</w:t>
      </w:r>
      <w:r>
        <w:rPr>
          <w:color w:val="000000"/>
        </w:rPr>
        <w:t>Đối</w:t>
      </w:r>
      <w:r>
        <w:rPr>
          <w:color w:val="000000"/>
        </w:rPr>
        <w:t xml:space="preserve"> </w:t>
      </w:r>
      <w:r>
        <w:rPr>
          <w:color w:val="000000"/>
        </w:rPr>
        <w:t>với</w:t>
      </w:r>
      <w:r>
        <w:rPr>
          <w:color w:val="000000"/>
        </w:rPr>
        <w:t xml:space="preserve"> </w:t>
      </w:r>
      <w:r>
        <w:rPr>
          <w:color w:val="000000"/>
        </w:rPr>
        <w:t>loại</w:t>
      </w:r>
      <w:r>
        <w:rPr>
          <w:color w:val="000000"/>
        </w:rPr>
        <w:t xml:space="preserve"> </w:t>
      </w:r>
      <w:r>
        <w:rPr>
          <w:color w:val="000000"/>
        </w:rPr>
        <w:t>kỳ</w:t>
      </w:r>
      <w:r>
        <w:rPr>
          <w:color w:val="000000"/>
        </w:rPr>
        <w:t xml:space="preserve"> </w:t>
      </w:r>
      <w:r>
        <w:rPr>
          <w:color w:val="000000"/>
        </w:rPr>
        <w:t>Tháng</w:t>
      </w:r>
      <w:r>
        <w:rPr>
          <w:color w:val="000000"/>
        </w:rPr>
        <w:t>/Quý: MM/</w:t>
      </w:r>
      <w:r>
        <w:rPr>
          <w:color w:val="000000"/>
        </w:rPr>
        <w:t>yyyy</w:t>
      </w:r>
      <w:r>
        <w:rPr>
          <w:color w:val="000000"/>
        </w:rPr>
        <w:t xml:space="preserve">; </w:t>
      </w:r>
      <w:r>
        <w:rPr>
          <w:color w:val="000000"/>
        </w:rPr>
        <w:t>đối</w:t>
      </w:r>
      <w:r>
        <w:rPr>
          <w:color w:val="000000"/>
        </w:rPr>
        <w:t xml:space="preserve"> </w:t>
      </w:r>
      <w:r>
        <w:rPr>
          <w:color w:val="000000"/>
        </w:rPr>
        <w:t>với</w:t>
      </w:r>
      <w:r>
        <w:rPr>
          <w:color w:val="000000"/>
        </w:rPr>
        <w:t xml:space="preserve"> </w:t>
      </w:r>
      <w:r>
        <w:rPr>
          <w:color w:val="000000"/>
        </w:rPr>
        <w:t>loại</w:t>
      </w:r>
      <w:r>
        <w:rPr>
          <w:color w:val="000000"/>
        </w:rPr>
        <w:t xml:space="preserve"> </w:t>
      </w:r>
      <w:r>
        <w:rPr>
          <w:color w:val="000000"/>
        </w:rPr>
        <w:t>kỳ</w:t>
      </w:r>
      <w:r>
        <w:rPr>
          <w:color w:val="000000"/>
        </w:rPr>
        <w:t xml:space="preserve"> </w:t>
      </w:r>
      <w:r>
        <w:rPr>
          <w:color w:val="000000"/>
        </w:rPr>
        <w:t>Ngày</w:t>
      </w:r>
      <w:r>
        <w:rPr>
          <w:color w:val="000000"/>
        </w:rPr>
        <w:t>: dd/MM/</w:t>
      </w:r>
      <w:r>
        <w:rPr>
          <w:color w:val="000000"/>
        </w:rPr>
        <w:t>yyyy</w:t>
      </w:r>
      <w:r>
        <w:rPr>
          <w:color w:val="000000"/>
        </w:rPr>
        <w:t>)</w:t>
      </w:r>
    </w:p>
    <w:p w:rsidR="001A24ED" w:rsidP="00030E4E" w14:paraId="362272E3" w14:textId="76F07F89">
      <w:pPr>
        <w:pStyle w:val="NormalWeb"/>
        <w:numPr>
          <w:ilvl w:val="0"/>
          <w:numId w:val="4"/>
        </w:numPr>
        <w:spacing w:before="0" w:beforeAutospacing="0" w:after="0" w:afterAutospacing="0"/>
        <w:jc w:val="both"/>
      </w:pPr>
      <w:r>
        <w:rPr>
          <w:b/>
          <w:bCs/>
          <w:color w:val="000000"/>
        </w:rPr>
        <w:t>reportNumber</w:t>
      </w:r>
      <w:r>
        <w:rPr>
          <w:color w:val="000000"/>
        </w:rPr>
        <w:t xml:space="preserve">: </w:t>
      </w:r>
      <w:r>
        <w:rPr>
          <w:color w:val="000000"/>
        </w:rPr>
        <w:t>Số</w:t>
      </w:r>
      <w:r>
        <w:rPr>
          <w:color w:val="000000"/>
        </w:rPr>
        <w:t xml:space="preserve"> </w:t>
      </w:r>
      <w:r>
        <w:rPr>
          <w:color w:val="000000"/>
        </w:rPr>
        <w:t>bảng</w:t>
      </w:r>
      <w:r>
        <w:rPr>
          <w:color w:val="000000"/>
        </w:rPr>
        <w:t xml:space="preserve"> </w:t>
      </w:r>
      <w:r>
        <w:rPr>
          <w:color w:val="000000"/>
        </w:rPr>
        <w:t>tổng</w:t>
      </w:r>
      <w:r>
        <w:rPr>
          <w:color w:val="000000"/>
        </w:rPr>
        <w:t xml:space="preserve"> </w:t>
      </w:r>
      <w:r>
        <w:rPr>
          <w:color w:val="000000"/>
        </w:rPr>
        <w:t>hợp</w:t>
      </w:r>
    </w:p>
    <w:p w:rsidR="001A24ED" w:rsidP="00030E4E" w14:paraId="629E37D1" w14:textId="46D36241">
      <w:pPr>
        <w:pStyle w:val="NormalWeb"/>
        <w:numPr>
          <w:ilvl w:val="0"/>
          <w:numId w:val="4"/>
        </w:numPr>
        <w:spacing w:before="0" w:beforeAutospacing="0" w:after="0" w:afterAutospacing="0"/>
        <w:jc w:val="both"/>
      </w:pPr>
      <w:r>
        <w:rPr>
          <w:b/>
          <w:bCs/>
          <w:color w:val="000000"/>
        </w:rPr>
        <w:t>reportRound</w:t>
      </w:r>
      <w:r>
        <w:rPr>
          <w:color w:val="000000"/>
        </w:rPr>
        <w:t xml:space="preserve">: </w:t>
      </w:r>
      <w:r>
        <w:rPr>
          <w:color w:val="000000"/>
        </w:rPr>
        <w:t>Lần</w:t>
      </w:r>
      <w:r>
        <w:rPr>
          <w:color w:val="000000"/>
        </w:rPr>
        <w:t xml:space="preserve"> </w:t>
      </w:r>
      <w:r>
        <w:rPr>
          <w:color w:val="000000"/>
        </w:rPr>
        <w:t>báo</w:t>
      </w:r>
      <w:r>
        <w:rPr>
          <w:color w:val="000000"/>
        </w:rPr>
        <w:t xml:space="preserve"> </w:t>
      </w:r>
      <w:r>
        <w:rPr>
          <w:color w:val="000000"/>
        </w:rPr>
        <w:t>cáo</w:t>
      </w:r>
      <w:r>
        <w:rPr>
          <w:color w:val="000000"/>
        </w:rPr>
        <w:t xml:space="preserve"> (0: </w:t>
      </w:r>
      <w:r>
        <w:rPr>
          <w:color w:val="000000"/>
        </w:rPr>
        <w:t>Lần</w:t>
      </w:r>
      <w:r>
        <w:rPr>
          <w:color w:val="000000"/>
        </w:rPr>
        <w:t xml:space="preserve"> </w:t>
      </w:r>
      <w:r>
        <w:rPr>
          <w:color w:val="000000"/>
        </w:rPr>
        <w:t>đầu</w:t>
      </w:r>
      <w:r>
        <w:rPr>
          <w:color w:val="000000"/>
        </w:rPr>
        <w:t xml:space="preserve">, n &gt; 0: </w:t>
      </w:r>
      <w:r>
        <w:rPr>
          <w:color w:val="000000"/>
        </w:rPr>
        <w:t>lần</w:t>
      </w:r>
      <w:r>
        <w:rPr>
          <w:color w:val="000000"/>
        </w:rPr>
        <w:t xml:space="preserve"> </w:t>
      </w:r>
      <w:r>
        <w:rPr>
          <w:color w:val="000000"/>
        </w:rPr>
        <w:t>bổ</w:t>
      </w:r>
      <w:r>
        <w:rPr>
          <w:color w:val="000000"/>
        </w:rPr>
        <w:t xml:space="preserve"> sung </w:t>
      </w:r>
      <w:r>
        <w:rPr>
          <w:color w:val="000000"/>
        </w:rPr>
        <w:t>thứ</w:t>
      </w:r>
      <w:r>
        <w:rPr>
          <w:color w:val="000000"/>
        </w:rPr>
        <w:t xml:space="preserve"> n)</w:t>
      </w:r>
    </w:p>
    <w:p w:rsidR="001A24ED" w:rsidP="001A24ED" w14:paraId="6AD04675" w14:textId="77777777">
      <w:pPr>
        <w:pStyle w:val="NormalWeb"/>
        <w:spacing w:before="240" w:beforeAutospacing="0" w:after="240" w:afterAutospacing="0"/>
      </w:pPr>
      <w:r>
        <w:rPr>
          <w:color w:val="000000"/>
        </w:rPr>
        <w:t>RETURNS</w:t>
      </w:r>
    </w:p>
    <w:tbl>
      <w:tblPr>
        <w:tblW w:w="0" w:type="auto"/>
        <w:tblCellMar>
          <w:top w:w="15" w:type="dxa"/>
          <w:left w:w="15" w:type="dxa"/>
          <w:bottom w:w="15" w:type="dxa"/>
          <w:right w:w="15" w:type="dxa"/>
        </w:tblCellMar>
        <w:tblLook w:val="04A0"/>
      </w:tblPr>
      <w:tblGrid>
        <w:gridCol w:w="2242"/>
        <w:gridCol w:w="5040"/>
        <w:gridCol w:w="2062"/>
      </w:tblGrid>
      <w:tr w14:paraId="106717B1" w14:textId="77777777" w:rsidTr="003F049B">
        <w:tblPrEx>
          <w:tblW w:w="0" w:type="auto"/>
          <w:tblLook w:val="04A0"/>
        </w:tblPrEx>
        <w:trPr>
          <w:trHeight w:val="300"/>
        </w:trPr>
        <w:tc>
          <w:tcPr>
            <w:tcW w:w="2242" w:type="dxa"/>
            <w:tcBorders>
              <w:top w:val="single" w:sz="6" w:space="0" w:color="2E74B5"/>
              <w:left w:val="single" w:sz="6" w:space="0" w:color="2E74B5"/>
              <w:bottom w:val="single" w:sz="6" w:space="0" w:color="2E74B5"/>
              <w:right w:val="single" w:sz="6" w:space="0" w:color="2E74B5"/>
            </w:tcBorders>
            <w:shd w:val="clear" w:color="auto" w:fill="F2F2F2"/>
            <w:tcMar>
              <w:top w:w="0" w:type="dxa"/>
              <w:left w:w="100" w:type="dxa"/>
              <w:bottom w:w="0" w:type="dxa"/>
              <w:right w:w="100" w:type="dxa"/>
            </w:tcMar>
            <w:hideMark/>
          </w:tcPr>
          <w:p w:rsidR="001A24ED" w14:paraId="532BE82B" w14:textId="77777777">
            <w:pPr>
              <w:pStyle w:val="NormalWeb"/>
              <w:spacing w:before="240" w:beforeAutospacing="0" w:after="240" w:afterAutospacing="0"/>
              <w:ind w:left="80"/>
            </w:pPr>
            <w:r>
              <w:rPr>
                <w:color w:val="000000"/>
              </w:rPr>
              <w:t>Kết</w:t>
            </w:r>
            <w:r>
              <w:rPr>
                <w:color w:val="000000"/>
              </w:rPr>
              <w:t xml:space="preserve"> </w:t>
            </w:r>
            <w:r>
              <w:rPr>
                <w:color w:val="000000"/>
              </w:rPr>
              <w:t>quả</w:t>
            </w:r>
          </w:p>
        </w:tc>
        <w:tc>
          <w:tcPr>
            <w:tcW w:w="5040" w:type="dxa"/>
            <w:tcBorders>
              <w:top w:val="single" w:sz="6" w:space="0" w:color="2E74B5"/>
              <w:left w:val="single" w:sz="6" w:space="0" w:color="2E74B5"/>
              <w:bottom w:val="single" w:sz="6" w:space="0" w:color="2E74B5"/>
              <w:right w:val="single" w:sz="6" w:space="0" w:color="2E74B5"/>
            </w:tcBorders>
            <w:shd w:val="clear" w:color="auto" w:fill="F2F2F2"/>
            <w:tcMar>
              <w:top w:w="0" w:type="dxa"/>
              <w:left w:w="100" w:type="dxa"/>
              <w:bottom w:w="0" w:type="dxa"/>
              <w:right w:w="100" w:type="dxa"/>
            </w:tcMar>
            <w:hideMark/>
          </w:tcPr>
          <w:p w:rsidR="001A24ED" w14:paraId="5676A897" w14:textId="77777777">
            <w:pPr>
              <w:pStyle w:val="NormalWeb"/>
              <w:spacing w:before="240" w:beforeAutospacing="0" w:after="240" w:afterAutospacing="0"/>
              <w:ind w:left="80"/>
            </w:pPr>
            <w:r>
              <w:rPr>
                <w:color w:val="000000"/>
              </w:rPr>
              <w:t>Mô</w:t>
            </w:r>
            <w:r>
              <w:rPr>
                <w:color w:val="000000"/>
              </w:rPr>
              <w:t xml:space="preserve"> </w:t>
            </w:r>
            <w:r>
              <w:rPr>
                <w:color w:val="000000"/>
              </w:rPr>
              <w:t>tả</w:t>
            </w:r>
          </w:p>
        </w:tc>
        <w:tc>
          <w:tcPr>
            <w:tcW w:w="2062" w:type="dxa"/>
            <w:tcBorders>
              <w:top w:val="single" w:sz="6" w:space="0" w:color="2E74B5"/>
              <w:left w:val="single" w:sz="6" w:space="0" w:color="2E74B5"/>
              <w:bottom w:val="single" w:sz="6" w:space="0" w:color="2E74B5"/>
              <w:right w:val="single" w:sz="6" w:space="0" w:color="2E74B5"/>
            </w:tcBorders>
            <w:shd w:val="clear" w:color="auto" w:fill="F2F2F2"/>
            <w:tcMar>
              <w:top w:w="0" w:type="dxa"/>
              <w:left w:w="100" w:type="dxa"/>
              <w:bottom w:w="0" w:type="dxa"/>
              <w:right w:w="100" w:type="dxa"/>
            </w:tcMar>
            <w:hideMark/>
          </w:tcPr>
          <w:p w:rsidR="001A24ED" w14:paraId="212E8312" w14:textId="77777777">
            <w:pPr>
              <w:pStyle w:val="NormalWeb"/>
              <w:spacing w:before="240" w:beforeAutospacing="0" w:after="240" w:afterAutospacing="0"/>
              <w:ind w:left="80"/>
            </w:pPr>
            <w:r>
              <w:rPr>
                <w:color w:val="000000"/>
              </w:rPr>
              <w:t>Ghi</w:t>
            </w:r>
            <w:r>
              <w:rPr>
                <w:color w:val="000000"/>
              </w:rPr>
              <w:t xml:space="preserve"> </w:t>
            </w:r>
            <w:r>
              <w:rPr>
                <w:color w:val="000000"/>
              </w:rPr>
              <w:t>chú</w:t>
            </w:r>
          </w:p>
        </w:tc>
      </w:tr>
      <w:tr w14:paraId="2E60FA54" w14:textId="77777777" w:rsidTr="003F049B">
        <w:tblPrEx>
          <w:tblW w:w="0" w:type="auto"/>
          <w:tblLook w:val="04A0"/>
        </w:tblPrEx>
        <w:trPr>
          <w:trHeight w:val="615"/>
        </w:trPr>
        <w:tc>
          <w:tcPr>
            <w:tcW w:w="2242" w:type="dxa"/>
            <w:tcBorders>
              <w:top w:val="single" w:sz="6" w:space="0" w:color="2E74B5"/>
              <w:left w:val="single" w:sz="6" w:space="0" w:color="2E74B5"/>
              <w:bottom w:val="single" w:sz="6" w:space="0" w:color="000000"/>
              <w:right w:val="single" w:sz="6" w:space="0" w:color="2E74B5"/>
            </w:tcBorders>
            <w:tcMar>
              <w:top w:w="0" w:type="dxa"/>
              <w:left w:w="100" w:type="dxa"/>
              <w:bottom w:w="0" w:type="dxa"/>
              <w:right w:w="100" w:type="dxa"/>
            </w:tcMar>
            <w:hideMark/>
          </w:tcPr>
          <w:p w:rsidR="001A24ED" w14:paraId="5E04A615" w14:textId="77777777">
            <w:pPr>
              <w:pStyle w:val="NormalWeb"/>
              <w:spacing w:before="240" w:beforeAutospacing="0" w:after="240" w:afterAutospacing="0"/>
              <w:ind w:left="80"/>
            </w:pPr>
            <w:r>
              <w:rPr>
                <w:color w:val="000000"/>
              </w:rPr>
              <w:t>ERR:1</w:t>
            </w:r>
          </w:p>
        </w:tc>
        <w:tc>
          <w:tcPr>
            <w:tcW w:w="5040"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rsidRPr="002566F5" w:rsidP="002566F5" w14:paraId="73646A16" w14:textId="77777777">
            <w:pPr>
              <w:pStyle w:val="NormalWeb"/>
              <w:spacing w:before="240" w:beforeAutospacing="0" w:after="240" w:afterAutospacing="0"/>
              <w:ind w:left="80"/>
              <w:rPr>
                <w:color w:val="000000"/>
              </w:rPr>
            </w:pPr>
            <w:r>
              <w:rPr>
                <w:color w:val="000000"/>
              </w:rPr>
              <w:t xml:space="preserve">Tài </w:t>
            </w:r>
            <w:r>
              <w:rPr>
                <w:color w:val="000000"/>
              </w:rPr>
              <w:t>khoản</w:t>
            </w:r>
            <w:r>
              <w:rPr>
                <w:color w:val="000000"/>
              </w:rPr>
              <w:t xml:space="preserve"> </w:t>
            </w:r>
            <w:r>
              <w:rPr>
                <w:color w:val="000000"/>
              </w:rPr>
              <w:t>đăng</w:t>
            </w:r>
            <w:r>
              <w:rPr>
                <w:color w:val="000000"/>
              </w:rPr>
              <w:t xml:space="preserve"> </w:t>
            </w:r>
            <w:r>
              <w:rPr>
                <w:color w:val="000000"/>
              </w:rPr>
              <w:t>nhập</w:t>
            </w:r>
            <w:r>
              <w:rPr>
                <w:color w:val="000000"/>
              </w:rPr>
              <w:t xml:space="preserve"> </w:t>
            </w:r>
            <w:r>
              <w:rPr>
                <w:color w:val="000000"/>
              </w:rPr>
              <w:t>sai</w:t>
            </w:r>
            <w:r>
              <w:rPr>
                <w:color w:val="000000"/>
              </w:rPr>
              <w:t xml:space="preserve"> </w:t>
            </w:r>
            <w:r>
              <w:rPr>
                <w:color w:val="000000"/>
              </w:rPr>
              <w:t>hoặc</w:t>
            </w:r>
            <w:r>
              <w:rPr>
                <w:color w:val="000000"/>
              </w:rPr>
              <w:t xml:space="preserve"> </w:t>
            </w:r>
            <w:r>
              <w:rPr>
                <w:color w:val="000000"/>
              </w:rPr>
              <w:t>không</w:t>
            </w:r>
            <w:r>
              <w:rPr>
                <w:color w:val="000000"/>
              </w:rPr>
              <w:t xml:space="preserve"> </w:t>
            </w:r>
            <w:r>
              <w:rPr>
                <w:color w:val="000000"/>
              </w:rPr>
              <w:t>có</w:t>
            </w:r>
            <w:r>
              <w:rPr>
                <w:color w:val="000000"/>
              </w:rPr>
              <w:t xml:space="preserve"> </w:t>
            </w:r>
            <w:r>
              <w:rPr>
                <w:color w:val="000000"/>
              </w:rPr>
              <w:t>quyền</w:t>
            </w:r>
          </w:p>
        </w:tc>
        <w:tc>
          <w:tcPr>
            <w:tcW w:w="2062"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6E46D4DC" w14:textId="77777777">
            <w:pPr>
              <w:pStyle w:val="NormalWeb"/>
              <w:spacing w:before="240" w:beforeAutospacing="0" w:after="240" w:afterAutospacing="0"/>
              <w:ind w:left="80"/>
              <w:jc w:val="both"/>
            </w:pPr>
            <w:r>
              <w:rPr>
                <w:color w:val="000000"/>
              </w:rPr>
              <w:t> </w:t>
            </w:r>
          </w:p>
        </w:tc>
      </w:tr>
      <w:tr w14:paraId="7B2B242B" w14:textId="77777777" w:rsidTr="003F049B">
        <w:tblPrEx>
          <w:tblW w:w="0" w:type="auto"/>
          <w:tblLook w:val="04A0"/>
        </w:tblPrEx>
        <w:trPr>
          <w:trHeight w:val="585"/>
        </w:trPr>
        <w:tc>
          <w:tcPr>
            <w:tcW w:w="2242" w:type="dxa"/>
            <w:tcBorders>
              <w:top w:val="single" w:sz="6" w:space="0" w:color="000000"/>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59702C79" w14:textId="77777777">
            <w:pPr>
              <w:pStyle w:val="NormalWeb"/>
              <w:spacing w:before="240" w:beforeAutospacing="0" w:after="240" w:afterAutospacing="0"/>
              <w:ind w:left="80"/>
            </w:pPr>
            <w:r>
              <w:rPr>
                <w:color w:val="000000"/>
              </w:rPr>
              <w:t>ERR:2</w:t>
            </w:r>
          </w:p>
        </w:tc>
        <w:tc>
          <w:tcPr>
            <w:tcW w:w="5040"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rsidRPr="002566F5" w14:paraId="3F67147E" w14:textId="77777777">
            <w:pPr>
              <w:pStyle w:val="NormalWeb"/>
              <w:spacing w:before="240" w:beforeAutospacing="0" w:after="240" w:afterAutospacing="0"/>
              <w:ind w:left="80"/>
              <w:rPr>
                <w:color w:val="000000"/>
              </w:rPr>
            </w:pPr>
            <w:r>
              <w:rPr>
                <w:color w:val="000000"/>
              </w:rPr>
              <w:t>Không</w:t>
            </w:r>
            <w:r>
              <w:rPr>
                <w:color w:val="000000"/>
              </w:rPr>
              <w:t xml:space="preserve"> </w:t>
            </w:r>
            <w:r>
              <w:rPr>
                <w:color w:val="000000"/>
              </w:rPr>
              <w:t>tìm</w:t>
            </w:r>
            <w:r>
              <w:rPr>
                <w:color w:val="000000"/>
              </w:rPr>
              <w:t xml:space="preserve"> </w:t>
            </w:r>
            <w:r>
              <w:rPr>
                <w:color w:val="000000"/>
              </w:rPr>
              <w:t>thấy</w:t>
            </w:r>
            <w:r>
              <w:rPr>
                <w:color w:val="000000"/>
              </w:rPr>
              <w:t xml:space="preserve"> </w:t>
            </w:r>
            <w:r>
              <w:rPr>
                <w:color w:val="000000"/>
              </w:rPr>
              <w:t>công</w:t>
            </w:r>
            <w:r>
              <w:rPr>
                <w:color w:val="000000"/>
              </w:rPr>
              <w:t xml:space="preserve"> ty </w:t>
            </w:r>
            <w:r>
              <w:rPr>
                <w:color w:val="000000"/>
              </w:rPr>
              <w:t>hoặc</w:t>
            </w:r>
            <w:r>
              <w:rPr>
                <w:color w:val="000000"/>
              </w:rPr>
              <w:t xml:space="preserve"> </w:t>
            </w:r>
            <w:r>
              <w:rPr>
                <w:color w:val="000000"/>
              </w:rPr>
              <w:t>tài</w:t>
            </w:r>
            <w:r>
              <w:rPr>
                <w:color w:val="000000"/>
              </w:rPr>
              <w:t xml:space="preserve"> </w:t>
            </w:r>
            <w:r>
              <w:rPr>
                <w:color w:val="000000"/>
              </w:rPr>
              <w:t>khoản</w:t>
            </w:r>
            <w:r>
              <w:rPr>
                <w:color w:val="000000"/>
              </w:rPr>
              <w:t xml:space="preserve"> </w:t>
            </w:r>
            <w:r>
              <w:rPr>
                <w:color w:val="000000"/>
              </w:rPr>
              <w:t>không</w:t>
            </w:r>
            <w:r>
              <w:rPr>
                <w:color w:val="000000"/>
              </w:rPr>
              <w:t xml:space="preserve"> </w:t>
            </w:r>
            <w:r>
              <w:rPr>
                <w:color w:val="000000"/>
              </w:rPr>
              <w:t>tồn</w:t>
            </w:r>
            <w:r>
              <w:rPr>
                <w:color w:val="000000"/>
              </w:rPr>
              <w:t xml:space="preserve"> </w:t>
            </w:r>
            <w:r>
              <w:rPr>
                <w:color w:val="000000"/>
              </w:rPr>
              <w:t>tại</w:t>
            </w:r>
          </w:p>
        </w:tc>
        <w:tc>
          <w:tcPr>
            <w:tcW w:w="2062"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708A0D3F" w14:textId="77777777">
            <w:pPr>
              <w:pStyle w:val="NormalWeb"/>
              <w:spacing w:before="240" w:beforeAutospacing="0" w:after="240" w:afterAutospacing="0"/>
              <w:ind w:left="80"/>
              <w:jc w:val="both"/>
            </w:pPr>
            <w:r>
              <w:rPr>
                <w:color w:val="000000"/>
              </w:rPr>
              <w:t> </w:t>
            </w:r>
          </w:p>
        </w:tc>
      </w:tr>
      <w:tr w14:paraId="6584E037" w14:textId="77777777" w:rsidTr="003F049B">
        <w:tblPrEx>
          <w:tblW w:w="0" w:type="auto"/>
          <w:tblLook w:val="04A0"/>
        </w:tblPrEx>
        <w:trPr>
          <w:trHeight w:val="585"/>
        </w:trPr>
        <w:tc>
          <w:tcPr>
            <w:tcW w:w="2242"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4117703F" w14:textId="77777777">
            <w:pPr>
              <w:pStyle w:val="NormalWeb"/>
              <w:spacing w:before="240" w:beforeAutospacing="0" w:after="240" w:afterAutospacing="0"/>
              <w:ind w:left="80"/>
            </w:pPr>
            <w:r>
              <w:rPr>
                <w:color w:val="000000"/>
              </w:rPr>
              <w:t>ERR:3</w:t>
            </w:r>
          </w:p>
        </w:tc>
        <w:tc>
          <w:tcPr>
            <w:tcW w:w="5040"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rsidRPr="002566F5" w14:paraId="3B39E6A5" w14:textId="77777777">
            <w:pPr>
              <w:pStyle w:val="NormalWeb"/>
              <w:spacing w:before="240" w:beforeAutospacing="0" w:after="240" w:afterAutospacing="0"/>
              <w:ind w:left="80"/>
              <w:rPr>
                <w:color w:val="000000"/>
              </w:rPr>
            </w:pPr>
            <w:r>
              <w:rPr>
                <w:color w:val="000000"/>
              </w:rPr>
              <w:t xml:space="preserve">Tài </w:t>
            </w:r>
            <w:r>
              <w:rPr>
                <w:color w:val="000000"/>
              </w:rPr>
              <w:t>khoản</w:t>
            </w:r>
            <w:r>
              <w:rPr>
                <w:color w:val="000000"/>
              </w:rPr>
              <w:t xml:space="preserve"> </w:t>
            </w:r>
            <w:r>
              <w:rPr>
                <w:color w:val="000000"/>
              </w:rPr>
              <w:t>không</w:t>
            </w:r>
            <w:r>
              <w:rPr>
                <w:color w:val="000000"/>
              </w:rPr>
              <w:t xml:space="preserve"> </w:t>
            </w:r>
            <w:r>
              <w:rPr>
                <w:color w:val="000000"/>
              </w:rPr>
              <w:t>có</w:t>
            </w:r>
            <w:r>
              <w:rPr>
                <w:color w:val="000000"/>
              </w:rPr>
              <w:t xml:space="preserve"> </w:t>
            </w:r>
            <w:r>
              <w:rPr>
                <w:color w:val="000000"/>
              </w:rPr>
              <w:t>quyền</w:t>
            </w:r>
            <w:r>
              <w:rPr>
                <w:color w:val="000000"/>
              </w:rPr>
              <w:t xml:space="preserve"> </w:t>
            </w:r>
            <w:r>
              <w:rPr>
                <w:color w:val="000000"/>
              </w:rPr>
              <w:t>tìm</w:t>
            </w:r>
            <w:r>
              <w:rPr>
                <w:color w:val="000000"/>
              </w:rPr>
              <w:t xml:space="preserve"> </w:t>
            </w:r>
            <w:r>
              <w:rPr>
                <w:color w:val="000000"/>
              </w:rPr>
              <w:t>kiếm</w:t>
            </w:r>
            <w:r>
              <w:rPr>
                <w:color w:val="000000"/>
              </w:rPr>
              <w:t xml:space="preserve"> </w:t>
            </w:r>
            <w:r>
              <w:rPr>
                <w:color w:val="000000"/>
              </w:rPr>
              <w:t>bảng</w:t>
            </w:r>
            <w:r>
              <w:rPr>
                <w:color w:val="000000"/>
              </w:rPr>
              <w:t xml:space="preserve"> </w:t>
            </w:r>
            <w:r>
              <w:rPr>
                <w:color w:val="000000"/>
              </w:rPr>
              <w:t>tổng</w:t>
            </w:r>
            <w:r>
              <w:rPr>
                <w:color w:val="000000"/>
              </w:rPr>
              <w:t xml:space="preserve"> </w:t>
            </w:r>
            <w:r>
              <w:rPr>
                <w:color w:val="000000"/>
              </w:rPr>
              <w:t>hợp</w:t>
            </w:r>
          </w:p>
        </w:tc>
        <w:tc>
          <w:tcPr>
            <w:tcW w:w="2062"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375225E7" w14:textId="77777777">
            <w:pPr>
              <w:pStyle w:val="NormalWeb"/>
              <w:spacing w:before="240" w:beforeAutospacing="0" w:after="240" w:afterAutospacing="0"/>
              <w:ind w:left="80"/>
              <w:jc w:val="both"/>
            </w:pPr>
            <w:r>
              <w:rPr>
                <w:color w:val="000000"/>
              </w:rPr>
              <w:t> </w:t>
            </w:r>
          </w:p>
        </w:tc>
      </w:tr>
      <w:tr w14:paraId="311C7B05" w14:textId="77777777" w:rsidTr="003F049B">
        <w:tblPrEx>
          <w:tblW w:w="0" w:type="auto"/>
          <w:tblLook w:val="04A0"/>
        </w:tblPrEx>
        <w:trPr>
          <w:trHeight w:val="300"/>
        </w:trPr>
        <w:tc>
          <w:tcPr>
            <w:tcW w:w="2242"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359A7AE4" w14:textId="77777777">
            <w:pPr>
              <w:pStyle w:val="NormalWeb"/>
              <w:spacing w:before="240" w:beforeAutospacing="0" w:after="240" w:afterAutospacing="0"/>
              <w:ind w:left="80"/>
            </w:pPr>
            <w:r>
              <w:rPr>
                <w:color w:val="000000"/>
              </w:rPr>
              <w:t>ERR:4</w:t>
            </w:r>
          </w:p>
        </w:tc>
        <w:tc>
          <w:tcPr>
            <w:tcW w:w="5040"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rsidRPr="002566F5" w:rsidP="002566F5" w14:paraId="02695FAA" w14:textId="77777777">
            <w:pPr>
              <w:pStyle w:val="NormalWeb"/>
              <w:spacing w:before="240" w:beforeAutospacing="0" w:after="240" w:afterAutospacing="0"/>
              <w:ind w:left="80"/>
              <w:rPr>
                <w:color w:val="000000"/>
              </w:rPr>
            </w:pPr>
            <w:r>
              <w:rPr>
                <w:color w:val="000000"/>
              </w:rPr>
              <w:t>Loại</w:t>
            </w:r>
            <w:r>
              <w:rPr>
                <w:color w:val="000000"/>
              </w:rPr>
              <w:t xml:space="preserve"> </w:t>
            </w:r>
            <w:r>
              <w:rPr>
                <w:color w:val="000000"/>
              </w:rPr>
              <w:t>hình</w:t>
            </w:r>
            <w:r>
              <w:rPr>
                <w:color w:val="000000"/>
              </w:rPr>
              <w:t xml:space="preserve"> </w:t>
            </w:r>
            <w:r>
              <w:rPr>
                <w:color w:val="000000"/>
              </w:rPr>
              <w:t>doanh</w:t>
            </w:r>
            <w:r>
              <w:rPr>
                <w:color w:val="000000"/>
              </w:rPr>
              <w:t xml:space="preserve"> </w:t>
            </w:r>
            <w:r>
              <w:rPr>
                <w:color w:val="000000"/>
              </w:rPr>
              <w:t>nghiệp</w:t>
            </w:r>
            <w:r>
              <w:rPr>
                <w:color w:val="000000"/>
              </w:rPr>
              <w:t xml:space="preserve"> </w:t>
            </w:r>
            <w:r>
              <w:rPr>
                <w:color w:val="000000"/>
              </w:rPr>
              <w:t>không</w:t>
            </w:r>
            <w:r>
              <w:rPr>
                <w:color w:val="000000"/>
              </w:rPr>
              <w:t xml:space="preserve"> </w:t>
            </w:r>
            <w:r>
              <w:rPr>
                <w:color w:val="000000"/>
              </w:rPr>
              <w:t>hợp</w:t>
            </w:r>
            <w:r>
              <w:rPr>
                <w:color w:val="000000"/>
              </w:rPr>
              <w:t xml:space="preserve"> </w:t>
            </w:r>
            <w:r>
              <w:rPr>
                <w:color w:val="000000"/>
              </w:rPr>
              <w:t>lệ</w:t>
            </w:r>
          </w:p>
        </w:tc>
        <w:tc>
          <w:tcPr>
            <w:tcW w:w="2062"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1F87A047" w14:textId="77777777">
            <w:pPr>
              <w:pStyle w:val="NormalWeb"/>
              <w:spacing w:before="240" w:beforeAutospacing="0" w:after="240" w:afterAutospacing="0"/>
              <w:ind w:left="80"/>
              <w:jc w:val="both"/>
            </w:pPr>
            <w:r>
              <w:rPr>
                <w:color w:val="000000"/>
              </w:rPr>
              <w:t> </w:t>
            </w:r>
          </w:p>
        </w:tc>
      </w:tr>
      <w:tr w14:paraId="6F9CAFBA" w14:textId="77777777" w:rsidTr="003F049B">
        <w:tblPrEx>
          <w:tblW w:w="0" w:type="auto"/>
          <w:tblLook w:val="04A0"/>
        </w:tblPrEx>
        <w:trPr>
          <w:trHeight w:val="585"/>
        </w:trPr>
        <w:tc>
          <w:tcPr>
            <w:tcW w:w="2242"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2CA83447" w14:textId="77777777">
            <w:pPr>
              <w:pStyle w:val="NormalWeb"/>
              <w:spacing w:before="240" w:beforeAutospacing="0" w:after="240" w:afterAutospacing="0"/>
              <w:ind w:left="80"/>
            </w:pPr>
            <w:r>
              <w:rPr>
                <w:color w:val="000000"/>
              </w:rPr>
              <w:t>ERR:5</w:t>
            </w:r>
          </w:p>
        </w:tc>
        <w:tc>
          <w:tcPr>
            <w:tcW w:w="5040"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rsidRPr="002566F5" w:rsidP="002566F5" w14:paraId="4BEA49E1" w14:textId="77777777">
            <w:pPr>
              <w:pStyle w:val="NormalWeb"/>
              <w:spacing w:before="240" w:beforeAutospacing="0" w:after="240" w:afterAutospacing="0"/>
              <w:ind w:left="80"/>
              <w:rPr>
                <w:color w:val="000000"/>
              </w:rPr>
            </w:pPr>
            <w:r>
              <w:rPr>
                <w:color w:val="000000"/>
              </w:rPr>
              <w:t>Có</w:t>
            </w:r>
            <w:r>
              <w:rPr>
                <w:color w:val="000000"/>
              </w:rPr>
              <w:t xml:space="preserve"> </w:t>
            </w:r>
            <w:r>
              <w:rPr>
                <w:color w:val="000000"/>
              </w:rPr>
              <w:t>lỗi</w:t>
            </w:r>
            <w:r>
              <w:rPr>
                <w:color w:val="000000"/>
              </w:rPr>
              <w:t xml:space="preserve"> </w:t>
            </w:r>
            <w:r>
              <w:rPr>
                <w:color w:val="000000"/>
              </w:rPr>
              <w:t>xảy</w:t>
            </w:r>
            <w:r>
              <w:rPr>
                <w:color w:val="000000"/>
              </w:rPr>
              <w:t xml:space="preserve"> </w:t>
            </w:r>
            <w:r>
              <w:rPr>
                <w:color w:val="000000"/>
              </w:rPr>
              <w:t>ra</w:t>
            </w:r>
          </w:p>
        </w:tc>
        <w:tc>
          <w:tcPr>
            <w:tcW w:w="2062"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76211E84" w14:textId="77777777">
            <w:pPr>
              <w:pStyle w:val="NormalWeb"/>
              <w:spacing w:before="240" w:beforeAutospacing="0" w:after="240" w:afterAutospacing="0"/>
              <w:ind w:left="80"/>
              <w:jc w:val="both"/>
            </w:pPr>
            <w:r>
              <w:rPr>
                <w:color w:val="000000"/>
              </w:rPr>
              <w:t>Lỗi</w:t>
            </w:r>
            <w:r>
              <w:rPr>
                <w:color w:val="000000"/>
              </w:rPr>
              <w:t xml:space="preserve"> </w:t>
            </w:r>
            <w:r>
              <w:rPr>
                <w:color w:val="000000"/>
              </w:rPr>
              <w:t>không</w:t>
            </w:r>
            <w:r>
              <w:rPr>
                <w:color w:val="000000"/>
              </w:rPr>
              <w:t xml:space="preserve"> </w:t>
            </w:r>
            <w:r>
              <w:rPr>
                <w:color w:val="000000"/>
              </w:rPr>
              <w:t>xác</w:t>
            </w:r>
            <w:r>
              <w:rPr>
                <w:color w:val="000000"/>
              </w:rPr>
              <w:t xml:space="preserve"> </w:t>
            </w:r>
            <w:r>
              <w:rPr>
                <w:color w:val="000000"/>
              </w:rPr>
              <w:t>định</w:t>
            </w:r>
          </w:p>
        </w:tc>
      </w:tr>
      <w:tr w14:paraId="5BC8A9FE" w14:textId="77777777" w:rsidTr="003F049B">
        <w:tblPrEx>
          <w:tblW w:w="0" w:type="auto"/>
          <w:tblLook w:val="04A0"/>
        </w:tblPrEx>
        <w:trPr>
          <w:trHeight w:val="420"/>
        </w:trPr>
        <w:tc>
          <w:tcPr>
            <w:tcW w:w="2242"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690E637C" w14:textId="77777777">
            <w:pPr>
              <w:pStyle w:val="NormalWeb"/>
              <w:spacing w:before="240" w:beforeAutospacing="0" w:after="240" w:afterAutospacing="0"/>
              <w:ind w:left="80"/>
            </w:pPr>
            <w:r>
              <w:rPr>
                <w:color w:val="000000"/>
              </w:rPr>
              <w:t>ERR:6</w:t>
            </w:r>
          </w:p>
        </w:tc>
        <w:tc>
          <w:tcPr>
            <w:tcW w:w="5040"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rsidRPr="002566F5" w:rsidP="002566F5" w14:paraId="680B820F" w14:textId="77777777">
            <w:pPr>
              <w:pStyle w:val="NormalWeb"/>
              <w:spacing w:before="240" w:beforeAutospacing="0" w:after="240" w:afterAutospacing="0"/>
              <w:ind w:left="80"/>
              <w:rPr>
                <w:color w:val="000000"/>
              </w:rPr>
            </w:pPr>
            <w:r>
              <w:rPr>
                <w:color w:val="000000"/>
              </w:rPr>
              <w:t>Loại</w:t>
            </w:r>
            <w:r>
              <w:rPr>
                <w:color w:val="000000"/>
              </w:rPr>
              <w:t xml:space="preserve"> </w:t>
            </w:r>
            <w:r>
              <w:rPr>
                <w:color w:val="000000"/>
              </w:rPr>
              <w:t>kỳ</w:t>
            </w:r>
            <w:r>
              <w:rPr>
                <w:color w:val="000000"/>
              </w:rPr>
              <w:t xml:space="preserve"> </w:t>
            </w:r>
            <w:r>
              <w:rPr>
                <w:color w:val="000000"/>
              </w:rPr>
              <w:t>dữ</w:t>
            </w:r>
            <w:r>
              <w:rPr>
                <w:color w:val="000000"/>
              </w:rPr>
              <w:t xml:space="preserve"> </w:t>
            </w:r>
            <w:r>
              <w:rPr>
                <w:color w:val="000000"/>
              </w:rPr>
              <w:t>liệu</w:t>
            </w:r>
            <w:r>
              <w:rPr>
                <w:color w:val="000000"/>
              </w:rPr>
              <w:t xml:space="preserve"> </w:t>
            </w:r>
            <w:r>
              <w:rPr>
                <w:color w:val="000000"/>
              </w:rPr>
              <w:t>không</w:t>
            </w:r>
            <w:r>
              <w:rPr>
                <w:color w:val="000000"/>
              </w:rPr>
              <w:t xml:space="preserve"> </w:t>
            </w:r>
            <w:r>
              <w:rPr>
                <w:color w:val="000000"/>
              </w:rPr>
              <w:t>hợp</w:t>
            </w:r>
            <w:r>
              <w:rPr>
                <w:color w:val="000000"/>
              </w:rPr>
              <w:t xml:space="preserve"> </w:t>
            </w:r>
            <w:r>
              <w:rPr>
                <w:color w:val="000000"/>
              </w:rPr>
              <w:t>lệ</w:t>
            </w:r>
          </w:p>
        </w:tc>
        <w:tc>
          <w:tcPr>
            <w:tcW w:w="2062"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1C895683" w14:textId="77777777">
            <w:pPr>
              <w:pStyle w:val="NormalWeb"/>
              <w:spacing w:before="240" w:beforeAutospacing="0" w:after="240" w:afterAutospacing="0"/>
              <w:ind w:left="80"/>
              <w:jc w:val="both"/>
            </w:pPr>
            <w:r>
              <w:rPr>
                <w:color w:val="000000"/>
              </w:rPr>
              <w:t> </w:t>
            </w:r>
          </w:p>
        </w:tc>
      </w:tr>
      <w:tr w14:paraId="3121A57E" w14:textId="77777777" w:rsidTr="003F049B">
        <w:tblPrEx>
          <w:tblW w:w="0" w:type="auto"/>
          <w:tblLook w:val="04A0"/>
        </w:tblPrEx>
        <w:trPr>
          <w:trHeight w:val="420"/>
        </w:trPr>
        <w:tc>
          <w:tcPr>
            <w:tcW w:w="2242"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3C2E5D46" w14:textId="77777777">
            <w:pPr>
              <w:pStyle w:val="NormalWeb"/>
              <w:spacing w:before="240" w:beforeAutospacing="0" w:after="240" w:afterAutospacing="0"/>
              <w:ind w:left="80"/>
            </w:pPr>
            <w:r>
              <w:rPr>
                <w:color w:val="000000"/>
              </w:rPr>
              <w:t>ERR:7</w:t>
            </w:r>
          </w:p>
        </w:tc>
        <w:tc>
          <w:tcPr>
            <w:tcW w:w="5040"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rsidRPr="002566F5" w:rsidP="002566F5" w14:paraId="59BD24C3" w14:textId="77777777">
            <w:pPr>
              <w:pStyle w:val="NormalWeb"/>
              <w:spacing w:before="240" w:beforeAutospacing="0" w:after="240" w:afterAutospacing="0"/>
              <w:ind w:left="80"/>
              <w:rPr>
                <w:color w:val="000000"/>
              </w:rPr>
            </w:pPr>
            <w:r>
              <w:rPr>
                <w:color w:val="000000"/>
              </w:rPr>
              <w:t>Kỳ</w:t>
            </w:r>
            <w:r>
              <w:rPr>
                <w:color w:val="000000"/>
              </w:rPr>
              <w:t xml:space="preserve"> </w:t>
            </w:r>
            <w:r>
              <w:rPr>
                <w:color w:val="000000"/>
              </w:rPr>
              <w:t>dữ</w:t>
            </w:r>
            <w:r>
              <w:rPr>
                <w:color w:val="000000"/>
              </w:rPr>
              <w:t xml:space="preserve"> </w:t>
            </w:r>
            <w:r>
              <w:rPr>
                <w:color w:val="000000"/>
              </w:rPr>
              <w:t>liệu</w:t>
            </w:r>
            <w:r>
              <w:rPr>
                <w:color w:val="000000"/>
              </w:rPr>
              <w:t xml:space="preserve"> </w:t>
            </w:r>
            <w:r>
              <w:rPr>
                <w:color w:val="000000"/>
              </w:rPr>
              <w:t>không</w:t>
            </w:r>
            <w:r>
              <w:rPr>
                <w:color w:val="000000"/>
              </w:rPr>
              <w:t xml:space="preserve"> </w:t>
            </w:r>
            <w:r>
              <w:rPr>
                <w:color w:val="000000"/>
              </w:rPr>
              <w:t>được</w:t>
            </w:r>
            <w:r>
              <w:rPr>
                <w:color w:val="000000"/>
              </w:rPr>
              <w:t xml:space="preserve"> </w:t>
            </w:r>
            <w:r>
              <w:rPr>
                <w:color w:val="000000"/>
              </w:rPr>
              <w:t>để</w:t>
            </w:r>
            <w:r>
              <w:rPr>
                <w:color w:val="000000"/>
              </w:rPr>
              <w:t xml:space="preserve"> </w:t>
            </w:r>
            <w:r>
              <w:rPr>
                <w:color w:val="000000"/>
              </w:rPr>
              <w:t>trống</w:t>
            </w:r>
          </w:p>
        </w:tc>
        <w:tc>
          <w:tcPr>
            <w:tcW w:w="2062"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483840FB" w14:textId="77777777">
            <w:pPr>
              <w:pStyle w:val="NormalWeb"/>
              <w:spacing w:before="240" w:beforeAutospacing="0" w:after="240" w:afterAutospacing="0"/>
              <w:ind w:left="80"/>
              <w:jc w:val="both"/>
            </w:pPr>
            <w:r>
              <w:rPr>
                <w:color w:val="000000"/>
              </w:rPr>
              <w:t> </w:t>
            </w:r>
          </w:p>
        </w:tc>
      </w:tr>
      <w:tr w14:paraId="323C2820" w14:textId="77777777" w:rsidTr="003F049B">
        <w:tblPrEx>
          <w:tblW w:w="0" w:type="auto"/>
          <w:tblLook w:val="04A0"/>
        </w:tblPrEx>
        <w:trPr>
          <w:trHeight w:val="585"/>
        </w:trPr>
        <w:tc>
          <w:tcPr>
            <w:tcW w:w="2242"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72D6911C" w14:textId="77777777">
            <w:pPr>
              <w:pStyle w:val="NormalWeb"/>
              <w:spacing w:before="240" w:beforeAutospacing="0" w:after="240" w:afterAutospacing="0"/>
              <w:ind w:left="80"/>
            </w:pPr>
            <w:r>
              <w:rPr>
                <w:color w:val="000000"/>
              </w:rPr>
              <w:t>ERR:8</w:t>
            </w:r>
          </w:p>
        </w:tc>
        <w:tc>
          <w:tcPr>
            <w:tcW w:w="5040"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rsidRPr="002566F5" w:rsidP="002566F5" w14:paraId="2C89E42C" w14:textId="77777777">
            <w:pPr>
              <w:pStyle w:val="NormalWeb"/>
              <w:spacing w:before="240" w:beforeAutospacing="0" w:after="240" w:afterAutospacing="0"/>
              <w:ind w:left="80"/>
              <w:rPr>
                <w:color w:val="000000"/>
              </w:rPr>
            </w:pPr>
            <w:r>
              <w:rPr>
                <w:color w:val="000000"/>
              </w:rPr>
              <w:t>Kỳ</w:t>
            </w:r>
            <w:r>
              <w:rPr>
                <w:color w:val="000000"/>
              </w:rPr>
              <w:t xml:space="preserve"> </w:t>
            </w:r>
            <w:r>
              <w:rPr>
                <w:color w:val="000000"/>
              </w:rPr>
              <w:t>dữ</w:t>
            </w:r>
            <w:r>
              <w:rPr>
                <w:color w:val="000000"/>
              </w:rPr>
              <w:t xml:space="preserve"> </w:t>
            </w:r>
            <w:r>
              <w:rPr>
                <w:color w:val="000000"/>
              </w:rPr>
              <w:t>liệu</w:t>
            </w:r>
            <w:r>
              <w:rPr>
                <w:color w:val="000000"/>
              </w:rPr>
              <w:t xml:space="preserve"> </w:t>
            </w:r>
            <w:r>
              <w:rPr>
                <w:color w:val="000000"/>
              </w:rPr>
              <w:t>không</w:t>
            </w:r>
            <w:r>
              <w:rPr>
                <w:color w:val="000000"/>
              </w:rPr>
              <w:t xml:space="preserve"> </w:t>
            </w:r>
            <w:r>
              <w:rPr>
                <w:color w:val="000000"/>
              </w:rPr>
              <w:t>đúng</w:t>
            </w:r>
            <w:r>
              <w:rPr>
                <w:color w:val="000000"/>
              </w:rPr>
              <w:t xml:space="preserve"> </w:t>
            </w:r>
            <w:r>
              <w:rPr>
                <w:color w:val="000000"/>
              </w:rPr>
              <w:t>định</w:t>
            </w:r>
            <w:r>
              <w:rPr>
                <w:color w:val="000000"/>
              </w:rPr>
              <w:t xml:space="preserve"> </w:t>
            </w:r>
            <w:r>
              <w:rPr>
                <w:color w:val="000000"/>
              </w:rPr>
              <w:t>dạng</w:t>
            </w:r>
            <w:r>
              <w:rPr>
                <w:color w:val="000000"/>
              </w:rPr>
              <w:t xml:space="preserve"> (Định </w:t>
            </w:r>
            <w:r>
              <w:rPr>
                <w:color w:val="000000"/>
              </w:rPr>
              <w:t>dạng</w:t>
            </w:r>
            <w:r>
              <w:rPr>
                <w:color w:val="000000"/>
              </w:rPr>
              <w:t xml:space="preserve"> </w:t>
            </w:r>
            <w:r>
              <w:rPr>
                <w:color w:val="000000"/>
              </w:rPr>
              <w:t>theo</w:t>
            </w:r>
            <w:r>
              <w:rPr>
                <w:color w:val="000000"/>
              </w:rPr>
              <w:t xml:space="preserve"> </w:t>
            </w:r>
            <w:r>
              <w:rPr>
                <w:color w:val="000000"/>
              </w:rPr>
              <w:t>loại</w:t>
            </w:r>
            <w:r>
              <w:rPr>
                <w:color w:val="000000"/>
              </w:rPr>
              <w:t xml:space="preserve"> </w:t>
            </w:r>
            <w:r>
              <w:rPr>
                <w:color w:val="000000"/>
              </w:rPr>
              <w:t>kỳ</w:t>
            </w:r>
            <w:r>
              <w:rPr>
                <w:color w:val="000000"/>
              </w:rPr>
              <w:t xml:space="preserve"> </w:t>
            </w:r>
            <w:r>
              <w:rPr>
                <w:color w:val="000000"/>
              </w:rPr>
              <w:t>dữ</w:t>
            </w:r>
            <w:r>
              <w:rPr>
                <w:color w:val="000000"/>
              </w:rPr>
              <w:t xml:space="preserve"> </w:t>
            </w:r>
            <w:r>
              <w:rPr>
                <w:color w:val="000000"/>
              </w:rPr>
              <w:t>liệu</w:t>
            </w:r>
            <w:r>
              <w:rPr>
                <w:color w:val="000000"/>
              </w:rPr>
              <w:t>)</w:t>
            </w:r>
          </w:p>
        </w:tc>
        <w:tc>
          <w:tcPr>
            <w:tcW w:w="2062"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41032F58" w14:textId="77777777">
            <w:pPr>
              <w:pStyle w:val="NormalWeb"/>
              <w:spacing w:before="240" w:beforeAutospacing="0" w:after="240" w:afterAutospacing="0"/>
              <w:ind w:left="80"/>
              <w:jc w:val="both"/>
            </w:pPr>
            <w:r>
              <w:rPr>
                <w:color w:val="000000"/>
              </w:rPr>
              <w:t> </w:t>
            </w:r>
          </w:p>
        </w:tc>
      </w:tr>
      <w:tr w14:paraId="253E256A" w14:textId="77777777" w:rsidTr="003F049B">
        <w:tblPrEx>
          <w:tblW w:w="0" w:type="auto"/>
          <w:tblLook w:val="04A0"/>
        </w:tblPrEx>
        <w:trPr>
          <w:trHeight w:val="420"/>
        </w:trPr>
        <w:tc>
          <w:tcPr>
            <w:tcW w:w="2242"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48DC0F58" w14:textId="77777777">
            <w:pPr>
              <w:pStyle w:val="NormalWeb"/>
              <w:spacing w:before="240" w:beforeAutospacing="0" w:after="240" w:afterAutospacing="0"/>
              <w:ind w:left="80"/>
            </w:pPr>
            <w:r>
              <w:rPr>
                <w:color w:val="000000"/>
              </w:rPr>
              <w:t>ERR:9</w:t>
            </w:r>
          </w:p>
        </w:tc>
        <w:tc>
          <w:tcPr>
            <w:tcW w:w="5040"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rsidRPr="002566F5" w:rsidP="002566F5" w14:paraId="3D4573E4" w14:textId="77777777">
            <w:pPr>
              <w:pStyle w:val="NormalWeb"/>
              <w:spacing w:before="240" w:beforeAutospacing="0" w:after="240" w:afterAutospacing="0"/>
              <w:ind w:left="80"/>
              <w:rPr>
                <w:color w:val="000000"/>
              </w:rPr>
            </w:pPr>
            <w:r>
              <w:rPr>
                <w:color w:val="000000"/>
              </w:rPr>
              <w:t>Số</w:t>
            </w:r>
            <w:r>
              <w:rPr>
                <w:color w:val="000000"/>
              </w:rPr>
              <w:t xml:space="preserve"> </w:t>
            </w:r>
            <w:r>
              <w:rPr>
                <w:color w:val="000000"/>
              </w:rPr>
              <w:t>bảng</w:t>
            </w:r>
            <w:r>
              <w:rPr>
                <w:color w:val="000000"/>
              </w:rPr>
              <w:t xml:space="preserve"> </w:t>
            </w:r>
            <w:r>
              <w:rPr>
                <w:color w:val="000000"/>
              </w:rPr>
              <w:t>tổng</w:t>
            </w:r>
            <w:r>
              <w:rPr>
                <w:color w:val="000000"/>
              </w:rPr>
              <w:t xml:space="preserve"> </w:t>
            </w:r>
            <w:r>
              <w:rPr>
                <w:color w:val="000000"/>
              </w:rPr>
              <w:t>hợp</w:t>
            </w:r>
            <w:r>
              <w:rPr>
                <w:color w:val="000000"/>
              </w:rPr>
              <w:t xml:space="preserve"> </w:t>
            </w:r>
            <w:r>
              <w:rPr>
                <w:color w:val="000000"/>
              </w:rPr>
              <w:t>không</w:t>
            </w:r>
            <w:r>
              <w:rPr>
                <w:color w:val="000000"/>
              </w:rPr>
              <w:t xml:space="preserve"> </w:t>
            </w:r>
            <w:r>
              <w:rPr>
                <w:color w:val="000000"/>
              </w:rPr>
              <w:t>hợp</w:t>
            </w:r>
            <w:r>
              <w:rPr>
                <w:color w:val="000000"/>
              </w:rPr>
              <w:t xml:space="preserve"> </w:t>
            </w:r>
            <w:r>
              <w:rPr>
                <w:color w:val="000000"/>
              </w:rPr>
              <w:t>lệ</w:t>
            </w:r>
          </w:p>
        </w:tc>
        <w:tc>
          <w:tcPr>
            <w:tcW w:w="2062"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2C7BD243" w14:textId="77777777">
            <w:pPr>
              <w:pStyle w:val="NormalWeb"/>
              <w:spacing w:before="240" w:beforeAutospacing="0" w:after="240" w:afterAutospacing="0"/>
              <w:ind w:left="80"/>
              <w:jc w:val="both"/>
            </w:pPr>
            <w:r>
              <w:rPr>
                <w:color w:val="000000"/>
              </w:rPr>
              <w:t> </w:t>
            </w:r>
          </w:p>
        </w:tc>
      </w:tr>
      <w:tr w14:paraId="31EA1628" w14:textId="77777777" w:rsidTr="003F049B">
        <w:tblPrEx>
          <w:tblW w:w="0" w:type="auto"/>
          <w:tblLook w:val="04A0"/>
        </w:tblPrEx>
        <w:trPr>
          <w:trHeight w:val="420"/>
        </w:trPr>
        <w:tc>
          <w:tcPr>
            <w:tcW w:w="2242"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5C2E1B83" w14:textId="77777777">
            <w:pPr>
              <w:pStyle w:val="NormalWeb"/>
              <w:spacing w:before="240" w:beforeAutospacing="0" w:after="240" w:afterAutospacing="0"/>
              <w:ind w:left="80"/>
            </w:pPr>
            <w:r>
              <w:rPr>
                <w:color w:val="000000"/>
              </w:rPr>
              <w:t>ERR:10</w:t>
            </w:r>
          </w:p>
        </w:tc>
        <w:tc>
          <w:tcPr>
            <w:tcW w:w="5040"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rsidRPr="002566F5" w:rsidP="002566F5" w14:paraId="6FE25FC8" w14:textId="77777777">
            <w:pPr>
              <w:pStyle w:val="NormalWeb"/>
              <w:spacing w:before="240" w:beforeAutospacing="0" w:after="240" w:afterAutospacing="0"/>
              <w:ind w:left="80"/>
              <w:rPr>
                <w:color w:val="000000"/>
              </w:rPr>
            </w:pPr>
            <w:r>
              <w:rPr>
                <w:color w:val="000000"/>
              </w:rPr>
              <w:t>Lần</w:t>
            </w:r>
            <w:r>
              <w:rPr>
                <w:color w:val="000000"/>
              </w:rPr>
              <w:t xml:space="preserve"> </w:t>
            </w:r>
            <w:r>
              <w:rPr>
                <w:color w:val="000000"/>
              </w:rPr>
              <w:t>báo</w:t>
            </w:r>
            <w:r>
              <w:rPr>
                <w:color w:val="000000"/>
              </w:rPr>
              <w:t xml:space="preserve"> </w:t>
            </w:r>
            <w:r>
              <w:rPr>
                <w:color w:val="000000"/>
              </w:rPr>
              <w:t>cáo</w:t>
            </w:r>
            <w:r>
              <w:rPr>
                <w:color w:val="000000"/>
              </w:rPr>
              <w:t xml:space="preserve"> </w:t>
            </w:r>
            <w:r>
              <w:rPr>
                <w:color w:val="000000"/>
              </w:rPr>
              <w:t>không</w:t>
            </w:r>
            <w:r>
              <w:rPr>
                <w:color w:val="000000"/>
              </w:rPr>
              <w:t xml:space="preserve"> </w:t>
            </w:r>
            <w:r>
              <w:rPr>
                <w:color w:val="000000"/>
              </w:rPr>
              <w:t>hợp</w:t>
            </w:r>
            <w:r>
              <w:rPr>
                <w:color w:val="000000"/>
              </w:rPr>
              <w:t xml:space="preserve"> </w:t>
            </w:r>
            <w:r>
              <w:rPr>
                <w:color w:val="000000"/>
              </w:rPr>
              <w:t>lệ</w:t>
            </w:r>
          </w:p>
        </w:tc>
        <w:tc>
          <w:tcPr>
            <w:tcW w:w="2062"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5A816AC6" w14:textId="77777777">
            <w:pPr>
              <w:pStyle w:val="NormalWeb"/>
              <w:spacing w:before="240" w:beforeAutospacing="0" w:after="240" w:afterAutospacing="0"/>
              <w:ind w:left="80"/>
              <w:jc w:val="both"/>
            </w:pPr>
            <w:r>
              <w:rPr>
                <w:color w:val="000000"/>
              </w:rPr>
              <w:t> </w:t>
            </w:r>
          </w:p>
        </w:tc>
      </w:tr>
      <w:tr w14:paraId="5549503F" w14:textId="77777777" w:rsidTr="003F049B">
        <w:tblPrEx>
          <w:tblW w:w="0" w:type="auto"/>
          <w:tblLook w:val="04A0"/>
        </w:tblPrEx>
        <w:trPr>
          <w:trHeight w:val="420"/>
        </w:trPr>
        <w:tc>
          <w:tcPr>
            <w:tcW w:w="2242"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7C60C968" w14:textId="77777777">
            <w:pPr>
              <w:pStyle w:val="NormalWeb"/>
              <w:spacing w:before="240" w:beforeAutospacing="0" w:after="240" w:afterAutospacing="0"/>
              <w:ind w:left="80"/>
            </w:pPr>
            <w:r>
              <w:rPr>
                <w:color w:val="000000"/>
              </w:rPr>
              <w:t>ERR:11</w:t>
            </w:r>
          </w:p>
        </w:tc>
        <w:tc>
          <w:tcPr>
            <w:tcW w:w="5040"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rsidRPr="002566F5" w:rsidP="002566F5" w14:paraId="281B828F" w14:textId="77777777">
            <w:pPr>
              <w:pStyle w:val="NormalWeb"/>
              <w:spacing w:before="240" w:beforeAutospacing="0" w:after="240" w:afterAutospacing="0"/>
              <w:ind w:left="80"/>
              <w:rPr>
                <w:color w:val="000000"/>
              </w:rPr>
            </w:pPr>
            <w:r>
              <w:rPr>
                <w:color w:val="000000"/>
              </w:rPr>
              <w:t>Không</w:t>
            </w:r>
            <w:r>
              <w:rPr>
                <w:color w:val="000000"/>
              </w:rPr>
              <w:t xml:space="preserve"> </w:t>
            </w:r>
            <w:r>
              <w:rPr>
                <w:color w:val="000000"/>
              </w:rPr>
              <w:t>tìm</w:t>
            </w:r>
            <w:r>
              <w:rPr>
                <w:color w:val="000000"/>
              </w:rPr>
              <w:t xml:space="preserve"> </w:t>
            </w:r>
            <w:r>
              <w:rPr>
                <w:color w:val="000000"/>
              </w:rPr>
              <w:t>thấy</w:t>
            </w:r>
            <w:r>
              <w:rPr>
                <w:color w:val="000000"/>
              </w:rPr>
              <w:t xml:space="preserve"> </w:t>
            </w:r>
            <w:r>
              <w:rPr>
                <w:color w:val="000000"/>
              </w:rPr>
              <w:t>bảng</w:t>
            </w:r>
            <w:r>
              <w:rPr>
                <w:color w:val="000000"/>
              </w:rPr>
              <w:t xml:space="preserve"> </w:t>
            </w:r>
            <w:r>
              <w:rPr>
                <w:color w:val="000000"/>
              </w:rPr>
              <w:t>tổng</w:t>
            </w:r>
            <w:r>
              <w:rPr>
                <w:color w:val="000000"/>
              </w:rPr>
              <w:t xml:space="preserve"> </w:t>
            </w:r>
            <w:r>
              <w:rPr>
                <w:color w:val="000000"/>
              </w:rPr>
              <w:t>hợp</w:t>
            </w:r>
            <w:r>
              <w:rPr>
                <w:color w:val="000000"/>
              </w:rPr>
              <w:t xml:space="preserve"> </w:t>
            </w:r>
            <w:r>
              <w:rPr>
                <w:color w:val="000000"/>
              </w:rPr>
              <w:t>phù</w:t>
            </w:r>
            <w:r>
              <w:rPr>
                <w:color w:val="000000"/>
              </w:rPr>
              <w:t xml:space="preserve"> </w:t>
            </w:r>
            <w:r>
              <w:rPr>
                <w:color w:val="000000"/>
              </w:rPr>
              <w:t>hợp</w:t>
            </w:r>
          </w:p>
        </w:tc>
        <w:tc>
          <w:tcPr>
            <w:tcW w:w="2062"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426C7174" w14:textId="77777777">
            <w:pPr>
              <w:pStyle w:val="NormalWeb"/>
              <w:spacing w:before="240" w:beforeAutospacing="0" w:after="240" w:afterAutospacing="0"/>
              <w:ind w:left="80"/>
              <w:jc w:val="both"/>
            </w:pPr>
            <w:r>
              <w:rPr>
                <w:color w:val="000000"/>
              </w:rPr>
              <w:t> </w:t>
            </w:r>
          </w:p>
        </w:tc>
      </w:tr>
      <w:tr w14:paraId="655D3B26" w14:textId="77777777" w:rsidTr="003F049B">
        <w:tblPrEx>
          <w:tblW w:w="0" w:type="auto"/>
          <w:tblLook w:val="04A0"/>
        </w:tblPrEx>
        <w:trPr>
          <w:trHeight w:val="585"/>
        </w:trPr>
        <w:tc>
          <w:tcPr>
            <w:tcW w:w="2242"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78986A4F" w14:textId="77777777">
            <w:pPr>
              <w:pStyle w:val="NormalWeb"/>
              <w:spacing w:before="240" w:beforeAutospacing="0" w:after="240" w:afterAutospacing="0"/>
              <w:ind w:left="80"/>
            </w:pPr>
            <w:r>
              <w:rPr>
                <w:color w:val="000000"/>
              </w:rPr>
              <w:t>ERR:12</w:t>
            </w:r>
          </w:p>
        </w:tc>
        <w:tc>
          <w:tcPr>
            <w:tcW w:w="5040"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rsidRPr="002566F5" w:rsidP="002566F5" w14:paraId="0A334859" w14:textId="77777777">
            <w:pPr>
              <w:pStyle w:val="NormalWeb"/>
              <w:spacing w:before="240" w:beforeAutospacing="0" w:after="240" w:afterAutospacing="0"/>
              <w:ind w:left="80"/>
              <w:rPr>
                <w:color w:val="000000"/>
              </w:rPr>
            </w:pPr>
            <w:r>
              <w:rPr>
                <w:color w:val="000000"/>
              </w:rPr>
              <w:t>Không</w:t>
            </w:r>
            <w:r>
              <w:rPr>
                <w:color w:val="000000"/>
              </w:rPr>
              <w:t xml:space="preserve"> </w:t>
            </w:r>
            <w:r>
              <w:rPr>
                <w:color w:val="000000"/>
              </w:rPr>
              <w:t>tìm</w:t>
            </w:r>
            <w:r>
              <w:rPr>
                <w:color w:val="000000"/>
              </w:rPr>
              <w:t xml:space="preserve"> </w:t>
            </w:r>
            <w:r>
              <w:rPr>
                <w:color w:val="000000"/>
              </w:rPr>
              <w:t>thấy</w:t>
            </w:r>
            <w:r>
              <w:rPr>
                <w:color w:val="000000"/>
              </w:rPr>
              <w:t xml:space="preserve"> </w:t>
            </w:r>
            <w:r>
              <w:rPr>
                <w:color w:val="000000"/>
              </w:rPr>
              <w:t>dữ</w:t>
            </w:r>
            <w:r>
              <w:rPr>
                <w:color w:val="000000"/>
              </w:rPr>
              <w:t xml:space="preserve"> </w:t>
            </w:r>
            <w:r>
              <w:rPr>
                <w:color w:val="000000"/>
              </w:rPr>
              <w:t>liệu</w:t>
            </w:r>
            <w:r>
              <w:rPr>
                <w:color w:val="000000"/>
              </w:rPr>
              <w:t xml:space="preserve"> </w:t>
            </w:r>
            <w:r>
              <w:rPr>
                <w:color w:val="000000"/>
              </w:rPr>
              <w:t>SummaryReportData</w:t>
            </w:r>
            <w:r>
              <w:rPr>
                <w:color w:val="000000"/>
              </w:rPr>
              <w:t xml:space="preserve"> </w:t>
            </w:r>
            <w:r>
              <w:rPr>
                <w:color w:val="000000"/>
              </w:rPr>
              <w:t>của</w:t>
            </w:r>
            <w:r>
              <w:rPr>
                <w:color w:val="000000"/>
              </w:rPr>
              <w:t xml:space="preserve"> </w:t>
            </w:r>
            <w:r>
              <w:rPr>
                <w:color w:val="000000"/>
              </w:rPr>
              <w:t>bảng</w:t>
            </w:r>
            <w:r>
              <w:rPr>
                <w:color w:val="000000"/>
              </w:rPr>
              <w:t xml:space="preserve"> </w:t>
            </w:r>
            <w:r>
              <w:rPr>
                <w:color w:val="000000"/>
              </w:rPr>
              <w:t>tổng</w:t>
            </w:r>
            <w:r>
              <w:rPr>
                <w:color w:val="000000"/>
              </w:rPr>
              <w:t xml:space="preserve"> </w:t>
            </w:r>
            <w:r>
              <w:rPr>
                <w:color w:val="000000"/>
              </w:rPr>
              <w:t>hợp</w:t>
            </w:r>
          </w:p>
        </w:tc>
        <w:tc>
          <w:tcPr>
            <w:tcW w:w="2062"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6C6B2451" w14:textId="77777777">
            <w:pPr>
              <w:pStyle w:val="NormalWeb"/>
              <w:spacing w:before="240" w:beforeAutospacing="0" w:after="240" w:afterAutospacing="0"/>
              <w:ind w:left="80"/>
              <w:jc w:val="both"/>
            </w:pPr>
            <w:r>
              <w:rPr>
                <w:color w:val="000000"/>
              </w:rPr>
              <w:t> </w:t>
            </w:r>
          </w:p>
        </w:tc>
      </w:tr>
      <w:tr w14:paraId="7D90AAE2" w14:textId="77777777" w:rsidTr="003F049B">
        <w:tblPrEx>
          <w:tblW w:w="0" w:type="auto"/>
          <w:tblLook w:val="04A0"/>
        </w:tblPrEx>
        <w:trPr>
          <w:trHeight w:val="420"/>
        </w:trPr>
        <w:tc>
          <w:tcPr>
            <w:tcW w:w="2242"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44B3073B" w14:textId="77777777">
            <w:pPr>
              <w:pStyle w:val="NormalWeb"/>
              <w:spacing w:before="240" w:beforeAutospacing="0" w:after="240" w:afterAutospacing="0"/>
              <w:ind w:left="80"/>
            </w:pPr>
            <w:r>
              <w:rPr>
                <w:color w:val="000000"/>
              </w:rPr>
              <w:t>ERR:13</w:t>
            </w:r>
          </w:p>
        </w:tc>
        <w:tc>
          <w:tcPr>
            <w:tcW w:w="5040"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rsidRPr="002566F5" w:rsidP="002566F5" w14:paraId="232947E3" w14:textId="77777777">
            <w:pPr>
              <w:pStyle w:val="NormalWeb"/>
              <w:spacing w:before="240" w:beforeAutospacing="0" w:after="240" w:afterAutospacing="0"/>
              <w:ind w:left="80"/>
              <w:rPr>
                <w:color w:val="000000"/>
              </w:rPr>
            </w:pPr>
            <w:r>
              <w:rPr>
                <w:color w:val="000000"/>
              </w:rPr>
              <w:t xml:space="preserve">Danh </w:t>
            </w:r>
            <w:r>
              <w:rPr>
                <w:color w:val="000000"/>
              </w:rPr>
              <w:t>sách</w:t>
            </w:r>
            <w:r>
              <w:rPr>
                <w:color w:val="000000"/>
              </w:rPr>
              <w:t xml:space="preserve"> chi </w:t>
            </w:r>
            <w:r>
              <w:rPr>
                <w:color w:val="000000"/>
              </w:rPr>
              <w:t>tiết</w:t>
            </w:r>
            <w:r>
              <w:rPr>
                <w:color w:val="000000"/>
              </w:rPr>
              <w:t xml:space="preserve"> </w:t>
            </w:r>
            <w:r>
              <w:rPr>
                <w:color w:val="000000"/>
              </w:rPr>
              <w:t>bảng</w:t>
            </w:r>
            <w:r>
              <w:rPr>
                <w:color w:val="000000"/>
              </w:rPr>
              <w:t xml:space="preserve"> </w:t>
            </w:r>
            <w:r>
              <w:rPr>
                <w:color w:val="000000"/>
              </w:rPr>
              <w:t>tổng</w:t>
            </w:r>
            <w:r>
              <w:rPr>
                <w:color w:val="000000"/>
              </w:rPr>
              <w:t xml:space="preserve"> </w:t>
            </w:r>
            <w:r>
              <w:rPr>
                <w:color w:val="000000"/>
              </w:rPr>
              <w:t>hợp</w:t>
            </w:r>
            <w:r>
              <w:rPr>
                <w:color w:val="000000"/>
              </w:rPr>
              <w:t xml:space="preserve"> </w:t>
            </w:r>
            <w:r>
              <w:rPr>
                <w:color w:val="000000"/>
              </w:rPr>
              <w:t>rỗng</w:t>
            </w:r>
          </w:p>
        </w:tc>
        <w:tc>
          <w:tcPr>
            <w:tcW w:w="2062"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01B7A70F" w14:textId="77777777">
            <w:pPr>
              <w:pStyle w:val="NormalWeb"/>
              <w:spacing w:before="240" w:beforeAutospacing="0" w:after="240" w:afterAutospacing="0"/>
              <w:ind w:left="80"/>
              <w:jc w:val="both"/>
            </w:pPr>
            <w:r>
              <w:rPr>
                <w:color w:val="000000"/>
              </w:rPr>
              <w:t> </w:t>
            </w:r>
          </w:p>
        </w:tc>
      </w:tr>
      <w:tr w14:paraId="35ED9A7B" w14:textId="77777777" w:rsidTr="003F049B">
        <w:tblPrEx>
          <w:tblW w:w="0" w:type="auto"/>
          <w:tblLook w:val="04A0"/>
        </w:tblPrEx>
        <w:trPr>
          <w:trHeight w:val="825"/>
        </w:trPr>
        <w:tc>
          <w:tcPr>
            <w:tcW w:w="2242"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rsidP="00F73166" w14:paraId="2B612B0C" w14:textId="61E85949">
            <w:pPr>
              <w:pStyle w:val="NormalWeb"/>
              <w:spacing w:before="240" w:beforeAutospacing="0" w:after="240" w:afterAutospacing="0"/>
              <w:ind w:left="80"/>
            </w:pPr>
            <w:r>
              <w:rPr>
                <w:color w:val="000000"/>
              </w:rPr>
              <w:t>OK: stringBase64</w:t>
            </w:r>
          </w:p>
        </w:tc>
        <w:tc>
          <w:tcPr>
            <w:tcW w:w="5040"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49BD249B" w14:textId="77777777">
            <w:pPr>
              <w:pStyle w:val="NormalWeb"/>
              <w:spacing w:before="240" w:beforeAutospacing="0" w:after="240" w:afterAutospacing="0"/>
              <w:ind w:left="80"/>
            </w:pPr>
            <w:r>
              <w:rPr>
                <w:color w:val="000000"/>
              </w:rPr>
              <w:t> </w:t>
            </w:r>
          </w:p>
        </w:tc>
        <w:tc>
          <w:tcPr>
            <w:tcW w:w="2062" w:type="dxa"/>
            <w:tcBorders>
              <w:top w:val="single" w:sz="6" w:space="0" w:color="2E74B5"/>
              <w:left w:val="single" w:sz="6" w:space="0" w:color="2E74B5"/>
              <w:bottom w:val="single" w:sz="6" w:space="0" w:color="2E74B5"/>
              <w:right w:val="single" w:sz="6" w:space="0" w:color="2E74B5"/>
            </w:tcBorders>
            <w:tcMar>
              <w:top w:w="0" w:type="dxa"/>
              <w:left w:w="100" w:type="dxa"/>
              <w:bottom w:w="0" w:type="dxa"/>
              <w:right w:w="100" w:type="dxa"/>
            </w:tcMar>
            <w:hideMark/>
          </w:tcPr>
          <w:p w:rsidR="001A24ED" w14:paraId="78321F74" w14:textId="77777777">
            <w:pPr>
              <w:pStyle w:val="NormalWeb"/>
              <w:spacing w:before="240" w:beforeAutospacing="0" w:after="240" w:afterAutospacing="0"/>
              <w:ind w:left="440"/>
              <w:jc w:val="both"/>
            </w:pPr>
            <w:r>
              <w:rPr>
                <w:color w:val="000000"/>
              </w:rPr>
              <w:t> </w:t>
            </w:r>
          </w:p>
        </w:tc>
      </w:tr>
    </w:tbl>
    <w:p w:rsidR="001A24ED" w:rsidP="001A24ED" w14:paraId="72D99CD9" w14:textId="2F14F391">
      <w:pPr>
        <w:pStyle w:val="NormalWeb"/>
        <w:spacing w:before="240" w:beforeAutospacing="0" w:after="240" w:afterAutospacing="0"/>
      </w:pPr>
      <w:r>
        <w:rPr>
          <w:color w:val="000000"/>
        </w:rPr>
        <w:t xml:space="preserve"> Định </w:t>
      </w:r>
      <w:r>
        <w:rPr>
          <w:color w:val="000000"/>
        </w:rPr>
        <w:t>dạng</w:t>
      </w:r>
      <w:r>
        <w:rPr>
          <w:color w:val="000000"/>
        </w:rPr>
        <w:t xml:space="preserve"> XML </w:t>
      </w:r>
      <w:r>
        <w:rPr>
          <w:color w:val="000000"/>
        </w:rPr>
        <w:t>trả</w:t>
      </w:r>
      <w:r>
        <w:rPr>
          <w:color w:val="000000"/>
        </w:rPr>
        <w:t xml:space="preserve"> </w:t>
      </w:r>
      <w:r>
        <w:rPr>
          <w:color w:val="000000"/>
        </w:rPr>
        <w:t>về</w:t>
      </w:r>
      <w:r>
        <w:rPr>
          <w:color w:val="000000"/>
        </w:rPr>
        <w:t xml:space="preserve"> </w:t>
      </w:r>
      <w:r>
        <w:rPr>
          <w:color w:val="000000"/>
        </w:rPr>
        <w:t>trước</w:t>
      </w:r>
      <w:r>
        <w:rPr>
          <w:color w:val="000000"/>
        </w:rPr>
        <w:t xml:space="preserve"> </w:t>
      </w:r>
      <w:r>
        <w:rPr>
          <w:color w:val="000000"/>
        </w:rPr>
        <w:t>khi</w:t>
      </w:r>
      <w:r>
        <w:rPr>
          <w:color w:val="000000"/>
        </w:rPr>
        <w:t xml:space="preserve"> base64:</w:t>
      </w:r>
    </w:p>
    <w:p w:rsidR="001A24ED" w:rsidP="001A24ED" w14:paraId="21631730" w14:textId="77777777">
      <w:pPr>
        <w:pStyle w:val="NormalWeb"/>
        <w:spacing w:before="240" w:beforeAutospacing="0" w:after="240" w:afterAutospacing="0"/>
      </w:pPr>
      <w:r>
        <w:rPr>
          <w:color w:val="000000"/>
        </w:rPr>
        <w:t>&lt;</w:t>
      </w:r>
      <w:r>
        <w:rPr>
          <w:color w:val="000000"/>
        </w:rPr>
        <w:t>SummaryReport</w:t>
      </w:r>
      <w:r>
        <w:rPr>
          <w:color w:val="000000"/>
        </w:rPr>
        <w:t>&gt;</w:t>
      </w:r>
    </w:p>
    <w:p w:rsidR="001A24ED" w:rsidP="001A24ED" w14:paraId="717D44B5" w14:textId="77777777">
      <w:pPr>
        <w:pStyle w:val="NormalWeb"/>
        <w:spacing w:before="240" w:beforeAutospacing="0" w:after="240" w:afterAutospacing="0"/>
      </w:pPr>
      <w:r>
        <w:rPr>
          <w:color w:val="000000"/>
        </w:rPr>
        <w:t>        </w:t>
      </w:r>
      <w:r>
        <w:rPr>
          <w:rStyle w:val="apple-tab-span"/>
          <w:color w:val="000000"/>
        </w:rPr>
        <w:tab/>
      </w:r>
      <w:r>
        <w:rPr>
          <w:color w:val="000000"/>
        </w:rPr>
        <w:t>&lt;</w:t>
      </w:r>
      <w:r>
        <w:rPr>
          <w:color w:val="000000"/>
        </w:rPr>
        <w:t>SummaryReportDetail</w:t>
      </w:r>
      <w:r>
        <w:rPr>
          <w:color w:val="000000"/>
        </w:rPr>
        <w:t>&gt;</w:t>
      </w:r>
    </w:p>
    <w:p w:rsidR="001A24ED" w:rsidP="001A24ED" w14:paraId="6DC1BD66" w14:textId="77777777">
      <w:pPr>
        <w:pStyle w:val="NormalWeb"/>
        <w:spacing w:before="240" w:beforeAutospacing="0" w:after="240" w:afterAutospacing="0"/>
      </w:pPr>
      <w:r>
        <w:rPr>
          <w:color w:val="000000"/>
        </w:rPr>
        <w:t>                    </w:t>
      </w:r>
      <w:r>
        <w:rPr>
          <w:rStyle w:val="apple-tab-span"/>
          <w:color w:val="000000"/>
        </w:rPr>
        <w:tab/>
      </w:r>
      <w:r>
        <w:rPr>
          <w:color w:val="000000"/>
        </w:rPr>
        <w:t>&lt;STT&gt;1&lt;/STT&gt;</w:t>
      </w:r>
    </w:p>
    <w:p w:rsidR="001A24ED" w:rsidP="001A24ED" w14:paraId="3C8BF6C1" w14:textId="77777777">
      <w:pPr>
        <w:pStyle w:val="NormalWeb"/>
        <w:spacing w:before="240" w:beforeAutospacing="0" w:after="240" w:afterAutospacing="0"/>
      </w:pPr>
      <w:r>
        <w:rPr>
          <w:color w:val="000000"/>
        </w:rPr>
        <w:t>                    </w:t>
      </w:r>
      <w:r>
        <w:rPr>
          <w:rStyle w:val="apple-tab-span"/>
          <w:color w:val="000000"/>
        </w:rPr>
        <w:tab/>
      </w:r>
      <w:r>
        <w:rPr>
          <w:color w:val="000000"/>
        </w:rPr>
        <w:t>&lt;ID&gt;1381841&lt;/ID&gt;</w:t>
      </w:r>
    </w:p>
    <w:p w:rsidR="001A24ED" w:rsidP="001A24ED" w14:paraId="608617F6" w14:textId="77777777">
      <w:pPr>
        <w:pStyle w:val="NormalWeb"/>
        <w:spacing w:before="240" w:beforeAutospacing="0" w:after="240" w:afterAutospacing="0"/>
      </w:pPr>
      <w:r>
        <w:rPr>
          <w:color w:val="000000"/>
        </w:rPr>
        <w:t>                    </w:t>
      </w:r>
      <w:r>
        <w:rPr>
          <w:rStyle w:val="apple-tab-span"/>
          <w:color w:val="000000"/>
        </w:rPr>
        <w:tab/>
      </w:r>
      <w:r>
        <w:rPr>
          <w:color w:val="000000"/>
        </w:rPr>
        <w:t>&lt;MAUSO&gt;1/001&lt;/MAUSO&gt;</w:t>
      </w:r>
    </w:p>
    <w:p w:rsidR="001A24ED" w:rsidP="001A24ED" w14:paraId="13522E02" w14:textId="77777777">
      <w:pPr>
        <w:pStyle w:val="NormalWeb"/>
        <w:spacing w:before="240" w:beforeAutospacing="0" w:after="240" w:afterAutospacing="0"/>
      </w:pPr>
      <w:r>
        <w:rPr>
          <w:color w:val="000000"/>
        </w:rPr>
        <w:t>                    </w:t>
      </w:r>
      <w:r>
        <w:rPr>
          <w:rStyle w:val="apple-tab-span"/>
          <w:color w:val="000000"/>
        </w:rPr>
        <w:tab/>
      </w:r>
      <w:r>
        <w:rPr>
          <w:color w:val="000000"/>
        </w:rPr>
        <w:t>&lt;KYHIEU&gt;K24TTR&lt;/KYHIEU&gt;</w:t>
      </w:r>
    </w:p>
    <w:p w:rsidR="001A24ED" w:rsidP="001A24ED" w14:paraId="52BBBCF2" w14:textId="77777777">
      <w:pPr>
        <w:pStyle w:val="NormalWeb"/>
        <w:spacing w:before="240" w:beforeAutospacing="0" w:after="240" w:afterAutospacing="0"/>
      </w:pPr>
      <w:r>
        <w:rPr>
          <w:color w:val="000000"/>
        </w:rPr>
        <w:t>                    </w:t>
      </w:r>
      <w:r>
        <w:rPr>
          <w:rStyle w:val="apple-tab-span"/>
          <w:color w:val="000000"/>
        </w:rPr>
        <w:tab/>
      </w:r>
      <w:r>
        <w:rPr>
          <w:color w:val="000000"/>
        </w:rPr>
        <w:t>&lt;SO&gt;18&lt;/SO&gt;</w:t>
      </w:r>
    </w:p>
    <w:p w:rsidR="001A24ED" w:rsidP="001A24ED" w14:paraId="074C6EED" w14:textId="77777777">
      <w:pPr>
        <w:pStyle w:val="NormalWeb"/>
        <w:spacing w:before="240" w:beforeAutospacing="0" w:after="240" w:afterAutospacing="0"/>
      </w:pPr>
      <w:r>
        <w:rPr>
          <w:color w:val="000000"/>
        </w:rPr>
        <w:t>                    </w:t>
      </w:r>
      <w:r>
        <w:rPr>
          <w:rStyle w:val="apple-tab-span"/>
          <w:color w:val="000000"/>
        </w:rPr>
        <w:tab/>
      </w:r>
      <w:r>
        <w:rPr>
          <w:color w:val="000000"/>
        </w:rPr>
        <w:t>&lt;NGAYHOADON&gt;10/05/2024&lt;/NGAYHOADON&gt;</w:t>
      </w:r>
    </w:p>
    <w:p w:rsidR="001A24ED" w:rsidP="001A24ED" w14:paraId="1A4839DD" w14:textId="77777777">
      <w:pPr>
        <w:pStyle w:val="NormalWeb"/>
        <w:spacing w:before="240" w:beforeAutospacing="0" w:after="240" w:afterAutospacing="0"/>
      </w:pPr>
      <w:r>
        <w:rPr>
          <w:color w:val="000000"/>
        </w:rPr>
        <w:t>                    </w:t>
      </w:r>
      <w:r>
        <w:rPr>
          <w:rStyle w:val="apple-tab-span"/>
          <w:color w:val="000000"/>
        </w:rPr>
        <w:tab/>
      </w:r>
      <w:r>
        <w:rPr>
          <w:color w:val="000000"/>
        </w:rPr>
        <w:t>&lt;TENNGUOIMUA&gt;</w:t>
      </w:r>
      <w:r>
        <w:rPr>
          <w:color w:val="000000"/>
        </w:rPr>
        <w:t>quyết</w:t>
      </w:r>
      <w:r>
        <w:rPr>
          <w:color w:val="000000"/>
        </w:rPr>
        <w:t>&lt;/TENNGUOIMUA&gt;</w:t>
      </w:r>
    </w:p>
    <w:p w:rsidR="001A24ED" w:rsidP="001A24ED" w14:paraId="5FE09CDD" w14:textId="77777777">
      <w:pPr>
        <w:pStyle w:val="NormalWeb"/>
        <w:spacing w:before="240" w:beforeAutospacing="0" w:after="240" w:afterAutospacing="0"/>
      </w:pPr>
      <w:r>
        <w:rPr>
          <w:color w:val="000000"/>
        </w:rPr>
        <w:t>                    </w:t>
      </w:r>
      <w:r>
        <w:rPr>
          <w:rStyle w:val="apple-tab-span"/>
          <w:color w:val="000000"/>
        </w:rPr>
        <w:tab/>
      </w:r>
      <w:r>
        <w:rPr>
          <w:color w:val="000000"/>
        </w:rPr>
        <w:t>&lt;TENMATHANG&gt;</w:t>
      </w:r>
      <w:r>
        <w:rPr>
          <w:color w:val="000000"/>
        </w:rPr>
        <w:t>squyết</w:t>
      </w:r>
      <w:r>
        <w:rPr>
          <w:color w:val="000000"/>
        </w:rPr>
        <w:t>&lt;/TENMATHANG&gt;</w:t>
      </w:r>
    </w:p>
    <w:p w:rsidR="001A24ED" w:rsidP="001A24ED" w14:paraId="46EEB25C" w14:textId="77777777">
      <w:pPr>
        <w:pStyle w:val="NormalWeb"/>
        <w:spacing w:before="240" w:beforeAutospacing="0" w:after="240" w:afterAutospacing="0"/>
      </w:pPr>
      <w:r>
        <w:rPr>
          <w:color w:val="000000"/>
        </w:rPr>
        <w:t>                    </w:t>
      </w:r>
      <w:r>
        <w:rPr>
          <w:rStyle w:val="apple-tab-span"/>
          <w:color w:val="000000"/>
        </w:rPr>
        <w:tab/>
      </w:r>
      <w:r>
        <w:rPr>
          <w:color w:val="000000"/>
        </w:rPr>
        <w:t>&lt;SOLUONG&gt;111&lt;/SOLUONG&gt;</w:t>
      </w:r>
    </w:p>
    <w:p w:rsidR="001A24ED" w:rsidP="001A24ED" w14:paraId="4E3D58B9" w14:textId="77777777">
      <w:pPr>
        <w:pStyle w:val="NormalWeb"/>
        <w:spacing w:before="240" w:beforeAutospacing="0" w:after="240" w:afterAutospacing="0"/>
      </w:pPr>
      <w:r>
        <w:rPr>
          <w:color w:val="000000"/>
        </w:rPr>
        <w:t>                    </w:t>
      </w:r>
      <w:r>
        <w:rPr>
          <w:rStyle w:val="apple-tab-span"/>
          <w:color w:val="000000"/>
        </w:rPr>
        <w:tab/>
      </w:r>
      <w:r>
        <w:rPr>
          <w:color w:val="000000"/>
        </w:rPr>
        <w:t>&lt;</w:t>
      </w:r>
      <w:r>
        <w:rPr>
          <w:color w:val="000000"/>
        </w:rPr>
        <w:t>TTCThue</w:t>
      </w:r>
      <w:r>
        <w:rPr>
          <w:color w:val="000000"/>
        </w:rPr>
        <w:t>&gt;24642&lt;/</w:t>
      </w:r>
      <w:r>
        <w:rPr>
          <w:color w:val="000000"/>
        </w:rPr>
        <w:t>TTCThue</w:t>
      </w:r>
      <w:r>
        <w:rPr>
          <w:color w:val="000000"/>
        </w:rPr>
        <w:t>&gt;</w:t>
      </w:r>
    </w:p>
    <w:p w:rsidR="001A24ED" w:rsidP="001A24ED" w14:paraId="2281A13A" w14:textId="77777777">
      <w:pPr>
        <w:pStyle w:val="NormalWeb"/>
        <w:spacing w:before="240" w:beforeAutospacing="0" w:after="240" w:afterAutospacing="0"/>
      </w:pPr>
      <w:r>
        <w:rPr>
          <w:color w:val="000000"/>
        </w:rPr>
        <w:t>                    </w:t>
      </w:r>
      <w:r>
        <w:rPr>
          <w:rStyle w:val="apple-tab-span"/>
          <w:color w:val="000000"/>
        </w:rPr>
        <w:tab/>
      </w:r>
      <w:r>
        <w:rPr>
          <w:color w:val="000000"/>
        </w:rPr>
        <w:t>&lt;</w:t>
      </w:r>
      <w:r>
        <w:rPr>
          <w:color w:val="000000"/>
        </w:rPr>
        <w:t>TSuat</w:t>
      </w:r>
      <w:r>
        <w:rPr>
          <w:color w:val="000000"/>
        </w:rPr>
        <w:t>&gt;0%&lt;/</w:t>
      </w:r>
      <w:r>
        <w:rPr>
          <w:color w:val="000000"/>
        </w:rPr>
        <w:t>TSuat</w:t>
      </w:r>
      <w:r>
        <w:rPr>
          <w:color w:val="000000"/>
        </w:rPr>
        <w:t>&gt;</w:t>
      </w:r>
    </w:p>
    <w:p w:rsidR="001A24ED" w:rsidP="001A24ED" w14:paraId="6212F6C0" w14:textId="77777777">
      <w:pPr>
        <w:pStyle w:val="NormalWeb"/>
        <w:spacing w:before="240" w:beforeAutospacing="0" w:after="240" w:afterAutospacing="0"/>
      </w:pPr>
      <w:r>
        <w:rPr>
          <w:color w:val="000000"/>
        </w:rPr>
        <w:t>                    </w:t>
      </w:r>
      <w:r>
        <w:rPr>
          <w:rStyle w:val="apple-tab-span"/>
          <w:color w:val="000000"/>
        </w:rPr>
        <w:tab/>
      </w:r>
      <w:r>
        <w:rPr>
          <w:color w:val="000000"/>
        </w:rPr>
        <w:t>&lt;</w:t>
      </w:r>
      <w:r>
        <w:rPr>
          <w:color w:val="000000"/>
        </w:rPr>
        <w:t>TgTThue</w:t>
      </w:r>
      <w:r>
        <w:rPr>
          <w:color w:val="000000"/>
        </w:rPr>
        <w:t>&gt;0&lt;/</w:t>
      </w:r>
      <w:r>
        <w:rPr>
          <w:color w:val="000000"/>
        </w:rPr>
        <w:t>TgTThue</w:t>
      </w:r>
      <w:r>
        <w:rPr>
          <w:color w:val="000000"/>
        </w:rPr>
        <w:t>&gt;</w:t>
      </w:r>
    </w:p>
    <w:p w:rsidR="001A24ED" w:rsidP="001A24ED" w14:paraId="0C9104EF" w14:textId="77777777">
      <w:pPr>
        <w:pStyle w:val="NormalWeb"/>
        <w:spacing w:before="240" w:beforeAutospacing="0" w:after="240" w:afterAutospacing="0"/>
      </w:pPr>
      <w:r>
        <w:rPr>
          <w:color w:val="000000"/>
        </w:rPr>
        <w:t>                    </w:t>
      </w:r>
      <w:r>
        <w:rPr>
          <w:rStyle w:val="apple-tab-span"/>
          <w:color w:val="000000"/>
        </w:rPr>
        <w:tab/>
      </w:r>
      <w:r>
        <w:rPr>
          <w:color w:val="000000"/>
        </w:rPr>
        <w:t>&lt;TONGTIEN&gt;24642&lt;/TONGTIEN&gt;</w:t>
      </w:r>
    </w:p>
    <w:p w:rsidR="001A24ED" w:rsidP="001A24ED" w14:paraId="32770EDB" w14:textId="77777777">
      <w:pPr>
        <w:pStyle w:val="NormalWeb"/>
        <w:spacing w:before="240" w:beforeAutospacing="0" w:after="240" w:afterAutospacing="0"/>
      </w:pPr>
      <w:r>
        <w:rPr>
          <w:color w:val="000000"/>
        </w:rPr>
        <w:t>        </w:t>
      </w:r>
      <w:r>
        <w:rPr>
          <w:rStyle w:val="apple-tab-span"/>
          <w:color w:val="000000"/>
        </w:rPr>
        <w:tab/>
      </w:r>
      <w:r>
        <w:rPr>
          <w:color w:val="000000"/>
        </w:rPr>
        <w:t xml:space="preserve">        </w:t>
      </w:r>
      <w:r>
        <w:rPr>
          <w:rStyle w:val="apple-tab-span"/>
          <w:color w:val="000000"/>
        </w:rPr>
        <w:tab/>
      </w:r>
      <w:r>
        <w:rPr>
          <w:color w:val="000000"/>
        </w:rPr>
        <w:t>&lt;TRANGTHAIHOADON&gt;</w:t>
      </w:r>
      <w:r>
        <w:rPr>
          <w:color w:val="000000"/>
        </w:rPr>
        <w:t>Mới</w:t>
      </w:r>
      <w:r>
        <w:rPr>
          <w:color w:val="000000"/>
        </w:rPr>
        <w:t>&lt;/TRANGTHAIHOADON&gt;</w:t>
      </w:r>
    </w:p>
    <w:p w:rsidR="001A24ED" w:rsidP="001A24ED" w14:paraId="1C81ACB8" w14:textId="77777777">
      <w:pPr>
        <w:pStyle w:val="NormalWeb"/>
        <w:spacing w:before="240" w:beforeAutospacing="0" w:after="240" w:afterAutospacing="0"/>
      </w:pPr>
      <w:r>
        <w:rPr>
          <w:color w:val="000000"/>
        </w:rPr>
        <w:t>        </w:t>
      </w:r>
      <w:r>
        <w:rPr>
          <w:rStyle w:val="apple-tab-span"/>
          <w:color w:val="000000"/>
        </w:rPr>
        <w:tab/>
      </w:r>
      <w:r>
        <w:rPr>
          <w:color w:val="000000"/>
        </w:rPr>
        <w:t>&lt;/</w:t>
      </w:r>
      <w:r>
        <w:rPr>
          <w:color w:val="000000"/>
        </w:rPr>
        <w:t>SummaryReportDetail</w:t>
      </w:r>
      <w:r>
        <w:rPr>
          <w:color w:val="000000"/>
        </w:rPr>
        <w:t>&gt;</w:t>
      </w:r>
    </w:p>
    <w:p w:rsidR="001A24ED" w:rsidP="001A24ED" w14:paraId="35CBDB6C" w14:textId="77777777">
      <w:pPr>
        <w:pStyle w:val="NormalWeb"/>
        <w:spacing w:before="240" w:beforeAutospacing="0" w:after="240" w:afterAutospacing="0"/>
        <w:ind w:left="720"/>
      </w:pPr>
      <w:r>
        <w:rPr>
          <w:color w:val="000000"/>
        </w:rPr>
        <w:t>&lt;</w:t>
      </w:r>
      <w:r>
        <w:rPr>
          <w:color w:val="000000"/>
        </w:rPr>
        <w:t>SummaryReportDetail</w:t>
      </w:r>
      <w:r>
        <w:rPr>
          <w:color w:val="000000"/>
        </w:rPr>
        <w:t>&gt;…&lt;/</w:t>
      </w:r>
      <w:r>
        <w:rPr>
          <w:color w:val="000000"/>
        </w:rPr>
        <w:t>SummaryReportDetail</w:t>
      </w:r>
      <w:r>
        <w:rPr>
          <w:color w:val="000000"/>
        </w:rPr>
        <w:t>&gt;</w:t>
      </w:r>
    </w:p>
    <w:p w:rsidR="001A24ED" w:rsidP="001A24ED" w14:paraId="68AD8A22" w14:textId="77777777">
      <w:pPr>
        <w:pStyle w:val="NormalWeb"/>
        <w:spacing w:before="240" w:beforeAutospacing="0" w:after="240" w:afterAutospacing="0"/>
        <w:ind w:left="720"/>
      </w:pPr>
      <w:r>
        <w:rPr>
          <w:color w:val="000000"/>
        </w:rPr>
        <w:t>…</w:t>
      </w:r>
    </w:p>
    <w:p w:rsidR="001A24ED" w:rsidP="00E678C2" w14:paraId="59712C32" w14:textId="33DF9B1E">
      <w:pPr>
        <w:pStyle w:val="NormalWeb"/>
        <w:spacing w:before="240" w:beforeAutospacing="0" w:after="240" w:afterAutospacing="0"/>
      </w:pPr>
      <w:r>
        <w:rPr>
          <w:color w:val="000000"/>
        </w:rPr>
        <w:t>&lt;/</w:t>
      </w:r>
      <w:r>
        <w:rPr>
          <w:color w:val="000000"/>
        </w:rPr>
        <w:t>SummaryReport</w:t>
      </w:r>
      <w:r>
        <w:rPr>
          <w:color w:val="000000"/>
        </w:rPr>
        <w:t>&gt;</w:t>
      </w:r>
    </w:p>
    <w:p w:rsidR="009D1437" w:rsidP="0085100F" w14:paraId="450D6B82" w14:textId="77777777">
      <w:pPr>
        <w:pStyle w:val="Heading2"/>
      </w:pPr>
      <w:bookmarkStart w:id="575" w:name="_Toc106724530"/>
      <w:r>
        <w:t>Nhóm</w:t>
      </w:r>
      <w:r>
        <w:t xml:space="preserve"> </w:t>
      </w:r>
      <w:r>
        <w:t>các</w:t>
      </w:r>
      <w:r>
        <w:t xml:space="preserve"> </w:t>
      </w:r>
      <w:r>
        <w:t>hàm</w:t>
      </w:r>
      <w:r>
        <w:t xml:space="preserve"> webservice </w:t>
      </w:r>
      <w:r>
        <w:t>xử</w:t>
      </w:r>
      <w:r>
        <w:t xml:space="preserve"> </w:t>
      </w:r>
      <w:r>
        <w:t>lý</w:t>
      </w:r>
      <w:r>
        <w:t xml:space="preserve"> </w:t>
      </w:r>
      <w:r>
        <w:t>hóa</w:t>
      </w:r>
      <w:r>
        <w:t xml:space="preserve"> </w:t>
      </w:r>
      <w:r>
        <w:t>đơn</w:t>
      </w:r>
      <w:r>
        <w:t xml:space="preserve"> (</w:t>
      </w:r>
      <w:r>
        <w:t>BussinessService</w:t>
      </w:r>
      <w:r>
        <w:t>)</w:t>
      </w:r>
      <w:bookmarkEnd w:id="575"/>
    </w:p>
    <w:p w:rsidR="005D1E53" w:rsidP="00C35F19" w14:paraId="3D62B145" w14:textId="77777777">
      <w:pPr>
        <w:pStyle w:val="Heading3"/>
      </w:pPr>
      <w:bookmarkStart w:id="576" w:name="_Toc106724531"/>
    </w:p>
    <w:p w:rsidR="009D1437" w:rsidP="00C35F19" w14:paraId="2EE23A49" w14:textId="0F68AA87">
      <w:pPr>
        <w:pStyle w:val="Heading3"/>
      </w:pPr>
      <w:r>
        <w:t>Điều</w:t>
      </w:r>
      <w:r>
        <w:t xml:space="preserve"> </w:t>
      </w:r>
      <w:r>
        <w:t>chỉnh</w:t>
      </w:r>
      <w:r>
        <w:t xml:space="preserve"> </w:t>
      </w:r>
      <w:r>
        <w:t>hóa</w:t>
      </w:r>
      <w:r>
        <w:t xml:space="preserve"> </w:t>
      </w:r>
      <w:r>
        <w:t>đơn</w:t>
      </w:r>
      <w:r>
        <w:t xml:space="preserve"> </w:t>
      </w:r>
      <w:r>
        <w:t>theo</w:t>
      </w:r>
      <w:r>
        <w:t xml:space="preserve"> </w:t>
      </w:r>
      <w:r>
        <w:t>số</w:t>
      </w:r>
      <w:r>
        <w:t xml:space="preserve"> </w:t>
      </w:r>
      <w:r>
        <w:t>hóa</w:t>
      </w:r>
      <w:r>
        <w:t xml:space="preserve"> </w:t>
      </w:r>
      <w:r>
        <w:t>đơn</w:t>
      </w:r>
      <w:r>
        <w:t xml:space="preserve"> </w:t>
      </w:r>
      <w:r>
        <w:t>truyền</w:t>
      </w:r>
      <w:r>
        <w:t xml:space="preserve"> </w:t>
      </w:r>
      <w:r>
        <w:t>vào</w:t>
      </w:r>
      <w:bookmarkEnd w:id="576"/>
    </w:p>
    <w:p w:rsidR="009D1437" w:rsidP="009D1437" w14:paraId="37E2D71D" w14:textId="77777777">
      <w:r>
        <w:t>URL</w:t>
      </w:r>
    </w:p>
    <w:p w:rsidR="009D1437" w:rsidRPr="004A4DD9" w:rsidP="009D1437" w14:paraId="14635026" w14:textId="77777777">
      <w:pPr>
        <w:ind w:firstLine="720"/>
        <w:jc w:val="both"/>
      </w:pPr>
      <w:r>
        <w:t>s</w:t>
      </w:r>
      <w:r w:rsidRPr="004A4DD9">
        <w:t xml:space="preserve">tring </w:t>
      </w:r>
      <w:r w:rsidRPr="006F1126">
        <w:rPr>
          <w:b/>
          <w:color w:val="000000"/>
        </w:rPr>
        <w:t>AdjustActionAssignedNo</w:t>
      </w:r>
      <w:r w:rsidRPr="009372AD">
        <w:rPr>
          <w:rFonts w:eastAsia="Calibri"/>
        </w:rPr>
        <w:t>(</w:t>
      </w:r>
      <w:r w:rsidRPr="00E009AD">
        <w:t xml:space="preserve">string Account, string </w:t>
      </w:r>
      <w:r w:rsidRPr="00E009AD">
        <w:t>ACpass</w:t>
      </w:r>
      <w:r w:rsidRPr="00E009AD">
        <w:t xml:space="preserve">, string </w:t>
      </w:r>
      <w:r w:rsidRPr="00E009AD">
        <w:t>xmlInvData</w:t>
      </w:r>
      <w:r w:rsidRPr="00E009AD">
        <w:t xml:space="preserve">, string username, string pass, string </w:t>
      </w:r>
      <w:r w:rsidRPr="00E009AD">
        <w:t>fkey</w:t>
      </w:r>
      <w:r w:rsidRPr="00E009AD">
        <w:t xml:space="preserve">, string </w:t>
      </w:r>
      <w:r w:rsidRPr="00E009AD">
        <w:t>AttachFile</w:t>
      </w:r>
      <w:r w:rsidRPr="00E009AD">
        <w:t>, int? convert, string pattern = null, string serial = null</w:t>
      </w:r>
      <w:r w:rsidRPr="009372AD">
        <w:rPr>
          <w:rFonts w:eastAsia="Calibri"/>
        </w:rPr>
        <w:t>).</w:t>
      </w:r>
    </w:p>
    <w:p w:rsidR="009D1437" w:rsidRPr="00593BE8" w:rsidP="009D1437" w14:paraId="410688C3" w14:textId="77777777">
      <w:pPr>
        <w:pStyle w:val="N"/>
      </w:pPr>
      <w:r w:rsidRPr="00593BE8">
        <w:t>DESCRIPTION</w:t>
      </w:r>
    </w:p>
    <w:p w:rsidR="009D1437" w:rsidP="009D1437" w14:paraId="32B97B34" w14:textId="77777777">
      <w:pPr>
        <w:pStyle w:val="N"/>
      </w:pPr>
      <w:r>
        <w:tab/>
        <w:t>Đây là web service thực hiện điều chỉnh hóa đơn cho phép truyền số hóa đơn</w:t>
      </w:r>
    </w:p>
    <w:p w:rsidR="009D1437" w:rsidRPr="00007702" w:rsidP="009D1437" w14:paraId="10B855FB" w14:textId="77777777">
      <w:pPr>
        <w:pStyle w:val="N"/>
      </w:pPr>
      <w:r w:rsidRPr="00663B3E">
        <w:t>HTTP METHOD</w:t>
      </w:r>
    </w:p>
    <w:p w:rsidR="009D1437" w:rsidRPr="00007702" w:rsidP="009D1437" w14:paraId="0AC73ABB" w14:textId="77777777">
      <w:pPr>
        <w:pStyle w:val="N"/>
        <w:rPr>
          <w:b/>
        </w:rPr>
      </w:pPr>
      <w:r>
        <w:tab/>
      </w:r>
      <w:r w:rsidRPr="00610AFD">
        <w:t>POST</w:t>
      </w:r>
    </w:p>
    <w:p w:rsidR="009D1437" w:rsidRPr="00610AFD" w:rsidP="009D1437" w14:paraId="1824C26C" w14:textId="77777777">
      <w:pPr>
        <w:pStyle w:val="N"/>
      </w:pPr>
      <w:r w:rsidRPr="00610AFD">
        <w:t>REQUEST BODY</w:t>
      </w:r>
    </w:p>
    <w:p w:rsidR="009D1437" w:rsidRPr="004720D2" w:rsidP="009D1437" w14:paraId="55435C56" w14:textId="7777777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w:t>
      </w:r>
      <w:r w:rsidRPr="009372AD">
        <w:rPr>
          <w:rFonts w:eastAsia="Calibri"/>
        </w:rPr>
        <w:t>khoản</w:t>
      </w:r>
      <w:r w:rsidRPr="009372AD">
        <w:rPr>
          <w:rFonts w:eastAsia="Calibri"/>
        </w:rPr>
        <w:t xml:space="preserve"> </w:t>
      </w:r>
      <w:r w:rsidRPr="009372AD">
        <w:rPr>
          <w:rFonts w:eastAsia="Calibri"/>
        </w:rPr>
        <w:t>được</w:t>
      </w:r>
      <w:r w:rsidRPr="009372AD">
        <w:rPr>
          <w:rFonts w:eastAsia="Calibri"/>
        </w:rPr>
        <w:t xml:space="preserve"> </w:t>
      </w:r>
      <w:r w:rsidRPr="009372AD">
        <w:rPr>
          <w:rFonts w:eastAsia="Calibri"/>
        </w:rPr>
        <w:t>cấp</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cho</w:t>
      </w:r>
      <w:r w:rsidRPr="009372AD">
        <w:rPr>
          <w:rFonts w:eastAsia="Calibri"/>
        </w:rPr>
        <w:t xml:space="preserve"> </w:t>
      </w:r>
      <w:r w:rsidRPr="009372AD">
        <w:rPr>
          <w:rFonts w:eastAsia="Calibri"/>
        </w:rPr>
        <w:t>khách</w:t>
      </w:r>
      <w:r w:rsidRPr="009372AD">
        <w:rPr>
          <w:rFonts w:eastAsia="Calibri"/>
        </w:rPr>
        <w:t xml:space="preserve"> </w:t>
      </w:r>
      <w:r w:rsidRPr="009372AD">
        <w:rPr>
          <w:rFonts w:eastAsia="Calibri"/>
        </w:rPr>
        <w:t>hàng</w:t>
      </w:r>
      <w:r w:rsidRPr="009372AD">
        <w:rPr>
          <w:rFonts w:eastAsia="Calibri"/>
        </w:rPr>
        <w:t xml:space="preserve"> </w:t>
      </w:r>
      <w:r w:rsidRPr="009372AD">
        <w:rPr>
          <w:rFonts w:eastAsia="Calibri"/>
        </w:rPr>
        <w:t>để</w:t>
      </w:r>
      <w:r w:rsidRPr="009372AD">
        <w:rPr>
          <w:rFonts w:eastAsia="Calibri"/>
        </w:rPr>
        <w:t xml:space="preserve"> </w:t>
      </w:r>
      <w:r w:rsidRPr="009372AD">
        <w:rPr>
          <w:rFonts w:eastAsia="Calibri"/>
        </w:rPr>
        <w:t>gọi</w:t>
      </w:r>
      <w:r w:rsidRPr="009372AD">
        <w:rPr>
          <w:rFonts w:eastAsia="Calibri"/>
        </w:rPr>
        <w:t xml:space="preserve"> </w:t>
      </w:r>
      <w:r>
        <w:rPr>
          <w:rFonts w:eastAsia="Calibri"/>
        </w:rPr>
        <w:t>đến</w:t>
      </w:r>
      <w:r>
        <w:rPr>
          <w:rFonts w:eastAsia="Calibri"/>
        </w:rPr>
        <w:t xml:space="preserve"> webservice (</w:t>
      </w:r>
      <w:r>
        <w:rPr>
          <w:rFonts w:eastAsia="Calibri"/>
        </w:rPr>
        <w:t>tài</w:t>
      </w:r>
      <w:r>
        <w:rPr>
          <w:rFonts w:eastAsia="Calibri"/>
        </w:rPr>
        <w:t xml:space="preserve"> </w:t>
      </w:r>
      <w:r>
        <w:rPr>
          <w:rFonts w:eastAsia="Calibri"/>
        </w:rPr>
        <w:t>khoản</w:t>
      </w:r>
      <w:r>
        <w:rPr>
          <w:rFonts w:eastAsia="Calibri"/>
        </w:rPr>
        <w:t xml:space="preserve"> </w:t>
      </w:r>
      <w:r>
        <w:rPr>
          <w:rFonts w:eastAsia="Calibri"/>
        </w:rPr>
        <w:t>có</w:t>
      </w:r>
      <w:r>
        <w:rPr>
          <w:rFonts w:eastAsia="Calibri"/>
        </w:rPr>
        <w:t xml:space="preserve"> </w:t>
      </w:r>
      <w:r>
        <w:rPr>
          <w:rFonts w:eastAsia="Calibri"/>
        </w:rPr>
        <w:t>quyền</w:t>
      </w:r>
      <w:r>
        <w:rPr>
          <w:rFonts w:eastAsia="Calibri"/>
        </w:rPr>
        <w:t xml:space="preserve"> </w:t>
      </w:r>
      <w:r>
        <w:rPr>
          <w:rFonts w:eastAsia="Calibri"/>
        </w:rPr>
        <w:t>ServiceRole</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r>
        <w:rPr>
          <w:rFonts w:eastAsia="Calibri"/>
        </w:rPr>
        <w:t>)</w:t>
      </w:r>
      <w:r w:rsidRPr="009372AD">
        <w:rPr>
          <w:rFonts w:eastAsia="Calibri"/>
        </w:rPr>
        <w:t>.</w:t>
      </w:r>
    </w:p>
    <w:p w:rsidR="009D1437" w:rsidRPr="004720D2" w:rsidP="009D1437" w14:paraId="143A2470" w14:textId="77777777">
      <w:pPr>
        <w:pStyle w:val="ListParagraph"/>
        <w:numPr>
          <w:ilvl w:val="0"/>
          <w:numId w:val="2"/>
        </w:numPr>
        <w:spacing w:after="0" w:line="360" w:lineRule="auto"/>
        <w:ind w:left="1080"/>
        <w:jc w:val="both"/>
        <w:rPr>
          <w:rFonts w:eastAsia="Calibri"/>
          <w:b/>
          <w:u w:val="single"/>
        </w:rPr>
      </w:pPr>
      <w:r w:rsidRPr="004720D2">
        <w:rPr>
          <w:rFonts w:eastAsia="Calibri"/>
          <w:b/>
        </w:rPr>
        <w:t>Account/</w:t>
      </w:r>
      <w:r w:rsidRPr="004720D2">
        <w:rPr>
          <w:rFonts w:eastAsia="Calibri"/>
          <w:b/>
        </w:rPr>
        <w:t>ACPass</w:t>
      </w:r>
      <w:r w:rsidRPr="004720D2">
        <w:rPr>
          <w:rFonts w:eastAsia="Calibri"/>
          <w:b/>
        </w:rPr>
        <w:t xml:space="preserve"> :  </w:t>
      </w:r>
      <w:r w:rsidRPr="004720D2">
        <w:rPr>
          <w:rFonts w:eastAsia="Calibri"/>
        </w:rPr>
        <w:t xml:space="preserve">Tài </w:t>
      </w:r>
      <w:r w:rsidRPr="004720D2">
        <w:rPr>
          <w:rFonts w:eastAsia="Calibri"/>
        </w:rPr>
        <w:t>khoản</w:t>
      </w:r>
      <w:r w:rsidRPr="004720D2">
        <w:rPr>
          <w:rFonts w:eastAsia="Calibri"/>
        </w:rPr>
        <w:t xml:space="preserve"> </w:t>
      </w:r>
      <w:r w:rsidRPr="004720D2">
        <w:rPr>
          <w:rFonts w:eastAsia="Calibri"/>
        </w:rPr>
        <w:t>được</w:t>
      </w:r>
      <w:r w:rsidRPr="004720D2">
        <w:rPr>
          <w:rFonts w:eastAsia="Calibri"/>
        </w:rPr>
        <w:t xml:space="preserve"> </w:t>
      </w:r>
      <w:r w:rsidRPr="004720D2">
        <w:rPr>
          <w:rFonts w:eastAsia="Calibri"/>
        </w:rPr>
        <w:t>cấp</w:t>
      </w:r>
      <w:r w:rsidRPr="004720D2">
        <w:rPr>
          <w:rFonts w:eastAsia="Calibri"/>
        </w:rPr>
        <w:t xml:space="preserve"> </w:t>
      </w:r>
      <w:r w:rsidRPr="004720D2">
        <w:rPr>
          <w:rFonts w:eastAsia="Calibri"/>
        </w:rPr>
        <w:t>phát</w:t>
      </w:r>
      <w:r w:rsidRPr="004720D2">
        <w:rPr>
          <w:rFonts w:eastAsia="Calibri"/>
        </w:rPr>
        <w:t xml:space="preserve"> </w:t>
      </w:r>
      <w:r w:rsidRPr="004720D2">
        <w:rPr>
          <w:rFonts w:eastAsia="Calibri"/>
        </w:rPr>
        <w:t>cho</w:t>
      </w:r>
      <w:r w:rsidRPr="004720D2">
        <w:rPr>
          <w:rFonts w:eastAsia="Calibri"/>
        </w:rPr>
        <w:t xml:space="preserve"> </w:t>
      </w:r>
      <w:r w:rsidRPr="004720D2">
        <w:rPr>
          <w:rFonts w:eastAsia="Calibri"/>
        </w:rPr>
        <w:t>nhân</w:t>
      </w:r>
      <w:r w:rsidRPr="004720D2">
        <w:rPr>
          <w:rFonts w:eastAsia="Calibri"/>
        </w:rPr>
        <w:t xml:space="preserve"> </w:t>
      </w:r>
      <w:r w:rsidRPr="004720D2">
        <w:rPr>
          <w:rFonts w:eastAsia="Calibri"/>
        </w:rPr>
        <w:t>viên</w:t>
      </w:r>
      <w:r w:rsidRPr="004720D2">
        <w:rPr>
          <w:rFonts w:eastAsia="Calibri"/>
        </w:rPr>
        <w:t xml:space="preserve"> </w:t>
      </w:r>
      <w:r w:rsidRPr="004720D2">
        <w:rPr>
          <w:rFonts w:eastAsia="Calibri"/>
        </w:rPr>
        <w:t>gọi</w:t>
      </w:r>
      <w:r w:rsidRPr="004720D2">
        <w:rPr>
          <w:rFonts w:eastAsia="Calibri"/>
        </w:rPr>
        <w:t xml:space="preserve"> </w:t>
      </w:r>
      <w:r w:rsidRPr="004720D2">
        <w:rPr>
          <w:rFonts w:eastAsia="Calibri"/>
        </w:rPr>
        <w:t>lệnh</w:t>
      </w:r>
      <w:r w:rsidRPr="004720D2">
        <w:rPr>
          <w:rFonts w:eastAsia="Calibri"/>
        </w:rPr>
        <w:t xml:space="preserve"> </w:t>
      </w:r>
      <w:r w:rsidRPr="004720D2">
        <w:rPr>
          <w:rFonts w:eastAsia="Calibri"/>
        </w:rPr>
        <w:t>phát</w:t>
      </w:r>
      <w:r w:rsidRPr="004720D2">
        <w:rPr>
          <w:rFonts w:eastAsia="Calibri"/>
        </w:rPr>
        <w:t xml:space="preserve"> </w:t>
      </w:r>
      <w:r w:rsidRPr="004720D2">
        <w:rPr>
          <w:rFonts w:eastAsia="Calibri"/>
        </w:rPr>
        <w:t>hành</w:t>
      </w:r>
      <w:r w:rsidRPr="004720D2">
        <w:rPr>
          <w:rFonts w:eastAsia="Calibri"/>
        </w:rPr>
        <w:t xml:space="preserve"> </w:t>
      </w:r>
      <w:r w:rsidRPr="004720D2">
        <w:rPr>
          <w:rFonts w:eastAsia="Calibri"/>
        </w:rPr>
        <w:t>hóa</w:t>
      </w:r>
      <w:r w:rsidRPr="004720D2">
        <w:rPr>
          <w:rFonts w:eastAsia="Calibri"/>
        </w:rPr>
        <w:t xml:space="preserve"> </w:t>
      </w:r>
      <w:r w:rsidRPr="004720D2">
        <w:rPr>
          <w:rFonts w:eastAsia="Calibri"/>
        </w:rPr>
        <w:t>đơn</w:t>
      </w:r>
    </w:p>
    <w:p w:rsidR="009D1437" w:rsidRPr="009372AD" w:rsidP="009D1437" w14:paraId="1594A452" w14:textId="77777777">
      <w:pPr>
        <w:pStyle w:val="ListParagraph"/>
        <w:numPr>
          <w:ilvl w:val="0"/>
          <w:numId w:val="2"/>
        </w:numPr>
        <w:spacing w:after="0" w:line="360" w:lineRule="auto"/>
        <w:ind w:left="1080"/>
        <w:jc w:val="both"/>
        <w:rPr>
          <w:rFonts w:eastAsia="Calibri"/>
          <w:b/>
          <w:u w:val="single"/>
        </w:rPr>
      </w:pPr>
      <w:r w:rsidRPr="009372AD">
        <w:rPr>
          <w:rFonts w:eastAsia="Calibri"/>
          <w:b/>
        </w:rPr>
        <w:t>xmlInvData</w:t>
      </w:r>
      <w:r w:rsidRPr="009372AD">
        <w:rPr>
          <w:rFonts w:eastAsia="Calibri"/>
        </w:rPr>
        <w:t xml:space="preserve">: String XML </w:t>
      </w:r>
      <w:r w:rsidRPr="009372AD">
        <w:rPr>
          <w:rFonts w:eastAsia="Calibri"/>
        </w:rPr>
        <w:t>dữ</w:t>
      </w:r>
      <w:r w:rsidRPr="009372AD">
        <w:rPr>
          <w:rFonts w:eastAsia="Calibri"/>
        </w:rPr>
        <w:t xml:space="preserve"> </w:t>
      </w:r>
      <w:r w:rsidRPr="009372AD">
        <w:rPr>
          <w:rFonts w:eastAsia="Calibri"/>
        </w:rPr>
        <w:t>liệu</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sidRPr="009372AD">
        <w:rPr>
          <w:rFonts w:eastAsia="Calibri"/>
        </w:rPr>
        <w:t>cũ</w:t>
      </w:r>
      <w:r w:rsidRPr="009372AD">
        <w:rPr>
          <w:rFonts w:eastAsia="Calibri"/>
        </w:rPr>
        <w:t xml:space="preserve"> </w:t>
      </w:r>
      <w:r w:rsidRPr="009372AD">
        <w:rPr>
          <w:rFonts w:eastAsia="Calibri"/>
        </w:rPr>
        <w:t>và</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sidRPr="009372AD">
        <w:rPr>
          <w:rFonts w:eastAsia="Calibri"/>
        </w:rPr>
        <w:t>điều</w:t>
      </w:r>
      <w:r w:rsidRPr="009372AD">
        <w:rPr>
          <w:rFonts w:eastAsia="Calibri"/>
        </w:rPr>
        <w:t xml:space="preserve"> </w:t>
      </w:r>
      <w:r w:rsidRPr="009372AD">
        <w:rPr>
          <w:rFonts w:eastAsia="Calibri"/>
        </w:rPr>
        <w:t>chỉnh</w:t>
      </w:r>
    </w:p>
    <w:p w:rsidR="009D1437" w:rsidRPr="00CF2FC3" w:rsidP="009D1437" w14:paraId="0270AA25" w14:textId="77777777">
      <w:pPr>
        <w:pStyle w:val="ListParagraph"/>
        <w:numPr>
          <w:ilvl w:val="0"/>
          <w:numId w:val="2"/>
        </w:numPr>
        <w:spacing w:after="0" w:line="360" w:lineRule="auto"/>
        <w:ind w:left="1080"/>
        <w:jc w:val="both"/>
        <w:rPr>
          <w:rFonts w:eastAsia="Calibri"/>
          <w:b/>
        </w:rPr>
      </w:pPr>
      <w:r>
        <w:rPr>
          <w:rFonts w:eastAsia="Calibri"/>
          <w:b/>
        </w:rPr>
        <w:t>fkey:</w:t>
      </w:r>
      <w:r>
        <w:rPr>
          <w:rFonts w:eastAsia="Calibri"/>
        </w:rPr>
        <w:t>Chuỗi</w:t>
      </w:r>
      <w:r>
        <w:rPr>
          <w:rFonts w:eastAsia="Calibri"/>
        </w:rPr>
        <w:t xml:space="preserve"> </w:t>
      </w:r>
      <w:r>
        <w:rPr>
          <w:rFonts w:eastAsia="Calibri"/>
        </w:rPr>
        <w:t>xác</w:t>
      </w:r>
      <w:r>
        <w:rPr>
          <w:rFonts w:eastAsia="Calibri"/>
        </w:rPr>
        <w:t xml:space="preserve"> </w:t>
      </w:r>
      <w:r>
        <w:rPr>
          <w:rFonts w:eastAsia="Calibri"/>
        </w:rPr>
        <w:t>định</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cần</w:t>
      </w:r>
      <w:r>
        <w:rPr>
          <w:rFonts w:eastAsia="Calibri"/>
        </w:rPr>
        <w:t xml:space="preserve"> </w:t>
      </w:r>
      <w:r>
        <w:rPr>
          <w:rFonts w:eastAsia="Calibri"/>
        </w:rPr>
        <w:t>điều</w:t>
      </w:r>
      <w:r>
        <w:rPr>
          <w:rFonts w:eastAsia="Calibri"/>
        </w:rPr>
        <w:t xml:space="preserve"> </w:t>
      </w:r>
      <w:r>
        <w:rPr>
          <w:rFonts w:eastAsia="Calibri"/>
        </w:rPr>
        <w:t>chỉnh</w:t>
      </w:r>
    </w:p>
    <w:p w:rsidR="009D1437" w:rsidRPr="00E009AD" w:rsidP="009D1437" w14:paraId="373C0471" w14:textId="77777777">
      <w:pPr>
        <w:pStyle w:val="ListParagraph"/>
        <w:numPr>
          <w:ilvl w:val="0"/>
          <w:numId w:val="2"/>
        </w:numPr>
        <w:spacing w:after="0" w:line="360" w:lineRule="auto"/>
        <w:ind w:left="1080"/>
        <w:jc w:val="both"/>
        <w:rPr>
          <w:rFonts w:eastAsia="Calibri"/>
          <w:b/>
        </w:rPr>
      </w:pPr>
      <w:r>
        <w:rPr>
          <w:rFonts w:eastAsia="Calibri"/>
          <w:b/>
        </w:rPr>
        <w:t>Convert</w:t>
      </w:r>
      <w:r>
        <w:rPr>
          <w:rFonts w:eastAsia="Calibri"/>
        </w:rPr>
        <w:t xml:space="preserve">: </w:t>
      </w:r>
      <w:r w:rsidRPr="009372AD">
        <w:rPr>
          <w:rFonts w:eastAsia="Calibri"/>
        </w:rPr>
        <w:t>Mặc</w:t>
      </w:r>
      <w:r w:rsidRPr="009372AD">
        <w:rPr>
          <w:rFonts w:eastAsia="Calibri"/>
        </w:rPr>
        <w:t xml:space="preserve"> </w:t>
      </w:r>
      <w:r w:rsidRPr="009372AD">
        <w:rPr>
          <w:rFonts w:eastAsia="Calibri"/>
        </w:rPr>
        <w:t>định</w:t>
      </w:r>
      <w:r w:rsidRPr="009372AD">
        <w:rPr>
          <w:rFonts w:eastAsia="Calibri"/>
        </w:rPr>
        <w:t xml:space="preserve"> </w:t>
      </w:r>
      <w:r w:rsidRPr="009372AD">
        <w:rPr>
          <w:rFonts w:eastAsia="Calibri"/>
        </w:rPr>
        <w:t>là</w:t>
      </w:r>
      <w:r w:rsidRPr="009372AD">
        <w:rPr>
          <w:rFonts w:eastAsia="Calibri"/>
        </w:rPr>
        <w:t xml:space="preserve"> 0, </w:t>
      </w:r>
      <w:r>
        <w:rPr>
          <w:rFonts w:eastAsia="Calibri"/>
        </w:rPr>
        <w:t>(</w:t>
      </w:r>
      <w:r w:rsidRPr="009372AD">
        <w:rPr>
          <w:rFonts w:eastAsia="Calibri"/>
        </w:rPr>
        <w:t xml:space="preserve">0 – </w:t>
      </w:r>
      <w:r w:rsidRPr="009372AD">
        <w:rPr>
          <w:rFonts w:eastAsia="Calibri"/>
        </w:rPr>
        <w:t>Không</w:t>
      </w:r>
      <w:r w:rsidRPr="009372AD">
        <w:rPr>
          <w:rFonts w:eastAsia="Calibri"/>
        </w:rPr>
        <w:t xml:space="preserve"> </w:t>
      </w:r>
      <w:r w:rsidRPr="009372AD">
        <w:rPr>
          <w:rFonts w:eastAsia="Calibri"/>
        </w:rPr>
        <w:t>cần</w:t>
      </w:r>
      <w:r w:rsidRPr="009372AD">
        <w:rPr>
          <w:rFonts w:eastAsia="Calibri"/>
        </w:rPr>
        <w:t xml:space="preserve"> convert </w:t>
      </w:r>
      <w:r w:rsidRPr="009372AD">
        <w:rPr>
          <w:rFonts w:eastAsia="Calibri"/>
        </w:rPr>
        <w:t>từ</w:t>
      </w:r>
      <w:r w:rsidRPr="009372AD">
        <w:rPr>
          <w:rFonts w:eastAsia="Calibri"/>
        </w:rPr>
        <w:t xml:space="preserve"> TCVN3 sang Unicode. 1- </w:t>
      </w:r>
      <w:r w:rsidRPr="009372AD">
        <w:rPr>
          <w:rFonts w:eastAsia="Calibri"/>
        </w:rPr>
        <w:t>Cần</w:t>
      </w:r>
      <w:r w:rsidRPr="009372AD">
        <w:rPr>
          <w:rFonts w:eastAsia="Calibri"/>
        </w:rPr>
        <w:t xml:space="preserve"> convert </w:t>
      </w:r>
      <w:r w:rsidRPr="009372AD">
        <w:rPr>
          <w:rFonts w:eastAsia="Calibri"/>
        </w:rPr>
        <w:t>từ</w:t>
      </w:r>
      <w:r w:rsidRPr="009372AD">
        <w:rPr>
          <w:rFonts w:eastAsia="Calibri"/>
        </w:rPr>
        <w:t xml:space="preserve"> TCVN3 sang Unicode</w:t>
      </w:r>
      <w:r>
        <w:rPr>
          <w:rFonts w:eastAsia="Calibri"/>
        </w:rPr>
        <w:t>)</w:t>
      </w:r>
    </w:p>
    <w:p w:rsidR="009D1437" w:rsidRPr="00E009AD" w:rsidP="009D1437" w14:paraId="148322F8" w14:textId="77777777">
      <w:pPr>
        <w:pStyle w:val="ListParagraph"/>
        <w:numPr>
          <w:ilvl w:val="0"/>
          <w:numId w:val="2"/>
        </w:numPr>
        <w:spacing w:after="0" w:line="360" w:lineRule="auto"/>
        <w:ind w:left="1080"/>
        <w:jc w:val="both"/>
        <w:rPr>
          <w:rFonts w:eastAsia="Calibri"/>
          <w:b/>
        </w:rPr>
      </w:pPr>
      <w:r w:rsidRPr="006479A0">
        <w:rPr>
          <w:b/>
        </w:rPr>
        <w:t>Pattern</w:t>
      </w:r>
      <w:r>
        <w:t xml:space="preserve">: </w:t>
      </w:r>
      <w:r>
        <w:t>Mẫu</w:t>
      </w:r>
      <w:r>
        <w:t xml:space="preserve"> </w:t>
      </w:r>
      <w:r>
        <w:t>số</w:t>
      </w:r>
    </w:p>
    <w:p w:rsidR="009D1437" w:rsidRPr="009372AD" w:rsidP="009D1437" w14:paraId="05E14C41" w14:textId="77777777">
      <w:pPr>
        <w:pStyle w:val="ListParagraph"/>
        <w:numPr>
          <w:ilvl w:val="0"/>
          <w:numId w:val="2"/>
        </w:numPr>
        <w:spacing w:after="0" w:line="360" w:lineRule="auto"/>
        <w:ind w:left="1080"/>
        <w:jc w:val="both"/>
        <w:rPr>
          <w:rFonts w:eastAsia="Calibri"/>
          <w:b/>
        </w:rPr>
      </w:pPr>
      <w:r w:rsidRPr="006479A0">
        <w:rPr>
          <w:b/>
        </w:rPr>
        <w:t>Serial</w:t>
      </w:r>
      <w:r>
        <w:t xml:space="preserve">: </w:t>
      </w:r>
      <w:r>
        <w:t>Ký</w:t>
      </w:r>
      <w:r>
        <w:t xml:space="preserve"> </w:t>
      </w:r>
      <w:r>
        <w:t>hiệu</w:t>
      </w:r>
    </w:p>
    <w:p w:rsidR="009D1437" w:rsidRPr="007A4FB0" w:rsidP="009D1437" w14:paraId="2F370A05" w14:textId="77777777">
      <w:pPr>
        <w:ind w:left="360" w:firstLine="720"/>
      </w:pPr>
    </w:p>
    <w:p w:rsidR="009D1437" w:rsidRPr="00C52072" w:rsidP="009D1437" w14:paraId="6D882254" w14:textId="7777777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710"/>
        <w:gridCol w:w="5040"/>
        <w:gridCol w:w="2515"/>
      </w:tblGrid>
      <w:tr w14:paraId="25314023" w14:textId="77777777" w:rsidTr="00616EC4">
        <w:tblPrEx>
          <w:tblW w:w="0" w:type="auto"/>
          <w:tblInd w:w="85" w:type="dxa"/>
          <w:tblLayout w:type="fixed"/>
          <w:tblLook w:val="04A0"/>
        </w:tblPrEx>
        <w:tc>
          <w:tcPr>
            <w:tcW w:w="171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1A99D96B" w14:textId="77777777">
            <w:pPr>
              <w:pStyle w:val="ListParagraph"/>
              <w:jc w:val="center"/>
            </w:pPr>
            <w:r>
              <w:t>Kết</w:t>
            </w:r>
            <w:r>
              <w:t xml:space="preserve"> </w:t>
            </w:r>
            <w:r>
              <w:t>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1B369CBD" w14:textId="77777777">
            <w:pPr>
              <w:pStyle w:val="ListParagraph"/>
            </w:pPr>
            <w:r w:rsidRPr="00660ABB">
              <w:t>Mô</w:t>
            </w:r>
            <w:r w:rsidRPr="00660ABB">
              <w:t xml:space="preserve"> </w:t>
            </w:r>
            <w:r w:rsidRPr="00660ABB">
              <w:t>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1927C159" w14:textId="77777777">
            <w:pPr>
              <w:pStyle w:val="ListParagraph"/>
            </w:pPr>
            <w:r>
              <w:t>Ghi</w:t>
            </w:r>
            <w:r>
              <w:t xml:space="preserve"> </w:t>
            </w:r>
            <w:r>
              <w:t>chú</w:t>
            </w:r>
          </w:p>
        </w:tc>
      </w:tr>
      <w:tr w14:paraId="2DD1815D" w14:textId="77777777" w:rsidTr="00616EC4">
        <w:tblPrEx>
          <w:tblW w:w="0" w:type="auto"/>
          <w:tblInd w:w="85" w:type="dxa"/>
          <w:tblLayout w:type="fixed"/>
          <w:tblLook w:val="04A0"/>
        </w:tblPrEx>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6D763928" w14:textId="77777777">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B7BA771" w14:textId="77777777">
            <w:pPr>
              <w:pStyle w:val="ListParagraph"/>
              <w:ind w:left="0"/>
              <w:jc w:val="both"/>
            </w:pPr>
            <w:r w:rsidRPr="009372AD">
              <w:t xml:space="preserve">Tài </w:t>
            </w:r>
            <w:r w:rsidRPr="009372AD">
              <w:t>khoản</w:t>
            </w:r>
            <w:r w:rsidRPr="009372AD">
              <w:t xml:space="preserve"> </w:t>
            </w:r>
            <w:r w:rsidRPr="009372AD">
              <w:t>đăng</w:t>
            </w:r>
            <w:r w:rsidRPr="009372AD">
              <w:t xml:space="preserve"> </w:t>
            </w:r>
            <w:r w:rsidRPr="009372AD">
              <w:t>nhập</w:t>
            </w:r>
            <w:r w:rsidRPr="009372AD">
              <w:t xml:space="preserve"> </w:t>
            </w:r>
            <w:r w:rsidRPr="009372AD">
              <w:t>sai</w:t>
            </w:r>
            <w:r>
              <w:t xml:space="preserve"> </w:t>
            </w:r>
            <w:r>
              <w:t>hoặc</w:t>
            </w:r>
            <w:r>
              <w:t xml:space="preserve"> </w:t>
            </w:r>
            <w:r>
              <w:t>không</w:t>
            </w:r>
            <w:r>
              <w:t xml:space="preserve"> </w:t>
            </w:r>
            <w:r>
              <w:t>có</w:t>
            </w:r>
            <w:r>
              <w:t xml:space="preserve"> </w:t>
            </w:r>
            <w:r>
              <w:t>quyền</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01D39A42" w14:textId="77777777">
            <w:pPr>
              <w:pStyle w:val="ListParagraph"/>
              <w:ind w:left="0"/>
              <w:jc w:val="both"/>
            </w:pPr>
          </w:p>
        </w:tc>
      </w:tr>
      <w:tr w14:paraId="11C952FC" w14:textId="77777777" w:rsidTr="00616EC4">
        <w:tblPrEx>
          <w:tblW w:w="0" w:type="auto"/>
          <w:tblInd w:w="85" w:type="dxa"/>
          <w:tblLayout w:type="fixed"/>
          <w:tblLook w:val="04A0"/>
        </w:tblPrEx>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595C86C8" w14:textId="77777777">
            <w:pPr>
              <w:rPr>
                <w:rFonts w:eastAsia="Calibri"/>
              </w:rPr>
            </w:pPr>
            <w:r w:rsidRPr="009372AD">
              <w:rPr>
                <w:rFonts w:eastAsia="Calibri"/>
              </w:rPr>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DAB87C3" w14:textId="77777777">
            <w:pPr>
              <w:rPr>
                <w:rFonts w:eastAsia="Calibri"/>
              </w:rPr>
            </w:pPr>
            <w:r w:rsidRPr="009372AD">
              <w:rPr>
                <w:rFonts w:eastAsia="Calibri"/>
              </w:rPr>
              <w:t xml:space="preserve">Hóa </w:t>
            </w:r>
            <w:r w:rsidRPr="009372AD">
              <w:rPr>
                <w:rFonts w:eastAsia="Calibri"/>
              </w:rPr>
              <w:t>đơn</w:t>
            </w:r>
            <w:r w:rsidRPr="009372AD">
              <w:rPr>
                <w:rFonts w:eastAsia="Calibri"/>
              </w:rPr>
              <w:t xml:space="preserve"> </w:t>
            </w:r>
            <w:r w:rsidRPr="009372AD">
              <w:rPr>
                <w:rFonts w:eastAsia="Calibri"/>
              </w:rPr>
              <w:t>cần</w:t>
            </w:r>
            <w:r w:rsidRPr="009372AD">
              <w:rPr>
                <w:rFonts w:eastAsia="Calibri"/>
              </w:rPr>
              <w:t xml:space="preserve"> </w:t>
            </w:r>
            <w:r w:rsidRPr="009372AD">
              <w:rPr>
                <w:rFonts w:eastAsia="Calibri"/>
              </w:rPr>
              <w:t>điều</w:t>
            </w:r>
            <w:r w:rsidRPr="009372AD">
              <w:rPr>
                <w:rFonts w:eastAsia="Calibri"/>
              </w:rPr>
              <w:t xml:space="preserve"> </w:t>
            </w:r>
            <w:r w:rsidRPr="009372AD">
              <w:rPr>
                <w:rFonts w:eastAsia="Calibri"/>
              </w:rPr>
              <w:t>chỉnh</w:t>
            </w:r>
            <w:r w:rsidRPr="009372AD">
              <w:rPr>
                <w:rFonts w:eastAsia="Calibri"/>
              </w:rPr>
              <w:t xml:space="preserve"> </w:t>
            </w:r>
            <w:r w:rsidRPr="009372AD">
              <w:rPr>
                <w:rFonts w:eastAsia="Calibri"/>
              </w:rPr>
              <w:t>không</w:t>
            </w:r>
            <w:r w:rsidRPr="009372AD">
              <w:rPr>
                <w:rFonts w:eastAsia="Calibri"/>
              </w:rPr>
              <w:t xml:space="preserve"> </w:t>
            </w:r>
            <w:r w:rsidRPr="009372AD">
              <w:rPr>
                <w:rFonts w:eastAsia="Calibri"/>
              </w:rPr>
              <w:t>tồn</w:t>
            </w:r>
            <w:r w:rsidRPr="009372AD">
              <w:rPr>
                <w:rFonts w:eastAsia="Calibri"/>
              </w:rPr>
              <w:t xml:space="preserve"> </w:t>
            </w:r>
            <w:r w:rsidRPr="009372AD">
              <w:rPr>
                <w:rFonts w:eastAsia="Calibri"/>
              </w:rPr>
              <w:t>tại</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48842D44" w14:textId="77777777">
            <w:pPr>
              <w:pStyle w:val="ListParagraph"/>
              <w:ind w:left="0"/>
              <w:jc w:val="both"/>
            </w:pPr>
          </w:p>
        </w:tc>
      </w:tr>
      <w:tr w14:paraId="32D193A2" w14:textId="77777777" w:rsidTr="00616EC4">
        <w:tblPrEx>
          <w:tblW w:w="0" w:type="auto"/>
          <w:tblInd w:w="85" w:type="dxa"/>
          <w:tblLayout w:type="fixed"/>
          <w:tblLook w:val="04A0"/>
        </w:tblPrEx>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738159BF" w14:textId="77777777">
            <w:pPr>
              <w:rPr>
                <w:rFonts w:eastAsia="Calibri"/>
              </w:rPr>
            </w:pPr>
            <w:r w:rsidRPr="009372AD">
              <w:rPr>
                <w:rFonts w:eastAsia="Calibri"/>
              </w:rPr>
              <w:t>ERR:3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45CEA2D" w14:textId="77777777">
            <w:pPr>
              <w:rPr>
                <w:rFonts w:eastAsia="Calibri"/>
              </w:rPr>
            </w:pPr>
            <w:r w:rsidRPr="009372AD">
              <w:rPr>
                <w:rFonts w:eastAsia="Calibri"/>
              </w:rPr>
              <w:t>Dữ</w:t>
            </w:r>
            <w:r w:rsidRPr="009372AD">
              <w:rPr>
                <w:rFonts w:eastAsia="Calibri"/>
              </w:rPr>
              <w:t xml:space="preserve"> </w:t>
            </w:r>
            <w:r w:rsidRPr="009372AD">
              <w:rPr>
                <w:rFonts w:eastAsia="Calibri"/>
              </w:rPr>
              <w:t>liệu</w:t>
            </w:r>
            <w:r w:rsidRPr="009372AD">
              <w:rPr>
                <w:rFonts w:eastAsia="Calibri"/>
              </w:rPr>
              <w:t xml:space="preserve"> xml </w:t>
            </w:r>
            <w:r w:rsidRPr="009372AD">
              <w:rPr>
                <w:rFonts w:eastAsia="Calibri"/>
              </w:rPr>
              <w:t>đầu</w:t>
            </w:r>
            <w:r w:rsidRPr="009372AD">
              <w:rPr>
                <w:rFonts w:eastAsia="Calibri"/>
              </w:rPr>
              <w:t xml:space="preserve"> </w:t>
            </w:r>
            <w:r w:rsidRPr="009372AD">
              <w:rPr>
                <w:rFonts w:eastAsia="Calibri"/>
              </w:rPr>
              <w:t>vào</w:t>
            </w:r>
            <w:r w:rsidRPr="009372AD">
              <w:rPr>
                <w:rFonts w:eastAsia="Calibri"/>
              </w:rPr>
              <w:t xml:space="preserve"> </w:t>
            </w:r>
            <w:r w:rsidRPr="009372AD">
              <w:rPr>
                <w:rFonts w:eastAsia="Calibri"/>
              </w:rPr>
              <w:t>không</w:t>
            </w:r>
            <w:r w:rsidRPr="009372AD">
              <w:rPr>
                <w:rFonts w:eastAsia="Calibri"/>
              </w:rPr>
              <w:t xml:space="preserve"> </w:t>
            </w:r>
            <w:r w:rsidRPr="009372AD">
              <w:rPr>
                <w:rFonts w:eastAsia="Calibri"/>
              </w:rPr>
              <w:t>đúng</w:t>
            </w:r>
            <w:r w:rsidRPr="009372AD">
              <w:rPr>
                <w:rFonts w:eastAsia="Calibri"/>
              </w:rPr>
              <w:t xml:space="preserve"> </w:t>
            </w:r>
            <w:r w:rsidRPr="009372AD">
              <w:rPr>
                <w:rFonts w:eastAsia="Calibri"/>
              </w:rPr>
              <w:t>quy</w:t>
            </w:r>
            <w:r w:rsidRPr="009372AD">
              <w:rPr>
                <w:rFonts w:eastAsia="Calibri"/>
              </w:rPr>
              <w:t xml:space="preserve"> </w:t>
            </w:r>
            <w:r w:rsidRPr="009372AD">
              <w:rPr>
                <w:rFonts w:eastAsia="Calibri"/>
              </w:rPr>
              <w:t>định</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3B908881" w14:textId="77777777">
            <w:pPr>
              <w:pStyle w:val="ListParagraph"/>
              <w:ind w:left="0"/>
              <w:jc w:val="both"/>
            </w:pPr>
          </w:p>
        </w:tc>
      </w:tr>
      <w:tr w14:paraId="71D04585" w14:textId="77777777" w:rsidTr="00616EC4">
        <w:tblPrEx>
          <w:tblW w:w="0" w:type="auto"/>
          <w:tblInd w:w="85" w:type="dxa"/>
          <w:tblLayout w:type="fixed"/>
          <w:tblLook w:val="04A0"/>
        </w:tblPrEx>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2D196E5E" w14:textId="77777777">
            <w:pPr>
              <w:rPr>
                <w:rFonts w:eastAsia="Calibri"/>
              </w:rPr>
            </w:pPr>
            <w:r>
              <w:rPr>
                <w:rFonts w:eastAsia="Calibri"/>
              </w:rPr>
              <w:t>ERR:5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3ABCEAF" w14:textId="77777777">
            <w:pPr>
              <w:rPr>
                <w:rFonts w:eastAsia="Calibri"/>
              </w:rPr>
            </w:pPr>
            <w:r>
              <w:rPr>
                <w:rFonts w:eastAsia="Calibri"/>
              </w:rPr>
              <w:t>Không</w:t>
            </w:r>
            <w:r>
              <w:rPr>
                <w:rFonts w:eastAsia="Calibri"/>
              </w:rPr>
              <w:t xml:space="preserve"> </w:t>
            </w:r>
            <w:r>
              <w:rPr>
                <w:rFonts w:eastAsia="Calibri"/>
              </w:rPr>
              <w:t>phát</w:t>
            </w:r>
            <w:r>
              <w:rPr>
                <w:rFonts w:eastAsia="Calibri"/>
              </w:rPr>
              <w:t xml:space="preserve"> </w:t>
            </w:r>
            <w:r>
              <w:rPr>
                <w:rFonts w:eastAsia="Calibri"/>
              </w:rPr>
              <w:t>hành</w:t>
            </w:r>
            <w:r>
              <w:rPr>
                <w:rFonts w:eastAsia="Calibri"/>
              </w:rPr>
              <w:t xml:space="preserve"> </w:t>
            </w:r>
            <w:r>
              <w:rPr>
                <w:rFonts w:eastAsia="Calibri"/>
              </w:rPr>
              <w:t>được</w:t>
            </w:r>
            <w:r>
              <w:rPr>
                <w:rFonts w:eastAsia="Calibri"/>
              </w:rPr>
              <w:t xml:space="preserve"> </w:t>
            </w:r>
            <w:r>
              <w:rPr>
                <w:rFonts w:eastAsia="Calibri"/>
              </w:rPr>
              <w:t>hóa</w:t>
            </w:r>
            <w:r>
              <w:rPr>
                <w:rFonts w:eastAsia="Calibri"/>
              </w:rPr>
              <w:t xml:space="preserve"> </w:t>
            </w:r>
            <w:r>
              <w:rPr>
                <w:rFonts w:eastAsia="Calibri"/>
              </w:rPr>
              <w:t>đơn</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3124F4CE" w14:textId="77777777">
            <w:pPr>
              <w:pStyle w:val="ListParagraph"/>
              <w:ind w:left="0"/>
              <w:jc w:val="both"/>
            </w:pPr>
          </w:p>
        </w:tc>
      </w:tr>
      <w:tr w14:paraId="72FC07CE" w14:textId="77777777" w:rsidTr="00616EC4">
        <w:tblPrEx>
          <w:tblW w:w="0" w:type="auto"/>
          <w:tblInd w:w="85" w:type="dxa"/>
          <w:tblLayout w:type="fixed"/>
          <w:tblLook w:val="04A0"/>
        </w:tblPrEx>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5E07F27B" w14:textId="77777777">
            <w:pPr>
              <w:rPr>
                <w:rFonts w:eastAsia="Calibri"/>
              </w:rPr>
            </w:pPr>
            <w:r w:rsidRPr="009372AD">
              <w:rPr>
                <w:rFonts w:eastAsia="Calibri"/>
              </w:rPr>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1EE3990" w14:textId="77777777">
            <w:pPr>
              <w:rPr>
                <w:rFonts w:eastAsia="Calibri"/>
              </w:rPr>
            </w:pPr>
            <w:r w:rsidRPr="009372AD">
              <w:rPr>
                <w:rFonts w:eastAsia="Calibri"/>
              </w:rPr>
              <w:t>Dải</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sidRPr="009372AD">
              <w:rPr>
                <w:rFonts w:eastAsia="Calibri"/>
              </w:rPr>
              <w:t>cũ</w:t>
            </w:r>
            <w:r w:rsidRPr="009372AD">
              <w:rPr>
                <w:rFonts w:eastAsia="Calibri"/>
              </w:rPr>
              <w:t xml:space="preserve"> </w:t>
            </w:r>
            <w:r w:rsidRPr="009372AD">
              <w:rPr>
                <w:rFonts w:eastAsia="Calibri"/>
              </w:rPr>
              <w:t>đã</w:t>
            </w:r>
            <w:r w:rsidRPr="009372AD">
              <w:rPr>
                <w:rFonts w:eastAsia="Calibri"/>
              </w:rPr>
              <w:t xml:space="preserve"> </w:t>
            </w:r>
            <w:r w:rsidRPr="009372AD">
              <w:rPr>
                <w:rFonts w:eastAsia="Calibri"/>
              </w:rPr>
              <w:t>hết</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5B234432" w14:textId="77777777">
            <w:pPr>
              <w:pStyle w:val="ListParagraph"/>
              <w:ind w:left="0"/>
              <w:jc w:val="both"/>
            </w:pPr>
          </w:p>
        </w:tc>
      </w:tr>
      <w:tr w14:paraId="6AEC39A1"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9C45B47" w14:textId="77777777">
            <w:pPr>
              <w:autoSpaceDE w:val="0"/>
              <w:autoSpaceDN w:val="0"/>
              <w:adjustRightInd w:val="0"/>
              <w:rPr>
                <w:rFonts w:eastAsia="Calibri"/>
              </w:rPr>
            </w:pPr>
            <w:r w:rsidRPr="009372AD">
              <w:rPr>
                <w:rFonts w:eastAsia="Calibri"/>
              </w:rPr>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CEE8CEF" w14:textId="77777777">
            <w:pPr>
              <w:pStyle w:val="ListParagraph"/>
              <w:spacing w:after="0" w:line="240" w:lineRule="auto"/>
              <w:ind w:left="0"/>
              <w:rPr>
                <w:rFonts w:eastAsia="Calibri"/>
              </w:rPr>
            </w:pPr>
            <w:r w:rsidRPr="009372AD">
              <w:rPr>
                <w:rFonts w:eastAsia="Calibri"/>
              </w:rPr>
              <w:t xml:space="preserve">User name </w:t>
            </w:r>
            <w:r w:rsidRPr="009372AD">
              <w:rPr>
                <w:rFonts w:eastAsia="Calibri"/>
              </w:rPr>
              <w:t>không</w:t>
            </w:r>
            <w:r w:rsidRPr="009372AD">
              <w:rPr>
                <w:rFonts w:eastAsia="Calibri"/>
              </w:rPr>
              <w:t xml:space="preserve"> </w:t>
            </w:r>
            <w:r w:rsidRPr="009372AD">
              <w:rPr>
                <w:rFonts w:eastAsia="Calibri"/>
              </w:rPr>
              <w:t>phù</w:t>
            </w:r>
            <w:r w:rsidRPr="009372AD">
              <w:rPr>
                <w:rFonts w:eastAsia="Calibri"/>
              </w:rPr>
              <w:t xml:space="preserve"> </w:t>
            </w:r>
            <w:r w:rsidRPr="009372AD">
              <w:rPr>
                <w:rFonts w:eastAsia="Calibri"/>
              </w:rPr>
              <w:t>hợp</w:t>
            </w:r>
            <w:r w:rsidRPr="009372AD">
              <w:rPr>
                <w:rFonts w:eastAsia="Calibri"/>
              </w:rPr>
              <w:t xml:space="preserve">, </w:t>
            </w:r>
            <w:r w:rsidRPr="009372AD">
              <w:rPr>
                <w:rFonts w:eastAsia="Calibri"/>
              </w:rPr>
              <w:t>không</w:t>
            </w:r>
            <w:r w:rsidRPr="009372AD">
              <w:rPr>
                <w:rFonts w:eastAsia="Calibri"/>
              </w:rPr>
              <w:t xml:space="preserve"> </w:t>
            </w:r>
            <w:r w:rsidRPr="009372AD">
              <w:rPr>
                <w:rFonts w:eastAsia="Calibri"/>
              </w:rPr>
              <w:t>tìm</w:t>
            </w:r>
            <w:r w:rsidRPr="009372AD">
              <w:rPr>
                <w:rFonts w:eastAsia="Calibri"/>
              </w:rPr>
              <w:t xml:space="preserve"> </w:t>
            </w:r>
            <w:r w:rsidRPr="009372AD">
              <w:rPr>
                <w:rFonts w:eastAsia="Calibri"/>
              </w:rPr>
              <w:t>thấy</w:t>
            </w:r>
            <w:r w:rsidRPr="009372AD">
              <w:rPr>
                <w:rFonts w:eastAsia="Calibri"/>
              </w:rPr>
              <w:t xml:space="preserve"> company </w:t>
            </w:r>
            <w:r w:rsidRPr="009372AD">
              <w:rPr>
                <w:rFonts w:eastAsia="Calibri"/>
              </w:rPr>
              <w:t>tương</w:t>
            </w:r>
            <w:r w:rsidRPr="009372AD">
              <w:rPr>
                <w:rFonts w:eastAsia="Calibri"/>
              </w:rPr>
              <w:t xml:space="preserve"> </w:t>
            </w:r>
            <w:r w:rsidRPr="009372AD">
              <w:rPr>
                <w:rFonts w:eastAsia="Calibri"/>
              </w:rPr>
              <w:t>ứng</w:t>
            </w:r>
            <w:r w:rsidRPr="009372AD">
              <w:rPr>
                <w:rFonts w:eastAsia="Calibri"/>
              </w:rPr>
              <w:t xml:space="preserve"> </w:t>
            </w:r>
            <w:r w:rsidRPr="009372AD">
              <w:rPr>
                <w:rFonts w:eastAsia="Calibri"/>
              </w:rPr>
              <w:t>cho</w:t>
            </w:r>
            <w:r w:rsidRPr="009372AD">
              <w:rPr>
                <w:rFonts w:eastAsia="Calibri"/>
              </w:rPr>
              <w:t xml:space="preserve"> user.</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36A17402" w14:textId="77777777">
            <w:pPr>
              <w:jc w:val="both"/>
            </w:pPr>
          </w:p>
        </w:tc>
      </w:tr>
      <w:tr w14:paraId="55DF64AF"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36BCB94" w14:textId="77777777">
            <w:pPr>
              <w:autoSpaceDE w:val="0"/>
              <w:autoSpaceDN w:val="0"/>
              <w:adjustRightInd w:val="0"/>
              <w:rPr>
                <w:rFonts w:eastAsia="Calibri"/>
              </w:rPr>
            </w:pPr>
            <w:r w:rsidRPr="009372AD">
              <w:rPr>
                <w:rFonts w:eastAsia="Calibri"/>
              </w:rPr>
              <w:t>ERR:8</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596DAA6E" w14:textId="77777777">
            <w:pPr>
              <w:pStyle w:val="ListParagraph"/>
              <w:spacing w:after="0" w:line="240" w:lineRule="auto"/>
              <w:ind w:left="0"/>
              <w:rPr>
                <w:rFonts w:eastAsia="Calibri"/>
              </w:rPr>
            </w:pPr>
            <w:r w:rsidRPr="009372AD">
              <w:rPr>
                <w:rFonts w:eastAsia="Calibri"/>
              </w:rPr>
              <w:t xml:space="preserve">Hóa </w:t>
            </w:r>
            <w:r w:rsidRPr="009372AD">
              <w:rPr>
                <w:rFonts w:eastAsia="Calibri"/>
              </w:rPr>
              <w:t>đơn</w:t>
            </w:r>
            <w:r w:rsidRPr="009372AD">
              <w:rPr>
                <w:rFonts w:eastAsia="Calibri"/>
              </w:rPr>
              <w:t xml:space="preserve"> </w:t>
            </w:r>
            <w:r w:rsidRPr="009372AD">
              <w:rPr>
                <w:rFonts w:eastAsia="Calibri"/>
              </w:rPr>
              <w:t>cần</w:t>
            </w:r>
            <w:r w:rsidRPr="009372AD">
              <w:rPr>
                <w:rFonts w:eastAsia="Calibri"/>
              </w:rPr>
              <w:t xml:space="preserve"> </w:t>
            </w:r>
            <w:r w:rsidRPr="009372AD">
              <w:rPr>
                <w:rFonts w:eastAsia="Calibri"/>
              </w:rPr>
              <w:t>điều</w:t>
            </w:r>
            <w:r w:rsidRPr="009372AD">
              <w:rPr>
                <w:rFonts w:eastAsia="Calibri"/>
              </w:rPr>
              <w:t xml:space="preserve"> </w:t>
            </w:r>
            <w:r w:rsidRPr="009372AD">
              <w:rPr>
                <w:rFonts w:eastAsia="Calibri"/>
              </w:rPr>
              <w:t>chỉnh</w:t>
            </w:r>
            <w:r w:rsidRPr="009372AD">
              <w:rPr>
                <w:rFonts w:eastAsia="Calibri"/>
              </w:rPr>
              <w:t xml:space="preserve"> </w:t>
            </w:r>
            <w:r w:rsidRPr="009372AD">
              <w:rPr>
                <w:rFonts w:eastAsia="Calibri"/>
              </w:rPr>
              <w:t>đã</w:t>
            </w:r>
            <w:r w:rsidRPr="009372AD">
              <w:rPr>
                <w:rFonts w:eastAsia="Calibri"/>
              </w:rPr>
              <w:t xml:space="preserve"> </w:t>
            </w:r>
            <w:r w:rsidRPr="009372AD">
              <w:rPr>
                <w:rFonts w:eastAsia="Calibri"/>
              </w:rPr>
              <w:t>bị</w:t>
            </w:r>
            <w:r w:rsidRPr="009372AD">
              <w:rPr>
                <w:rFonts w:eastAsia="Calibri"/>
              </w:rPr>
              <w:t xml:space="preserve"> </w:t>
            </w:r>
            <w:r w:rsidRPr="009372AD">
              <w:rPr>
                <w:rFonts w:eastAsia="Calibri"/>
              </w:rPr>
              <w:t>thay</w:t>
            </w:r>
            <w:r w:rsidRPr="009372AD">
              <w:rPr>
                <w:rFonts w:eastAsia="Calibri"/>
              </w:rPr>
              <w:t xml:space="preserve"> </w:t>
            </w:r>
            <w:r w:rsidRPr="009372AD">
              <w:rPr>
                <w:rFonts w:eastAsia="Calibri"/>
              </w:rPr>
              <w:t>thế</w:t>
            </w:r>
            <w:r w:rsidRPr="009372AD">
              <w:rPr>
                <w:rFonts w:eastAsia="Calibri"/>
              </w:rPr>
              <w:t xml:space="preserve">. </w:t>
            </w:r>
            <w:r w:rsidRPr="009372AD">
              <w:rPr>
                <w:rFonts w:eastAsia="Calibri"/>
              </w:rPr>
              <w:t>Không</w:t>
            </w:r>
            <w:r w:rsidRPr="009372AD">
              <w:rPr>
                <w:rFonts w:eastAsia="Calibri"/>
              </w:rPr>
              <w:t xml:space="preserve"> </w:t>
            </w:r>
            <w:r w:rsidRPr="009372AD">
              <w:rPr>
                <w:rFonts w:eastAsia="Calibri"/>
              </w:rPr>
              <w:t>thể</w:t>
            </w:r>
            <w:r w:rsidRPr="009372AD">
              <w:rPr>
                <w:rFonts w:eastAsia="Calibri"/>
              </w:rPr>
              <w:t xml:space="preserve"> </w:t>
            </w:r>
            <w:r w:rsidRPr="009372AD">
              <w:rPr>
                <w:rFonts w:eastAsia="Calibri"/>
              </w:rPr>
              <w:t>điều</w:t>
            </w:r>
            <w:r w:rsidRPr="009372AD">
              <w:rPr>
                <w:rFonts w:eastAsia="Calibri"/>
              </w:rPr>
              <w:t xml:space="preserve"> </w:t>
            </w:r>
            <w:r w:rsidRPr="009372AD">
              <w:rPr>
                <w:rFonts w:eastAsia="Calibri"/>
              </w:rPr>
              <w:t>chỉnh</w:t>
            </w:r>
            <w:r w:rsidRPr="009372AD">
              <w:rPr>
                <w:rFonts w:eastAsia="Calibri"/>
              </w:rPr>
              <w:t xml:space="preserve"> </w:t>
            </w:r>
            <w:r w:rsidRPr="009372AD">
              <w:rPr>
                <w:rFonts w:eastAsia="Calibri"/>
              </w:rPr>
              <w:t>được</w:t>
            </w:r>
            <w:r w:rsidRPr="009372AD">
              <w:rPr>
                <w:rFonts w:eastAsia="Calibri"/>
              </w:rPr>
              <w:t xml:space="preserve"> </w:t>
            </w:r>
            <w:r w:rsidRPr="009372AD">
              <w:rPr>
                <w:rFonts w:eastAsia="Calibri"/>
              </w:rPr>
              <w:t>nữa</w:t>
            </w:r>
            <w:r w:rsidRPr="009372AD">
              <w:rPr>
                <w:rFonts w:eastAsia="Calibri"/>
              </w:rPr>
              <w:t>.</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5F302A9B" w14:textId="77777777">
            <w:pPr>
              <w:jc w:val="both"/>
            </w:pPr>
          </w:p>
        </w:tc>
      </w:tr>
      <w:tr w14:paraId="5FFBBBEC"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6266862" w14:textId="77777777">
            <w:pPr>
              <w:autoSpaceDE w:val="0"/>
              <w:autoSpaceDN w:val="0"/>
              <w:adjustRightInd w:val="0"/>
              <w:rPr>
                <w:rFonts w:eastAsia="Calibri"/>
              </w:rPr>
            </w:pPr>
            <w:r w:rsidRPr="009372AD">
              <w:rPr>
                <w:rFonts w:eastAsia="Calibri"/>
              </w:rPr>
              <w:t>ERR:9</w:t>
            </w:r>
          </w:p>
          <w:p w:rsidR="009D1437" w:rsidRPr="009372AD" w:rsidP="00616EC4" w14:paraId="3A7F7D80" w14:textId="77777777">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7FE61C1" w14:textId="77777777">
            <w:pPr>
              <w:pStyle w:val="ListParagraph"/>
              <w:spacing w:after="0" w:line="240" w:lineRule="auto"/>
              <w:ind w:left="0"/>
              <w:rPr>
                <w:rFonts w:eastAsia="Calibri"/>
              </w:rPr>
            </w:pPr>
            <w:r>
              <w:rPr>
                <w:rFonts w:eastAsia="Calibri"/>
              </w:rPr>
              <w:t>Trạng</w:t>
            </w:r>
            <w:r>
              <w:rPr>
                <w:rFonts w:eastAsia="Calibri"/>
              </w:rPr>
              <w:t xml:space="preserve"> </w:t>
            </w:r>
            <w:r>
              <w:rPr>
                <w:rFonts w:eastAsia="Calibri"/>
              </w:rPr>
              <w:t>thái</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không</w:t>
            </w:r>
            <w:r>
              <w:rPr>
                <w:rFonts w:eastAsia="Calibri"/>
              </w:rPr>
              <w:t xml:space="preserve"> </w:t>
            </w:r>
            <w:r>
              <w:rPr>
                <w:rFonts w:eastAsia="Calibri"/>
              </w:rPr>
              <w:t>được</w:t>
            </w:r>
            <w:r>
              <w:rPr>
                <w:rFonts w:eastAsia="Calibri"/>
              </w:rPr>
              <w:t xml:space="preserve"> </w:t>
            </w:r>
            <w:r>
              <w:rPr>
                <w:rFonts w:eastAsia="Calibri"/>
              </w:rPr>
              <w:t>điều</w:t>
            </w:r>
            <w:r>
              <w:rPr>
                <w:rFonts w:eastAsia="Calibri"/>
              </w:rPr>
              <w:t xml:space="preserve"> </w:t>
            </w:r>
            <w:r>
              <w:rPr>
                <w:rFonts w:eastAsia="Calibri"/>
              </w:rPr>
              <w:t>chỉnh</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04F9032E" w14:textId="77777777">
            <w:pPr>
              <w:jc w:val="both"/>
            </w:pPr>
          </w:p>
        </w:tc>
      </w:tr>
      <w:tr w14:paraId="2519A99E"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5765401F" w14:textId="77777777">
            <w:pPr>
              <w:autoSpaceDE w:val="0"/>
              <w:autoSpaceDN w:val="0"/>
              <w:adjustRightInd w:val="0"/>
              <w:rPr>
                <w:rFonts w:eastAsia="Calibri"/>
              </w:rPr>
            </w:pPr>
            <w:r w:rsidRPr="00897856">
              <w:rPr>
                <w:rFonts w:eastAsia="Calibri"/>
              </w:rPr>
              <w:t>ERR:13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6259DAF9" w14:textId="77777777">
            <w:pPr>
              <w:pStyle w:val="ListParagraph"/>
              <w:spacing w:after="0" w:line="240" w:lineRule="auto"/>
              <w:ind w:left="0"/>
              <w:rPr>
                <w:rFonts w:eastAsia="Calibri"/>
              </w:rPr>
            </w:pPr>
            <w:r>
              <w:rPr>
                <w:rFonts w:eastAsia="Calibri"/>
              </w:rPr>
              <w:t>Lỗi</w:t>
            </w:r>
            <w:r>
              <w:rPr>
                <w:rFonts w:eastAsia="Calibri"/>
              </w:rPr>
              <w:t xml:space="preserve"> </w:t>
            </w:r>
            <w:r>
              <w:rPr>
                <w:rFonts w:eastAsia="Calibri"/>
              </w:rPr>
              <w:t>trùng</w:t>
            </w:r>
            <w:r>
              <w:rPr>
                <w:rFonts w:eastAsia="Calibri"/>
              </w:rPr>
              <w:t xml:space="preserve"> </w:t>
            </w:r>
            <w:r>
              <w:rPr>
                <w:rFonts w:eastAsia="Calibri"/>
              </w:rPr>
              <w:t>fkey</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2C326A02" w14:textId="77777777">
            <w:pPr>
              <w:jc w:val="both"/>
            </w:pPr>
            <w:r>
              <w:t>Fkey</w:t>
            </w:r>
            <w:r>
              <w:t xml:space="preserve"> </w:t>
            </w:r>
            <w:r>
              <w:t>của</w:t>
            </w:r>
            <w:r>
              <w:t xml:space="preserve"> </w:t>
            </w:r>
            <w:r>
              <w:t>hóa</w:t>
            </w:r>
            <w:r>
              <w:t xml:space="preserve"> </w:t>
            </w:r>
            <w:r>
              <w:t>đơn</w:t>
            </w:r>
            <w:r>
              <w:t xml:space="preserve"> </w:t>
            </w:r>
            <w:r>
              <w:t>mới</w:t>
            </w:r>
            <w:r>
              <w:t xml:space="preserve"> </w:t>
            </w:r>
            <w:r>
              <w:t>đã</w:t>
            </w:r>
            <w:r>
              <w:t xml:space="preserve"> </w:t>
            </w:r>
            <w:r>
              <w:t>tồn</w:t>
            </w:r>
            <w:r>
              <w:t xml:space="preserve"> </w:t>
            </w:r>
            <w:r>
              <w:t>tại</w:t>
            </w:r>
            <w:r>
              <w:t xml:space="preserve"> </w:t>
            </w:r>
            <w:r>
              <w:t>trên</w:t>
            </w:r>
            <w:r>
              <w:t xml:space="preserve"> </w:t>
            </w:r>
            <w:r>
              <w:t>hệ</w:t>
            </w:r>
            <w:r>
              <w:t xml:space="preserve"> </w:t>
            </w:r>
            <w:r>
              <w:t>thống</w:t>
            </w:r>
          </w:p>
        </w:tc>
      </w:tr>
      <w:tr w14:paraId="0C850B3F"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48CD289" w14:textId="77777777">
            <w:pPr>
              <w:autoSpaceDE w:val="0"/>
              <w:autoSpaceDN w:val="0"/>
              <w:adjustRightInd w:val="0"/>
              <w:rPr>
                <w:rFonts w:eastAsia="Calibri"/>
              </w:rPr>
            </w:pPr>
            <w:r>
              <w:rPr>
                <w:rFonts w:eastAsia="Calibri"/>
              </w:rPr>
              <w:t>ERR:14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0975BE32" w14:textId="77777777">
            <w:pPr>
              <w:pStyle w:val="ListParagraph"/>
              <w:spacing w:after="0" w:line="240" w:lineRule="auto"/>
              <w:ind w:left="0"/>
              <w:rPr>
                <w:rFonts w:eastAsia="Calibri"/>
              </w:rPr>
            </w:pPr>
            <w:r>
              <w:rPr>
                <w:rFonts w:eastAsia="Calibri"/>
              </w:rPr>
              <w:t>Lỗi</w:t>
            </w:r>
            <w:r>
              <w:rPr>
                <w:rFonts w:eastAsia="Calibri"/>
              </w:rPr>
              <w:t xml:space="preserve"> </w:t>
            </w:r>
            <w:r>
              <w:rPr>
                <w:rFonts w:eastAsia="Calibri"/>
              </w:rPr>
              <w:t>trong</w:t>
            </w:r>
            <w:r>
              <w:rPr>
                <w:rFonts w:eastAsia="Calibri"/>
              </w:rPr>
              <w:t xml:space="preserve"> </w:t>
            </w:r>
            <w:r>
              <w:rPr>
                <w:rFonts w:eastAsia="Calibri"/>
              </w:rPr>
              <w:t>quá</w:t>
            </w:r>
            <w:r>
              <w:rPr>
                <w:rFonts w:eastAsia="Calibri"/>
              </w:rPr>
              <w:t xml:space="preserve"> </w:t>
            </w:r>
            <w:r>
              <w:rPr>
                <w:rFonts w:eastAsia="Calibri"/>
              </w:rPr>
              <w:t>trình</w:t>
            </w:r>
            <w:r>
              <w:rPr>
                <w:rFonts w:eastAsia="Calibri"/>
              </w:rPr>
              <w:t xml:space="preserve"> </w:t>
            </w:r>
            <w:r>
              <w:rPr>
                <w:rFonts w:eastAsia="Calibri"/>
              </w:rPr>
              <w:t>thực</w:t>
            </w:r>
            <w:r>
              <w:rPr>
                <w:rFonts w:eastAsia="Calibri"/>
              </w:rPr>
              <w:t xml:space="preserve"> </w:t>
            </w:r>
            <w:r>
              <w:rPr>
                <w:rFonts w:eastAsia="Calibri"/>
              </w:rPr>
              <w:t>hiện</w:t>
            </w:r>
            <w:r>
              <w:rPr>
                <w:rFonts w:eastAsia="Calibri"/>
              </w:rPr>
              <w:t xml:space="preserve"> </w:t>
            </w:r>
            <w:r>
              <w:rPr>
                <w:rFonts w:eastAsia="Calibri"/>
              </w:rPr>
              <w:t>cấp</w:t>
            </w:r>
            <w:r>
              <w:rPr>
                <w:rFonts w:eastAsia="Calibri"/>
              </w:rPr>
              <w:t xml:space="preserve"> </w:t>
            </w:r>
            <w:r>
              <w:rPr>
                <w:rFonts w:eastAsia="Calibri"/>
              </w:rPr>
              <w:t>số</w:t>
            </w:r>
            <w:r>
              <w:rPr>
                <w:rFonts w:eastAsia="Calibri"/>
              </w:rPr>
              <w:t xml:space="preserve"> </w:t>
            </w:r>
            <w:r>
              <w:rPr>
                <w:rFonts w:eastAsia="Calibri"/>
              </w:rPr>
              <w:t>hóa</w:t>
            </w:r>
            <w:r>
              <w:rPr>
                <w:rFonts w:eastAsia="Calibri"/>
              </w:rPr>
              <w:t xml:space="preserve"> </w:t>
            </w:r>
            <w:r>
              <w:rPr>
                <w:rFonts w:eastAsia="Calibri"/>
              </w:rPr>
              <w:t>đơn</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050E3146" w14:textId="77777777">
            <w:pPr>
              <w:jc w:val="both"/>
            </w:pPr>
          </w:p>
        </w:tc>
      </w:tr>
      <w:tr w14:paraId="67E5B0EF"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70D27EE" w14:textId="77777777">
            <w:pPr>
              <w:autoSpaceDE w:val="0"/>
              <w:autoSpaceDN w:val="0"/>
              <w:adjustRightInd w:val="0"/>
              <w:rPr>
                <w:rFonts w:eastAsia="Calibri"/>
              </w:rPr>
            </w:pPr>
            <w:r w:rsidRPr="00170EAA">
              <w:rPr>
                <w:rFonts w:eastAsia="Calibri"/>
              </w:rPr>
              <w:t>ERR:15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7EC1D091" w14:textId="77777777">
            <w:pPr>
              <w:pStyle w:val="ListParagraph"/>
              <w:spacing w:after="0" w:line="240" w:lineRule="auto"/>
              <w:ind w:left="0"/>
              <w:rPr>
                <w:rFonts w:eastAsia="Calibri"/>
              </w:rPr>
            </w:pPr>
            <w:r>
              <w:rPr>
                <w:rFonts w:eastAsia="Calibri"/>
              </w:rPr>
              <w:t>Lỗi</w:t>
            </w:r>
            <w:r>
              <w:rPr>
                <w:rFonts w:eastAsia="Calibri"/>
              </w:rPr>
              <w:t xml:space="preserve"> </w:t>
            </w:r>
            <w:r>
              <w:rPr>
                <w:rFonts w:eastAsia="Calibri"/>
              </w:rPr>
              <w:t>khi</w:t>
            </w:r>
            <w:r>
              <w:rPr>
                <w:rFonts w:eastAsia="Calibri"/>
              </w:rPr>
              <w:t xml:space="preserve"> </w:t>
            </w:r>
            <w:r>
              <w:rPr>
                <w:rFonts w:eastAsia="Calibri"/>
              </w:rPr>
              <w:t>thực</w:t>
            </w:r>
            <w:r>
              <w:rPr>
                <w:rFonts w:eastAsia="Calibri"/>
              </w:rPr>
              <w:t xml:space="preserve"> </w:t>
            </w:r>
            <w:r>
              <w:rPr>
                <w:rFonts w:eastAsia="Calibri"/>
              </w:rPr>
              <w:t>hiện</w:t>
            </w:r>
            <w:r>
              <w:rPr>
                <w:rFonts w:eastAsia="Calibri"/>
              </w:rPr>
              <w:t xml:space="preserve"> </w:t>
            </w:r>
            <w:r w:rsidRPr="00170EAA">
              <w:rPr>
                <w:rFonts w:eastAsia="Calibri"/>
              </w:rPr>
              <w:t>Deserialize</w:t>
            </w:r>
            <w:r>
              <w:rPr>
                <w:rFonts w:eastAsia="Calibri"/>
              </w:rPr>
              <w:t xml:space="preserve"> </w:t>
            </w:r>
            <w:r>
              <w:rPr>
                <w:rFonts w:eastAsia="Calibri"/>
              </w:rPr>
              <w:t>chuỗi</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đầu</w:t>
            </w:r>
            <w:r>
              <w:rPr>
                <w:rFonts w:eastAsia="Calibri"/>
              </w:rPr>
              <w:t xml:space="preserve"> </w:t>
            </w:r>
            <w:r>
              <w:rPr>
                <w:rFonts w:eastAsia="Calibri"/>
              </w:rPr>
              <w:t>vào</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6C6B3539" w14:textId="77777777">
            <w:pPr>
              <w:jc w:val="both"/>
            </w:pPr>
          </w:p>
        </w:tc>
      </w:tr>
      <w:tr w14:paraId="23966C8C"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1C1A9F2" w14:textId="77777777">
            <w:pPr>
              <w:autoSpaceDE w:val="0"/>
              <w:autoSpaceDN w:val="0"/>
              <w:adjustRightInd w:val="0"/>
              <w:rPr>
                <w:rFonts w:eastAsia="Calibri"/>
              </w:rPr>
            </w:pPr>
            <w:r w:rsidRPr="009372AD">
              <w:rPr>
                <w:rFonts w:eastAsia="Calibri"/>
              </w:rPr>
              <w:t>ERR:</w:t>
            </w:r>
            <w:r>
              <w:rPr>
                <w:rFonts w:eastAsia="Calibri"/>
              </w:rPr>
              <w:t>1</w:t>
            </w:r>
            <w:r w:rsidRPr="009372AD">
              <w:rPr>
                <w:rFonts w:eastAsia="Calibri"/>
              </w:rPr>
              <w:t>9</w:t>
            </w:r>
          </w:p>
          <w:p w:rsidR="009D1437" w:rsidRPr="009372AD" w:rsidP="00616EC4" w14:paraId="2DA1A30C" w14:textId="77777777">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2CF8E032" w14:textId="77777777">
            <w:pPr>
              <w:pStyle w:val="ListParagraph"/>
              <w:spacing w:after="0" w:line="240" w:lineRule="auto"/>
              <w:ind w:left="0"/>
              <w:rPr>
                <w:rFonts w:eastAsia="Calibri"/>
              </w:rPr>
            </w:pPr>
            <w:r>
              <w:rPr>
                <w:rFonts w:eastAsia="Calibri"/>
              </w:rPr>
              <w:t xml:space="preserve">Pattern </w:t>
            </w:r>
            <w:r>
              <w:rPr>
                <w:rFonts w:eastAsia="Calibri"/>
              </w:rPr>
              <w:t>truyền</w:t>
            </w:r>
            <w:r>
              <w:rPr>
                <w:rFonts w:eastAsia="Calibri"/>
              </w:rPr>
              <w:t xml:space="preserve"> </w:t>
            </w:r>
            <w:r>
              <w:rPr>
                <w:rFonts w:eastAsia="Calibri"/>
              </w:rPr>
              <w:t>vào</w:t>
            </w:r>
            <w:r>
              <w:rPr>
                <w:rFonts w:eastAsia="Calibri"/>
              </w:rPr>
              <w:t xml:space="preserve"> </w:t>
            </w:r>
            <w:r>
              <w:rPr>
                <w:rFonts w:eastAsia="Calibri"/>
              </w:rPr>
              <w:t>không</w:t>
            </w:r>
            <w:r>
              <w:rPr>
                <w:rFonts w:eastAsia="Calibri"/>
              </w:rPr>
              <w:t xml:space="preserve"> </w:t>
            </w:r>
            <w:r>
              <w:rPr>
                <w:rFonts w:eastAsia="Calibri"/>
              </w:rPr>
              <w:t>giống</w:t>
            </w:r>
            <w:r>
              <w:rPr>
                <w:rFonts w:eastAsia="Calibri"/>
              </w:rPr>
              <w:t xml:space="preserve"> </w:t>
            </w:r>
            <w:r>
              <w:rPr>
                <w:rFonts w:eastAsia="Calibri"/>
              </w:rPr>
              <w:t>với</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cần</w:t>
            </w:r>
            <w:r>
              <w:rPr>
                <w:rFonts w:eastAsia="Calibri"/>
              </w:rPr>
              <w:t xml:space="preserve"> </w:t>
            </w:r>
            <w:r>
              <w:rPr>
                <w:rFonts w:eastAsia="Calibri"/>
              </w:rPr>
              <w:t>điều</w:t>
            </w:r>
            <w:r>
              <w:rPr>
                <w:rFonts w:eastAsia="Calibri"/>
              </w:rPr>
              <w:t xml:space="preserve"> </w:t>
            </w:r>
            <w:r>
              <w:rPr>
                <w:rFonts w:eastAsia="Calibri"/>
              </w:rPr>
              <w:t>chỉnh</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62BDBA06" w14:textId="77777777">
            <w:pPr>
              <w:jc w:val="both"/>
            </w:pPr>
          </w:p>
        </w:tc>
      </w:tr>
      <w:tr w14:paraId="55901483"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5CCEEDB5" w14:textId="77777777">
            <w:pPr>
              <w:autoSpaceDE w:val="0"/>
              <w:autoSpaceDN w:val="0"/>
              <w:adjustRightInd w:val="0"/>
              <w:rPr>
                <w:rFonts w:eastAsia="Calibri"/>
              </w:rPr>
            </w:pPr>
            <w:r>
              <w:rPr>
                <w:rFonts w:eastAsia="Calibri"/>
              </w:rPr>
              <w:t>ERR:20</w:t>
            </w:r>
          </w:p>
          <w:p w:rsidR="009D1437" w:rsidRPr="009372AD" w:rsidP="00616EC4" w14:paraId="09821119" w14:textId="77777777">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5DD6A57A" w14:textId="77777777">
            <w:pPr>
              <w:pStyle w:val="ListParagraph"/>
              <w:spacing w:after="0" w:line="240" w:lineRule="auto"/>
              <w:ind w:left="0"/>
              <w:rPr>
                <w:rFonts w:eastAsia="Calibri"/>
              </w:rPr>
            </w:pPr>
            <w:r w:rsidRPr="002A5863">
              <w:t>Dải</w:t>
            </w:r>
            <w:r w:rsidRPr="002A5863">
              <w:t xml:space="preserve"> </w:t>
            </w:r>
            <w:r w:rsidRPr="002A5863">
              <w:t>hóa</w:t>
            </w:r>
            <w:r w:rsidRPr="002A5863">
              <w:t xml:space="preserve"> </w:t>
            </w:r>
            <w:r w:rsidRPr="002A5863">
              <w:t>đơn</w:t>
            </w:r>
            <w:r w:rsidRPr="002A5863">
              <w:t xml:space="preserve"> </w:t>
            </w:r>
            <w:r>
              <w:t>hết</w:t>
            </w:r>
            <w:r>
              <w:t>,</w:t>
            </w:r>
            <w:r w:rsidRPr="002A5863">
              <w:t xml:space="preserve"> User/Account </w:t>
            </w:r>
            <w:r w:rsidRPr="002A5863">
              <w:t>không</w:t>
            </w:r>
            <w:r w:rsidRPr="002A5863">
              <w:t xml:space="preserve"> </w:t>
            </w:r>
            <w:r w:rsidRPr="002A5863">
              <w:t>có</w:t>
            </w:r>
            <w:r w:rsidRPr="002A5863">
              <w:t xml:space="preserve"> </w:t>
            </w:r>
            <w:r w:rsidRPr="002A5863">
              <w:t>quyền</w:t>
            </w:r>
            <w:r w:rsidRPr="002A5863">
              <w:t xml:space="preserve"> </w:t>
            </w:r>
            <w:r w:rsidRPr="002A5863">
              <w:t>với</w:t>
            </w:r>
            <w:r w:rsidRPr="002A5863">
              <w:t xml:space="preserve"> Serial</w:t>
            </w:r>
            <w:r>
              <w:t>/</w:t>
            </w:r>
            <w:r w:rsidRPr="002A5863">
              <w:t xml:space="preserve">Pattern </w:t>
            </w:r>
            <w:r w:rsidRPr="002A5863">
              <w:t>và</w:t>
            </w:r>
            <w:r w:rsidRPr="002A5863">
              <w:t xml:space="preserve"> serial </w:t>
            </w:r>
            <w:r w:rsidRPr="002A5863">
              <w:t>không</w:t>
            </w:r>
            <w:r w:rsidRPr="002A5863">
              <w:t xml:space="preserve"> </w:t>
            </w:r>
            <w:r w:rsidRPr="002A5863">
              <w:t>phù</w:t>
            </w:r>
            <w:r w:rsidRPr="002A5863">
              <w:t xml:space="preserve"> </w:t>
            </w:r>
            <w:r w:rsidRPr="002A5863">
              <w:t>hợp</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0E971868" w14:textId="77777777">
            <w:pPr>
              <w:jc w:val="both"/>
            </w:pPr>
          </w:p>
        </w:tc>
      </w:tr>
      <w:tr w14:paraId="0C1F196A"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DD2715" w:rsidP="00616EC4" w14:paraId="136FD16A" w14:textId="77777777">
            <w:pPr>
              <w:autoSpaceDE w:val="0"/>
              <w:autoSpaceDN w:val="0"/>
              <w:adjustRightInd w:val="0"/>
              <w:jc w:val="both"/>
            </w:pPr>
            <w:r>
              <w:t>ERR:29</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43C19198" w14:textId="77777777">
            <w:pPr>
              <w:pStyle w:val="ListParagraph"/>
              <w:ind w:left="0"/>
              <w:jc w:val="both"/>
            </w:pPr>
            <w:r>
              <w:t>Lỗi</w:t>
            </w:r>
            <w:r>
              <w:t xml:space="preserve"> </w:t>
            </w:r>
            <w:r>
              <w:t>chứng</w:t>
            </w:r>
            <w:r>
              <w:t xml:space="preserve"> </w:t>
            </w:r>
            <w:r>
              <w:t>thư</w:t>
            </w:r>
            <w:r>
              <w:t xml:space="preserve"> </w:t>
            </w:r>
            <w:r>
              <w:t>hết</w:t>
            </w:r>
            <w:r>
              <w:t xml:space="preserve"> </w:t>
            </w:r>
            <w:r>
              <w:t>hạn</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73FB55FF" w14:textId="77777777">
            <w:pPr>
              <w:jc w:val="both"/>
            </w:pPr>
          </w:p>
        </w:tc>
      </w:tr>
      <w:tr w14:paraId="21DFF0FA"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DD2715" w:rsidP="00616EC4" w14:paraId="201EC210" w14:textId="77777777">
            <w:pPr>
              <w:autoSpaceDE w:val="0"/>
              <w:autoSpaceDN w:val="0"/>
              <w:adjustRightInd w:val="0"/>
              <w:jc w:val="both"/>
            </w:pPr>
            <w:r>
              <w:t>ERR:30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517DC0" w:rsidP="00616EC4" w14:paraId="5707AF63" w14:textId="77777777">
            <w:pPr>
              <w:pStyle w:val="ListParagraph"/>
              <w:ind w:left="0"/>
              <w:jc w:val="both"/>
            </w:pPr>
            <w:r w:rsidRPr="00517DC0">
              <w:t xml:space="preserve">Danh </w:t>
            </w:r>
            <w:r w:rsidRPr="00517DC0">
              <w:t>sách</w:t>
            </w:r>
            <w:r w:rsidRPr="00517DC0">
              <w:t xml:space="preserve"> </w:t>
            </w:r>
            <w:r w:rsidRPr="00517DC0">
              <w:t>hóa</w:t>
            </w:r>
            <w:r w:rsidRPr="00517DC0">
              <w:t xml:space="preserve"> </w:t>
            </w:r>
            <w:r w:rsidRPr="00517DC0">
              <w:t>đơn</w:t>
            </w:r>
            <w:r w:rsidRPr="00517DC0">
              <w:t xml:space="preserve"> </w:t>
            </w:r>
            <w:r w:rsidRPr="00517DC0">
              <w:t>tồn</w:t>
            </w:r>
            <w:r w:rsidRPr="00517DC0">
              <w:t xml:space="preserve"> </w:t>
            </w:r>
            <w:r w:rsidRPr="00517DC0">
              <w:t>tại</w:t>
            </w:r>
            <w:r w:rsidRPr="00517DC0">
              <w:t xml:space="preserve"> </w:t>
            </w:r>
            <w:r w:rsidRPr="00517DC0">
              <w:t>ngày</w:t>
            </w:r>
            <w:r w:rsidRPr="00517DC0">
              <w:t xml:space="preserve"> </w:t>
            </w:r>
            <w:r w:rsidRPr="00517DC0">
              <w:t>hóa</w:t>
            </w:r>
            <w:r w:rsidRPr="00517DC0">
              <w:t xml:space="preserve"> </w:t>
            </w:r>
            <w:r w:rsidRPr="00517DC0">
              <w:t>đơn</w:t>
            </w:r>
            <w:r w:rsidRPr="00517DC0">
              <w:t xml:space="preserve"> </w:t>
            </w:r>
            <w:r w:rsidRPr="00517DC0">
              <w:t>nhỏ</w:t>
            </w:r>
            <w:r w:rsidRPr="00517DC0">
              <w:t xml:space="preserve"> </w:t>
            </w:r>
            <w:r w:rsidRPr="00517DC0">
              <w:t>hơn</w:t>
            </w:r>
            <w:r w:rsidRPr="00517DC0">
              <w:t xml:space="preserve"> </w:t>
            </w:r>
            <w:r w:rsidRPr="00517DC0">
              <w:t>ngày</w:t>
            </w:r>
            <w:r w:rsidRPr="00517DC0">
              <w:t xml:space="preserve"> </w:t>
            </w:r>
            <w:r w:rsidRPr="00517DC0">
              <w:t>hóa</w:t>
            </w:r>
            <w:r w:rsidRPr="00517DC0">
              <w:t xml:space="preserve"> </w:t>
            </w:r>
            <w:r w:rsidRPr="00517DC0">
              <w:t>đơn</w:t>
            </w:r>
            <w:r w:rsidRPr="00517DC0">
              <w:t xml:space="preserve"> </w:t>
            </w:r>
            <w:r w:rsidRPr="00517DC0">
              <w:t>đã</w:t>
            </w:r>
            <w:r w:rsidRPr="00517DC0">
              <w:t xml:space="preserve"> </w:t>
            </w:r>
            <w:r w:rsidRPr="00517DC0">
              <w:t>phát</w:t>
            </w:r>
            <w:r w:rsidRPr="00517DC0">
              <w:t xml:space="preserve"> </w:t>
            </w:r>
            <w:r w:rsidRPr="00517DC0">
              <w:t>hành</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5CE03F0E" w14:textId="77777777">
            <w:pPr>
              <w:jc w:val="both"/>
            </w:pPr>
          </w:p>
        </w:tc>
      </w:tr>
      <w:tr w14:paraId="1C140479"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DD2715" w:rsidP="00616EC4" w14:paraId="272C6816" w14:textId="77777777">
            <w:pPr>
              <w:autoSpaceDE w:val="0"/>
              <w:autoSpaceDN w:val="0"/>
              <w:adjustRightInd w:val="0"/>
              <w:jc w:val="both"/>
            </w:pPr>
            <w:r>
              <w:t>ERR:31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5765F2" w:rsidP="00616EC4" w14:paraId="6DA1CF7C" w14:textId="77777777">
            <w:pPr>
              <w:jc w:val="both"/>
            </w:pPr>
            <w:r>
              <w:t>Số</w:t>
            </w:r>
            <w:r>
              <w:t xml:space="preserve"> </w:t>
            </w:r>
            <w:r>
              <w:t>hóa</w:t>
            </w:r>
            <w:r>
              <w:t xml:space="preserve"> </w:t>
            </w:r>
            <w:r>
              <w:t>đơn</w:t>
            </w:r>
            <w:r>
              <w:t xml:space="preserve"> </w:t>
            </w:r>
            <w:r>
              <w:t>truyền</w:t>
            </w:r>
            <w:r>
              <w:t xml:space="preserve"> </w:t>
            </w:r>
            <w:r>
              <w:t>vào</w:t>
            </w:r>
            <w:r>
              <w:t xml:space="preserve"> </w:t>
            </w:r>
            <w:r>
              <w:t>không</w:t>
            </w:r>
            <w:r>
              <w:t xml:space="preserve"> </w:t>
            </w:r>
            <w:r>
              <w:t>hợp</w:t>
            </w:r>
            <w:r>
              <w:t xml:space="preserve"> </w:t>
            </w:r>
            <w:r>
              <w:t>lệ</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73A1AA6D" w14:textId="77777777">
            <w:pPr>
              <w:jc w:val="both"/>
            </w:pPr>
          </w:p>
        </w:tc>
      </w:tr>
      <w:tr w14:paraId="42527D8D"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46FC4696" w14:textId="77777777">
            <w:pPr>
              <w:autoSpaceDE w:val="0"/>
              <w:autoSpaceDN w:val="0"/>
              <w:adjustRightInd w:val="0"/>
              <w:rPr>
                <w:rFonts w:eastAsia="Calibri"/>
              </w:rPr>
            </w:pPr>
            <w:r w:rsidRPr="009372AD">
              <w:rPr>
                <w:rFonts w:eastAsia="Calibri"/>
              </w:rPr>
              <w:t xml:space="preserve">OK: </w:t>
            </w:r>
            <w:r w:rsidRPr="009372AD">
              <w:rPr>
                <w:rFonts w:eastAsia="Calibri"/>
              </w:rPr>
              <w:t>pattern;serial;invNumber</w:t>
            </w:r>
          </w:p>
          <w:p w:rsidR="009D1437" w:rsidRPr="009372AD" w:rsidP="00616EC4" w14:paraId="572CBDE9" w14:textId="77777777">
            <w:pPr>
              <w:autoSpaceDE w:val="0"/>
              <w:autoSpaceDN w:val="0"/>
              <w:adjustRightInd w:val="0"/>
              <w:rPr>
                <w:rFonts w:eastAsia="Calibri"/>
              </w:rPr>
            </w:pPr>
            <w:r w:rsidRPr="009372AD">
              <w:rPr>
                <w:rFonts w:eastAsia="Calibri"/>
              </w:rPr>
              <w:t>(</w:t>
            </w:r>
            <w:r w:rsidRPr="009372AD">
              <w:rPr>
                <w:rFonts w:eastAsia="Calibri"/>
              </w:rPr>
              <w:t>Ví</w:t>
            </w:r>
            <w:r w:rsidRPr="009372AD">
              <w:rPr>
                <w:rFonts w:eastAsia="Calibri"/>
              </w:rPr>
              <w:t xml:space="preserve"> </w:t>
            </w:r>
            <w:r w:rsidRPr="009372AD">
              <w:rPr>
                <w:rFonts w:eastAsia="Calibri"/>
              </w:rPr>
              <w:t>dụ</w:t>
            </w:r>
            <w:r w:rsidRPr="009372AD">
              <w:rPr>
                <w:rFonts w:eastAsia="Calibri"/>
              </w:rPr>
              <w:t>:</w:t>
            </w:r>
          </w:p>
          <w:p w:rsidR="009D1437" w:rsidRPr="009372AD" w:rsidP="00616EC4" w14:paraId="6A7E702E" w14:textId="77777777">
            <w:pPr>
              <w:autoSpaceDE w:val="0"/>
              <w:autoSpaceDN w:val="0"/>
              <w:adjustRightInd w:val="0"/>
              <w:rPr>
                <w:rFonts w:eastAsia="Calibri"/>
              </w:rPr>
            </w:pPr>
            <w:r w:rsidRPr="009372AD">
              <w:rPr>
                <w:rFonts w:eastAsia="Calibri"/>
              </w:rPr>
              <w:t>OK:01GTKT3/001;AA/12E;0000002)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FA27B11" w14:textId="77777777">
            <w:pPr>
              <w:pStyle w:val="ListParagraph"/>
              <w:numPr>
                <w:ilvl w:val="0"/>
                <w:numId w:val="4"/>
              </w:numPr>
              <w:spacing w:after="0" w:line="240" w:lineRule="auto"/>
              <w:rPr>
                <w:rFonts w:eastAsia="Calibri"/>
              </w:rPr>
            </w:pPr>
            <w:r w:rsidRPr="009372AD">
              <w:rPr>
                <w:rFonts w:eastAsia="Calibri"/>
              </w:rPr>
              <w:t xml:space="preserve">OK </w:t>
            </w:r>
            <w:r w:rsidRPr="009372AD">
              <w:rPr>
                <w:rFonts w:ascii="Wingdings" w:eastAsia="Calibri" w:hAnsi="Wingdings"/>
              </w:rPr>
              <w:sym w:font="Wingdings" w:char="F0E0"/>
            </w:r>
            <w:r w:rsidRPr="009372AD">
              <w:rPr>
                <w:rFonts w:eastAsia="Calibri"/>
              </w:rPr>
              <w:t xml:space="preserve"> </w:t>
            </w:r>
            <w:r w:rsidRPr="009372AD">
              <w:rPr>
                <w:rFonts w:eastAsia="Calibri"/>
              </w:rPr>
              <w:t>đã</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hành</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sidRPr="009372AD">
              <w:rPr>
                <w:rFonts w:eastAsia="Calibri"/>
              </w:rPr>
              <w:t>thành</w:t>
            </w:r>
            <w:r w:rsidRPr="009372AD">
              <w:rPr>
                <w:rFonts w:eastAsia="Calibri"/>
              </w:rPr>
              <w:t xml:space="preserve"> </w:t>
            </w:r>
            <w:r w:rsidRPr="009372AD">
              <w:rPr>
                <w:rFonts w:eastAsia="Calibri"/>
              </w:rPr>
              <w:t>công</w:t>
            </w:r>
          </w:p>
          <w:p w:rsidR="009D1437" w:rsidRPr="009372AD" w:rsidP="00616EC4" w14:paraId="6757F34C" w14:textId="77777777">
            <w:pPr>
              <w:pStyle w:val="ListParagraph"/>
              <w:numPr>
                <w:ilvl w:val="0"/>
                <w:numId w:val="4"/>
              </w:numPr>
              <w:spacing w:after="0" w:line="240" w:lineRule="auto"/>
              <w:rPr>
                <w:rFonts w:eastAsia="Calibri"/>
              </w:rPr>
            </w:pPr>
            <w:r w:rsidRPr="009372AD">
              <w:rPr>
                <w:rFonts w:eastAsia="Calibri"/>
              </w:rPr>
              <w:t>Patter</w:t>
            </w:r>
            <w:r w:rsidRPr="009372AD">
              <w:rPr>
                <w:rFonts w:ascii="Wingdings" w:eastAsia="Calibri" w:hAnsi="Wingdings"/>
              </w:rPr>
              <w:sym w:font="Wingdings" w:char="F0E0"/>
            </w:r>
            <w:r w:rsidRPr="009372AD">
              <w:rPr>
                <w:rFonts w:eastAsia="Calibri"/>
              </w:rPr>
              <w:t xml:space="preserve"> </w:t>
            </w:r>
            <w:r w:rsidRPr="009372AD">
              <w:rPr>
                <w:rFonts w:eastAsia="Calibri"/>
              </w:rPr>
              <w:t>Mẫu</w:t>
            </w:r>
            <w:r w:rsidRPr="009372AD">
              <w:rPr>
                <w:rFonts w:eastAsia="Calibri"/>
              </w:rPr>
              <w:t xml:space="preserve"> </w:t>
            </w:r>
            <w:r w:rsidRPr="009372AD">
              <w:rPr>
                <w:rFonts w:eastAsia="Calibri"/>
              </w:rPr>
              <w:t>số</w:t>
            </w:r>
            <w:r w:rsidRPr="009372AD">
              <w:rPr>
                <w:rFonts w:eastAsia="Calibri"/>
              </w:rPr>
              <w:t xml:space="preserve"> </w:t>
            </w:r>
            <w:r w:rsidRPr="009372AD">
              <w:rPr>
                <w:rFonts w:eastAsia="Calibri"/>
              </w:rPr>
              <w:t>của</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sidRPr="009372AD">
              <w:rPr>
                <w:rFonts w:eastAsia="Calibri"/>
              </w:rPr>
              <w:t>điều</w:t>
            </w:r>
            <w:r w:rsidRPr="009372AD">
              <w:rPr>
                <w:rFonts w:eastAsia="Calibri"/>
              </w:rPr>
              <w:t xml:space="preserve"> </w:t>
            </w:r>
            <w:r w:rsidRPr="009372AD">
              <w:rPr>
                <w:rFonts w:eastAsia="Calibri"/>
              </w:rPr>
              <w:t>chỉnh</w:t>
            </w:r>
            <w:r w:rsidRPr="009372AD">
              <w:rPr>
                <w:rFonts w:eastAsia="Calibri"/>
              </w:rPr>
              <w:t xml:space="preserve"> </w:t>
            </w:r>
          </w:p>
          <w:p w:rsidR="009D1437" w:rsidRPr="009372AD" w:rsidP="00616EC4" w14:paraId="341D8653" w14:textId="77777777">
            <w:pPr>
              <w:pStyle w:val="ListParagraph"/>
              <w:numPr>
                <w:ilvl w:val="0"/>
                <w:numId w:val="4"/>
              </w:numPr>
              <w:spacing w:after="0" w:line="240" w:lineRule="auto"/>
              <w:rPr>
                <w:rFonts w:eastAsia="Calibri"/>
              </w:rPr>
            </w:pPr>
            <w:r w:rsidRPr="009372AD">
              <w:rPr>
                <w:rFonts w:eastAsia="Calibri"/>
              </w:rPr>
              <w:t xml:space="preserve">Serial </w:t>
            </w:r>
            <w:r w:rsidRPr="009372AD">
              <w:rPr>
                <w:rFonts w:ascii="Wingdings" w:eastAsia="Calibri" w:hAnsi="Wingdings"/>
              </w:rPr>
              <w:sym w:font="Wingdings" w:char="F0E0"/>
            </w:r>
            <w:r w:rsidRPr="009372AD">
              <w:rPr>
                <w:rFonts w:eastAsia="Calibri"/>
              </w:rPr>
              <w:t xml:space="preserve"> </w:t>
            </w:r>
            <w:r w:rsidRPr="009372AD">
              <w:rPr>
                <w:rFonts w:eastAsia="Calibri"/>
              </w:rPr>
              <w:t>serial</w:t>
            </w:r>
            <w:r w:rsidRPr="009372AD">
              <w:rPr>
                <w:rFonts w:eastAsia="Calibri"/>
              </w:rPr>
              <w:t xml:space="preserve"> </w:t>
            </w:r>
            <w:r w:rsidRPr="009372AD">
              <w:rPr>
                <w:rFonts w:eastAsia="Calibri"/>
              </w:rPr>
              <w:t>của</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sidRPr="009372AD">
              <w:rPr>
                <w:rFonts w:eastAsia="Calibri"/>
              </w:rPr>
              <w:t>điều</w:t>
            </w:r>
            <w:r w:rsidRPr="009372AD">
              <w:rPr>
                <w:rFonts w:eastAsia="Calibri"/>
              </w:rPr>
              <w:t xml:space="preserve"> </w:t>
            </w:r>
            <w:r w:rsidRPr="009372AD">
              <w:rPr>
                <w:rFonts w:eastAsia="Calibri"/>
              </w:rPr>
              <w:t>chỉnh</w:t>
            </w:r>
            <w:r w:rsidRPr="009372AD">
              <w:rPr>
                <w:rFonts w:eastAsia="Calibri"/>
              </w:rPr>
              <w:t xml:space="preserve"> </w:t>
            </w:r>
          </w:p>
          <w:p w:rsidR="009D1437" w:rsidRPr="009372AD" w:rsidP="00616EC4" w14:paraId="6BB6DE37" w14:textId="77777777">
            <w:pPr>
              <w:pStyle w:val="ListParagraph"/>
              <w:numPr>
                <w:ilvl w:val="0"/>
                <w:numId w:val="4"/>
              </w:numPr>
              <w:spacing w:after="0" w:line="240" w:lineRule="auto"/>
              <w:rPr>
                <w:rFonts w:eastAsia="Calibri"/>
              </w:rPr>
            </w:pPr>
            <w:r w:rsidRPr="009372AD">
              <w:rPr>
                <w:rFonts w:eastAsia="Calibri"/>
              </w:rPr>
              <w:t>invNumber</w:t>
            </w:r>
            <w:r w:rsidRPr="009372AD">
              <w:rPr>
                <w:rFonts w:eastAsia="Calibri"/>
              </w:rPr>
              <w:t xml:space="preserve">: </w:t>
            </w:r>
            <w:r w:rsidRPr="009372AD">
              <w:rPr>
                <w:rFonts w:eastAsia="Calibri"/>
              </w:rPr>
              <w:t>số</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sidRPr="009372AD">
              <w:rPr>
                <w:rFonts w:eastAsia="Calibri"/>
              </w:rPr>
              <w:t>điều</w:t>
            </w:r>
            <w:r w:rsidRPr="009372AD">
              <w:rPr>
                <w:rFonts w:eastAsia="Calibri"/>
              </w:rPr>
              <w:t xml:space="preserve"> </w:t>
            </w:r>
            <w:r w:rsidRPr="009372AD">
              <w:rPr>
                <w:rFonts w:eastAsia="Calibri"/>
              </w:rPr>
              <w:t>chỉnh</w:t>
            </w:r>
            <w:r w:rsidRPr="009372AD">
              <w:rPr>
                <w:rFonts w:eastAsia="Calibri"/>
              </w:rPr>
              <w:t xml:space="preserve"> </w:t>
            </w:r>
          </w:p>
          <w:p w:rsidR="009D1437" w:rsidRPr="009372AD" w:rsidP="00616EC4" w14:paraId="6177C96F" w14:textId="77777777">
            <w:pPr>
              <w:pStyle w:val="ListParagraph"/>
              <w:spacing w:after="0" w:line="240" w:lineRule="auto"/>
              <w:rPr>
                <w:rFonts w:eastAsia="Calibri"/>
              </w:rPr>
            </w:pP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4B777F11" w14:textId="77777777">
            <w:pPr>
              <w:jc w:val="both"/>
            </w:pPr>
          </w:p>
        </w:tc>
      </w:tr>
    </w:tbl>
    <w:p w:rsidR="009D1437" w:rsidP="009D1437" w14:paraId="71A763E9" w14:textId="77777777">
      <w:pPr>
        <w:rPr>
          <w:lang w:eastAsia="x-none"/>
        </w:rPr>
      </w:pPr>
    </w:p>
    <w:p w:rsidR="009D1437" w:rsidP="009D1437" w14:paraId="3DB0CBBE" w14:textId="77777777">
      <w:pPr>
        <w:rPr>
          <w:b/>
          <w:u w:val="single"/>
        </w:rPr>
      </w:pPr>
      <w:r w:rsidRPr="00BA16A5">
        <w:rPr>
          <w:b/>
          <w:u w:val="single"/>
        </w:rPr>
        <w:t>Cấu</w:t>
      </w:r>
      <w:r w:rsidRPr="00BA16A5">
        <w:rPr>
          <w:b/>
          <w:u w:val="single"/>
        </w:rPr>
        <w:t xml:space="preserve"> </w:t>
      </w:r>
      <w:r w:rsidRPr="00BA16A5">
        <w:rPr>
          <w:b/>
          <w:u w:val="single"/>
        </w:rPr>
        <w:t>trúc</w:t>
      </w:r>
      <w:r w:rsidRPr="00BA16A5">
        <w:rPr>
          <w:b/>
          <w:u w:val="single"/>
        </w:rPr>
        <w:t xml:space="preserve"> </w:t>
      </w:r>
      <w:r w:rsidRPr="00BA16A5">
        <w:rPr>
          <w:b/>
          <w:u w:val="single"/>
        </w:rPr>
        <w:t>củ</w:t>
      </w:r>
      <w:r>
        <w:rPr>
          <w:b/>
          <w:u w:val="single"/>
        </w:rPr>
        <w:t>a</w:t>
      </w:r>
      <w:r>
        <w:rPr>
          <w:b/>
          <w:u w:val="single"/>
        </w:rPr>
        <w:t xml:space="preserve"> </w:t>
      </w:r>
      <w:r>
        <w:rPr>
          <w:b/>
          <w:u w:val="single"/>
        </w:rPr>
        <w:t>xmlInv</w:t>
      </w:r>
      <w:r w:rsidRPr="00BA16A5">
        <w:rPr>
          <w:b/>
          <w:u w:val="single"/>
        </w:rPr>
        <w:t>Data</w:t>
      </w:r>
      <w:r w:rsidRPr="00BA16A5">
        <w:rPr>
          <w:b/>
          <w:u w:val="single"/>
        </w:rPr>
        <w:t xml:space="preserve"> (</w:t>
      </w:r>
      <w:r w:rsidRPr="00BA16A5">
        <w:rPr>
          <w:b/>
          <w:u w:val="single"/>
        </w:rPr>
        <w:t>các</w:t>
      </w:r>
      <w:r w:rsidRPr="00BA16A5">
        <w:rPr>
          <w:b/>
          <w:u w:val="single"/>
        </w:rPr>
        <w:t xml:space="preserve"> </w:t>
      </w:r>
      <w:r w:rsidRPr="00BA16A5">
        <w:rPr>
          <w:b/>
          <w:u w:val="single"/>
        </w:rPr>
        <w:t>trường</w:t>
      </w:r>
      <w:r w:rsidRPr="00BA16A5">
        <w:rPr>
          <w:b/>
          <w:u w:val="single"/>
        </w:rPr>
        <w:t xml:space="preserve"> </w:t>
      </w:r>
      <w:r w:rsidRPr="00BA16A5">
        <w:rPr>
          <w:b/>
          <w:color w:val="FF0000"/>
          <w:u w:val="single"/>
        </w:rPr>
        <w:t>*</w:t>
      </w:r>
      <w:r w:rsidRPr="00BA16A5">
        <w:rPr>
          <w:b/>
          <w:u w:val="single"/>
        </w:rPr>
        <w:t xml:space="preserve"> </w:t>
      </w:r>
      <w:r w:rsidRPr="00BA16A5">
        <w:rPr>
          <w:b/>
          <w:u w:val="single"/>
        </w:rPr>
        <w:t>là</w:t>
      </w:r>
      <w:r w:rsidRPr="00BA16A5">
        <w:rPr>
          <w:b/>
          <w:u w:val="single"/>
        </w:rPr>
        <w:t xml:space="preserve"> </w:t>
      </w:r>
      <w:r w:rsidRPr="00BA16A5">
        <w:rPr>
          <w:b/>
          <w:u w:val="single"/>
        </w:rPr>
        <w:t>bắt</w:t>
      </w:r>
      <w:r w:rsidRPr="00BA16A5">
        <w:rPr>
          <w:b/>
          <w:u w:val="single"/>
        </w:rPr>
        <w:t xml:space="preserve"> </w:t>
      </w:r>
      <w:r w:rsidRPr="00BA16A5">
        <w:rPr>
          <w:b/>
          <w:u w:val="single"/>
        </w:rPr>
        <w:t>buộc</w:t>
      </w:r>
      <w:r w:rsidRPr="00BA16A5">
        <w:rPr>
          <w:b/>
          <w:u w:val="single"/>
        </w:rPr>
        <w:t>):</w:t>
      </w:r>
    </w:p>
    <w:p w:rsidR="009D1437" w:rsidP="009D1437" w14:paraId="428519A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A31515"/>
          <w:sz w:val="19"/>
          <w:szCs w:val="19"/>
        </w:rPr>
        <w:t>DieuChinhHD</w:t>
      </w:r>
      <w:r>
        <w:rPr>
          <w:rFonts w:ascii="Consolas" w:hAnsi="Consolas" w:cs="Consolas"/>
          <w:color w:val="0000FF"/>
          <w:sz w:val="19"/>
          <w:szCs w:val="19"/>
        </w:rPr>
        <w:t>&gt;</w:t>
      </w:r>
    </w:p>
    <w:p w:rsidR="009D1437" w:rsidP="009D1437" w14:paraId="07360F8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key</w:t>
      </w:r>
      <w:r>
        <w:rPr>
          <w:rFonts w:ascii="Consolas" w:hAnsi="Consolas" w:cs="Consolas"/>
          <w:color w:val="0000FF"/>
          <w:sz w:val="19"/>
          <w:szCs w:val="19"/>
        </w:rPr>
        <w:t>&gt;</w:t>
      </w:r>
      <w:r>
        <w:rPr>
          <w:rFonts w:ascii="Consolas" w:hAnsi="Consolas" w:cs="Consolas"/>
          <w:color w:val="000000"/>
          <w:sz w:val="19"/>
          <w:szCs w:val="19"/>
        </w:rPr>
        <w:t>Fkey</w:t>
      </w:r>
      <w:r>
        <w:rPr>
          <w:rFonts w:ascii="Consolas" w:hAnsi="Consolas" w:cs="Consolas"/>
          <w:color w:val="000000"/>
          <w:sz w:val="19"/>
          <w:szCs w:val="19"/>
        </w:rPr>
        <w:t xml:space="preserve"> </w:t>
      </w:r>
      <w:r>
        <w:rPr>
          <w:rFonts w:ascii="Consolas" w:hAnsi="Consolas" w:cs="Consolas"/>
          <w:color w:val="000000"/>
          <w:sz w:val="19"/>
          <w:szCs w:val="19"/>
        </w:rPr>
        <w:t>của</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để</w:t>
      </w:r>
      <w:r>
        <w:rPr>
          <w:rFonts w:ascii="Consolas" w:hAnsi="Consolas" w:cs="Consolas"/>
          <w:color w:val="000000"/>
          <w:sz w:val="19"/>
          <w:szCs w:val="19"/>
        </w:rPr>
        <w:t xml:space="preserve"> </w:t>
      </w:r>
      <w:r>
        <w:rPr>
          <w:rFonts w:ascii="Consolas" w:hAnsi="Consolas" w:cs="Consolas"/>
          <w:color w:val="000000"/>
          <w:sz w:val="19"/>
          <w:szCs w:val="19"/>
        </w:rPr>
        <w:t>phân</w:t>
      </w:r>
      <w:r>
        <w:rPr>
          <w:rFonts w:ascii="Consolas" w:hAnsi="Consolas" w:cs="Consolas"/>
          <w:color w:val="000000"/>
          <w:sz w:val="19"/>
          <w:szCs w:val="19"/>
        </w:rPr>
        <w:t xml:space="preserve"> </w:t>
      </w:r>
      <w:r>
        <w:rPr>
          <w:rFonts w:ascii="Consolas" w:hAnsi="Consolas" w:cs="Consolas"/>
          <w:color w:val="000000"/>
          <w:sz w:val="19"/>
          <w:szCs w:val="19"/>
        </w:rPr>
        <w:t>biệt</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cho</w:t>
      </w:r>
      <w:r>
        <w:rPr>
          <w:rFonts w:ascii="Consolas" w:hAnsi="Consolas" w:cs="Consolas"/>
          <w:color w:val="000000"/>
          <w:sz w:val="19"/>
          <w:szCs w:val="19"/>
        </w:rPr>
        <w:t xml:space="preserve"> </w:t>
      </w:r>
      <w:r>
        <w:rPr>
          <w:rFonts w:ascii="Consolas" w:hAnsi="Consolas" w:cs="Consolas"/>
          <w:color w:val="000000"/>
          <w:sz w:val="19"/>
          <w:szCs w:val="19"/>
        </w:rPr>
        <w:t>khách</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nào</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key</w:t>
      </w:r>
      <w:r>
        <w:rPr>
          <w:rFonts w:ascii="Consolas" w:hAnsi="Consolas" w:cs="Consolas"/>
          <w:color w:val="0000FF"/>
          <w:sz w:val="19"/>
          <w:szCs w:val="19"/>
        </w:rPr>
        <w:t xml:space="preserve">&gt; </w:t>
      </w:r>
    </w:p>
    <w:p w:rsidR="009D1437" w:rsidP="009D1437" w14:paraId="3FFDC106" w14:textId="4A5B2B6A">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Type</w:t>
      </w:r>
      <w:r>
        <w:rPr>
          <w:rFonts w:ascii="Consolas" w:hAnsi="Consolas" w:cs="Consolas"/>
          <w:color w:val="0000FF"/>
          <w:sz w:val="19"/>
          <w:szCs w:val="19"/>
        </w:rPr>
        <w:t>&gt;</w:t>
      </w:r>
      <w:r>
        <w:rPr>
          <w:rFonts w:ascii="Consolas" w:hAnsi="Consolas" w:cs="Consolas"/>
          <w:color w:val="000000"/>
          <w:sz w:val="19"/>
          <w:szCs w:val="19"/>
        </w:rPr>
        <w:t>Loại</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chỉnh</w:t>
      </w:r>
      <w:r>
        <w:rPr>
          <w:rFonts w:ascii="Consolas" w:hAnsi="Consolas" w:cs="Consolas"/>
          <w:color w:val="000000"/>
          <w:sz w:val="19"/>
          <w:szCs w:val="19"/>
        </w:rPr>
        <w:t xml:space="preserve"> </w:t>
      </w:r>
      <w:r>
        <w:rPr>
          <w:rFonts w:ascii="Consolas" w:hAnsi="Consolas" w:cs="Consolas"/>
          <w:color w:val="000000"/>
          <w:sz w:val="19"/>
          <w:szCs w:val="19"/>
        </w:rPr>
        <w:t>sửa</w:t>
      </w:r>
      <w:r>
        <w:rPr>
          <w:rFonts w:ascii="Consolas" w:hAnsi="Consolas" w:cs="Consolas"/>
          <w:color w:val="000000"/>
          <w:sz w:val="19"/>
          <w:szCs w:val="19"/>
        </w:rPr>
        <w:t>(int-</w:t>
      </w:r>
      <w:r>
        <w:rPr>
          <w:rFonts w:ascii="Consolas" w:hAnsi="Consolas" w:cs="Consolas"/>
          <w:color w:val="000000"/>
          <w:sz w:val="19"/>
          <w:szCs w:val="19"/>
        </w:rPr>
        <w:t>mặc</w:t>
      </w:r>
      <w:r>
        <w:rPr>
          <w:rFonts w:ascii="Consolas" w:hAnsi="Consolas" w:cs="Consolas"/>
          <w:color w:val="000000"/>
          <w:sz w:val="19"/>
          <w:szCs w:val="19"/>
        </w:rPr>
        <w:t xml:space="preserve"> </w:t>
      </w:r>
      <w:r>
        <w:rPr>
          <w:rFonts w:ascii="Consolas" w:hAnsi="Consolas" w:cs="Consolas"/>
          <w:color w:val="000000"/>
          <w:sz w:val="19"/>
          <w:szCs w:val="19"/>
        </w:rPr>
        <w:t>định</w:t>
      </w:r>
      <w:r>
        <w:rPr>
          <w:rFonts w:ascii="Consolas" w:hAnsi="Consolas" w:cs="Consolas"/>
          <w:color w:val="000000"/>
          <w:sz w:val="19"/>
          <w:szCs w:val="19"/>
        </w:rPr>
        <w:t xml:space="preserve"> </w:t>
      </w:r>
      <w:r>
        <w:rPr>
          <w:rFonts w:ascii="Consolas" w:hAnsi="Consolas" w:cs="Consolas"/>
          <w:color w:val="000000"/>
          <w:sz w:val="19"/>
          <w:szCs w:val="19"/>
        </w:rPr>
        <w:t>lấy</w:t>
      </w:r>
      <w:r>
        <w:rPr>
          <w:rFonts w:ascii="Consolas" w:hAnsi="Consolas" w:cs="Consolas"/>
          <w:color w:val="000000"/>
          <w:sz w:val="19"/>
          <w:szCs w:val="19"/>
        </w:rPr>
        <w:t xml:space="preserve"> </w:t>
      </w:r>
      <w:r>
        <w:rPr>
          <w:rFonts w:ascii="Consolas" w:hAnsi="Consolas" w:cs="Consolas"/>
          <w:color w:val="000000"/>
          <w:sz w:val="19"/>
          <w:szCs w:val="19"/>
        </w:rPr>
        <w:t>là</w:t>
      </w:r>
      <w:r>
        <w:rPr>
          <w:rFonts w:ascii="Consolas" w:hAnsi="Consolas" w:cs="Consolas"/>
          <w:color w:val="000000"/>
          <w:sz w:val="19"/>
          <w:szCs w:val="19"/>
        </w:rPr>
        <w:t xml:space="preserve"> 2)  2-Điều </w:t>
      </w:r>
      <w:r>
        <w:rPr>
          <w:rFonts w:ascii="Consolas" w:hAnsi="Consolas" w:cs="Consolas"/>
          <w:color w:val="000000"/>
          <w:sz w:val="19"/>
          <w:szCs w:val="19"/>
        </w:rPr>
        <w:t>chỉnh</w:t>
      </w:r>
      <w:r>
        <w:rPr>
          <w:rFonts w:ascii="Consolas" w:hAnsi="Consolas" w:cs="Consolas"/>
          <w:color w:val="000000"/>
          <w:sz w:val="19"/>
          <w:szCs w:val="19"/>
        </w:rPr>
        <w:t xml:space="preserve"> </w:t>
      </w:r>
      <w:r>
        <w:rPr>
          <w:rFonts w:ascii="Consolas" w:hAnsi="Consolas" w:cs="Consolas"/>
          <w:color w:val="000000"/>
          <w:sz w:val="19"/>
          <w:szCs w:val="19"/>
        </w:rPr>
        <w:t>tăng</w:t>
      </w:r>
      <w:r>
        <w:rPr>
          <w:rFonts w:ascii="Consolas" w:hAnsi="Consolas" w:cs="Consolas"/>
          <w:color w:val="000000"/>
          <w:sz w:val="19"/>
          <w:szCs w:val="19"/>
        </w:rPr>
        <w:t xml:space="preserve">, 3-Điều </w:t>
      </w:r>
      <w:r>
        <w:rPr>
          <w:rFonts w:ascii="Consolas" w:hAnsi="Consolas" w:cs="Consolas"/>
          <w:color w:val="000000"/>
          <w:sz w:val="19"/>
          <w:szCs w:val="19"/>
        </w:rPr>
        <w:t>chỉnh</w:t>
      </w:r>
      <w:r>
        <w:rPr>
          <w:rFonts w:ascii="Consolas" w:hAnsi="Consolas" w:cs="Consolas"/>
          <w:color w:val="000000"/>
          <w:sz w:val="19"/>
          <w:szCs w:val="19"/>
        </w:rPr>
        <w:t xml:space="preserve"> </w:t>
      </w:r>
      <w:r>
        <w:rPr>
          <w:rFonts w:ascii="Consolas" w:hAnsi="Consolas" w:cs="Consolas"/>
          <w:color w:val="000000"/>
          <w:sz w:val="19"/>
          <w:szCs w:val="19"/>
        </w:rPr>
        <w:t>giảm</w:t>
      </w:r>
      <w:r>
        <w:rPr>
          <w:rFonts w:ascii="Consolas" w:hAnsi="Consolas" w:cs="Consolas"/>
          <w:color w:val="000000"/>
          <w:sz w:val="19"/>
          <w:szCs w:val="19"/>
        </w:rPr>
        <w:t xml:space="preserve">, 4- Hóa </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điều</w:t>
      </w:r>
      <w:r>
        <w:rPr>
          <w:rFonts w:ascii="Consolas" w:hAnsi="Consolas" w:cs="Consolas"/>
          <w:color w:val="000000"/>
          <w:sz w:val="19"/>
          <w:szCs w:val="19"/>
        </w:rPr>
        <w:t xml:space="preserve"> </w:t>
      </w:r>
      <w:r>
        <w:rPr>
          <w:rFonts w:ascii="Consolas" w:hAnsi="Consolas" w:cs="Consolas"/>
          <w:color w:val="000000"/>
          <w:sz w:val="19"/>
          <w:szCs w:val="19"/>
        </w:rPr>
        <w:t>chỉnh</w:t>
      </w:r>
      <w:r>
        <w:rPr>
          <w:rFonts w:ascii="Consolas" w:hAnsi="Consolas" w:cs="Consolas"/>
          <w:color w:val="000000"/>
          <w:sz w:val="19"/>
          <w:szCs w:val="19"/>
        </w:rPr>
        <w:t xml:space="preserve"> </w:t>
      </w:r>
      <w:r>
        <w:rPr>
          <w:rFonts w:ascii="Consolas" w:hAnsi="Consolas" w:cs="Consolas"/>
          <w:color w:val="000000"/>
          <w:sz w:val="19"/>
          <w:szCs w:val="19"/>
        </w:rPr>
        <w:t>thông</w:t>
      </w:r>
      <w:r>
        <w:rPr>
          <w:rFonts w:ascii="Consolas" w:hAnsi="Consolas" w:cs="Consolas"/>
          <w:color w:val="000000"/>
          <w:sz w:val="19"/>
          <w:szCs w:val="19"/>
        </w:rPr>
        <w:t xml:space="preserve"> tin</w:t>
      </w:r>
      <w:r w:rsidR="00BC52BF">
        <w:rPr>
          <w:rFonts w:ascii="Consolas" w:hAnsi="Consolas" w:cs="Consolas"/>
          <w:color w:val="000000"/>
          <w:sz w:val="19"/>
          <w:szCs w:val="19"/>
        </w:rPr>
        <w:t xml:space="preserve">, </w:t>
      </w:r>
      <w:r w:rsidRPr="00BC52BF" w:rsidR="00BC52BF">
        <w:rPr>
          <w:rFonts w:ascii="Consolas" w:hAnsi="Consolas" w:cs="Consolas"/>
          <w:color w:val="000000"/>
          <w:sz w:val="19"/>
          <w:szCs w:val="19"/>
        </w:rPr>
        <w:t>6</w:t>
      </w:r>
      <w:r w:rsidR="00BC52BF">
        <w:rPr>
          <w:rFonts w:ascii="Consolas" w:hAnsi="Consolas" w:cs="Consolas"/>
          <w:color w:val="000000"/>
          <w:sz w:val="19"/>
          <w:szCs w:val="19"/>
        </w:rPr>
        <w:t>-</w:t>
      </w:r>
      <w:r w:rsidR="00F916E7">
        <w:rPr>
          <w:rFonts w:ascii="Consolas" w:hAnsi="Consolas" w:cs="Consolas"/>
          <w:color w:val="000000"/>
          <w:sz w:val="19"/>
          <w:szCs w:val="19"/>
        </w:rPr>
        <w:t>Đ</w:t>
      </w:r>
      <w:r w:rsidRPr="00BC52BF" w:rsidR="00BC52BF">
        <w:rPr>
          <w:rFonts w:ascii="Consolas" w:hAnsi="Consolas" w:cs="Consolas"/>
          <w:color w:val="000000"/>
          <w:sz w:val="19"/>
          <w:szCs w:val="19"/>
        </w:rPr>
        <w:t xml:space="preserve">iều </w:t>
      </w:r>
      <w:r w:rsidRPr="00BC52BF" w:rsidR="00BC52BF">
        <w:rPr>
          <w:rFonts w:ascii="Consolas" w:hAnsi="Consolas" w:cs="Consolas"/>
          <w:color w:val="000000"/>
          <w:sz w:val="19"/>
          <w:szCs w:val="19"/>
        </w:rPr>
        <w:t>chỉnh</w:t>
      </w:r>
      <w:r w:rsidRPr="00BC52BF" w:rsidR="00BC52BF">
        <w:rPr>
          <w:rFonts w:ascii="Consolas" w:hAnsi="Consolas" w:cs="Consolas"/>
          <w:color w:val="000000"/>
          <w:sz w:val="19"/>
          <w:szCs w:val="19"/>
        </w:rPr>
        <w:t xml:space="preserve"> </w:t>
      </w:r>
      <w:r w:rsidRPr="00BC52BF" w:rsidR="00BC52BF">
        <w:rPr>
          <w:rFonts w:ascii="Consolas" w:hAnsi="Consolas" w:cs="Consolas"/>
          <w:color w:val="000000"/>
          <w:sz w:val="19"/>
          <w:szCs w:val="19"/>
        </w:rPr>
        <w:t>tăng</w:t>
      </w:r>
      <w:r w:rsidRPr="00BC52BF" w:rsidR="00BC52BF">
        <w:rPr>
          <w:rFonts w:ascii="Consolas" w:hAnsi="Consolas" w:cs="Consolas"/>
          <w:color w:val="000000"/>
          <w:sz w:val="19"/>
          <w:szCs w:val="19"/>
        </w:rPr>
        <w:t xml:space="preserve"> </w:t>
      </w:r>
      <w:r w:rsidRPr="00BC52BF" w:rsidR="00BC52BF">
        <w:rPr>
          <w:rFonts w:ascii="Consolas" w:hAnsi="Consolas" w:cs="Consolas"/>
          <w:color w:val="000000"/>
          <w:sz w:val="19"/>
          <w:szCs w:val="19"/>
        </w:rPr>
        <w:t>giảm</w:t>
      </w:r>
      <w:r w:rsidRPr="00BC52BF" w:rsidR="00BC52BF">
        <w:rPr>
          <w:rFonts w:ascii="Consolas" w:hAnsi="Consolas" w:cs="Consolas"/>
          <w:color w:val="000000"/>
          <w:sz w:val="19"/>
          <w:szCs w:val="19"/>
        </w:rPr>
        <w:t xml:space="preserve"> </w:t>
      </w:r>
      <w:r w:rsidRPr="00BC52BF" w:rsidR="00BC52BF">
        <w:rPr>
          <w:rFonts w:ascii="Consolas" w:hAnsi="Consolas" w:cs="Consolas"/>
          <w:color w:val="000000"/>
          <w:sz w:val="19"/>
          <w:szCs w:val="19"/>
        </w:rPr>
        <w:t>kết</w:t>
      </w:r>
      <w:r w:rsidRPr="00BC52BF" w:rsidR="00BC52BF">
        <w:rPr>
          <w:rFonts w:ascii="Consolas" w:hAnsi="Consolas" w:cs="Consolas"/>
          <w:color w:val="000000"/>
          <w:sz w:val="19"/>
          <w:szCs w:val="19"/>
        </w:rPr>
        <w:t xml:space="preserve"> </w:t>
      </w:r>
      <w:r w:rsidRPr="00BC52BF" w:rsidR="00BC52BF">
        <w:rPr>
          <w:rFonts w:ascii="Consolas" w:hAnsi="Consolas" w:cs="Consolas"/>
          <w:color w:val="000000"/>
          <w:sz w:val="19"/>
          <w:szCs w:val="19"/>
        </w:rPr>
        <w:t>hợp</w:t>
      </w:r>
      <w:r>
        <w:rPr>
          <w:rFonts w:ascii="Consolas" w:hAnsi="Consolas" w:cs="Consolas"/>
          <w:color w:val="0000FF"/>
          <w:sz w:val="19"/>
          <w:szCs w:val="19"/>
        </w:rPr>
        <w:t>&lt;/</w:t>
      </w:r>
      <w:r>
        <w:rPr>
          <w:rFonts w:ascii="Consolas" w:hAnsi="Consolas" w:cs="Consolas"/>
          <w:color w:val="A31515"/>
          <w:sz w:val="19"/>
          <w:szCs w:val="19"/>
        </w:rPr>
        <w:t>Type</w:t>
      </w:r>
      <w:r>
        <w:rPr>
          <w:rFonts w:ascii="Consolas" w:hAnsi="Consolas" w:cs="Consolas"/>
          <w:color w:val="0000FF"/>
          <w:sz w:val="19"/>
          <w:szCs w:val="19"/>
        </w:rPr>
        <w:t>&gt;</w:t>
      </w:r>
    </w:p>
    <w:p w:rsidR="009D1437" w:rsidP="009D1437" w14:paraId="04E2D20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InvoiceNo</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hóa </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InvoiceNo</w:t>
      </w:r>
      <w:r>
        <w:rPr>
          <w:rFonts w:ascii="Consolas" w:hAnsi="Consolas" w:cs="Consolas"/>
          <w:color w:val="0000FF"/>
          <w:sz w:val="19"/>
          <w:szCs w:val="19"/>
        </w:rPr>
        <w:t>&gt;</w:t>
      </w:r>
    </w:p>
    <w:p w:rsidR="009D1437" w:rsidP="009D1437" w14:paraId="0C9F4D81"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TTChung</w:t>
      </w:r>
      <w:r>
        <w:rPr>
          <w:rFonts w:ascii="Consolas" w:hAnsi="Consolas" w:cs="Consolas"/>
          <w:color w:val="0000FF"/>
          <w:sz w:val="19"/>
          <w:szCs w:val="19"/>
        </w:rPr>
        <w:t>&gt;</w:t>
      </w:r>
    </w:p>
    <w:p w:rsidR="009D1437" w:rsidP="009D1437" w14:paraId="566CF8D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MHSo</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hồ</w:t>
      </w:r>
      <w:r>
        <w:rPr>
          <w:rFonts w:ascii="Consolas" w:hAnsi="Consolas" w:cs="Consolas"/>
          <w:color w:val="000000"/>
          <w:sz w:val="19"/>
          <w:szCs w:val="19"/>
        </w:rPr>
        <w:t xml:space="preserve"> </w:t>
      </w:r>
      <w:r>
        <w:rPr>
          <w:rFonts w:ascii="Consolas" w:hAnsi="Consolas" w:cs="Consolas"/>
          <w:color w:val="000000"/>
          <w:sz w:val="19"/>
          <w:szCs w:val="19"/>
        </w:rPr>
        <w:t>sơ</w:t>
      </w:r>
      <w:r>
        <w:rPr>
          <w:rFonts w:ascii="Consolas" w:hAnsi="Consolas" w:cs="Consolas"/>
          <w:color w:val="0000FF"/>
          <w:sz w:val="19"/>
          <w:szCs w:val="19"/>
        </w:rPr>
        <w:t>&lt;/</w:t>
      </w:r>
      <w:r>
        <w:rPr>
          <w:rFonts w:ascii="Consolas" w:hAnsi="Consolas" w:cs="Consolas"/>
          <w:color w:val="A31515"/>
          <w:sz w:val="19"/>
          <w:szCs w:val="19"/>
        </w:rPr>
        <w:t>MHSo</w:t>
      </w:r>
      <w:r>
        <w:rPr>
          <w:rFonts w:ascii="Consolas" w:hAnsi="Consolas" w:cs="Consolas"/>
          <w:color w:val="0000FF"/>
          <w:sz w:val="19"/>
          <w:szCs w:val="19"/>
        </w:rPr>
        <w:t>&gt;</w:t>
      </w:r>
    </w:p>
    <w:p w:rsidR="009D1437" w:rsidP="009D1437" w14:paraId="2D9466E5"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SBKe</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bảng</w:t>
      </w:r>
      <w:r>
        <w:rPr>
          <w:rFonts w:ascii="Consolas" w:hAnsi="Consolas" w:cs="Consolas"/>
          <w:color w:val="000000"/>
          <w:sz w:val="19"/>
          <w:szCs w:val="19"/>
        </w:rPr>
        <w:t xml:space="preserve"> </w:t>
      </w:r>
      <w:r>
        <w:rPr>
          <w:rFonts w:ascii="Consolas" w:hAnsi="Consolas" w:cs="Consolas"/>
          <w:color w:val="000000"/>
          <w:sz w:val="19"/>
          <w:szCs w:val="19"/>
        </w:rPr>
        <w:t>kê</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của</w:t>
      </w:r>
      <w:r>
        <w:rPr>
          <w:rFonts w:ascii="Consolas" w:hAnsi="Consolas" w:cs="Consolas"/>
          <w:color w:val="000000"/>
          <w:sz w:val="19"/>
          <w:szCs w:val="19"/>
        </w:rPr>
        <w:t xml:space="preserve"> </w:t>
      </w:r>
      <w:r>
        <w:rPr>
          <w:rFonts w:ascii="Consolas" w:hAnsi="Consolas" w:cs="Consolas"/>
          <w:color w:val="000000"/>
          <w:sz w:val="19"/>
          <w:szCs w:val="19"/>
        </w:rPr>
        <w:t>bảng</w:t>
      </w:r>
      <w:r>
        <w:rPr>
          <w:rFonts w:ascii="Consolas" w:hAnsi="Consolas" w:cs="Consolas"/>
          <w:color w:val="000000"/>
          <w:sz w:val="19"/>
          <w:szCs w:val="19"/>
        </w:rPr>
        <w:t xml:space="preserve"> </w:t>
      </w:r>
      <w:r>
        <w:rPr>
          <w:rFonts w:ascii="Consolas" w:hAnsi="Consolas" w:cs="Consolas"/>
          <w:color w:val="000000"/>
          <w:sz w:val="19"/>
          <w:szCs w:val="19"/>
        </w:rPr>
        <w:t>kê</w:t>
      </w:r>
      <w:r>
        <w:rPr>
          <w:rFonts w:ascii="Consolas" w:hAnsi="Consolas" w:cs="Consolas"/>
          <w:color w:val="000000"/>
          <w:sz w:val="19"/>
          <w:szCs w:val="19"/>
        </w:rPr>
        <w:t xml:space="preserve"> </w:t>
      </w:r>
      <w:r>
        <w:rPr>
          <w:rFonts w:ascii="Consolas" w:hAnsi="Consolas" w:cs="Consolas"/>
          <w:color w:val="000000"/>
          <w:sz w:val="19"/>
          <w:szCs w:val="19"/>
        </w:rPr>
        <w:t>các</w:t>
      </w:r>
      <w:r>
        <w:rPr>
          <w:rFonts w:ascii="Consolas" w:hAnsi="Consolas" w:cs="Consolas"/>
          <w:color w:val="000000"/>
          <w:sz w:val="19"/>
          <w:szCs w:val="19"/>
        </w:rPr>
        <w:t xml:space="preserve"> </w:t>
      </w:r>
      <w:r>
        <w:rPr>
          <w:rFonts w:ascii="Consolas" w:hAnsi="Consolas" w:cs="Consolas"/>
          <w:color w:val="000000"/>
          <w:sz w:val="19"/>
          <w:szCs w:val="19"/>
        </w:rPr>
        <w:t>loại</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w:t>
      </w:r>
      <w:r>
        <w:rPr>
          <w:rFonts w:ascii="Consolas" w:hAnsi="Consolas" w:cs="Consolas"/>
          <w:color w:val="000000"/>
          <w:sz w:val="19"/>
          <w:szCs w:val="19"/>
        </w:rPr>
        <w:t>đã</w:t>
      </w:r>
      <w:r>
        <w:rPr>
          <w:rFonts w:ascii="Consolas" w:hAnsi="Consolas" w:cs="Consolas"/>
          <w:color w:val="000000"/>
          <w:sz w:val="19"/>
          <w:szCs w:val="19"/>
        </w:rPr>
        <w:t xml:space="preserve"> </w:t>
      </w:r>
      <w:r>
        <w:rPr>
          <w:rFonts w:ascii="Consolas" w:hAnsi="Consolas" w:cs="Consolas"/>
          <w:color w:val="000000"/>
          <w:sz w:val="19"/>
          <w:szCs w:val="19"/>
        </w:rPr>
        <w:t>bán</w:t>
      </w:r>
      <w:r>
        <w:rPr>
          <w:rFonts w:ascii="Consolas" w:hAnsi="Consolas" w:cs="Consolas"/>
          <w:color w:val="000000"/>
          <w:sz w:val="19"/>
          <w:szCs w:val="19"/>
        </w:rPr>
        <w:t xml:space="preserve"> </w:t>
      </w:r>
      <w:r>
        <w:rPr>
          <w:rFonts w:ascii="Consolas" w:hAnsi="Consolas" w:cs="Consolas"/>
          <w:color w:val="000000"/>
          <w:sz w:val="19"/>
          <w:szCs w:val="19"/>
        </w:rPr>
        <w:t>kèm</w:t>
      </w:r>
      <w:r>
        <w:rPr>
          <w:rFonts w:ascii="Consolas" w:hAnsi="Consolas" w:cs="Consolas"/>
          <w:color w:val="000000"/>
          <w:sz w:val="19"/>
          <w:szCs w:val="19"/>
        </w:rPr>
        <w:t xml:space="preserve"> </w:t>
      </w:r>
      <w:r>
        <w:rPr>
          <w:rFonts w:ascii="Consolas" w:hAnsi="Consolas" w:cs="Consolas"/>
          <w:color w:val="000000"/>
          <w:sz w:val="19"/>
          <w:szCs w:val="19"/>
        </w:rPr>
        <w:t>theo</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SBKe</w:t>
      </w:r>
      <w:r>
        <w:rPr>
          <w:rFonts w:ascii="Consolas" w:hAnsi="Consolas" w:cs="Consolas"/>
          <w:color w:val="0000FF"/>
          <w:sz w:val="19"/>
          <w:szCs w:val="19"/>
        </w:rPr>
        <w:t>&gt;</w:t>
      </w:r>
    </w:p>
    <w:p w:rsidR="009D1437" w:rsidP="009D1437" w14:paraId="313C178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NBKe</w:t>
      </w:r>
      <w:r>
        <w:rPr>
          <w:rFonts w:ascii="Consolas" w:hAnsi="Consolas" w:cs="Consolas"/>
          <w:color w:val="0000FF"/>
          <w:sz w:val="19"/>
          <w:szCs w:val="19"/>
        </w:rPr>
        <w:t>&gt;</w:t>
      </w:r>
      <w:r>
        <w:rPr>
          <w:rFonts w:ascii="Consolas" w:hAnsi="Consolas" w:cs="Consolas"/>
          <w:color w:val="000000"/>
          <w:sz w:val="19"/>
          <w:szCs w:val="19"/>
        </w:rPr>
        <w:t>Ngày</w:t>
      </w:r>
      <w:r>
        <w:rPr>
          <w:rFonts w:ascii="Consolas" w:hAnsi="Consolas" w:cs="Consolas"/>
          <w:color w:val="000000"/>
          <w:sz w:val="19"/>
          <w:szCs w:val="19"/>
        </w:rPr>
        <w:t xml:space="preserve"> </w:t>
      </w:r>
      <w:r>
        <w:rPr>
          <w:rFonts w:ascii="Consolas" w:hAnsi="Consolas" w:cs="Consolas"/>
          <w:color w:val="000000"/>
          <w:sz w:val="19"/>
          <w:szCs w:val="19"/>
        </w:rPr>
        <w:t>bảng</w:t>
      </w:r>
      <w:r>
        <w:rPr>
          <w:rFonts w:ascii="Consolas" w:hAnsi="Consolas" w:cs="Consolas"/>
          <w:color w:val="000000"/>
          <w:sz w:val="19"/>
          <w:szCs w:val="19"/>
        </w:rPr>
        <w:t xml:space="preserve"> </w:t>
      </w:r>
      <w:r>
        <w:rPr>
          <w:rFonts w:ascii="Consolas" w:hAnsi="Consolas" w:cs="Consolas"/>
          <w:color w:val="000000"/>
          <w:sz w:val="19"/>
          <w:szCs w:val="19"/>
        </w:rPr>
        <w:t>kê</w:t>
      </w:r>
      <w:r>
        <w:rPr>
          <w:rFonts w:ascii="Consolas" w:hAnsi="Consolas" w:cs="Consolas"/>
          <w:color w:val="000000"/>
          <w:sz w:val="19"/>
          <w:szCs w:val="19"/>
        </w:rPr>
        <w:t xml:space="preserve"> (</w:t>
      </w:r>
      <w:r>
        <w:rPr>
          <w:rFonts w:ascii="Consolas" w:hAnsi="Consolas" w:cs="Consolas"/>
          <w:color w:val="000000"/>
          <w:sz w:val="19"/>
          <w:szCs w:val="19"/>
        </w:rPr>
        <w:t>Ngày</w:t>
      </w:r>
      <w:r>
        <w:rPr>
          <w:rFonts w:ascii="Consolas" w:hAnsi="Consolas" w:cs="Consolas"/>
          <w:color w:val="000000"/>
          <w:sz w:val="19"/>
          <w:szCs w:val="19"/>
        </w:rPr>
        <w:t xml:space="preserve"> </w:t>
      </w:r>
      <w:r>
        <w:rPr>
          <w:rFonts w:ascii="Consolas" w:hAnsi="Consolas" w:cs="Consolas"/>
          <w:color w:val="000000"/>
          <w:sz w:val="19"/>
          <w:szCs w:val="19"/>
        </w:rPr>
        <w:t>của</w:t>
      </w:r>
      <w:r>
        <w:rPr>
          <w:rFonts w:ascii="Consolas" w:hAnsi="Consolas" w:cs="Consolas"/>
          <w:color w:val="000000"/>
          <w:sz w:val="19"/>
          <w:szCs w:val="19"/>
        </w:rPr>
        <w:t xml:space="preserve"> </w:t>
      </w:r>
      <w:r>
        <w:rPr>
          <w:rFonts w:ascii="Consolas" w:hAnsi="Consolas" w:cs="Consolas"/>
          <w:color w:val="000000"/>
          <w:sz w:val="19"/>
          <w:szCs w:val="19"/>
        </w:rPr>
        <w:t>bảng</w:t>
      </w:r>
      <w:r>
        <w:rPr>
          <w:rFonts w:ascii="Consolas" w:hAnsi="Consolas" w:cs="Consolas"/>
          <w:color w:val="000000"/>
          <w:sz w:val="19"/>
          <w:szCs w:val="19"/>
        </w:rPr>
        <w:t xml:space="preserve"> </w:t>
      </w:r>
      <w:r>
        <w:rPr>
          <w:rFonts w:ascii="Consolas" w:hAnsi="Consolas" w:cs="Consolas"/>
          <w:color w:val="000000"/>
          <w:sz w:val="19"/>
          <w:szCs w:val="19"/>
        </w:rPr>
        <w:t>kê</w:t>
      </w:r>
      <w:r>
        <w:rPr>
          <w:rFonts w:ascii="Consolas" w:hAnsi="Consolas" w:cs="Consolas"/>
          <w:color w:val="000000"/>
          <w:sz w:val="19"/>
          <w:szCs w:val="19"/>
        </w:rPr>
        <w:t xml:space="preserve"> </w:t>
      </w:r>
      <w:r>
        <w:rPr>
          <w:rFonts w:ascii="Consolas" w:hAnsi="Consolas" w:cs="Consolas"/>
          <w:color w:val="000000"/>
          <w:sz w:val="19"/>
          <w:szCs w:val="19"/>
        </w:rPr>
        <w:t>các</w:t>
      </w:r>
      <w:r>
        <w:rPr>
          <w:rFonts w:ascii="Consolas" w:hAnsi="Consolas" w:cs="Consolas"/>
          <w:color w:val="000000"/>
          <w:sz w:val="19"/>
          <w:szCs w:val="19"/>
        </w:rPr>
        <w:t xml:space="preserve"> </w:t>
      </w:r>
      <w:r>
        <w:rPr>
          <w:rFonts w:ascii="Consolas" w:hAnsi="Consolas" w:cs="Consolas"/>
          <w:color w:val="000000"/>
          <w:sz w:val="19"/>
          <w:szCs w:val="19"/>
        </w:rPr>
        <w:t>loại</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w:t>
      </w:r>
      <w:r>
        <w:rPr>
          <w:rFonts w:ascii="Consolas" w:hAnsi="Consolas" w:cs="Consolas"/>
          <w:color w:val="000000"/>
          <w:sz w:val="19"/>
          <w:szCs w:val="19"/>
        </w:rPr>
        <w:t>đã</w:t>
      </w:r>
      <w:r>
        <w:rPr>
          <w:rFonts w:ascii="Consolas" w:hAnsi="Consolas" w:cs="Consolas"/>
          <w:color w:val="000000"/>
          <w:sz w:val="19"/>
          <w:szCs w:val="19"/>
        </w:rPr>
        <w:t xml:space="preserve"> </w:t>
      </w:r>
      <w:r>
        <w:rPr>
          <w:rFonts w:ascii="Consolas" w:hAnsi="Consolas" w:cs="Consolas"/>
          <w:color w:val="000000"/>
          <w:sz w:val="19"/>
          <w:szCs w:val="19"/>
        </w:rPr>
        <w:t>bán</w:t>
      </w:r>
      <w:r>
        <w:rPr>
          <w:rFonts w:ascii="Consolas" w:hAnsi="Consolas" w:cs="Consolas"/>
          <w:color w:val="000000"/>
          <w:sz w:val="19"/>
          <w:szCs w:val="19"/>
        </w:rPr>
        <w:t xml:space="preserve"> </w:t>
      </w:r>
      <w:r>
        <w:rPr>
          <w:rFonts w:ascii="Consolas" w:hAnsi="Consolas" w:cs="Consolas"/>
          <w:color w:val="000000"/>
          <w:sz w:val="19"/>
          <w:szCs w:val="19"/>
        </w:rPr>
        <w:t>kèm</w:t>
      </w:r>
      <w:r>
        <w:rPr>
          <w:rFonts w:ascii="Consolas" w:hAnsi="Consolas" w:cs="Consolas"/>
          <w:color w:val="000000"/>
          <w:sz w:val="19"/>
          <w:szCs w:val="19"/>
        </w:rPr>
        <w:t xml:space="preserve"> </w:t>
      </w:r>
      <w:r>
        <w:rPr>
          <w:rFonts w:ascii="Consolas" w:hAnsi="Consolas" w:cs="Consolas"/>
          <w:color w:val="000000"/>
          <w:sz w:val="19"/>
          <w:szCs w:val="19"/>
        </w:rPr>
        <w:t>theo</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NBKe</w:t>
      </w:r>
      <w:r>
        <w:rPr>
          <w:rFonts w:ascii="Consolas" w:hAnsi="Consolas" w:cs="Consolas"/>
          <w:color w:val="0000FF"/>
          <w:sz w:val="19"/>
          <w:szCs w:val="19"/>
        </w:rPr>
        <w:t>&gt;</w:t>
      </w:r>
    </w:p>
    <w:p w:rsidR="009D1437" w:rsidP="009D1437" w14:paraId="695FD36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DVTTe</w:t>
      </w:r>
      <w:r>
        <w:rPr>
          <w:rFonts w:ascii="Consolas" w:hAnsi="Consolas" w:cs="Consolas"/>
          <w:color w:val="0000FF"/>
          <w:sz w:val="19"/>
          <w:szCs w:val="19"/>
        </w:rPr>
        <w:t>&gt;</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vị</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tệ</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DVTTe</w:t>
      </w:r>
      <w:r>
        <w:rPr>
          <w:rFonts w:ascii="Consolas" w:hAnsi="Consolas" w:cs="Consolas"/>
          <w:color w:val="0000FF"/>
          <w:sz w:val="19"/>
          <w:szCs w:val="19"/>
        </w:rPr>
        <w:t>&gt;</w:t>
      </w:r>
    </w:p>
    <w:p w:rsidR="009D1437" w:rsidP="009D1437" w14:paraId="1C3D570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TGia</w:t>
      </w:r>
      <w:r>
        <w:rPr>
          <w:rFonts w:ascii="Consolas" w:hAnsi="Consolas" w:cs="Consolas"/>
          <w:color w:val="0000FF"/>
          <w:sz w:val="19"/>
          <w:szCs w:val="19"/>
        </w:rPr>
        <w:t>&gt;</w:t>
      </w:r>
      <w:r>
        <w:rPr>
          <w:rFonts w:ascii="Consolas" w:hAnsi="Consolas" w:cs="Consolas"/>
          <w:color w:val="000000"/>
          <w:sz w:val="19"/>
          <w:szCs w:val="19"/>
        </w:rPr>
        <w:t>Tỷ</w:t>
      </w:r>
      <w:r>
        <w:rPr>
          <w:rFonts w:ascii="Consolas" w:hAnsi="Consolas" w:cs="Consolas"/>
          <w:color w:val="000000"/>
          <w:sz w:val="19"/>
          <w:szCs w:val="19"/>
        </w:rPr>
        <w:t xml:space="preserve"> </w:t>
      </w:r>
      <w:r>
        <w:rPr>
          <w:rFonts w:ascii="Consolas" w:hAnsi="Consolas" w:cs="Consolas"/>
          <w:color w:val="000000"/>
          <w:sz w:val="19"/>
          <w:szCs w:val="19"/>
        </w:rPr>
        <w:t>giá</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Trừ</w:t>
      </w:r>
      <w:r>
        <w:rPr>
          <w:rFonts w:ascii="Consolas" w:hAnsi="Consolas" w:cs="Consolas"/>
          <w:color w:val="000000"/>
          <w:sz w:val="19"/>
          <w:szCs w:val="19"/>
        </w:rPr>
        <w:t xml:space="preserve"> </w:t>
      </w:r>
      <w:r>
        <w:rPr>
          <w:rFonts w:ascii="Consolas" w:hAnsi="Consolas" w:cs="Consolas"/>
          <w:color w:val="000000"/>
          <w:sz w:val="19"/>
          <w:szCs w:val="19"/>
        </w:rPr>
        <w:t>trường</w:t>
      </w:r>
      <w:r>
        <w:rPr>
          <w:rFonts w:ascii="Consolas" w:hAnsi="Consolas" w:cs="Consolas"/>
          <w:color w:val="000000"/>
          <w:sz w:val="19"/>
          <w:szCs w:val="19"/>
        </w:rPr>
        <w:t xml:space="preserve"> </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vị</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tệ</w:t>
      </w:r>
      <w:r>
        <w:rPr>
          <w:rFonts w:ascii="Consolas" w:hAnsi="Consolas" w:cs="Consolas"/>
          <w:color w:val="000000"/>
          <w:sz w:val="19"/>
          <w:szCs w:val="19"/>
        </w:rPr>
        <w:t xml:space="preserve"> </w:t>
      </w:r>
      <w:r>
        <w:rPr>
          <w:rFonts w:ascii="Consolas" w:hAnsi="Consolas" w:cs="Consolas"/>
          <w:color w:val="000000"/>
          <w:sz w:val="19"/>
          <w:szCs w:val="19"/>
        </w:rPr>
        <w:t>là</w:t>
      </w:r>
      <w:r>
        <w:rPr>
          <w:rFonts w:ascii="Consolas" w:hAnsi="Consolas" w:cs="Consolas"/>
          <w:color w:val="000000"/>
          <w:sz w:val="19"/>
          <w:szCs w:val="19"/>
        </w:rPr>
        <w:t xml:space="preserve"> VND))</w:t>
      </w:r>
      <w:r>
        <w:rPr>
          <w:rFonts w:ascii="Consolas" w:hAnsi="Consolas" w:cs="Consolas"/>
          <w:color w:val="0000FF"/>
          <w:sz w:val="19"/>
          <w:szCs w:val="19"/>
        </w:rPr>
        <w:t>&lt;/</w:t>
      </w:r>
      <w:r>
        <w:rPr>
          <w:rFonts w:ascii="Consolas" w:hAnsi="Consolas" w:cs="Consolas"/>
          <w:color w:val="A31515"/>
          <w:sz w:val="19"/>
          <w:szCs w:val="19"/>
        </w:rPr>
        <w:t>TGia</w:t>
      </w:r>
      <w:r>
        <w:rPr>
          <w:rFonts w:ascii="Consolas" w:hAnsi="Consolas" w:cs="Consolas"/>
          <w:color w:val="0000FF"/>
          <w:sz w:val="19"/>
          <w:szCs w:val="19"/>
        </w:rPr>
        <w:t>&gt;</w:t>
      </w:r>
    </w:p>
    <w:p w:rsidR="009D1437" w:rsidP="009D1437" w14:paraId="78408E1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HTTToan</w:t>
      </w:r>
      <w:r>
        <w:rPr>
          <w:rFonts w:ascii="Consolas" w:hAnsi="Consolas" w:cs="Consolas"/>
          <w:color w:val="0000FF"/>
          <w:sz w:val="19"/>
          <w:szCs w:val="19"/>
        </w:rPr>
        <w:t>&gt;</w:t>
      </w:r>
      <w:r>
        <w:rPr>
          <w:rFonts w:ascii="Consolas" w:hAnsi="Consolas" w:cs="Consolas"/>
          <w:color w:val="000000"/>
          <w:sz w:val="19"/>
          <w:szCs w:val="19"/>
        </w:rPr>
        <w:t>Hình</w:t>
      </w:r>
      <w:r>
        <w:rPr>
          <w:rFonts w:ascii="Consolas" w:hAnsi="Consolas" w:cs="Consolas"/>
          <w:color w:val="000000"/>
          <w:sz w:val="19"/>
          <w:szCs w:val="19"/>
        </w:rPr>
        <w:t xml:space="preserve"> </w:t>
      </w:r>
      <w:r>
        <w:rPr>
          <w:rFonts w:ascii="Consolas" w:hAnsi="Consolas" w:cs="Consolas"/>
          <w:color w:val="000000"/>
          <w:sz w:val="19"/>
          <w:szCs w:val="19"/>
        </w:rPr>
        <w:t>thức</w:t>
      </w:r>
      <w:r>
        <w:rPr>
          <w:rFonts w:ascii="Consolas" w:hAnsi="Consolas" w:cs="Consolas"/>
          <w:color w:val="000000"/>
          <w:sz w:val="19"/>
          <w:szCs w:val="19"/>
        </w:rPr>
        <w:t xml:space="preserve"> </w:t>
      </w:r>
      <w:r>
        <w:rPr>
          <w:rFonts w:ascii="Consolas" w:hAnsi="Consolas" w:cs="Consolas"/>
          <w:color w:val="000000"/>
          <w:sz w:val="19"/>
          <w:szCs w:val="19"/>
        </w:rPr>
        <w:t>thanh</w:t>
      </w:r>
      <w:r>
        <w:rPr>
          <w:rFonts w:ascii="Consolas" w:hAnsi="Consolas" w:cs="Consolas"/>
          <w:color w:val="000000"/>
          <w:sz w:val="19"/>
          <w:szCs w:val="19"/>
        </w:rPr>
        <w:t xml:space="preserve"> </w:t>
      </w:r>
      <w:r>
        <w:rPr>
          <w:rFonts w:ascii="Consolas" w:hAnsi="Consolas" w:cs="Consolas"/>
          <w:color w:val="000000"/>
          <w:sz w:val="19"/>
          <w:szCs w:val="19"/>
        </w:rPr>
        <w:t>toán</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HTTToan</w:t>
      </w:r>
      <w:r>
        <w:rPr>
          <w:rFonts w:ascii="Consolas" w:hAnsi="Consolas" w:cs="Consolas"/>
          <w:color w:val="0000FF"/>
          <w:sz w:val="19"/>
          <w:szCs w:val="19"/>
        </w:rPr>
        <w:t>&gt;</w:t>
      </w:r>
    </w:p>
    <w:p w:rsidR="009D1437" w:rsidP="009D1437" w14:paraId="5F990849"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TTChung</w:t>
      </w:r>
      <w:r>
        <w:rPr>
          <w:rFonts w:ascii="Consolas" w:hAnsi="Consolas" w:cs="Consolas"/>
          <w:color w:val="0000FF"/>
          <w:sz w:val="19"/>
          <w:szCs w:val="19"/>
        </w:rPr>
        <w:t>&gt;</w:t>
      </w:r>
    </w:p>
    <w:p w:rsidR="009D1437" w:rsidP="009D1437" w14:paraId="0CDFCE3C"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NDHDon</w:t>
      </w:r>
      <w:r>
        <w:rPr>
          <w:rFonts w:ascii="Consolas" w:hAnsi="Consolas" w:cs="Consolas"/>
          <w:color w:val="0000FF"/>
          <w:sz w:val="19"/>
          <w:szCs w:val="19"/>
        </w:rPr>
        <w:t>&gt;</w:t>
      </w:r>
    </w:p>
    <w:p w:rsidR="009D1437" w:rsidP="009D1437" w14:paraId="00F794F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NBan</w:t>
      </w:r>
      <w:r>
        <w:rPr>
          <w:rFonts w:ascii="Consolas" w:hAnsi="Consolas" w:cs="Consolas"/>
          <w:color w:val="0000FF"/>
          <w:sz w:val="19"/>
          <w:szCs w:val="19"/>
        </w:rPr>
        <w:t>&gt;</w:t>
      </w:r>
    </w:p>
    <w:p w:rsidR="009D1437" w:rsidP="009D1437" w14:paraId="351B627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Ten</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Ten</w:t>
      </w:r>
      <w:r>
        <w:rPr>
          <w:rFonts w:ascii="Consolas" w:hAnsi="Consolas" w:cs="Consolas"/>
          <w:color w:val="0000FF"/>
          <w:sz w:val="19"/>
          <w:szCs w:val="19"/>
        </w:rPr>
        <w:t>&gt;</w:t>
      </w:r>
    </w:p>
    <w:p w:rsidR="009D1437" w:rsidP="009D1437" w14:paraId="769C22D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MST</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MST</w:t>
      </w:r>
      <w:r>
        <w:rPr>
          <w:rFonts w:ascii="Consolas" w:hAnsi="Consolas" w:cs="Consolas"/>
          <w:color w:val="0000FF"/>
          <w:sz w:val="19"/>
          <w:szCs w:val="19"/>
        </w:rPr>
        <w:t>&gt;</w:t>
      </w:r>
    </w:p>
    <w:p w:rsidR="009D1437" w:rsidP="009D1437" w14:paraId="5EF0F09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DChi</w:t>
      </w:r>
      <w:r>
        <w:rPr>
          <w:rFonts w:ascii="Consolas" w:hAnsi="Consolas" w:cs="Consolas"/>
          <w:color w:val="0000FF"/>
          <w:sz w:val="19"/>
          <w:szCs w:val="19"/>
        </w:rPr>
        <w:t>&gt;</w:t>
      </w:r>
      <w:r>
        <w:rPr>
          <w:rFonts w:ascii="Consolas" w:hAnsi="Consolas" w:cs="Consolas"/>
          <w:color w:val="000000"/>
          <w:sz w:val="19"/>
          <w:szCs w:val="19"/>
        </w:rPr>
        <w:t>Địa</w:t>
      </w:r>
      <w:r>
        <w:rPr>
          <w:rFonts w:ascii="Consolas" w:hAnsi="Consolas" w:cs="Consolas"/>
          <w:color w:val="000000"/>
          <w:sz w:val="19"/>
          <w:szCs w:val="19"/>
        </w:rPr>
        <w:t xml:space="preserve"> </w:t>
      </w:r>
      <w:r>
        <w:rPr>
          <w:rFonts w:ascii="Consolas" w:hAnsi="Consolas" w:cs="Consolas"/>
          <w:color w:val="000000"/>
          <w:sz w:val="19"/>
          <w:szCs w:val="19"/>
        </w:rPr>
        <w:t>chỉ</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DChi</w:t>
      </w:r>
      <w:r>
        <w:rPr>
          <w:rFonts w:ascii="Consolas" w:hAnsi="Consolas" w:cs="Consolas"/>
          <w:color w:val="0000FF"/>
          <w:sz w:val="19"/>
          <w:szCs w:val="19"/>
        </w:rPr>
        <w:t>&gt;</w:t>
      </w:r>
    </w:p>
    <w:p w:rsidR="009D1437" w:rsidP="009D1437" w14:paraId="5C4A19A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SDThoai</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điện</w:t>
      </w:r>
      <w:r>
        <w:rPr>
          <w:rFonts w:ascii="Consolas" w:hAnsi="Consolas" w:cs="Consolas"/>
          <w:color w:val="000000"/>
          <w:sz w:val="19"/>
          <w:szCs w:val="19"/>
        </w:rPr>
        <w:t xml:space="preserve"> </w:t>
      </w:r>
      <w:r>
        <w:rPr>
          <w:rFonts w:ascii="Consolas" w:hAnsi="Consolas" w:cs="Consolas"/>
          <w:color w:val="000000"/>
          <w:sz w:val="19"/>
          <w:szCs w:val="19"/>
        </w:rPr>
        <w:t>thoại</w:t>
      </w:r>
      <w:r>
        <w:rPr>
          <w:rFonts w:ascii="Consolas" w:hAnsi="Consolas" w:cs="Consolas"/>
          <w:color w:val="0000FF"/>
          <w:sz w:val="19"/>
          <w:szCs w:val="19"/>
        </w:rPr>
        <w:t>&lt;/</w:t>
      </w:r>
      <w:r>
        <w:rPr>
          <w:rFonts w:ascii="Consolas" w:hAnsi="Consolas" w:cs="Consolas"/>
          <w:color w:val="A31515"/>
          <w:sz w:val="19"/>
          <w:szCs w:val="19"/>
        </w:rPr>
        <w:t>SDThoai</w:t>
      </w:r>
      <w:r>
        <w:rPr>
          <w:rFonts w:ascii="Consolas" w:hAnsi="Consolas" w:cs="Consolas"/>
          <w:color w:val="0000FF"/>
          <w:sz w:val="19"/>
          <w:szCs w:val="19"/>
        </w:rPr>
        <w:t>&gt;</w:t>
      </w:r>
    </w:p>
    <w:p w:rsidR="009D1437" w:rsidP="009D1437" w14:paraId="21C63AB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DCTDTu</w:t>
      </w:r>
      <w:r>
        <w:rPr>
          <w:rFonts w:ascii="Consolas" w:hAnsi="Consolas" w:cs="Consolas"/>
          <w:color w:val="0000FF"/>
          <w:sz w:val="19"/>
          <w:szCs w:val="19"/>
        </w:rPr>
        <w:t>&gt;</w:t>
      </w:r>
      <w:r>
        <w:rPr>
          <w:rFonts w:ascii="Consolas" w:hAnsi="Consolas" w:cs="Consolas"/>
          <w:color w:val="000000"/>
          <w:sz w:val="19"/>
          <w:szCs w:val="19"/>
        </w:rPr>
        <w:t>Địa</w:t>
      </w:r>
      <w:r>
        <w:rPr>
          <w:rFonts w:ascii="Consolas" w:hAnsi="Consolas" w:cs="Consolas"/>
          <w:color w:val="000000"/>
          <w:sz w:val="19"/>
          <w:szCs w:val="19"/>
        </w:rPr>
        <w:t xml:space="preserve"> </w:t>
      </w:r>
      <w:r>
        <w:rPr>
          <w:rFonts w:ascii="Consolas" w:hAnsi="Consolas" w:cs="Consolas"/>
          <w:color w:val="000000"/>
          <w:sz w:val="19"/>
          <w:szCs w:val="19"/>
        </w:rPr>
        <w:t>chỉ</w:t>
      </w:r>
      <w:r>
        <w:rPr>
          <w:rFonts w:ascii="Consolas" w:hAnsi="Consolas" w:cs="Consolas"/>
          <w:color w:val="000000"/>
          <w:sz w:val="19"/>
          <w:szCs w:val="19"/>
        </w:rPr>
        <w:t xml:space="preserve"> </w:t>
      </w:r>
      <w:r>
        <w:rPr>
          <w:rFonts w:ascii="Consolas" w:hAnsi="Consolas" w:cs="Consolas"/>
          <w:color w:val="000000"/>
          <w:sz w:val="19"/>
          <w:szCs w:val="19"/>
        </w:rPr>
        <w:t>thư</w:t>
      </w:r>
      <w:r>
        <w:rPr>
          <w:rFonts w:ascii="Consolas" w:hAnsi="Consolas" w:cs="Consolas"/>
          <w:color w:val="000000"/>
          <w:sz w:val="19"/>
          <w:szCs w:val="19"/>
        </w:rPr>
        <w:t xml:space="preserve"> </w:t>
      </w:r>
      <w:r>
        <w:rPr>
          <w:rFonts w:ascii="Consolas" w:hAnsi="Consolas" w:cs="Consolas"/>
          <w:color w:val="000000"/>
          <w:sz w:val="19"/>
          <w:szCs w:val="19"/>
        </w:rPr>
        <w:t>điện</w:t>
      </w:r>
      <w:r>
        <w:rPr>
          <w:rFonts w:ascii="Consolas" w:hAnsi="Consolas" w:cs="Consolas"/>
          <w:color w:val="000000"/>
          <w:sz w:val="19"/>
          <w:szCs w:val="19"/>
        </w:rPr>
        <w:t xml:space="preserve"> </w:t>
      </w:r>
      <w:r>
        <w:rPr>
          <w:rFonts w:ascii="Consolas" w:hAnsi="Consolas" w:cs="Consolas"/>
          <w:color w:val="000000"/>
          <w:sz w:val="19"/>
          <w:szCs w:val="19"/>
        </w:rPr>
        <w:t>tử</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DCTDTu</w:t>
      </w:r>
      <w:r>
        <w:rPr>
          <w:rFonts w:ascii="Consolas" w:hAnsi="Consolas" w:cs="Consolas"/>
          <w:color w:val="0000FF"/>
          <w:sz w:val="19"/>
          <w:szCs w:val="19"/>
        </w:rPr>
        <w:t>&gt;</w:t>
      </w:r>
    </w:p>
    <w:p w:rsidR="009D1437" w:rsidP="009D1437" w14:paraId="4CC7304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STKNHang</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tài</w:t>
      </w:r>
      <w:r>
        <w:rPr>
          <w:rFonts w:ascii="Consolas" w:hAnsi="Consolas" w:cs="Consolas"/>
          <w:color w:val="000000"/>
          <w:sz w:val="19"/>
          <w:szCs w:val="19"/>
        </w:rPr>
        <w:t xml:space="preserve"> </w:t>
      </w:r>
      <w:r>
        <w:rPr>
          <w:rFonts w:ascii="Consolas" w:hAnsi="Consolas" w:cs="Consolas"/>
          <w:color w:val="000000"/>
          <w:sz w:val="19"/>
          <w:szCs w:val="19"/>
        </w:rPr>
        <w:t>khoản</w:t>
      </w:r>
      <w:r>
        <w:rPr>
          <w:rFonts w:ascii="Consolas" w:hAnsi="Consolas" w:cs="Consolas"/>
          <w:color w:val="000000"/>
          <w:sz w:val="19"/>
          <w:szCs w:val="19"/>
        </w:rPr>
        <w:t xml:space="preserve"> </w:t>
      </w:r>
      <w:r>
        <w:rPr>
          <w:rFonts w:ascii="Consolas" w:hAnsi="Consolas" w:cs="Consolas"/>
          <w:color w:val="000000"/>
          <w:sz w:val="19"/>
          <w:szCs w:val="19"/>
        </w:rPr>
        <w:t>ngân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STKNHang</w:t>
      </w:r>
      <w:r>
        <w:rPr>
          <w:rFonts w:ascii="Consolas" w:hAnsi="Consolas" w:cs="Consolas"/>
          <w:color w:val="0000FF"/>
          <w:sz w:val="19"/>
          <w:szCs w:val="19"/>
        </w:rPr>
        <w:t>&gt;</w:t>
      </w:r>
    </w:p>
    <w:p w:rsidR="009D1437" w:rsidP="009D1437" w14:paraId="1095188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TNHang</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ngân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TNHang</w:t>
      </w:r>
      <w:r>
        <w:rPr>
          <w:rFonts w:ascii="Consolas" w:hAnsi="Consolas" w:cs="Consolas"/>
          <w:color w:val="0000FF"/>
          <w:sz w:val="19"/>
          <w:szCs w:val="19"/>
        </w:rPr>
        <w:t>&gt;</w:t>
      </w:r>
    </w:p>
    <w:p w:rsidR="009D1437" w:rsidP="009D1437" w14:paraId="42DA8DA5"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Fax</w:t>
      </w:r>
      <w:r>
        <w:rPr>
          <w:rFonts w:ascii="Consolas" w:hAnsi="Consolas" w:cs="Consolas"/>
          <w:color w:val="0000FF"/>
          <w:sz w:val="19"/>
          <w:szCs w:val="19"/>
        </w:rPr>
        <w:t>&gt;</w:t>
      </w:r>
      <w:r>
        <w:rPr>
          <w:rFonts w:ascii="Consolas" w:hAnsi="Consolas" w:cs="Consolas"/>
          <w:color w:val="000000"/>
          <w:sz w:val="19"/>
          <w:szCs w:val="19"/>
        </w:rPr>
        <w:t>Fax</w:t>
      </w:r>
      <w:r>
        <w:rPr>
          <w:rFonts w:ascii="Consolas" w:hAnsi="Consolas" w:cs="Consolas"/>
          <w:color w:val="0000FF"/>
          <w:sz w:val="19"/>
          <w:szCs w:val="19"/>
        </w:rPr>
        <w:t>&lt;/</w:t>
      </w:r>
      <w:r>
        <w:rPr>
          <w:rFonts w:ascii="Consolas" w:hAnsi="Consolas" w:cs="Consolas"/>
          <w:color w:val="A31515"/>
          <w:sz w:val="19"/>
          <w:szCs w:val="19"/>
        </w:rPr>
        <w:t>Fax</w:t>
      </w:r>
      <w:r>
        <w:rPr>
          <w:rFonts w:ascii="Consolas" w:hAnsi="Consolas" w:cs="Consolas"/>
          <w:color w:val="0000FF"/>
          <w:sz w:val="19"/>
          <w:szCs w:val="19"/>
        </w:rPr>
        <w:t>&gt;</w:t>
      </w:r>
    </w:p>
    <w:p w:rsidR="009D1437" w:rsidP="009D1437" w14:paraId="5578B8EC"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LDDNBo</w:t>
      </w:r>
      <w:r>
        <w:rPr>
          <w:rFonts w:ascii="Consolas" w:hAnsi="Consolas" w:cs="Consolas"/>
          <w:color w:val="0000FF"/>
          <w:sz w:val="19"/>
          <w:szCs w:val="19"/>
        </w:rPr>
        <w:t>&gt;</w:t>
      </w:r>
      <w:r>
        <w:rPr>
          <w:rFonts w:ascii="Consolas" w:hAnsi="Consolas" w:cs="Consolas"/>
          <w:color w:val="000000"/>
          <w:sz w:val="19"/>
          <w:szCs w:val="19"/>
        </w:rPr>
        <w:t>Lệnh</w:t>
      </w:r>
      <w:r>
        <w:rPr>
          <w:rFonts w:ascii="Consolas" w:hAnsi="Consolas" w:cs="Consolas"/>
          <w:color w:val="000000"/>
          <w:sz w:val="19"/>
          <w:szCs w:val="19"/>
        </w:rPr>
        <w:t xml:space="preserve"> </w:t>
      </w:r>
      <w:r>
        <w:rPr>
          <w:rFonts w:ascii="Consolas" w:hAnsi="Consolas" w:cs="Consolas"/>
          <w:color w:val="000000"/>
          <w:sz w:val="19"/>
          <w:szCs w:val="19"/>
        </w:rPr>
        <w:t>điều</w:t>
      </w:r>
      <w:r>
        <w:rPr>
          <w:rFonts w:ascii="Consolas" w:hAnsi="Consolas" w:cs="Consolas"/>
          <w:color w:val="000000"/>
          <w:sz w:val="19"/>
          <w:szCs w:val="19"/>
        </w:rPr>
        <w:t xml:space="preserve"> </w:t>
      </w:r>
      <w:r>
        <w:rPr>
          <w:rFonts w:ascii="Consolas" w:hAnsi="Consolas" w:cs="Consolas"/>
          <w:color w:val="000000"/>
          <w:sz w:val="19"/>
          <w:szCs w:val="19"/>
        </w:rPr>
        <w:t>động</w:t>
      </w:r>
      <w:r>
        <w:rPr>
          <w:rFonts w:ascii="Consolas" w:hAnsi="Consolas" w:cs="Consolas"/>
          <w:color w:val="000000"/>
          <w:sz w:val="19"/>
          <w:szCs w:val="19"/>
        </w:rPr>
        <w:t xml:space="preserve"> </w:t>
      </w:r>
      <w:r>
        <w:rPr>
          <w:rFonts w:ascii="Consolas" w:hAnsi="Consolas" w:cs="Consolas"/>
          <w:color w:val="000000"/>
          <w:sz w:val="19"/>
          <w:szCs w:val="19"/>
        </w:rPr>
        <w:t>nội</w:t>
      </w:r>
      <w:r>
        <w:rPr>
          <w:rFonts w:ascii="Consolas" w:hAnsi="Consolas" w:cs="Consolas"/>
          <w:color w:val="000000"/>
          <w:sz w:val="19"/>
          <w:szCs w:val="19"/>
        </w:rPr>
        <w:t xml:space="preserve"> </w:t>
      </w:r>
      <w:r>
        <w:rPr>
          <w:rFonts w:ascii="Consolas" w:hAnsi="Consolas" w:cs="Consolas"/>
          <w:color w:val="000000"/>
          <w:sz w:val="19"/>
          <w:szCs w:val="19"/>
        </w:rPr>
        <w:t>bộ</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đối</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nội</w:t>
      </w:r>
      <w:r>
        <w:rPr>
          <w:rFonts w:ascii="Consolas" w:hAnsi="Consolas" w:cs="Consolas"/>
          <w:color w:val="000000"/>
          <w:sz w:val="19"/>
          <w:szCs w:val="19"/>
        </w:rPr>
        <w:t xml:space="preserve"> </w:t>
      </w:r>
      <w:r>
        <w:rPr>
          <w:rFonts w:ascii="Consolas" w:hAnsi="Consolas" w:cs="Consolas"/>
          <w:color w:val="000000"/>
          <w:sz w:val="19"/>
          <w:szCs w:val="19"/>
        </w:rPr>
        <w:t>bộ</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LDDNBo</w:t>
      </w:r>
      <w:r>
        <w:rPr>
          <w:rFonts w:ascii="Consolas" w:hAnsi="Consolas" w:cs="Consolas"/>
          <w:color w:val="0000FF"/>
          <w:sz w:val="19"/>
          <w:szCs w:val="19"/>
        </w:rPr>
        <w:t>&gt;</w:t>
      </w:r>
    </w:p>
    <w:p w:rsidR="009D1437" w:rsidP="009D1437" w14:paraId="135B289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HDSo</w:t>
      </w:r>
      <w:r>
        <w:rPr>
          <w:rFonts w:ascii="Consolas" w:hAnsi="Consolas" w:cs="Consolas"/>
          <w:color w:val="0000FF"/>
          <w:sz w:val="19"/>
          <w:szCs w:val="19"/>
        </w:rPr>
        <w:t>&gt;</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đồng</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đồng</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nội</w:t>
      </w:r>
      <w:r>
        <w:rPr>
          <w:rFonts w:ascii="Consolas" w:hAnsi="Consolas" w:cs="Consolas"/>
          <w:color w:val="000000"/>
          <w:sz w:val="19"/>
          <w:szCs w:val="19"/>
        </w:rPr>
        <w:t xml:space="preserve"> </w:t>
      </w:r>
      <w:r>
        <w:rPr>
          <w:rFonts w:ascii="Consolas" w:hAnsi="Consolas" w:cs="Consolas"/>
          <w:color w:val="000000"/>
          <w:sz w:val="19"/>
          <w:szCs w:val="19"/>
        </w:rPr>
        <w:t>bộ</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HDSo</w:t>
      </w:r>
      <w:r>
        <w:rPr>
          <w:rFonts w:ascii="Consolas" w:hAnsi="Consolas" w:cs="Consolas"/>
          <w:color w:val="0000FF"/>
          <w:sz w:val="19"/>
          <w:szCs w:val="19"/>
        </w:rPr>
        <w:t>&gt;</w:t>
      </w:r>
    </w:p>
    <w:p w:rsidR="009D1437" w:rsidP="009D1437" w14:paraId="2B3160E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HVTNXHang</w:t>
      </w:r>
      <w:r>
        <w:rPr>
          <w:rFonts w:ascii="Consolas" w:hAnsi="Consolas" w:cs="Consolas"/>
          <w:color w:val="0000FF"/>
          <w:sz w:val="19"/>
          <w:szCs w:val="19"/>
        </w:rPr>
        <w:t>&gt;</w:t>
      </w:r>
      <w:r>
        <w:rPr>
          <w:rFonts w:ascii="Consolas" w:hAnsi="Consolas" w:cs="Consolas"/>
          <w:color w:val="000000"/>
          <w:sz w:val="19"/>
          <w:szCs w:val="19"/>
        </w:rPr>
        <w:t>Họ</w:t>
      </w:r>
      <w:r>
        <w:rPr>
          <w:rFonts w:ascii="Consolas" w:hAnsi="Consolas" w:cs="Consolas"/>
          <w:color w:val="000000"/>
          <w:sz w:val="19"/>
          <w:szCs w:val="19"/>
        </w:rPr>
        <w:t xml:space="preserve"> </w:t>
      </w:r>
      <w:r>
        <w:rPr>
          <w:rFonts w:ascii="Consolas" w:hAnsi="Consolas" w:cs="Consolas"/>
          <w:color w:val="000000"/>
          <w:sz w:val="19"/>
          <w:szCs w:val="19"/>
        </w:rPr>
        <w:t>và</w:t>
      </w:r>
      <w:r>
        <w:rPr>
          <w:rFonts w:ascii="Consolas" w:hAnsi="Consolas" w:cs="Consolas"/>
          <w:color w:val="000000"/>
          <w:sz w:val="19"/>
          <w:szCs w:val="19"/>
        </w:rPr>
        <w:t xml:space="preserve"> </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người</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nội</w:t>
      </w:r>
      <w:r>
        <w:rPr>
          <w:rFonts w:ascii="Consolas" w:hAnsi="Consolas" w:cs="Consolas"/>
          <w:color w:val="000000"/>
          <w:sz w:val="19"/>
          <w:szCs w:val="19"/>
        </w:rPr>
        <w:t xml:space="preserve"> </w:t>
      </w:r>
      <w:r>
        <w:rPr>
          <w:rFonts w:ascii="Consolas" w:hAnsi="Consolas" w:cs="Consolas"/>
          <w:color w:val="000000"/>
          <w:sz w:val="19"/>
          <w:szCs w:val="19"/>
        </w:rPr>
        <w:t>bộ</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HVTNXHang</w:t>
      </w:r>
      <w:r>
        <w:rPr>
          <w:rFonts w:ascii="Consolas" w:hAnsi="Consolas" w:cs="Consolas"/>
          <w:color w:val="0000FF"/>
          <w:sz w:val="19"/>
          <w:szCs w:val="19"/>
        </w:rPr>
        <w:t>&gt;</w:t>
      </w:r>
    </w:p>
    <w:p w:rsidR="009D1437" w:rsidP="009D1437" w14:paraId="205E75C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TNVChuyen</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người</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TNVChuyen</w:t>
      </w:r>
      <w:r>
        <w:rPr>
          <w:rFonts w:ascii="Consolas" w:hAnsi="Consolas" w:cs="Consolas"/>
          <w:color w:val="0000FF"/>
          <w:sz w:val="19"/>
          <w:szCs w:val="19"/>
        </w:rPr>
        <w:t>&gt;</w:t>
      </w:r>
    </w:p>
    <w:p w:rsidR="009D1437" w:rsidP="009D1437" w14:paraId="62D9053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PTVChuyen</w:t>
      </w:r>
      <w:r>
        <w:rPr>
          <w:rFonts w:ascii="Consolas" w:hAnsi="Consolas" w:cs="Consolas"/>
          <w:color w:val="0000FF"/>
          <w:sz w:val="19"/>
          <w:szCs w:val="19"/>
        </w:rPr>
        <w:t>&gt;</w:t>
      </w:r>
      <w:r>
        <w:rPr>
          <w:rFonts w:ascii="Consolas" w:hAnsi="Consolas" w:cs="Consolas"/>
          <w:color w:val="000000"/>
          <w:sz w:val="19"/>
          <w:szCs w:val="19"/>
        </w:rPr>
        <w:t xml:space="preserve">Phương </w:t>
      </w:r>
      <w:r>
        <w:rPr>
          <w:rFonts w:ascii="Consolas" w:hAnsi="Consolas" w:cs="Consolas"/>
          <w:color w:val="000000"/>
          <w:sz w:val="19"/>
          <w:szCs w:val="19"/>
        </w:rPr>
        <w:t>tiện</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đối</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PTVChuyen</w:t>
      </w:r>
      <w:r>
        <w:rPr>
          <w:rFonts w:ascii="Consolas" w:hAnsi="Consolas" w:cs="Consolas"/>
          <w:color w:val="0000FF"/>
          <w:sz w:val="19"/>
          <w:szCs w:val="19"/>
        </w:rPr>
        <w:t>&gt;</w:t>
      </w:r>
    </w:p>
    <w:p w:rsidR="009D1437" w:rsidP="009D1437" w14:paraId="3AA927F4"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HDKTSo</w:t>
      </w:r>
      <w:r>
        <w:rPr>
          <w:rFonts w:ascii="Consolas" w:hAnsi="Consolas" w:cs="Consolas"/>
          <w:color w:val="0000FF"/>
          <w:sz w:val="19"/>
          <w:szCs w:val="19"/>
        </w:rPr>
        <w:t>&gt;</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đồng</w:t>
      </w:r>
      <w:r>
        <w:rPr>
          <w:rFonts w:ascii="Consolas" w:hAnsi="Consolas" w:cs="Consolas"/>
          <w:color w:val="000000"/>
          <w:sz w:val="19"/>
          <w:szCs w:val="19"/>
        </w:rPr>
        <w:t xml:space="preserve"> </w:t>
      </w:r>
      <w:r>
        <w:rPr>
          <w:rFonts w:ascii="Consolas" w:hAnsi="Consolas" w:cs="Consolas"/>
          <w:color w:val="000000"/>
          <w:sz w:val="19"/>
          <w:szCs w:val="19"/>
        </w:rPr>
        <w:t>kinh</w:t>
      </w:r>
      <w:r>
        <w:rPr>
          <w:rFonts w:ascii="Consolas" w:hAnsi="Consolas" w:cs="Consolas"/>
          <w:color w:val="000000"/>
          <w:sz w:val="19"/>
          <w:szCs w:val="19"/>
        </w:rPr>
        <w:t xml:space="preserve"> </w:t>
      </w:r>
      <w:r>
        <w:rPr>
          <w:rFonts w:ascii="Consolas" w:hAnsi="Consolas" w:cs="Consolas"/>
          <w:color w:val="000000"/>
          <w:sz w:val="19"/>
          <w:szCs w:val="19"/>
        </w:rPr>
        <w:t>tế</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đối</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gửi</w:t>
      </w:r>
      <w:r>
        <w:rPr>
          <w:rFonts w:ascii="Consolas" w:hAnsi="Consolas" w:cs="Consolas"/>
          <w:color w:val="000000"/>
          <w:sz w:val="19"/>
          <w:szCs w:val="19"/>
        </w:rPr>
        <w:t xml:space="preserve"> </w:t>
      </w:r>
      <w:r>
        <w:rPr>
          <w:rFonts w:ascii="Consolas" w:hAnsi="Consolas" w:cs="Consolas"/>
          <w:color w:val="000000"/>
          <w:sz w:val="19"/>
          <w:szCs w:val="19"/>
        </w:rPr>
        <w:t>bán</w:t>
      </w:r>
      <w:r>
        <w:rPr>
          <w:rFonts w:ascii="Consolas" w:hAnsi="Consolas" w:cs="Consolas"/>
          <w:color w:val="000000"/>
          <w:sz w:val="19"/>
          <w:szCs w:val="19"/>
        </w:rPr>
        <w:t xml:space="preserve"> </w:t>
      </w:r>
      <w:r>
        <w:rPr>
          <w:rFonts w:ascii="Consolas" w:hAnsi="Consolas" w:cs="Consolas"/>
          <w:color w:val="000000"/>
          <w:sz w:val="19"/>
          <w:szCs w:val="19"/>
        </w:rPr>
        <w:t>đại</w:t>
      </w:r>
      <w:r>
        <w:rPr>
          <w:rFonts w:ascii="Consolas" w:hAnsi="Consolas" w:cs="Consolas"/>
          <w:color w:val="000000"/>
          <w:sz w:val="19"/>
          <w:szCs w:val="19"/>
        </w:rPr>
        <w:t xml:space="preserve"> </w:t>
      </w:r>
      <w:r>
        <w:rPr>
          <w:rFonts w:ascii="Consolas" w:hAnsi="Consolas" w:cs="Consolas"/>
          <w:color w:val="000000"/>
          <w:sz w:val="19"/>
          <w:szCs w:val="19"/>
        </w:rPr>
        <w:t>lý</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HDKTSo</w:t>
      </w:r>
      <w:r>
        <w:rPr>
          <w:rFonts w:ascii="Consolas" w:hAnsi="Consolas" w:cs="Consolas"/>
          <w:color w:val="0000FF"/>
          <w:sz w:val="19"/>
          <w:szCs w:val="19"/>
        </w:rPr>
        <w:t>&gt;</w:t>
      </w:r>
    </w:p>
    <w:p w:rsidR="009D1437" w:rsidP="009D1437" w14:paraId="066E9ED9"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HDKTNgay</w:t>
      </w:r>
      <w:r>
        <w:rPr>
          <w:rFonts w:ascii="Consolas" w:hAnsi="Consolas" w:cs="Consolas"/>
          <w:color w:val="0000FF"/>
          <w:sz w:val="19"/>
          <w:szCs w:val="19"/>
        </w:rPr>
        <w:t>&gt;</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đồng</w:t>
      </w:r>
      <w:r>
        <w:rPr>
          <w:rFonts w:ascii="Consolas" w:hAnsi="Consolas" w:cs="Consolas"/>
          <w:color w:val="000000"/>
          <w:sz w:val="19"/>
          <w:szCs w:val="19"/>
        </w:rPr>
        <w:t xml:space="preserve"> </w:t>
      </w:r>
      <w:r>
        <w:rPr>
          <w:rFonts w:ascii="Consolas" w:hAnsi="Consolas" w:cs="Consolas"/>
          <w:color w:val="000000"/>
          <w:sz w:val="19"/>
          <w:szCs w:val="19"/>
        </w:rPr>
        <w:t>kinh</w:t>
      </w:r>
      <w:r>
        <w:rPr>
          <w:rFonts w:ascii="Consolas" w:hAnsi="Consolas" w:cs="Consolas"/>
          <w:color w:val="000000"/>
          <w:sz w:val="19"/>
          <w:szCs w:val="19"/>
        </w:rPr>
        <w:t xml:space="preserve"> </w:t>
      </w:r>
      <w:r>
        <w:rPr>
          <w:rFonts w:ascii="Consolas" w:hAnsi="Consolas" w:cs="Consolas"/>
          <w:color w:val="000000"/>
          <w:sz w:val="19"/>
          <w:szCs w:val="19"/>
        </w:rPr>
        <w:t>tế</w:t>
      </w:r>
      <w:r>
        <w:rPr>
          <w:rFonts w:ascii="Consolas" w:hAnsi="Consolas" w:cs="Consolas"/>
          <w:color w:val="000000"/>
          <w:sz w:val="19"/>
          <w:szCs w:val="19"/>
        </w:rPr>
        <w:t xml:space="preserve"> </w:t>
      </w:r>
      <w:r>
        <w:rPr>
          <w:rFonts w:ascii="Consolas" w:hAnsi="Consolas" w:cs="Consolas"/>
          <w:color w:val="000000"/>
          <w:sz w:val="19"/>
          <w:szCs w:val="19"/>
        </w:rPr>
        <w:t>ngày</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đối</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gửi</w:t>
      </w:r>
      <w:r>
        <w:rPr>
          <w:rFonts w:ascii="Consolas" w:hAnsi="Consolas" w:cs="Consolas"/>
          <w:color w:val="000000"/>
          <w:sz w:val="19"/>
          <w:szCs w:val="19"/>
        </w:rPr>
        <w:t xml:space="preserve"> </w:t>
      </w:r>
      <w:r>
        <w:rPr>
          <w:rFonts w:ascii="Consolas" w:hAnsi="Consolas" w:cs="Consolas"/>
          <w:color w:val="000000"/>
          <w:sz w:val="19"/>
          <w:szCs w:val="19"/>
        </w:rPr>
        <w:t>bán</w:t>
      </w:r>
      <w:r>
        <w:rPr>
          <w:rFonts w:ascii="Consolas" w:hAnsi="Consolas" w:cs="Consolas"/>
          <w:color w:val="000000"/>
          <w:sz w:val="19"/>
          <w:szCs w:val="19"/>
        </w:rPr>
        <w:t xml:space="preserve"> </w:t>
      </w:r>
      <w:r>
        <w:rPr>
          <w:rFonts w:ascii="Consolas" w:hAnsi="Consolas" w:cs="Consolas"/>
          <w:color w:val="000000"/>
          <w:sz w:val="19"/>
          <w:szCs w:val="19"/>
        </w:rPr>
        <w:t>đại</w:t>
      </w:r>
      <w:r>
        <w:rPr>
          <w:rFonts w:ascii="Consolas" w:hAnsi="Consolas" w:cs="Consolas"/>
          <w:color w:val="000000"/>
          <w:sz w:val="19"/>
          <w:szCs w:val="19"/>
        </w:rPr>
        <w:t xml:space="preserve"> </w:t>
      </w:r>
      <w:r>
        <w:rPr>
          <w:rFonts w:ascii="Consolas" w:hAnsi="Consolas" w:cs="Consolas"/>
          <w:color w:val="000000"/>
          <w:sz w:val="19"/>
          <w:szCs w:val="19"/>
        </w:rPr>
        <w:t>lý</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HDKTNgay</w:t>
      </w:r>
      <w:r>
        <w:rPr>
          <w:rFonts w:ascii="Consolas" w:hAnsi="Consolas" w:cs="Consolas"/>
          <w:color w:val="0000FF"/>
          <w:sz w:val="19"/>
          <w:szCs w:val="19"/>
        </w:rPr>
        <w:t>&gt;</w:t>
      </w:r>
    </w:p>
    <w:p w:rsidR="009D1437" w:rsidP="009D1437" w14:paraId="5CD0B13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NBan</w:t>
      </w:r>
      <w:r>
        <w:rPr>
          <w:rFonts w:ascii="Consolas" w:hAnsi="Consolas" w:cs="Consolas"/>
          <w:color w:val="0000FF"/>
          <w:sz w:val="19"/>
          <w:szCs w:val="19"/>
        </w:rPr>
        <w:t>&gt;</w:t>
      </w:r>
    </w:p>
    <w:p w:rsidR="009D1437" w:rsidP="009D1437" w14:paraId="4D2A6DC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NMua</w:t>
      </w:r>
      <w:r>
        <w:rPr>
          <w:rFonts w:ascii="Consolas" w:hAnsi="Consolas" w:cs="Consolas"/>
          <w:color w:val="0000FF"/>
          <w:sz w:val="19"/>
          <w:szCs w:val="19"/>
        </w:rPr>
        <w:t>&gt;</w:t>
      </w:r>
    </w:p>
    <w:p w:rsidR="009D1437" w:rsidP="009D1437" w14:paraId="6FC2685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Ten</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Ten</w:t>
      </w:r>
      <w:r>
        <w:rPr>
          <w:rFonts w:ascii="Consolas" w:hAnsi="Consolas" w:cs="Consolas"/>
          <w:color w:val="0000FF"/>
          <w:sz w:val="19"/>
          <w:szCs w:val="19"/>
        </w:rPr>
        <w:t>&gt;</w:t>
      </w:r>
    </w:p>
    <w:p w:rsidR="009D1437" w:rsidP="009D1437" w14:paraId="1029FE3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MST</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MST</w:t>
      </w:r>
      <w:r>
        <w:rPr>
          <w:rFonts w:ascii="Consolas" w:hAnsi="Consolas" w:cs="Consolas"/>
          <w:color w:val="0000FF"/>
          <w:sz w:val="19"/>
          <w:szCs w:val="19"/>
        </w:rPr>
        <w:t>&gt;</w:t>
      </w:r>
    </w:p>
    <w:p w:rsidR="009D1437" w:rsidP="009D1437" w14:paraId="360B572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DChi</w:t>
      </w:r>
      <w:r>
        <w:rPr>
          <w:rFonts w:ascii="Consolas" w:hAnsi="Consolas" w:cs="Consolas"/>
          <w:color w:val="0000FF"/>
          <w:sz w:val="19"/>
          <w:szCs w:val="19"/>
        </w:rPr>
        <w:t>&gt;</w:t>
      </w:r>
      <w:r>
        <w:rPr>
          <w:rFonts w:ascii="Consolas" w:hAnsi="Consolas" w:cs="Consolas"/>
          <w:color w:val="000000"/>
          <w:sz w:val="19"/>
          <w:szCs w:val="19"/>
        </w:rPr>
        <w:t>Địa</w:t>
      </w:r>
      <w:r>
        <w:rPr>
          <w:rFonts w:ascii="Consolas" w:hAnsi="Consolas" w:cs="Consolas"/>
          <w:color w:val="000000"/>
          <w:sz w:val="19"/>
          <w:szCs w:val="19"/>
        </w:rPr>
        <w:t xml:space="preserve"> </w:t>
      </w:r>
      <w:r>
        <w:rPr>
          <w:rFonts w:ascii="Consolas" w:hAnsi="Consolas" w:cs="Consolas"/>
          <w:color w:val="000000"/>
          <w:sz w:val="19"/>
          <w:szCs w:val="19"/>
        </w:rPr>
        <w:t>chỉ</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DChi</w:t>
      </w:r>
      <w:r>
        <w:rPr>
          <w:rFonts w:ascii="Consolas" w:hAnsi="Consolas" w:cs="Consolas"/>
          <w:color w:val="0000FF"/>
          <w:sz w:val="19"/>
          <w:szCs w:val="19"/>
        </w:rPr>
        <w:t>&gt;</w:t>
      </w:r>
    </w:p>
    <w:p w:rsidR="009D1437" w:rsidP="009D1437" w14:paraId="6C1C649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MKHang</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khách</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MKHang</w:t>
      </w:r>
      <w:r>
        <w:rPr>
          <w:rFonts w:ascii="Consolas" w:hAnsi="Consolas" w:cs="Consolas"/>
          <w:color w:val="0000FF"/>
          <w:sz w:val="19"/>
          <w:szCs w:val="19"/>
        </w:rPr>
        <w:t>&gt;</w:t>
      </w:r>
    </w:p>
    <w:p w:rsidR="009D1437" w:rsidP="009D1437" w14:paraId="184AD4E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SDThoai</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điện</w:t>
      </w:r>
      <w:r>
        <w:rPr>
          <w:rFonts w:ascii="Consolas" w:hAnsi="Consolas" w:cs="Consolas"/>
          <w:color w:val="000000"/>
          <w:sz w:val="19"/>
          <w:szCs w:val="19"/>
        </w:rPr>
        <w:t xml:space="preserve"> </w:t>
      </w:r>
      <w:r>
        <w:rPr>
          <w:rFonts w:ascii="Consolas" w:hAnsi="Consolas" w:cs="Consolas"/>
          <w:color w:val="000000"/>
          <w:sz w:val="19"/>
          <w:szCs w:val="19"/>
        </w:rPr>
        <w:t>thoại</w:t>
      </w:r>
      <w:r>
        <w:rPr>
          <w:rFonts w:ascii="Consolas" w:hAnsi="Consolas" w:cs="Consolas"/>
          <w:color w:val="0000FF"/>
          <w:sz w:val="19"/>
          <w:szCs w:val="19"/>
        </w:rPr>
        <w:t>&lt;/</w:t>
      </w:r>
      <w:r>
        <w:rPr>
          <w:rFonts w:ascii="Consolas" w:hAnsi="Consolas" w:cs="Consolas"/>
          <w:color w:val="A31515"/>
          <w:sz w:val="19"/>
          <w:szCs w:val="19"/>
        </w:rPr>
        <w:t>SDThoai</w:t>
      </w:r>
      <w:r>
        <w:rPr>
          <w:rFonts w:ascii="Consolas" w:hAnsi="Consolas" w:cs="Consolas"/>
          <w:color w:val="0000FF"/>
          <w:sz w:val="19"/>
          <w:szCs w:val="19"/>
        </w:rPr>
        <w:t>&gt;</w:t>
      </w:r>
    </w:p>
    <w:p w:rsidR="009D1437" w:rsidP="009D1437" w14:paraId="09D5C39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DCTDTu</w:t>
      </w:r>
      <w:r>
        <w:rPr>
          <w:rFonts w:ascii="Consolas" w:hAnsi="Consolas" w:cs="Consolas"/>
          <w:color w:val="0000FF"/>
          <w:sz w:val="19"/>
          <w:szCs w:val="19"/>
        </w:rPr>
        <w:t>&gt;</w:t>
      </w:r>
      <w:r>
        <w:rPr>
          <w:rFonts w:ascii="Consolas" w:hAnsi="Consolas" w:cs="Consolas"/>
          <w:color w:val="000000"/>
          <w:sz w:val="19"/>
          <w:szCs w:val="19"/>
        </w:rPr>
        <w:t>Địa</w:t>
      </w:r>
      <w:r>
        <w:rPr>
          <w:rFonts w:ascii="Consolas" w:hAnsi="Consolas" w:cs="Consolas"/>
          <w:color w:val="000000"/>
          <w:sz w:val="19"/>
          <w:szCs w:val="19"/>
        </w:rPr>
        <w:t xml:space="preserve"> </w:t>
      </w:r>
      <w:r>
        <w:rPr>
          <w:rFonts w:ascii="Consolas" w:hAnsi="Consolas" w:cs="Consolas"/>
          <w:color w:val="000000"/>
          <w:sz w:val="19"/>
          <w:szCs w:val="19"/>
        </w:rPr>
        <w:t>chỉ</w:t>
      </w:r>
      <w:r>
        <w:rPr>
          <w:rFonts w:ascii="Consolas" w:hAnsi="Consolas" w:cs="Consolas"/>
          <w:color w:val="000000"/>
          <w:sz w:val="19"/>
          <w:szCs w:val="19"/>
        </w:rPr>
        <w:t xml:space="preserve"> </w:t>
      </w:r>
      <w:r>
        <w:rPr>
          <w:rFonts w:ascii="Consolas" w:hAnsi="Consolas" w:cs="Consolas"/>
          <w:color w:val="000000"/>
          <w:sz w:val="19"/>
          <w:szCs w:val="19"/>
        </w:rPr>
        <w:t>thư</w:t>
      </w:r>
      <w:r>
        <w:rPr>
          <w:rFonts w:ascii="Consolas" w:hAnsi="Consolas" w:cs="Consolas"/>
          <w:color w:val="000000"/>
          <w:sz w:val="19"/>
          <w:szCs w:val="19"/>
        </w:rPr>
        <w:t xml:space="preserve"> </w:t>
      </w:r>
      <w:r>
        <w:rPr>
          <w:rFonts w:ascii="Consolas" w:hAnsi="Consolas" w:cs="Consolas"/>
          <w:color w:val="000000"/>
          <w:sz w:val="19"/>
          <w:szCs w:val="19"/>
        </w:rPr>
        <w:t>điện</w:t>
      </w:r>
      <w:r>
        <w:rPr>
          <w:rFonts w:ascii="Consolas" w:hAnsi="Consolas" w:cs="Consolas"/>
          <w:color w:val="000000"/>
          <w:sz w:val="19"/>
          <w:szCs w:val="19"/>
        </w:rPr>
        <w:t xml:space="preserve"> </w:t>
      </w:r>
      <w:r>
        <w:rPr>
          <w:rFonts w:ascii="Consolas" w:hAnsi="Consolas" w:cs="Consolas"/>
          <w:color w:val="000000"/>
          <w:sz w:val="19"/>
          <w:szCs w:val="19"/>
        </w:rPr>
        <w:t>tử</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DCTDTu</w:t>
      </w:r>
      <w:r>
        <w:rPr>
          <w:rFonts w:ascii="Consolas" w:hAnsi="Consolas" w:cs="Consolas"/>
          <w:color w:val="0000FF"/>
          <w:sz w:val="19"/>
          <w:szCs w:val="19"/>
        </w:rPr>
        <w:t>&gt;</w:t>
      </w:r>
    </w:p>
    <w:p w:rsidR="009D1437" w:rsidP="009D1437" w14:paraId="68BD110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HVTNMHang</w:t>
      </w:r>
      <w:r>
        <w:rPr>
          <w:rFonts w:ascii="Consolas" w:hAnsi="Consolas" w:cs="Consolas"/>
          <w:color w:val="0000FF"/>
          <w:sz w:val="19"/>
          <w:szCs w:val="19"/>
        </w:rPr>
        <w:t>&gt;</w:t>
      </w:r>
      <w:r>
        <w:rPr>
          <w:rFonts w:ascii="Consolas" w:hAnsi="Consolas" w:cs="Consolas"/>
          <w:color w:val="000000"/>
          <w:sz w:val="19"/>
          <w:szCs w:val="19"/>
        </w:rPr>
        <w:t>Họ</w:t>
      </w:r>
      <w:r>
        <w:rPr>
          <w:rFonts w:ascii="Consolas" w:hAnsi="Consolas" w:cs="Consolas"/>
          <w:color w:val="000000"/>
          <w:sz w:val="19"/>
          <w:szCs w:val="19"/>
        </w:rPr>
        <w:t xml:space="preserve"> </w:t>
      </w:r>
      <w:r>
        <w:rPr>
          <w:rFonts w:ascii="Consolas" w:hAnsi="Consolas" w:cs="Consolas"/>
          <w:color w:val="000000"/>
          <w:sz w:val="19"/>
          <w:szCs w:val="19"/>
        </w:rPr>
        <w:t>và</w:t>
      </w:r>
      <w:r>
        <w:rPr>
          <w:rFonts w:ascii="Consolas" w:hAnsi="Consolas" w:cs="Consolas"/>
          <w:color w:val="000000"/>
          <w:sz w:val="19"/>
          <w:szCs w:val="19"/>
        </w:rPr>
        <w:t xml:space="preserve"> </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người</w:t>
      </w:r>
      <w:r>
        <w:rPr>
          <w:rFonts w:ascii="Consolas" w:hAnsi="Consolas" w:cs="Consolas"/>
          <w:color w:val="000000"/>
          <w:sz w:val="19"/>
          <w:szCs w:val="19"/>
        </w:rPr>
        <w:t xml:space="preserve"> </w:t>
      </w:r>
      <w:r>
        <w:rPr>
          <w:rFonts w:ascii="Consolas" w:hAnsi="Consolas" w:cs="Consolas"/>
          <w:color w:val="000000"/>
          <w:sz w:val="19"/>
          <w:szCs w:val="19"/>
        </w:rPr>
        <w:t>mua</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HVTNMHang</w:t>
      </w:r>
      <w:r>
        <w:rPr>
          <w:rFonts w:ascii="Consolas" w:hAnsi="Consolas" w:cs="Consolas"/>
          <w:color w:val="0000FF"/>
          <w:sz w:val="19"/>
          <w:szCs w:val="19"/>
        </w:rPr>
        <w:t>&gt;</w:t>
      </w:r>
    </w:p>
    <w:p w:rsidR="009D1437" w:rsidP="009D1437" w14:paraId="38433AF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STKNHang</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tài</w:t>
      </w:r>
      <w:r>
        <w:rPr>
          <w:rFonts w:ascii="Consolas" w:hAnsi="Consolas" w:cs="Consolas"/>
          <w:color w:val="000000"/>
          <w:sz w:val="19"/>
          <w:szCs w:val="19"/>
        </w:rPr>
        <w:t xml:space="preserve"> </w:t>
      </w:r>
      <w:r>
        <w:rPr>
          <w:rFonts w:ascii="Consolas" w:hAnsi="Consolas" w:cs="Consolas"/>
          <w:color w:val="000000"/>
          <w:sz w:val="19"/>
          <w:szCs w:val="19"/>
        </w:rPr>
        <w:t>khoản</w:t>
      </w:r>
      <w:r>
        <w:rPr>
          <w:rFonts w:ascii="Consolas" w:hAnsi="Consolas" w:cs="Consolas"/>
          <w:color w:val="000000"/>
          <w:sz w:val="19"/>
          <w:szCs w:val="19"/>
        </w:rPr>
        <w:t xml:space="preserve"> </w:t>
      </w:r>
      <w:r>
        <w:rPr>
          <w:rFonts w:ascii="Consolas" w:hAnsi="Consolas" w:cs="Consolas"/>
          <w:color w:val="000000"/>
          <w:sz w:val="19"/>
          <w:szCs w:val="19"/>
        </w:rPr>
        <w:t>ngân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STKNHang</w:t>
      </w:r>
      <w:r>
        <w:rPr>
          <w:rFonts w:ascii="Consolas" w:hAnsi="Consolas" w:cs="Consolas"/>
          <w:color w:val="0000FF"/>
          <w:sz w:val="19"/>
          <w:szCs w:val="19"/>
        </w:rPr>
        <w:t>&gt;</w:t>
      </w:r>
    </w:p>
    <w:p w:rsidR="009D1437" w:rsidP="009D1437" w14:paraId="063923F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TNHang</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ngân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TNHang</w:t>
      </w:r>
      <w:r>
        <w:rPr>
          <w:rFonts w:ascii="Consolas" w:hAnsi="Consolas" w:cs="Consolas"/>
          <w:color w:val="0000FF"/>
          <w:sz w:val="19"/>
          <w:szCs w:val="19"/>
        </w:rPr>
        <w:t>&gt;</w:t>
      </w:r>
    </w:p>
    <w:p w:rsidR="009D1437" w:rsidP="009D1437" w14:paraId="5926851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HVTNNHang</w:t>
      </w:r>
      <w:r>
        <w:rPr>
          <w:rFonts w:ascii="Consolas" w:hAnsi="Consolas" w:cs="Consolas"/>
          <w:color w:val="0000FF"/>
          <w:sz w:val="19"/>
          <w:szCs w:val="19"/>
        </w:rPr>
        <w:t>&gt;</w:t>
      </w:r>
      <w:r>
        <w:rPr>
          <w:rFonts w:ascii="Consolas" w:hAnsi="Consolas" w:cs="Consolas"/>
          <w:color w:val="000000"/>
          <w:sz w:val="19"/>
          <w:szCs w:val="19"/>
        </w:rPr>
        <w:t>Họ</w:t>
      </w:r>
      <w:r>
        <w:rPr>
          <w:rFonts w:ascii="Consolas" w:hAnsi="Consolas" w:cs="Consolas"/>
          <w:color w:val="000000"/>
          <w:sz w:val="19"/>
          <w:szCs w:val="19"/>
        </w:rPr>
        <w:t xml:space="preserve"> </w:t>
      </w:r>
      <w:r>
        <w:rPr>
          <w:rFonts w:ascii="Consolas" w:hAnsi="Consolas" w:cs="Consolas"/>
          <w:color w:val="000000"/>
          <w:sz w:val="19"/>
          <w:szCs w:val="19"/>
        </w:rPr>
        <w:t>và</w:t>
      </w:r>
      <w:r>
        <w:rPr>
          <w:rFonts w:ascii="Consolas" w:hAnsi="Consolas" w:cs="Consolas"/>
          <w:color w:val="000000"/>
          <w:sz w:val="19"/>
          <w:szCs w:val="19"/>
        </w:rPr>
        <w:t xml:space="preserve"> </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người</w:t>
      </w:r>
      <w:r>
        <w:rPr>
          <w:rFonts w:ascii="Consolas" w:hAnsi="Consolas" w:cs="Consolas"/>
          <w:color w:val="000000"/>
          <w:sz w:val="19"/>
          <w:szCs w:val="19"/>
        </w:rPr>
        <w:t xml:space="preserve"> </w:t>
      </w:r>
      <w:r>
        <w:rPr>
          <w:rFonts w:ascii="Consolas" w:hAnsi="Consolas" w:cs="Consolas"/>
          <w:color w:val="000000"/>
          <w:sz w:val="19"/>
          <w:szCs w:val="19"/>
        </w:rPr>
        <w:t>nhận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HVTNNHang</w:t>
      </w:r>
      <w:r>
        <w:rPr>
          <w:rFonts w:ascii="Consolas" w:hAnsi="Consolas" w:cs="Consolas"/>
          <w:color w:val="0000FF"/>
          <w:sz w:val="19"/>
          <w:szCs w:val="19"/>
        </w:rPr>
        <w:t>&gt;</w:t>
      </w:r>
    </w:p>
    <w:p w:rsidR="009D1437" w:rsidP="009D1437" w14:paraId="35CC979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NMua</w:t>
      </w:r>
      <w:r>
        <w:rPr>
          <w:rFonts w:ascii="Consolas" w:hAnsi="Consolas" w:cs="Consolas"/>
          <w:color w:val="0000FF"/>
          <w:sz w:val="19"/>
          <w:szCs w:val="19"/>
        </w:rPr>
        <w:t>&gt;</w:t>
      </w:r>
    </w:p>
    <w:p w:rsidR="009D1437" w:rsidP="009D1437" w14:paraId="04DFC28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DSHHDVu</w:t>
      </w:r>
      <w:r>
        <w:rPr>
          <w:rFonts w:ascii="Consolas" w:hAnsi="Consolas" w:cs="Consolas"/>
          <w:color w:val="0000FF"/>
          <w:sz w:val="19"/>
          <w:szCs w:val="19"/>
        </w:rPr>
        <w:t>&gt;</w:t>
      </w:r>
    </w:p>
    <w:p w:rsidR="009D1437" w:rsidP="009D1437" w14:paraId="1736DD5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HHDVu</w:t>
      </w:r>
      <w:r>
        <w:rPr>
          <w:rFonts w:ascii="Consolas" w:hAnsi="Consolas" w:cs="Consolas"/>
          <w:color w:val="0000FF"/>
          <w:sz w:val="19"/>
          <w:szCs w:val="19"/>
        </w:rPr>
        <w:t>&gt;</w:t>
      </w:r>
    </w:p>
    <w:p w:rsidR="009D1437" w:rsidP="009D1437" w14:paraId="2ED5DE5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TChat</w:t>
      </w:r>
      <w:r>
        <w:rPr>
          <w:rFonts w:ascii="Consolas" w:hAnsi="Consolas" w:cs="Consolas"/>
          <w:color w:val="0000FF"/>
          <w:sz w:val="19"/>
          <w:szCs w:val="19"/>
        </w:rPr>
        <w:t>&gt;</w:t>
      </w:r>
      <w:r>
        <w:rPr>
          <w:rFonts w:ascii="Consolas" w:hAnsi="Consolas" w:cs="Consolas"/>
          <w:color w:val="000000"/>
          <w:sz w:val="19"/>
          <w:szCs w:val="19"/>
        </w:rPr>
        <w:t>Tính</w:t>
      </w:r>
      <w:r>
        <w:rPr>
          <w:rFonts w:ascii="Consolas" w:hAnsi="Consolas" w:cs="Consolas"/>
          <w:color w:val="000000"/>
          <w:sz w:val="19"/>
          <w:szCs w:val="19"/>
        </w:rPr>
        <w:t xml:space="preserve"> </w:t>
      </w:r>
      <w:r>
        <w:rPr>
          <w:rFonts w:ascii="Consolas" w:hAnsi="Consolas" w:cs="Consolas"/>
          <w:color w:val="000000"/>
          <w:sz w:val="19"/>
          <w:szCs w:val="19"/>
        </w:rPr>
        <w:t>chất</w:t>
      </w:r>
      <w:r>
        <w:rPr>
          <w:rFonts w:ascii="Consolas" w:hAnsi="Consolas" w:cs="Consolas"/>
          <w:color w:val="000000"/>
          <w:sz w:val="19"/>
          <w:szCs w:val="19"/>
        </w:rPr>
        <w:t xml:space="preserve"> * (1-Hàng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2-Khuyến </w:t>
      </w:r>
      <w:r>
        <w:rPr>
          <w:rFonts w:ascii="Consolas" w:hAnsi="Consolas" w:cs="Consolas"/>
          <w:color w:val="000000"/>
          <w:sz w:val="19"/>
          <w:szCs w:val="19"/>
        </w:rPr>
        <w:t>mại</w:t>
      </w:r>
      <w:r>
        <w:rPr>
          <w:rFonts w:ascii="Consolas" w:hAnsi="Consolas" w:cs="Consolas"/>
          <w:color w:val="000000"/>
          <w:sz w:val="19"/>
          <w:szCs w:val="19"/>
        </w:rPr>
        <w:t xml:space="preserve">; 3-Chiết </w:t>
      </w:r>
      <w:r>
        <w:rPr>
          <w:rFonts w:ascii="Consolas" w:hAnsi="Consolas" w:cs="Consolas"/>
          <w:color w:val="000000"/>
          <w:sz w:val="19"/>
          <w:szCs w:val="19"/>
        </w:rPr>
        <w:t>khấu</w:t>
      </w:r>
      <w:r>
        <w:rPr>
          <w:rFonts w:ascii="Consolas" w:hAnsi="Consolas" w:cs="Consolas"/>
          <w:color w:val="000000"/>
          <w:sz w:val="19"/>
          <w:szCs w:val="19"/>
        </w:rPr>
        <w:t xml:space="preserve"> </w:t>
      </w:r>
      <w:r>
        <w:rPr>
          <w:rFonts w:ascii="Consolas" w:hAnsi="Consolas" w:cs="Consolas"/>
          <w:color w:val="000000"/>
          <w:sz w:val="19"/>
          <w:szCs w:val="19"/>
        </w:rPr>
        <w:t>thương</w:t>
      </w:r>
      <w:r>
        <w:rPr>
          <w:rFonts w:ascii="Consolas" w:hAnsi="Consolas" w:cs="Consolas"/>
          <w:color w:val="000000"/>
          <w:sz w:val="19"/>
          <w:szCs w:val="19"/>
        </w:rPr>
        <w:t xml:space="preserve"> </w:t>
      </w:r>
      <w:r>
        <w:rPr>
          <w:rFonts w:ascii="Consolas" w:hAnsi="Consolas" w:cs="Consolas"/>
          <w:color w:val="000000"/>
          <w:sz w:val="19"/>
          <w:szCs w:val="19"/>
        </w:rPr>
        <w:t>mại</w:t>
      </w:r>
      <w:r>
        <w:rPr>
          <w:rFonts w:ascii="Consolas" w:hAnsi="Consolas" w:cs="Consolas"/>
          <w:color w:val="000000"/>
          <w:sz w:val="19"/>
          <w:szCs w:val="19"/>
        </w:rPr>
        <w:t xml:space="preserve"> (</w:t>
      </w:r>
      <w:r>
        <w:rPr>
          <w:rFonts w:ascii="Consolas" w:hAnsi="Consolas" w:cs="Consolas"/>
          <w:color w:val="000000"/>
          <w:sz w:val="19"/>
          <w:szCs w:val="19"/>
        </w:rPr>
        <w:t>trong</w:t>
      </w:r>
      <w:r>
        <w:rPr>
          <w:rFonts w:ascii="Consolas" w:hAnsi="Consolas" w:cs="Consolas"/>
          <w:color w:val="000000"/>
          <w:sz w:val="19"/>
          <w:szCs w:val="19"/>
        </w:rPr>
        <w:t xml:space="preserve"> </w:t>
      </w:r>
      <w:r>
        <w:rPr>
          <w:rFonts w:ascii="Consolas" w:hAnsi="Consolas" w:cs="Consolas"/>
          <w:color w:val="000000"/>
          <w:sz w:val="19"/>
          <w:szCs w:val="19"/>
        </w:rPr>
        <w:t>trường</w:t>
      </w:r>
      <w:r>
        <w:rPr>
          <w:rFonts w:ascii="Consolas" w:hAnsi="Consolas" w:cs="Consolas"/>
          <w:color w:val="000000"/>
          <w:sz w:val="19"/>
          <w:szCs w:val="19"/>
        </w:rPr>
        <w:t xml:space="preserve"> </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muốn</w:t>
      </w:r>
      <w:r>
        <w:rPr>
          <w:rFonts w:ascii="Consolas" w:hAnsi="Consolas" w:cs="Consolas"/>
          <w:color w:val="000000"/>
          <w:sz w:val="19"/>
          <w:szCs w:val="19"/>
        </w:rPr>
        <w:t xml:space="preserve"> </w:t>
      </w:r>
      <w:r>
        <w:rPr>
          <w:rFonts w:ascii="Consolas" w:hAnsi="Consolas" w:cs="Consolas"/>
          <w:color w:val="000000"/>
          <w:sz w:val="19"/>
          <w:szCs w:val="19"/>
        </w:rPr>
        <w:t>thể</w:t>
      </w:r>
      <w:r>
        <w:rPr>
          <w:rFonts w:ascii="Consolas" w:hAnsi="Consolas" w:cs="Consolas"/>
          <w:color w:val="000000"/>
          <w:sz w:val="19"/>
          <w:szCs w:val="19"/>
        </w:rPr>
        <w:t xml:space="preserve"> </w:t>
      </w:r>
      <w:r>
        <w:rPr>
          <w:rFonts w:ascii="Consolas" w:hAnsi="Consolas" w:cs="Consolas"/>
          <w:color w:val="000000"/>
          <w:sz w:val="19"/>
          <w:szCs w:val="19"/>
        </w:rPr>
        <w:t>hiện</w:t>
      </w:r>
      <w:r>
        <w:rPr>
          <w:rFonts w:ascii="Consolas" w:hAnsi="Consolas" w:cs="Consolas"/>
          <w:color w:val="000000"/>
          <w:sz w:val="19"/>
          <w:szCs w:val="19"/>
        </w:rPr>
        <w:t xml:space="preserve"> </w:t>
      </w:r>
      <w:r>
        <w:rPr>
          <w:rFonts w:ascii="Consolas" w:hAnsi="Consolas" w:cs="Consolas"/>
          <w:color w:val="000000"/>
          <w:sz w:val="19"/>
          <w:szCs w:val="19"/>
        </w:rPr>
        <w:t>thông</w:t>
      </w:r>
      <w:r>
        <w:rPr>
          <w:rFonts w:ascii="Consolas" w:hAnsi="Consolas" w:cs="Consolas"/>
          <w:color w:val="000000"/>
          <w:sz w:val="19"/>
          <w:szCs w:val="19"/>
        </w:rPr>
        <w:t xml:space="preserve"> tin </w:t>
      </w:r>
      <w:r>
        <w:rPr>
          <w:rFonts w:ascii="Consolas" w:hAnsi="Consolas" w:cs="Consolas"/>
          <w:color w:val="000000"/>
          <w:sz w:val="19"/>
          <w:szCs w:val="19"/>
        </w:rPr>
        <w:t>chiết</w:t>
      </w:r>
      <w:r>
        <w:rPr>
          <w:rFonts w:ascii="Consolas" w:hAnsi="Consolas" w:cs="Consolas"/>
          <w:color w:val="000000"/>
          <w:sz w:val="19"/>
          <w:szCs w:val="19"/>
        </w:rPr>
        <w:t xml:space="preserve"> </w:t>
      </w:r>
      <w:r>
        <w:rPr>
          <w:rFonts w:ascii="Consolas" w:hAnsi="Consolas" w:cs="Consolas"/>
          <w:color w:val="000000"/>
          <w:sz w:val="19"/>
          <w:szCs w:val="19"/>
        </w:rPr>
        <w:t>khấu</w:t>
      </w:r>
      <w:r>
        <w:rPr>
          <w:rFonts w:ascii="Consolas" w:hAnsi="Consolas" w:cs="Consolas"/>
          <w:color w:val="000000"/>
          <w:sz w:val="19"/>
          <w:szCs w:val="19"/>
        </w:rPr>
        <w:t xml:space="preserve"> </w:t>
      </w:r>
      <w:r>
        <w:rPr>
          <w:rFonts w:ascii="Consolas" w:hAnsi="Consolas" w:cs="Consolas"/>
          <w:color w:val="000000"/>
          <w:sz w:val="19"/>
          <w:szCs w:val="19"/>
        </w:rPr>
        <w:t>theo</w:t>
      </w:r>
      <w:r>
        <w:rPr>
          <w:rFonts w:ascii="Consolas" w:hAnsi="Consolas" w:cs="Consolas"/>
          <w:color w:val="000000"/>
          <w:sz w:val="19"/>
          <w:szCs w:val="19"/>
        </w:rPr>
        <w:t xml:space="preserve"> </w:t>
      </w:r>
      <w:r>
        <w:rPr>
          <w:rFonts w:ascii="Consolas" w:hAnsi="Consolas" w:cs="Consolas"/>
          <w:color w:val="000000"/>
          <w:sz w:val="19"/>
          <w:szCs w:val="19"/>
        </w:rPr>
        <w:t>dòng</w:t>
      </w:r>
      <w:r>
        <w:rPr>
          <w:rFonts w:ascii="Consolas" w:hAnsi="Consolas" w:cs="Consolas"/>
          <w:color w:val="000000"/>
          <w:sz w:val="19"/>
          <w:szCs w:val="19"/>
        </w:rPr>
        <w:t xml:space="preserve">); 4-Ghi </w:t>
      </w:r>
      <w:r>
        <w:rPr>
          <w:rFonts w:ascii="Consolas" w:hAnsi="Consolas" w:cs="Consolas"/>
          <w:color w:val="000000"/>
          <w:sz w:val="19"/>
          <w:szCs w:val="19"/>
        </w:rPr>
        <w:t>chú</w:t>
      </w:r>
      <w:r>
        <w:rPr>
          <w:rFonts w:ascii="Consolas" w:hAnsi="Consolas" w:cs="Consolas"/>
          <w:color w:val="000000"/>
          <w:sz w:val="19"/>
          <w:szCs w:val="19"/>
        </w:rPr>
        <w:t>/</w:t>
      </w:r>
      <w:r>
        <w:rPr>
          <w:rFonts w:ascii="Consolas" w:hAnsi="Consolas" w:cs="Consolas"/>
          <w:color w:val="000000"/>
          <w:sz w:val="19"/>
          <w:szCs w:val="19"/>
        </w:rPr>
        <w:t>diễn</w:t>
      </w:r>
      <w:r>
        <w:rPr>
          <w:rFonts w:ascii="Consolas" w:hAnsi="Consolas" w:cs="Consolas"/>
          <w:color w:val="000000"/>
          <w:sz w:val="19"/>
          <w:szCs w:val="19"/>
        </w:rPr>
        <w:t xml:space="preserve"> </w:t>
      </w:r>
      <w:r>
        <w:rPr>
          <w:rFonts w:ascii="Consolas" w:hAnsi="Consolas" w:cs="Consolas"/>
          <w:color w:val="000000"/>
          <w:sz w:val="19"/>
          <w:szCs w:val="19"/>
        </w:rPr>
        <w:t>giải</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TChat</w:t>
      </w:r>
      <w:r>
        <w:rPr>
          <w:rFonts w:ascii="Consolas" w:hAnsi="Consolas" w:cs="Consolas"/>
          <w:color w:val="0000FF"/>
          <w:sz w:val="19"/>
          <w:szCs w:val="19"/>
        </w:rPr>
        <w:t>&gt;</w:t>
      </w:r>
    </w:p>
    <w:p w:rsidR="009D1437" w:rsidP="009D1437" w14:paraId="5DC0A9D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STT</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thứ</w:t>
      </w:r>
      <w:r>
        <w:rPr>
          <w:rFonts w:ascii="Consolas" w:hAnsi="Consolas" w:cs="Consolas"/>
          <w:color w:val="000000"/>
          <w:sz w:val="19"/>
          <w:szCs w:val="19"/>
        </w:rPr>
        <w:t xml:space="preserve"> </w:t>
      </w:r>
      <w:r>
        <w:rPr>
          <w:rFonts w:ascii="Consolas" w:hAnsi="Consolas" w:cs="Consolas"/>
          <w:color w:val="000000"/>
          <w:sz w:val="19"/>
          <w:szCs w:val="19"/>
        </w:rPr>
        <w:t>tự</w:t>
      </w:r>
      <w:r>
        <w:rPr>
          <w:rFonts w:ascii="Consolas" w:hAnsi="Consolas" w:cs="Consolas"/>
          <w:color w:val="0000FF"/>
          <w:sz w:val="19"/>
          <w:szCs w:val="19"/>
        </w:rPr>
        <w:t>&lt;/</w:t>
      </w:r>
      <w:r>
        <w:rPr>
          <w:rFonts w:ascii="Consolas" w:hAnsi="Consolas" w:cs="Consolas"/>
          <w:color w:val="A31515"/>
          <w:sz w:val="19"/>
          <w:szCs w:val="19"/>
        </w:rPr>
        <w:t>STT</w:t>
      </w:r>
      <w:r>
        <w:rPr>
          <w:rFonts w:ascii="Consolas" w:hAnsi="Consolas" w:cs="Consolas"/>
          <w:color w:val="0000FF"/>
          <w:sz w:val="19"/>
          <w:szCs w:val="19"/>
        </w:rPr>
        <w:t>&gt;</w:t>
      </w:r>
    </w:p>
    <w:p w:rsidR="009D1437" w:rsidP="009D1437" w14:paraId="43409A5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MHHDVu</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MHHDVu</w:t>
      </w:r>
      <w:r>
        <w:rPr>
          <w:rFonts w:ascii="Consolas" w:hAnsi="Consolas" w:cs="Consolas"/>
          <w:color w:val="0000FF"/>
          <w:sz w:val="19"/>
          <w:szCs w:val="19"/>
        </w:rPr>
        <w:t>&gt;</w:t>
      </w:r>
    </w:p>
    <w:p w:rsidR="009D1437" w:rsidP="009D1437" w14:paraId="206CB68C"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THHDVu</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THHDVu</w:t>
      </w:r>
      <w:r>
        <w:rPr>
          <w:rFonts w:ascii="Consolas" w:hAnsi="Consolas" w:cs="Consolas"/>
          <w:color w:val="0000FF"/>
          <w:sz w:val="19"/>
          <w:szCs w:val="19"/>
        </w:rPr>
        <w:t>&gt;</w:t>
      </w:r>
    </w:p>
    <w:p w:rsidR="009D1437" w:rsidP="009D1437" w14:paraId="05A3D74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DVTinh</w:t>
      </w:r>
      <w:r>
        <w:rPr>
          <w:rFonts w:ascii="Consolas" w:hAnsi="Consolas" w:cs="Consolas"/>
          <w:color w:val="0000FF"/>
          <w:sz w:val="19"/>
          <w:szCs w:val="19"/>
        </w:rPr>
        <w:t>&gt;</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vị</w:t>
      </w:r>
      <w:r>
        <w:rPr>
          <w:rFonts w:ascii="Consolas" w:hAnsi="Consolas" w:cs="Consolas"/>
          <w:color w:val="000000"/>
          <w:sz w:val="19"/>
          <w:szCs w:val="19"/>
        </w:rPr>
        <w:t xml:space="preserve"> </w:t>
      </w:r>
      <w:r>
        <w:rPr>
          <w:rFonts w:ascii="Consolas" w:hAnsi="Consolas" w:cs="Consolas"/>
          <w:color w:val="000000"/>
          <w:sz w:val="19"/>
          <w:szCs w:val="19"/>
        </w:rPr>
        <w:t>tính</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DVTinh</w:t>
      </w:r>
      <w:r>
        <w:rPr>
          <w:rFonts w:ascii="Consolas" w:hAnsi="Consolas" w:cs="Consolas"/>
          <w:color w:val="0000FF"/>
          <w:sz w:val="19"/>
          <w:szCs w:val="19"/>
        </w:rPr>
        <w:t>&gt;</w:t>
      </w:r>
    </w:p>
    <w:p w:rsidR="009D1437" w:rsidP="009D1437" w14:paraId="79867E0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SLuong</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lượng</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SLuong</w:t>
      </w:r>
      <w:r>
        <w:rPr>
          <w:rFonts w:ascii="Consolas" w:hAnsi="Consolas" w:cs="Consolas"/>
          <w:color w:val="0000FF"/>
          <w:sz w:val="19"/>
          <w:szCs w:val="19"/>
        </w:rPr>
        <w:t>&gt;</w:t>
      </w:r>
    </w:p>
    <w:p w:rsidR="009D1437" w:rsidP="009D1437" w14:paraId="379DDE6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DGia</w:t>
      </w:r>
      <w:r>
        <w:rPr>
          <w:rFonts w:ascii="Consolas" w:hAnsi="Consolas" w:cs="Consolas"/>
          <w:color w:val="0000FF"/>
          <w:sz w:val="19"/>
          <w:szCs w:val="19"/>
        </w:rPr>
        <w:t>&gt;</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giá</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DGia</w:t>
      </w:r>
      <w:r>
        <w:rPr>
          <w:rFonts w:ascii="Consolas" w:hAnsi="Consolas" w:cs="Consolas"/>
          <w:color w:val="0000FF"/>
          <w:sz w:val="19"/>
          <w:szCs w:val="19"/>
        </w:rPr>
        <w:t>&gt;</w:t>
      </w:r>
    </w:p>
    <w:p w:rsidR="009D1437" w:rsidP="009D1437" w14:paraId="3E6B26F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TLCKhau</w:t>
      </w:r>
      <w:r>
        <w:rPr>
          <w:rFonts w:ascii="Consolas" w:hAnsi="Consolas" w:cs="Consolas"/>
          <w:color w:val="0000FF"/>
          <w:sz w:val="19"/>
          <w:szCs w:val="19"/>
        </w:rPr>
        <w:t>&gt;</w:t>
      </w:r>
      <w:r>
        <w:rPr>
          <w:rFonts w:ascii="Consolas" w:hAnsi="Consolas" w:cs="Consolas"/>
          <w:color w:val="000000"/>
          <w:sz w:val="19"/>
          <w:szCs w:val="19"/>
        </w:rPr>
        <w:t>Tỷ</w:t>
      </w:r>
      <w:r>
        <w:rPr>
          <w:rFonts w:ascii="Consolas" w:hAnsi="Consolas" w:cs="Consolas"/>
          <w:color w:val="000000"/>
          <w:sz w:val="19"/>
          <w:szCs w:val="19"/>
        </w:rPr>
        <w:t xml:space="preserve"> </w:t>
      </w:r>
      <w:r>
        <w:rPr>
          <w:rFonts w:ascii="Consolas" w:hAnsi="Consolas" w:cs="Consolas"/>
          <w:color w:val="000000"/>
          <w:sz w:val="19"/>
          <w:szCs w:val="19"/>
        </w:rPr>
        <w:t>lệ</w:t>
      </w:r>
      <w:r>
        <w:rPr>
          <w:rFonts w:ascii="Consolas" w:hAnsi="Consolas" w:cs="Consolas"/>
          <w:color w:val="000000"/>
          <w:sz w:val="19"/>
          <w:szCs w:val="19"/>
        </w:rPr>
        <w:t xml:space="preserve"> % </w:t>
      </w:r>
      <w:r>
        <w:rPr>
          <w:rFonts w:ascii="Consolas" w:hAnsi="Consolas" w:cs="Consolas"/>
          <w:color w:val="000000"/>
          <w:sz w:val="19"/>
          <w:szCs w:val="19"/>
        </w:rPr>
        <w:t>chiết</w:t>
      </w:r>
      <w:r>
        <w:rPr>
          <w:rFonts w:ascii="Consolas" w:hAnsi="Consolas" w:cs="Consolas"/>
          <w:color w:val="000000"/>
          <w:sz w:val="19"/>
          <w:szCs w:val="19"/>
        </w:rPr>
        <w:t xml:space="preserve"> </w:t>
      </w:r>
      <w:r>
        <w:rPr>
          <w:rFonts w:ascii="Consolas" w:hAnsi="Consolas" w:cs="Consolas"/>
          <w:color w:val="000000"/>
          <w:sz w:val="19"/>
          <w:szCs w:val="19"/>
        </w:rPr>
        <w:t>khấu</w:t>
      </w:r>
      <w:r>
        <w:rPr>
          <w:rFonts w:ascii="Consolas" w:hAnsi="Consolas" w:cs="Consolas"/>
          <w:color w:val="0000FF"/>
          <w:sz w:val="19"/>
          <w:szCs w:val="19"/>
        </w:rPr>
        <w:t>&lt;/</w:t>
      </w:r>
      <w:r>
        <w:rPr>
          <w:rFonts w:ascii="Consolas" w:hAnsi="Consolas" w:cs="Consolas"/>
          <w:color w:val="A31515"/>
          <w:sz w:val="19"/>
          <w:szCs w:val="19"/>
        </w:rPr>
        <w:t>TLCKhau</w:t>
      </w:r>
      <w:r>
        <w:rPr>
          <w:rFonts w:ascii="Consolas" w:hAnsi="Consolas" w:cs="Consolas"/>
          <w:color w:val="0000FF"/>
          <w:sz w:val="19"/>
          <w:szCs w:val="19"/>
        </w:rPr>
        <w:t>&gt;</w:t>
      </w:r>
    </w:p>
    <w:p w:rsidR="009D1437" w:rsidP="009D1437" w14:paraId="2FC26EA7" w14:textId="77777777">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STCKhau</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chiết</w:t>
      </w:r>
      <w:r>
        <w:rPr>
          <w:rFonts w:ascii="Consolas" w:hAnsi="Consolas" w:cs="Consolas"/>
          <w:color w:val="000000"/>
          <w:sz w:val="19"/>
          <w:szCs w:val="19"/>
        </w:rPr>
        <w:t xml:space="preserve"> </w:t>
      </w:r>
      <w:r>
        <w:rPr>
          <w:rFonts w:ascii="Consolas" w:hAnsi="Consolas" w:cs="Consolas"/>
          <w:color w:val="000000"/>
          <w:sz w:val="19"/>
          <w:szCs w:val="19"/>
        </w:rPr>
        <w:t>khấu</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STCKhau</w:t>
      </w:r>
      <w:r>
        <w:rPr>
          <w:rFonts w:ascii="Consolas" w:hAnsi="Consolas" w:cs="Consolas"/>
          <w:color w:val="0000FF"/>
          <w:sz w:val="19"/>
          <w:szCs w:val="19"/>
        </w:rPr>
        <w:t>&gt;</w:t>
      </w:r>
    </w:p>
    <w:p w:rsidR="00BB7B1F" w:rsidP="009D1437" w14:paraId="183378B3" w14:textId="5633DBF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GTKCThue</w:t>
      </w:r>
      <w:r>
        <w:rPr>
          <w:rFonts w:ascii="Consolas" w:hAnsi="Consolas" w:cs="Consolas"/>
          <w:color w:val="0000FF"/>
          <w:sz w:val="19"/>
          <w:szCs w:val="19"/>
        </w:rPr>
        <w:t>&gt;</w:t>
      </w:r>
      <w:r>
        <w:rPr>
          <w:rFonts w:ascii="Consolas" w:hAnsi="Consolas" w:cs="Consolas"/>
          <w:color w:val="000000"/>
          <w:sz w:val="19"/>
          <w:szCs w:val="19"/>
        </w:rPr>
        <w:t>Giảm</w:t>
      </w:r>
      <w:r>
        <w:rPr>
          <w:rFonts w:ascii="Consolas" w:hAnsi="Consolas" w:cs="Consolas"/>
          <w:color w:val="000000"/>
          <w:sz w:val="19"/>
          <w:szCs w:val="19"/>
        </w:rPr>
        <w:t xml:space="preserve"> </w:t>
      </w:r>
      <w:r>
        <w:rPr>
          <w:rFonts w:ascii="Consolas" w:hAnsi="Consolas" w:cs="Consolas"/>
          <w:color w:val="000000"/>
          <w:sz w:val="19"/>
          <w:szCs w:val="19"/>
        </w:rPr>
        <w:t>trừ</w:t>
      </w:r>
      <w:r>
        <w:rPr>
          <w:rFonts w:ascii="Consolas" w:hAnsi="Consolas" w:cs="Consolas"/>
          <w:color w:val="000000"/>
          <w:sz w:val="19"/>
          <w:szCs w:val="19"/>
        </w:rPr>
        <w:t xml:space="preserve"> </w:t>
      </w:r>
      <w:r>
        <w:rPr>
          <w:rFonts w:ascii="Consolas" w:hAnsi="Consolas" w:cs="Consolas"/>
          <w:color w:val="000000"/>
          <w:sz w:val="19"/>
          <w:szCs w:val="19"/>
        </w:rPr>
        <w:t>không</w:t>
      </w:r>
      <w:r>
        <w:rPr>
          <w:rFonts w:ascii="Consolas" w:hAnsi="Consolas" w:cs="Consolas"/>
          <w:color w:val="000000"/>
          <w:sz w:val="19"/>
          <w:szCs w:val="19"/>
        </w:rPr>
        <w:t xml:space="preserve"> </w:t>
      </w:r>
      <w:r>
        <w:rPr>
          <w:rFonts w:ascii="Consolas" w:hAnsi="Consolas" w:cs="Consolas"/>
          <w:color w:val="000000"/>
          <w:sz w:val="19"/>
          <w:szCs w:val="19"/>
        </w:rPr>
        <w:t>chịu</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FF"/>
          <w:sz w:val="19"/>
          <w:szCs w:val="19"/>
        </w:rPr>
        <w:t>&lt;/</w:t>
      </w:r>
      <w:r>
        <w:rPr>
          <w:rFonts w:ascii="Consolas" w:hAnsi="Consolas" w:cs="Consolas"/>
          <w:color w:val="A31515"/>
          <w:sz w:val="19"/>
          <w:szCs w:val="19"/>
        </w:rPr>
        <w:t>GTKCThue</w:t>
      </w:r>
      <w:r>
        <w:rPr>
          <w:rFonts w:ascii="Consolas" w:hAnsi="Consolas" w:cs="Consolas"/>
          <w:color w:val="0000FF"/>
          <w:sz w:val="19"/>
          <w:szCs w:val="19"/>
        </w:rPr>
        <w:t>&gt;</w:t>
      </w:r>
    </w:p>
    <w:p w:rsidR="009D1437" w:rsidP="009D1437" w14:paraId="511BDAD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ThTien</w:t>
      </w:r>
      <w:r>
        <w:rPr>
          <w:rFonts w:ascii="Consolas" w:hAnsi="Consolas" w:cs="Consolas"/>
          <w:color w:val="0000FF"/>
          <w:sz w:val="19"/>
          <w:szCs w:val="19"/>
        </w:rPr>
        <w:t>&gt;</w:t>
      </w:r>
      <w:r>
        <w:rPr>
          <w:rFonts w:ascii="Consolas" w:hAnsi="Consolas" w:cs="Consolas"/>
          <w:color w:val="000000"/>
          <w:sz w:val="19"/>
          <w:szCs w:val="19"/>
        </w:rPr>
        <w:t xml:space="preserve">Thành </w:t>
      </w:r>
      <w:r>
        <w:rPr>
          <w:rFonts w:ascii="Consolas" w:hAnsi="Consolas" w:cs="Consolas"/>
          <w:color w:val="000000"/>
          <w:sz w:val="19"/>
          <w:szCs w:val="19"/>
        </w:rPr>
        <w:t>tiền</w:t>
      </w:r>
      <w:r>
        <w:rPr>
          <w:rFonts w:ascii="Consolas" w:hAnsi="Consolas" w:cs="Consolas"/>
          <w:color w:val="000000"/>
          <w:sz w:val="19"/>
          <w:szCs w:val="19"/>
        </w:rPr>
        <w:t xml:space="preserve"> (Thành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chưa</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 -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trừ</w:t>
      </w:r>
      <w:r>
        <w:rPr>
          <w:rFonts w:ascii="Consolas" w:hAnsi="Consolas" w:cs="Consolas"/>
          <w:color w:val="000000"/>
          <w:sz w:val="19"/>
          <w:szCs w:val="19"/>
        </w:rPr>
        <w:t xml:space="preserve"> </w:t>
      </w:r>
      <w:r>
        <w:rPr>
          <w:rFonts w:ascii="Consolas" w:hAnsi="Consolas" w:cs="Consolas"/>
          <w:color w:val="000000"/>
          <w:sz w:val="19"/>
          <w:szCs w:val="19"/>
        </w:rPr>
        <w:t>trường</w:t>
      </w:r>
      <w:r>
        <w:rPr>
          <w:rFonts w:ascii="Consolas" w:hAnsi="Consolas" w:cs="Consolas"/>
          <w:color w:val="000000"/>
          <w:sz w:val="19"/>
          <w:szCs w:val="19"/>
        </w:rPr>
        <w:t xml:space="preserve"> </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TChat</w:t>
      </w:r>
      <w:r>
        <w:rPr>
          <w:rFonts w:ascii="Consolas" w:hAnsi="Consolas" w:cs="Consolas"/>
          <w:color w:val="000000"/>
          <w:sz w:val="19"/>
          <w:szCs w:val="19"/>
        </w:rPr>
        <w:t xml:space="preserve"> = 4</w:t>
      </w:r>
      <w:r>
        <w:rPr>
          <w:rFonts w:ascii="Consolas" w:hAnsi="Consolas" w:cs="Consolas"/>
          <w:color w:val="0000FF"/>
          <w:sz w:val="19"/>
          <w:szCs w:val="19"/>
        </w:rPr>
        <w:t>&lt;/</w:t>
      </w:r>
      <w:r>
        <w:rPr>
          <w:rFonts w:ascii="Consolas" w:hAnsi="Consolas" w:cs="Consolas"/>
          <w:color w:val="A31515"/>
          <w:sz w:val="19"/>
          <w:szCs w:val="19"/>
        </w:rPr>
        <w:t>ThTien</w:t>
      </w:r>
      <w:r>
        <w:rPr>
          <w:rFonts w:ascii="Consolas" w:hAnsi="Consolas" w:cs="Consolas"/>
          <w:color w:val="0000FF"/>
          <w:sz w:val="19"/>
          <w:szCs w:val="19"/>
        </w:rPr>
        <w:t>&gt;</w:t>
      </w:r>
    </w:p>
    <w:p w:rsidR="009D1437" w:rsidP="009D1437" w14:paraId="34A7C366" w14:textId="77777777">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TSuat</w:t>
      </w:r>
      <w:r>
        <w:rPr>
          <w:rFonts w:ascii="Consolas" w:hAnsi="Consolas" w:cs="Consolas"/>
          <w:color w:val="0000FF"/>
          <w:sz w:val="19"/>
          <w:szCs w:val="19"/>
        </w:rPr>
        <w:t>&gt;</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suất</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suất</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TSuat</w:t>
      </w:r>
      <w:r>
        <w:rPr>
          <w:rFonts w:ascii="Consolas" w:hAnsi="Consolas" w:cs="Consolas"/>
          <w:color w:val="0000FF"/>
          <w:sz w:val="19"/>
          <w:szCs w:val="19"/>
        </w:rPr>
        <w:t>&gt;</w:t>
      </w:r>
    </w:p>
    <w:p w:rsidR="009D1437" w:rsidRPr="00B62304" w:rsidP="009D1437" w14:paraId="22FFF09B" w14:textId="77777777">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sidRPr="00B62304">
        <w:rPr>
          <w:rFonts w:ascii="Consolas" w:hAnsi="Consolas" w:cs="Consolas"/>
          <w:color w:val="0000FF"/>
          <w:sz w:val="19"/>
          <w:szCs w:val="19"/>
        </w:rPr>
        <w:t>&lt;</w:t>
      </w:r>
      <w:r w:rsidRPr="00B62304">
        <w:rPr>
          <w:rFonts w:ascii="Consolas" w:hAnsi="Consolas" w:cs="Consolas"/>
          <w:color w:val="C00000"/>
          <w:sz w:val="19"/>
          <w:szCs w:val="19"/>
        </w:rPr>
        <w:t>TThue</w:t>
      </w:r>
      <w:r w:rsidRPr="00B62304">
        <w:rPr>
          <w:rFonts w:ascii="Consolas" w:hAnsi="Consolas" w:cs="Consolas"/>
          <w:color w:val="0000FF"/>
          <w:sz w:val="19"/>
          <w:szCs w:val="19"/>
        </w:rPr>
        <w:t>&gt;</w:t>
      </w:r>
      <w:r w:rsidRPr="00B62304">
        <w:rPr>
          <w:rFonts w:ascii="Consolas" w:hAnsi="Consolas" w:cs="Consolas"/>
          <w:sz w:val="19"/>
          <w:szCs w:val="19"/>
        </w:rPr>
        <w:t>Tiền</w:t>
      </w:r>
      <w:r w:rsidRPr="00B62304">
        <w:rPr>
          <w:rFonts w:ascii="Consolas" w:hAnsi="Consolas" w:cs="Consolas"/>
          <w:sz w:val="19"/>
          <w:szCs w:val="19"/>
        </w:rPr>
        <w:t xml:space="preserve"> </w:t>
      </w:r>
      <w:r w:rsidRPr="00B62304">
        <w:rPr>
          <w:rFonts w:ascii="Consolas" w:hAnsi="Consolas" w:cs="Consolas"/>
          <w:sz w:val="19"/>
          <w:szCs w:val="19"/>
        </w:rPr>
        <w:t>thuế</w:t>
      </w:r>
      <w:r w:rsidRPr="00B62304">
        <w:rPr>
          <w:rFonts w:ascii="Consolas" w:hAnsi="Consolas" w:cs="Consolas"/>
          <w:color w:val="0000FF"/>
          <w:sz w:val="19"/>
          <w:szCs w:val="19"/>
        </w:rPr>
        <w:t>&lt;/</w:t>
      </w:r>
      <w:r w:rsidRPr="00B62304">
        <w:rPr>
          <w:rFonts w:ascii="Consolas" w:hAnsi="Consolas" w:cs="Consolas"/>
          <w:color w:val="C00000"/>
          <w:sz w:val="19"/>
          <w:szCs w:val="19"/>
        </w:rPr>
        <w:t>TThue</w:t>
      </w:r>
      <w:r w:rsidRPr="00B62304">
        <w:rPr>
          <w:rFonts w:ascii="Consolas" w:hAnsi="Consolas" w:cs="Consolas"/>
          <w:color w:val="0000FF"/>
          <w:sz w:val="19"/>
          <w:szCs w:val="19"/>
        </w:rPr>
        <w:t>&gt;</w:t>
      </w:r>
    </w:p>
    <w:p w:rsidR="009D1437" w:rsidP="009D1437" w14:paraId="4FBE27E6" w14:textId="77777777">
      <w:pPr>
        <w:autoSpaceDE w:val="0"/>
        <w:autoSpaceDN w:val="0"/>
        <w:adjustRightInd w:val="0"/>
        <w:rPr>
          <w:rFonts w:ascii="Consolas" w:hAnsi="Consolas" w:cs="Consolas"/>
          <w:color w:val="000000"/>
          <w:sz w:val="19"/>
          <w:szCs w:val="19"/>
        </w:rPr>
      </w:pPr>
      <w:r w:rsidRPr="00B62304">
        <w:rPr>
          <w:rFonts w:ascii="Consolas" w:hAnsi="Consolas" w:cs="Consolas"/>
          <w:color w:val="0000FF"/>
          <w:sz w:val="19"/>
          <w:szCs w:val="19"/>
        </w:rPr>
        <w:t xml:space="preserve">               </w:t>
      </w:r>
      <w:r>
        <w:rPr>
          <w:rFonts w:ascii="Consolas" w:hAnsi="Consolas" w:cs="Consolas"/>
          <w:color w:val="0000FF"/>
          <w:sz w:val="19"/>
          <w:szCs w:val="19"/>
        </w:rPr>
        <w:tab/>
      </w:r>
      <w:r>
        <w:rPr>
          <w:rFonts w:ascii="Consolas" w:hAnsi="Consolas" w:cs="Consolas"/>
          <w:color w:val="0000FF"/>
          <w:sz w:val="19"/>
          <w:szCs w:val="19"/>
        </w:rPr>
        <w:tab/>
      </w:r>
      <w:r w:rsidRPr="00B62304">
        <w:rPr>
          <w:rFonts w:ascii="Consolas" w:hAnsi="Consolas" w:cs="Consolas"/>
          <w:color w:val="0000FF"/>
          <w:sz w:val="19"/>
          <w:szCs w:val="19"/>
        </w:rPr>
        <w:t>&lt;</w:t>
      </w:r>
      <w:r w:rsidRPr="00B62304">
        <w:rPr>
          <w:rFonts w:ascii="Consolas" w:hAnsi="Consolas" w:cs="Consolas"/>
          <w:color w:val="C00000"/>
          <w:sz w:val="19"/>
          <w:szCs w:val="19"/>
        </w:rPr>
        <w:t>TSThue</w:t>
      </w:r>
      <w:r w:rsidRPr="00B62304">
        <w:rPr>
          <w:rFonts w:ascii="Consolas" w:hAnsi="Consolas" w:cs="Consolas"/>
          <w:color w:val="0000FF"/>
          <w:sz w:val="19"/>
          <w:szCs w:val="19"/>
        </w:rPr>
        <w:t>&gt;</w:t>
      </w:r>
      <w:r w:rsidRPr="00B62304">
        <w:rPr>
          <w:rFonts w:ascii="Consolas" w:hAnsi="Consolas" w:cs="Consolas"/>
          <w:sz w:val="19"/>
          <w:szCs w:val="19"/>
        </w:rPr>
        <w:t>Tiền</w:t>
      </w:r>
      <w:r w:rsidRPr="00B62304">
        <w:rPr>
          <w:rFonts w:ascii="Consolas" w:hAnsi="Consolas" w:cs="Consolas"/>
          <w:sz w:val="19"/>
          <w:szCs w:val="19"/>
        </w:rPr>
        <w:t xml:space="preserve"> sau </w:t>
      </w:r>
      <w:r w:rsidRPr="00B62304">
        <w:rPr>
          <w:rFonts w:ascii="Consolas" w:hAnsi="Consolas" w:cs="Consolas"/>
          <w:sz w:val="19"/>
          <w:szCs w:val="19"/>
        </w:rPr>
        <w:t>thuế</w:t>
      </w:r>
      <w:r w:rsidRPr="00B62304">
        <w:rPr>
          <w:rFonts w:ascii="Consolas" w:hAnsi="Consolas" w:cs="Consolas"/>
          <w:color w:val="0000FF"/>
          <w:sz w:val="19"/>
          <w:szCs w:val="19"/>
        </w:rPr>
        <w:t>&lt;/</w:t>
      </w:r>
      <w:r w:rsidRPr="00B62304">
        <w:rPr>
          <w:rFonts w:ascii="Consolas" w:hAnsi="Consolas" w:cs="Consolas"/>
          <w:color w:val="C00000"/>
          <w:sz w:val="19"/>
          <w:szCs w:val="19"/>
        </w:rPr>
        <w:t>TSThue</w:t>
      </w:r>
      <w:r w:rsidRPr="00B62304">
        <w:rPr>
          <w:rFonts w:ascii="Consolas" w:hAnsi="Consolas" w:cs="Consolas"/>
          <w:color w:val="0000FF"/>
          <w:sz w:val="19"/>
          <w:szCs w:val="19"/>
        </w:rPr>
        <w:t>&gt;</w:t>
      </w:r>
    </w:p>
    <w:p w:rsidR="009D1437" w:rsidP="009D1437" w14:paraId="4D0D883B"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TTKhac</w:t>
      </w:r>
      <w:r>
        <w:rPr>
          <w:rFonts w:ascii="Consolas" w:hAnsi="Consolas" w:cs="Consolas"/>
          <w:color w:val="0000FF"/>
          <w:sz w:val="19"/>
          <w:szCs w:val="19"/>
        </w:rPr>
        <w:t>&gt;</w:t>
      </w:r>
    </w:p>
    <w:p w:rsidR="009D1437" w:rsidP="009D1437" w14:paraId="1B302BE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TTin</w:t>
      </w:r>
      <w:r>
        <w:rPr>
          <w:rFonts w:ascii="Consolas" w:hAnsi="Consolas" w:cs="Consolas"/>
          <w:color w:val="0000FF"/>
          <w:sz w:val="19"/>
          <w:szCs w:val="19"/>
        </w:rPr>
        <w:t>&gt;</w:t>
      </w:r>
    </w:p>
    <w:p w:rsidR="009D1437" w:rsidP="009D1437" w14:paraId="221223E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TTruong</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trường</w:t>
      </w:r>
      <w:r>
        <w:rPr>
          <w:rFonts w:ascii="Consolas" w:hAnsi="Consolas" w:cs="Consolas"/>
          <w:color w:val="0000FF"/>
          <w:sz w:val="19"/>
          <w:szCs w:val="19"/>
        </w:rPr>
        <w:t>&lt;/</w:t>
      </w:r>
      <w:r>
        <w:rPr>
          <w:rFonts w:ascii="Consolas" w:hAnsi="Consolas" w:cs="Consolas"/>
          <w:color w:val="A31515"/>
          <w:sz w:val="19"/>
          <w:szCs w:val="19"/>
        </w:rPr>
        <w:t>TTruong</w:t>
      </w:r>
      <w:r>
        <w:rPr>
          <w:rFonts w:ascii="Consolas" w:hAnsi="Consolas" w:cs="Consolas"/>
          <w:color w:val="0000FF"/>
          <w:sz w:val="19"/>
          <w:szCs w:val="19"/>
        </w:rPr>
        <w:t>&gt;</w:t>
      </w:r>
    </w:p>
    <w:p w:rsidR="009D1437" w:rsidP="009D1437" w14:paraId="2CF8119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KDLieu</w:t>
      </w:r>
      <w:r>
        <w:rPr>
          <w:rFonts w:ascii="Consolas" w:hAnsi="Consolas" w:cs="Consolas"/>
          <w:color w:val="0000FF"/>
          <w:sz w:val="19"/>
          <w:szCs w:val="19"/>
        </w:rPr>
        <w:t>&gt;</w:t>
      </w:r>
      <w:r>
        <w:rPr>
          <w:rFonts w:ascii="Consolas" w:hAnsi="Consolas" w:cs="Consolas"/>
          <w:color w:val="000000"/>
          <w:sz w:val="19"/>
          <w:szCs w:val="19"/>
        </w:rPr>
        <w:t>Kiểu</w:t>
      </w:r>
      <w:r>
        <w:rPr>
          <w:rFonts w:ascii="Consolas" w:hAnsi="Consolas" w:cs="Consolas"/>
          <w:color w:val="000000"/>
          <w:sz w:val="19"/>
          <w:szCs w:val="19"/>
        </w:rPr>
        <w:t xml:space="preserve"> </w:t>
      </w:r>
      <w:r>
        <w:rPr>
          <w:rFonts w:ascii="Consolas" w:hAnsi="Consolas" w:cs="Consolas"/>
          <w:color w:val="000000"/>
          <w:sz w:val="19"/>
          <w:szCs w:val="19"/>
        </w:rPr>
        <w:t>dữ</w:t>
      </w:r>
      <w:r>
        <w:rPr>
          <w:rFonts w:ascii="Consolas" w:hAnsi="Consolas" w:cs="Consolas"/>
          <w:color w:val="000000"/>
          <w:sz w:val="19"/>
          <w:szCs w:val="19"/>
        </w:rPr>
        <w:t xml:space="preserve"> </w:t>
      </w:r>
      <w:r>
        <w:rPr>
          <w:rFonts w:ascii="Consolas" w:hAnsi="Consolas" w:cs="Consolas"/>
          <w:color w:val="000000"/>
          <w:sz w:val="19"/>
          <w:szCs w:val="19"/>
        </w:rPr>
        <w:t>liệu</w:t>
      </w:r>
      <w:r>
        <w:rPr>
          <w:rFonts w:ascii="Consolas" w:hAnsi="Consolas" w:cs="Consolas"/>
          <w:color w:val="0000FF"/>
          <w:sz w:val="19"/>
          <w:szCs w:val="19"/>
        </w:rPr>
        <w:t>&lt;/</w:t>
      </w:r>
      <w:r>
        <w:rPr>
          <w:rFonts w:ascii="Consolas" w:hAnsi="Consolas" w:cs="Consolas"/>
          <w:color w:val="A31515"/>
          <w:sz w:val="19"/>
          <w:szCs w:val="19"/>
        </w:rPr>
        <w:t>KDLieu</w:t>
      </w:r>
      <w:r>
        <w:rPr>
          <w:rFonts w:ascii="Consolas" w:hAnsi="Consolas" w:cs="Consolas"/>
          <w:color w:val="0000FF"/>
          <w:sz w:val="19"/>
          <w:szCs w:val="19"/>
        </w:rPr>
        <w:t>&gt;</w:t>
      </w:r>
    </w:p>
    <w:p w:rsidR="009D1437" w:rsidP="009D1437" w14:paraId="43C86C75"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DLieu</w:t>
      </w:r>
      <w:r>
        <w:rPr>
          <w:rFonts w:ascii="Consolas" w:hAnsi="Consolas" w:cs="Consolas"/>
          <w:color w:val="0000FF"/>
          <w:sz w:val="19"/>
          <w:szCs w:val="19"/>
        </w:rPr>
        <w:t>&gt;</w:t>
      </w:r>
      <w:r>
        <w:rPr>
          <w:rFonts w:ascii="Consolas" w:hAnsi="Consolas" w:cs="Consolas"/>
          <w:color w:val="000000"/>
          <w:sz w:val="19"/>
          <w:szCs w:val="19"/>
        </w:rPr>
        <w:t>Dữ</w:t>
      </w:r>
      <w:r>
        <w:rPr>
          <w:rFonts w:ascii="Consolas" w:hAnsi="Consolas" w:cs="Consolas"/>
          <w:color w:val="000000"/>
          <w:sz w:val="19"/>
          <w:szCs w:val="19"/>
        </w:rPr>
        <w:t xml:space="preserve"> </w:t>
      </w:r>
      <w:r>
        <w:rPr>
          <w:rFonts w:ascii="Consolas" w:hAnsi="Consolas" w:cs="Consolas"/>
          <w:color w:val="000000"/>
          <w:sz w:val="19"/>
          <w:szCs w:val="19"/>
        </w:rPr>
        <w:t>liệu</w:t>
      </w:r>
      <w:r>
        <w:rPr>
          <w:rFonts w:ascii="Consolas" w:hAnsi="Consolas" w:cs="Consolas"/>
          <w:color w:val="0000FF"/>
          <w:sz w:val="19"/>
          <w:szCs w:val="19"/>
        </w:rPr>
        <w:t>&lt;/</w:t>
      </w:r>
      <w:r>
        <w:rPr>
          <w:rFonts w:ascii="Consolas" w:hAnsi="Consolas" w:cs="Consolas"/>
          <w:color w:val="A31515"/>
          <w:sz w:val="19"/>
          <w:szCs w:val="19"/>
        </w:rPr>
        <w:t>DLieu</w:t>
      </w:r>
      <w:r>
        <w:rPr>
          <w:rFonts w:ascii="Consolas" w:hAnsi="Consolas" w:cs="Consolas"/>
          <w:color w:val="0000FF"/>
          <w:sz w:val="19"/>
          <w:szCs w:val="19"/>
        </w:rPr>
        <w:t>&gt;</w:t>
      </w:r>
    </w:p>
    <w:p w:rsidR="009D1437" w:rsidP="009D1437" w14:paraId="7AF595B9"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TTin</w:t>
      </w:r>
      <w:r>
        <w:rPr>
          <w:rFonts w:ascii="Consolas" w:hAnsi="Consolas" w:cs="Consolas"/>
          <w:color w:val="0000FF"/>
          <w:sz w:val="19"/>
          <w:szCs w:val="19"/>
        </w:rPr>
        <w:t>&gt;</w:t>
      </w:r>
    </w:p>
    <w:p w:rsidR="009D1437" w:rsidP="009D1437" w14:paraId="3A7DD684"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TTKhac</w:t>
      </w:r>
      <w:r>
        <w:rPr>
          <w:rFonts w:ascii="Consolas" w:hAnsi="Consolas" w:cs="Consolas"/>
          <w:color w:val="0000FF"/>
          <w:sz w:val="19"/>
          <w:szCs w:val="19"/>
        </w:rPr>
        <w:t>&gt;</w:t>
      </w:r>
    </w:p>
    <w:p w:rsidR="009D1437" w:rsidP="009D1437" w14:paraId="089B469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HHDVu</w:t>
      </w:r>
      <w:r>
        <w:rPr>
          <w:rFonts w:ascii="Consolas" w:hAnsi="Consolas" w:cs="Consolas"/>
          <w:color w:val="0000FF"/>
          <w:sz w:val="19"/>
          <w:szCs w:val="19"/>
        </w:rPr>
        <w:t>&gt;</w:t>
      </w:r>
    </w:p>
    <w:p w:rsidR="009D1437" w:rsidP="009D1437" w14:paraId="47F0EBD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DSHHDVu</w:t>
      </w:r>
      <w:r>
        <w:rPr>
          <w:rFonts w:ascii="Consolas" w:hAnsi="Consolas" w:cs="Consolas"/>
          <w:color w:val="0000FF"/>
          <w:sz w:val="19"/>
          <w:szCs w:val="19"/>
        </w:rPr>
        <w:t>&gt;</w:t>
      </w:r>
    </w:p>
    <w:p w:rsidR="009D1437" w:rsidP="009D1437" w14:paraId="0095A70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TToan</w:t>
      </w:r>
      <w:r>
        <w:rPr>
          <w:rFonts w:ascii="Consolas" w:hAnsi="Consolas" w:cs="Consolas"/>
          <w:color w:val="0000FF"/>
          <w:sz w:val="19"/>
          <w:szCs w:val="19"/>
        </w:rPr>
        <w:t>&gt;</w:t>
      </w:r>
    </w:p>
    <w:p w:rsidR="009D1437" w:rsidP="009D1437" w14:paraId="08346E7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THTTLTSuat</w:t>
      </w:r>
      <w:r>
        <w:rPr>
          <w:rFonts w:ascii="Consolas" w:hAnsi="Consolas" w:cs="Consolas"/>
          <w:color w:val="0000FF"/>
          <w:sz w:val="19"/>
          <w:szCs w:val="19"/>
        </w:rPr>
        <w:t>&gt;&lt;!--</w:t>
      </w:r>
      <w:r>
        <w:rPr>
          <w:rFonts w:ascii="Consolas" w:hAnsi="Consolas" w:cs="Consolas"/>
          <w:color w:val="008000"/>
          <w:sz w:val="19"/>
          <w:szCs w:val="19"/>
        </w:rPr>
        <w:t>sử</w:t>
      </w:r>
      <w:r>
        <w:rPr>
          <w:rFonts w:ascii="Consolas" w:hAnsi="Consolas" w:cs="Consolas"/>
          <w:color w:val="008000"/>
          <w:sz w:val="19"/>
          <w:szCs w:val="19"/>
        </w:rPr>
        <w:t xml:space="preserve"> </w:t>
      </w:r>
      <w:r>
        <w:rPr>
          <w:rFonts w:ascii="Consolas" w:hAnsi="Consolas" w:cs="Consolas"/>
          <w:color w:val="008000"/>
          <w:sz w:val="19"/>
          <w:szCs w:val="19"/>
        </w:rPr>
        <w:t>dụng</w:t>
      </w:r>
      <w:r>
        <w:rPr>
          <w:rFonts w:ascii="Consolas" w:hAnsi="Consolas" w:cs="Consolas"/>
          <w:color w:val="008000"/>
          <w:sz w:val="19"/>
          <w:szCs w:val="19"/>
        </w:rPr>
        <w:t xml:space="preserve"> </w:t>
      </w:r>
      <w:r>
        <w:rPr>
          <w:rFonts w:ascii="Consolas" w:hAnsi="Consolas" w:cs="Consolas"/>
          <w:color w:val="008000"/>
          <w:sz w:val="19"/>
          <w:szCs w:val="19"/>
        </w:rPr>
        <w:t>hóa</w:t>
      </w:r>
      <w:r>
        <w:rPr>
          <w:rFonts w:ascii="Consolas" w:hAnsi="Consolas" w:cs="Consolas"/>
          <w:color w:val="008000"/>
          <w:sz w:val="19"/>
          <w:szCs w:val="19"/>
        </w:rPr>
        <w:t xml:space="preserve"> </w:t>
      </w:r>
      <w:r>
        <w:rPr>
          <w:rFonts w:ascii="Consolas" w:hAnsi="Consolas" w:cs="Consolas"/>
          <w:color w:val="008000"/>
          <w:sz w:val="19"/>
          <w:szCs w:val="19"/>
        </w:rPr>
        <w:t>đơn</w:t>
      </w:r>
      <w:r>
        <w:rPr>
          <w:rFonts w:ascii="Consolas" w:hAnsi="Consolas" w:cs="Consolas"/>
          <w:color w:val="008000"/>
          <w:sz w:val="19"/>
          <w:szCs w:val="19"/>
        </w:rPr>
        <w:t xml:space="preserve"> GTGT</w:t>
      </w:r>
      <w:r>
        <w:rPr>
          <w:rFonts w:ascii="Consolas" w:hAnsi="Consolas" w:cs="Consolas"/>
          <w:color w:val="0000FF"/>
          <w:sz w:val="19"/>
          <w:szCs w:val="19"/>
        </w:rPr>
        <w:t>--&gt;</w:t>
      </w:r>
    </w:p>
    <w:p w:rsidR="009D1437" w:rsidP="009D1437" w14:paraId="5E7D847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LTSuat</w:t>
      </w:r>
      <w:r>
        <w:rPr>
          <w:rFonts w:ascii="Consolas" w:hAnsi="Consolas" w:cs="Consolas"/>
          <w:color w:val="0000FF"/>
          <w:sz w:val="19"/>
          <w:szCs w:val="19"/>
        </w:rPr>
        <w:t>&gt;</w:t>
      </w:r>
    </w:p>
    <w:p w:rsidR="009D1437" w:rsidP="009D1437" w14:paraId="104EF2E1"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TSuat</w:t>
      </w:r>
      <w:r>
        <w:rPr>
          <w:rFonts w:ascii="Consolas" w:hAnsi="Consolas" w:cs="Consolas"/>
          <w:color w:val="0000FF"/>
          <w:sz w:val="19"/>
          <w:szCs w:val="19"/>
        </w:rPr>
        <w:t>&gt;</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suất</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suất</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TSuat</w:t>
      </w:r>
      <w:r>
        <w:rPr>
          <w:rFonts w:ascii="Consolas" w:hAnsi="Consolas" w:cs="Consolas"/>
          <w:color w:val="0000FF"/>
          <w:sz w:val="19"/>
          <w:szCs w:val="19"/>
        </w:rPr>
        <w:t>&gt;</w:t>
      </w:r>
    </w:p>
    <w:p w:rsidR="009D1437" w:rsidP="009D1437" w14:paraId="3FC85B49"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ThTien</w:t>
      </w:r>
      <w:r>
        <w:rPr>
          <w:rFonts w:ascii="Consolas" w:hAnsi="Consolas" w:cs="Consolas"/>
          <w:color w:val="0000FF"/>
          <w:sz w:val="19"/>
          <w:szCs w:val="19"/>
        </w:rPr>
        <w:t>&gt;</w:t>
      </w:r>
      <w:r>
        <w:rPr>
          <w:rFonts w:ascii="Consolas" w:hAnsi="Consolas" w:cs="Consolas"/>
          <w:color w:val="000000"/>
          <w:sz w:val="19"/>
          <w:szCs w:val="19"/>
        </w:rPr>
        <w:t xml:space="preserve">Thành </w:t>
      </w:r>
      <w:r>
        <w:rPr>
          <w:rFonts w:ascii="Consolas" w:hAnsi="Consolas" w:cs="Consolas"/>
          <w:color w:val="000000"/>
          <w:sz w:val="19"/>
          <w:szCs w:val="19"/>
        </w:rPr>
        <w:t>tiền</w:t>
      </w:r>
      <w:r>
        <w:rPr>
          <w:rFonts w:ascii="Consolas" w:hAnsi="Consolas" w:cs="Consolas"/>
          <w:color w:val="000000"/>
          <w:sz w:val="19"/>
          <w:szCs w:val="19"/>
        </w:rPr>
        <w:t xml:space="preserve"> (Thành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chưa</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ThTien</w:t>
      </w:r>
      <w:r>
        <w:rPr>
          <w:rFonts w:ascii="Consolas" w:hAnsi="Consolas" w:cs="Consolas"/>
          <w:color w:val="0000FF"/>
          <w:sz w:val="19"/>
          <w:szCs w:val="19"/>
        </w:rPr>
        <w:t>&gt;</w:t>
      </w:r>
    </w:p>
    <w:p w:rsidR="009D1437" w:rsidP="009D1437" w14:paraId="0462C62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TThue</w:t>
      </w:r>
      <w:r>
        <w:rPr>
          <w:rFonts w:ascii="Consolas" w:hAnsi="Consolas" w:cs="Consolas"/>
          <w:color w:val="0000FF"/>
          <w:sz w:val="19"/>
          <w:szCs w:val="19"/>
        </w:rPr>
        <w:t>&gt;</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TThue</w:t>
      </w:r>
      <w:r>
        <w:rPr>
          <w:rFonts w:ascii="Consolas" w:hAnsi="Consolas" w:cs="Consolas"/>
          <w:color w:val="0000FF"/>
          <w:sz w:val="19"/>
          <w:szCs w:val="19"/>
        </w:rPr>
        <w:t>&gt;</w:t>
      </w:r>
    </w:p>
    <w:p w:rsidR="009D1437" w:rsidP="009D1437" w14:paraId="5C59913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LTSuat</w:t>
      </w:r>
      <w:r>
        <w:rPr>
          <w:rFonts w:ascii="Consolas" w:hAnsi="Consolas" w:cs="Consolas"/>
          <w:color w:val="0000FF"/>
          <w:sz w:val="19"/>
          <w:szCs w:val="19"/>
        </w:rPr>
        <w:t>&gt;</w:t>
      </w:r>
    </w:p>
    <w:p w:rsidR="009D1437" w:rsidP="009D1437" w14:paraId="73243E1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THTTLTSuat</w:t>
      </w:r>
      <w:r>
        <w:rPr>
          <w:rFonts w:ascii="Consolas" w:hAnsi="Consolas" w:cs="Consolas"/>
          <w:color w:val="0000FF"/>
          <w:sz w:val="19"/>
          <w:szCs w:val="19"/>
        </w:rPr>
        <w:t>&gt;</w:t>
      </w:r>
    </w:p>
    <w:p w:rsidR="009D1437" w:rsidP="009D1437" w14:paraId="506F267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TgTCThue</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chưa</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cộng</w:t>
      </w:r>
      <w:r>
        <w:rPr>
          <w:rFonts w:ascii="Consolas" w:hAnsi="Consolas" w:cs="Consolas"/>
          <w:color w:val="000000"/>
          <w:sz w:val="19"/>
          <w:szCs w:val="19"/>
        </w:rPr>
        <w:t xml:space="preserve"> </w:t>
      </w:r>
      <w:r>
        <w:rPr>
          <w:rFonts w:ascii="Consolas" w:hAnsi="Consolas" w:cs="Consolas"/>
          <w:color w:val="000000"/>
          <w:sz w:val="19"/>
          <w:szCs w:val="19"/>
        </w:rPr>
        <w:t>thành</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chưa</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TgTCThue</w:t>
      </w:r>
      <w:r>
        <w:rPr>
          <w:rFonts w:ascii="Consolas" w:hAnsi="Consolas" w:cs="Consolas"/>
          <w:color w:val="0000FF"/>
          <w:sz w:val="19"/>
          <w:szCs w:val="19"/>
        </w:rPr>
        <w:t>&gt;</w:t>
      </w:r>
    </w:p>
    <w:p w:rsidR="009D1437" w:rsidP="009D1437" w14:paraId="5324685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TgTThue</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cộng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TgTThue</w:t>
      </w:r>
      <w:r>
        <w:rPr>
          <w:rFonts w:ascii="Consolas" w:hAnsi="Consolas" w:cs="Consolas"/>
          <w:color w:val="0000FF"/>
          <w:sz w:val="19"/>
          <w:szCs w:val="19"/>
        </w:rPr>
        <w:t>&gt;</w:t>
      </w:r>
    </w:p>
    <w:p w:rsidR="009D1437" w:rsidP="009D1437" w14:paraId="36C3D721"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TTCKTMai</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chiết</w:t>
      </w:r>
      <w:r>
        <w:rPr>
          <w:rFonts w:ascii="Consolas" w:hAnsi="Consolas" w:cs="Consolas"/>
          <w:color w:val="000000"/>
          <w:sz w:val="19"/>
          <w:szCs w:val="19"/>
        </w:rPr>
        <w:t xml:space="preserve"> </w:t>
      </w:r>
      <w:r>
        <w:rPr>
          <w:rFonts w:ascii="Consolas" w:hAnsi="Consolas" w:cs="Consolas"/>
          <w:color w:val="000000"/>
          <w:sz w:val="19"/>
          <w:szCs w:val="19"/>
        </w:rPr>
        <w:t>khấu</w:t>
      </w:r>
      <w:r>
        <w:rPr>
          <w:rFonts w:ascii="Consolas" w:hAnsi="Consolas" w:cs="Consolas"/>
          <w:color w:val="000000"/>
          <w:sz w:val="19"/>
          <w:szCs w:val="19"/>
        </w:rPr>
        <w:t xml:space="preserve"> </w:t>
      </w:r>
      <w:r>
        <w:rPr>
          <w:rFonts w:ascii="Consolas" w:hAnsi="Consolas" w:cs="Consolas"/>
          <w:color w:val="000000"/>
          <w:sz w:val="19"/>
          <w:szCs w:val="19"/>
        </w:rPr>
        <w:t>thương</w:t>
      </w:r>
      <w:r>
        <w:rPr>
          <w:rFonts w:ascii="Consolas" w:hAnsi="Consolas" w:cs="Consolas"/>
          <w:color w:val="000000"/>
          <w:sz w:val="19"/>
          <w:szCs w:val="19"/>
        </w:rPr>
        <w:t xml:space="preserve"> </w:t>
      </w:r>
      <w:r>
        <w:rPr>
          <w:rFonts w:ascii="Consolas" w:hAnsi="Consolas" w:cs="Consolas"/>
          <w:color w:val="000000"/>
          <w:sz w:val="19"/>
          <w:szCs w:val="19"/>
        </w:rPr>
        <w:t>mại</w:t>
      </w:r>
      <w:r>
        <w:rPr>
          <w:rFonts w:ascii="Consolas" w:hAnsi="Consolas" w:cs="Consolas"/>
          <w:color w:val="0000FF"/>
          <w:sz w:val="19"/>
          <w:szCs w:val="19"/>
        </w:rPr>
        <w:t>&lt;/</w:t>
      </w:r>
      <w:r>
        <w:rPr>
          <w:rFonts w:ascii="Consolas" w:hAnsi="Consolas" w:cs="Consolas"/>
          <w:color w:val="A31515"/>
          <w:sz w:val="19"/>
          <w:szCs w:val="19"/>
        </w:rPr>
        <w:t>TTCKTMai</w:t>
      </w:r>
      <w:r>
        <w:rPr>
          <w:rFonts w:ascii="Consolas" w:hAnsi="Consolas" w:cs="Consolas"/>
          <w:color w:val="0000FF"/>
          <w:sz w:val="19"/>
          <w:szCs w:val="19"/>
        </w:rPr>
        <w:t>&gt;</w:t>
      </w:r>
    </w:p>
    <w:p w:rsidR="009D1437" w:rsidP="009D1437" w14:paraId="1220DAB1"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TgTTTBSo</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thanh</w:t>
      </w:r>
      <w:r>
        <w:rPr>
          <w:rFonts w:ascii="Consolas" w:hAnsi="Consolas" w:cs="Consolas"/>
          <w:color w:val="000000"/>
          <w:sz w:val="19"/>
          <w:szCs w:val="19"/>
        </w:rPr>
        <w:t xml:space="preserve"> </w:t>
      </w:r>
      <w:r>
        <w:rPr>
          <w:rFonts w:ascii="Consolas" w:hAnsi="Consolas" w:cs="Consolas"/>
          <w:color w:val="000000"/>
          <w:sz w:val="19"/>
          <w:szCs w:val="19"/>
        </w:rPr>
        <w:t>toán</w:t>
      </w:r>
      <w:r>
        <w:rPr>
          <w:rFonts w:ascii="Consolas" w:hAnsi="Consolas" w:cs="Consolas"/>
          <w:color w:val="000000"/>
          <w:sz w:val="19"/>
          <w:szCs w:val="19"/>
        </w:rPr>
        <w:t xml:space="preserve"> </w:t>
      </w:r>
      <w:r>
        <w:rPr>
          <w:rFonts w:ascii="Consolas" w:hAnsi="Consolas" w:cs="Consolas"/>
          <w:color w:val="000000"/>
          <w:sz w:val="19"/>
          <w:szCs w:val="19"/>
        </w:rPr>
        <w:t>bằng</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TgTTTBSo</w:t>
      </w:r>
      <w:r>
        <w:rPr>
          <w:rFonts w:ascii="Consolas" w:hAnsi="Consolas" w:cs="Consolas"/>
          <w:color w:val="0000FF"/>
          <w:sz w:val="19"/>
          <w:szCs w:val="19"/>
        </w:rPr>
        <w:t>&gt;</w:t>
      </w:r>
    </w:p>
    <w:p w:rsidR="009D1437" w:rsidP="009D1437" w14:paraId="117279A4"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TgTTTBChu</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thanh</w:t>
      </w:r>
      <w:r>
        <w:rPr>
          <w:rFonts w:ascii="Consolas" w:hAnsi="Consolas" w:cs="Consolas"/>
          <w:color w:val="000000"/>
          <w:sz w:val="19"/>
          <w:szCs w:val="19"/>
        </w:rPr>
        <w:t xml:space="preserve"> </w:t>
      </w:r>
      <w:r>
        <w:rPr>
          <w:rFonts w:ascii="Consolas" w:hAnsi="Consolas" w:cs="Consolas"/>
          <w:color w:val="000000"/>
          <w:sz w:val="19"/>
          <w:szCs w:val="19"/>
        </w:rPr>
        <w:t>toán</w:t>
      </w:r>
      <w:r>
        <w:rPr>
          <w:rFonts w:ascii="Consolas" w:hAnsi="Consolas" w:cs="Consolas"/>
          <w:color w:val="000000"/>
          <w:sz w:val="19"/>
          <w:szCs w:val="19"/>
        </w:rPr>
        <w:t xml:space="preserve"> </w:t>
      </w:r>
      <w:r>
        <w:rPr>
          <w:rFonts w:ascii="Consolas" w:hAnsi="Consolas" w:cs="Consolas"/>
          <w:color w:val="000000"/>
          <w:sz w:val="19"/>
          <w:szCs w:val="19"/>
        </w:rPr>
        <w:t>bằng</w:t>
      </w:r>
      <w:r>
        <w:rPr>
          <w:rFonts w:ascii="Consolas" w:hAnsi="Consolas" w:cs="Consolas"/>
          <w:color w:val="000000"/>
          <w:sz w:val="19"/>
          <w:szCs w:val="19"/>
        </w:rPr>
        <w:t xml:space="preserve"> </w:t>
      </w:r>
      <w:r>
        <w:rPr>
          <w:rFonts w:ascii="Consolas" w:hAnsi="Consolas" w:cs="Consolas"/>
          <w:color w:val="000000"/>
          <w:sz w:val="19"/>
          <w:szCs w:val="19"/>
        </w:rPr>
        <w:t>chữ</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TgTTTBChu</w:t>
      </w:r>
      <w:r>
        <w:rPr>
          <w:rFonts w:ascii="Consolas" w:hAnsi="Consolas" w:cs="Consolas"/>
          <w:color w:val="0000FF"/>
          <w:sz w:val="19"/>
          <w:szCs w:val="19"/>
        </w:rPr>
        <w:t>&gt;</w:t>
      </w:r>
    </w:p>
    <w:p w:rsidR="009D1437" w:rsidP="009D1437" w14:paraId="6FB14B09"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TToan</w:t>
      </w:r>
      <w:r>
        <w:rPr>
          <w:rFonts w:ascii="Consolas" w:hAnsi="Consolas" w:cs="Consolas"/>
          <w:color w:val="0000FF"/>
          <w:sz w:val="19"/>
          <w:szCs w:val="19"/>
        </w:rPr>
        <w:t>&gt;</w:t>
      </w:r>
    </w:p>
    <w:p w:rsidR="009D1437" w:rsidP="009D1437" w14:paraId="7F989CE4"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NDHDon</w:t>
      </w:r>
      <w:r>
        <w:rPr>
          <w:rFonts w:ascii="Consolas" w:hAnsi="Consolas" w:cs="Consolas"/>
          <w:color w:val="0000FF"/>
          <w:sz w:val="19"/>
          <w:szCs w:val="19"/>
        </w:rPr>
        <w:t>&gt;</w:t>
      </w:r>
    </w:p>
    <w:p w:rsidR="009D1437" w:rsidP="009D1437" w14:paraId="1CC7C427" w14:textId="77777777">
      <w:pPr>
        <w:rPr>
          <w:b/>
          <w:u w:val="single"/>
        </w:rPr>
      </w:pPr>
      <w:r>
        <w:rPr>
          <w:rFonts w:ascii="Consolas" w:hAnsi="Consolas" w:cs="Consolas"/>
          <w:color w:val="0000FF"/>
          <w:sz w:val="19"/>
          <w:szCs w:val="19"/>
        </w:rPr>
        <w:t>&lt;/</w:t>
      </w:r>
      <w:r>
        <w:rPr>
          <w:rFonts w:ascii="Consolas" w:hAnsi="Consolas" w:cs="Consolas"/>
          <w:color w:val="A31515"/>
          <w:sz w:val="19"/>
          <w:szCs w:val="19"/>
        </w:rPr>
        <w:t>DieuChinhHD</w:t>
      </w:r>
      <w:r>
        <w:rPr>
          <w:rFonts w:ascii="Consolas" w:hAnsi="Consolas" w:cs="Consolas"/>
          <w:color w:val="0000FF"/>
          <w:sz w:val="19"/>
          <w:szCs w:val="19"/>
        </w:rPr>
        <w:t>&gt;</w:t>
      </w:r>
    </w:p>
    <w:p w:rsidR="009D1437" w:rsidP="00C35F19" w14:paraId="36BCC03E" w14:textId="77777777">
      <w:pPr>
        <w:pStyle w:val="Heading3"/>
      </w:pPr>
      <w:bookmarkStart w:id="577" w:name="_Toc106724532"/>
      <w:r>
        <w:t xml:space="preserve">Html </w:t>
      </w:r>
      <w:r>
        <w:t>xem</w:t>
      </w:r>
      <w:r>
        <w:t xml:space="preserve"> </w:t>
      </w:r>
      <w:r>
        <w:t>trước</w:t>
      </w:r>
      <w:r>
        <w:t xml:space="preserve"> </w:t>
      </w:r>
      <w:r>
        <w:t>khi</w:t>
      </w:r>
      <w:r>
        <w:t xml:space="preserve"> </w:t>
      </w:r>
      <w:r>
        <w:t>điều</w:t>
      </w:r>
      <w:r>
        <w:t xml:space="preserve"> </w:t>
      </w:r>
      <w:r>
        <w:t>chỉnh</w:t>
      </w:r>
      <w:r>
        <w:t xml:space="preserve"> </w:t>
      </w:r>
      <w:r>
        <w:t>hóa</w:t>
      </w:r>
      <w:r>
        <w:t xml:space="preserve"> </w:t>
      </w:r>
      <w:r>
        <w:t>đơn</w:t>
      </w:r>
      <w:bookmarkEnd w:id="577"/>
    </w:p>
    <w:p w:rsidR="009D1437" w:rsidP="009D1437" w14:paraId="0227ED95" w14:textId="77777777">
      <w:r>
        <w:t>URL</w:t>
      </w:r>
    </w:p>
    <w:p w:rsidR="009D1437" w:rsidRPr="004A4DD9" w:rsidP="009D1437" w14:paraId="50D2258D" w14:textId="77777777">
      <w:pPr>
        <w:ind w:firstLine="720"/>
        <w:jc w:val="both"/>
      </w:pPr>
      <w:r>
        <w:t>s</w:t>
      </w:r>
      <w:r w:rsidRPr="004A4DD9">
        <w:t xml:space="preserve">tring </w:t>
      </w:r>
      <w:r w:rsidRPr="00A86AB3">
        <w:rPr>
          <w:b/>
          <w:color w:val="000000"/>
        </w:rPr>
        <w:t>AdjustInvoice</w:t>
      </w:r>
      <w:r w:rsidRPr="002E6063">
        <w:rPr>
          <w:b/>
          <w:color w:val="000000"/>
        </w:rPr>
        <w:t>NoPublish</w:t>
      </w:r>
      <w:r w:rsidRPr="009372AD">
        <w:rPr>
          <w:rFonts w:eastAsia="Calibri"/>
        </w:rPr>
        <w:t>(</w:t>
      </w:r>
      <w:r w:rsidRPr="00E009AD">
        <w:t xml:space="preserve">string Account, string </w:t>
      </w:r>
      <w:r w:rsidRPr="00E009AD">
        <w:t>ACpass</w:t>
      </w:r>
      <w:r w:rsidRPr="00E009AD">
        <w:t xml:space="preserve">, string </w:t>
      </w:r>
      <w:r w:rsidRPr="00E009AD">
        <w:t>xmlInvData</w:t>
      </w:r>
      <w:r w:rsidRPr="00E009AD">
        <w:t>, string user</w:t>
      </w:r>
      <w:r>
        <w:t xml:space="preserve">name, string pass, string </w:t>
      </w:r>
      <w:r>
        <w:t>fkey</w:t>
      </w:r>
      <w:r w:rsidRPr="00E009AD">
        <w:t>, int? convert, string pattern = null, string serial = null</w:t>
      </w:r>
      <w:r w:rsidRPr="009372AD">
        <w:rPr>
          <w:rFonts w:eastAsia="Calibri"/>
        </w:rPr>
        <w:t>).</w:t>
      </w:r>
    </w:p>
    <w:p w:rsidR="009D1437" w:rsidRPr="00593BE8" w:rsidP="009D1437" w14:paraId="28F76373" w14:textId="77777777">
      <w:pPr>
        <w:pStyle w:val="N"/>
      </w:pPr>
      <w:r w:rsidRPr="00593BE8">
        <w:t>DESCRIPTION</w:t>
      </w:r>
    </w:p>
    <w:p w:rsidR="009D1437" w:rsidP="009D1437" w14:paraId="35AEF95C" w14:textId="77777777">
      <w:pPr>
        <w:pStyle w:val="N"/>
      </w:pPr>
      <w:r>
        <w:tab/>
        <w:t>Đây là web service thực hiện lấy dữ liệu html hóa đơn mới của điều chỉnh hóa đơn trước khi ký số phát hành</w:t>
      </w:r>
    </w:p>
    <w:p w:rsidR="009D1437" w:rsidRPr="00007702" w:rsidP="009D1437" w14:paraId="14A11C4F" w14:textId="77777777">
      <w:pPr>
        <w:pStyle w:val="N"/>
      </w:pPr>
      <w:r w:rsidRPr="00663B3E">
        <w:t>HTTP METHOD</w:t>
      </w:r>
    </w:p>
    <w:p w:rsidR="009D1437" w:rsidRPr="00007702" w:rsidP="009D1437" w14:paraId="03C7CD08" w14:textId="77777777">
      <w:pPr>
        <w:pStyle w:val="N"/>
        <w:rPr>
          <w:b/>
        </w:rPr>
      </w:pPr>
      <w:r>
        <w:tab/>
      </w:r>
      <w:r w:rsidRPr="00610AFD">
        <w:t>POST</w:t>
      </w:r>
    </w:p>
    <w:p w:rsidR="009D1437" w:rsidRPr="00610AFD" w:rsidP="009D1437" w14:paraId="23116694" w14:textId="77777777">
      <w:pPr>
        <w:pStyle w:val="N"/>
      </w:pPr>
      <w:r w:rsidRPr="00610AFD">
        <w:t>REQUEST BODY</w:t>
      </w:r>
    </w:p>
    <w:p w:rsidR="009D1437" w:rsidRPr="004720D2" w:rsidP="009D1437" w14:paraId="6D98F7DB" w14:textId="7777777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w:t>
      </w:r>
      <w:r w:rsidRPr="009372AD">
        <w:rPr>
          <w:rFonts w:eastAsia="Calibri"/>
        </w:rPr>
        <w:t>khoản</w:t>
      </w:r>
      <w:r w:rsidRPr="009372AD">
        <w:rPr>
          <w:rFonts w:eastAsia="Calibri"/>
        </w:rPr>
        <w:t xml:space="preserve"> </w:t>
      </w:r>
      <w:r w:rsidRPr="009372AD">
        <w:rPr>
          <w:rFonts w:eastAsia="Calibri"/>
        </w:rPr>
        <w:t>được</w:t>
      </w:r>
      <w:r w:rsidRPr="009372AD">
        <w:rPr>
          <w:rFonts w:eastAsia="Calibri"/>
        </w:rPr>
        <w:t xml:space="preserve"> </w:t>
      </w:r>
      <w:r w:rsidRPr="009372AD">
        <w:rPr>
          <w:rFonts w:eastAsia="Calibri"/>
        </w:rPr>
        <w:t>cấp</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cho</w:t>
      </w:r>
      <w:r w:rsidRPr="009372AD">
        <w:rPr>
          <w:rFonts w:eastAsia="Calibri"/>
        </w:rPr>
        <w:t xml:space="preserve"> </w:t>
      </w:r>
      <w:r w:rsidRPr="009372AD">
        <w:rPr>
          <w:rFonts w:eastAsia="Calibri"/>
        </w:rPr>
        <w:t>khách</w:t>
      </w:r>
      <w:r w:rsidRPr="009372AD">
        <w:rPr>
          <w:rFonts w:eastAsia="Calibri"/>
        </w:rPr>
        <w:t xml:space="preserve"> </w:t>
      </w:r>
      <w:r w:rsidRPr="009372AD">
        <w:rPr>
          <w:rFonts w:eastAsia="Calibri"/>
        </w:rPr>
        <w:t>hàng</w:t>
      </w:r>
      <w:r w:rsidRPr="009372AD">
        <w:rPr>
          <w:rFonts w:eastAsia="Calibri"/>
        </w:rPr>
        <w:t xml:space="preserve"> </w:t>
      </w:r>
      <w:r w:rsidRPr="009372AD">
        <w:rPr>
          <w:rFonts w:eastAsia="Calibri"/>
        </w:rPr>
        <w:t>để</w:t>
      </w:r>
      <w:r w:rsidRPr="009372AD">
        <w:rPr>
          <w:rFonts w:eastAsia="Calibri"/>
        </w:rPr>
        <w:t xml:space="preserve"> </w:t>
      </w:r>
      <w:r w:rsidRPr="009372AD">
        <w:rPr>
          <w:rFonts w:eastAsia="Calibri"/>
        </w:rPr>
        <w:t>gọi</w:t>
      </w:r>
      <w:r w:rsidRPr="009372AD">
        <w:rPr>
          <w:rFonts w:eastAsia="Calibri"/>
        </w:rPr>
        <w:t xml:space="preserve"> </w:t>
      </w:r>
      <w:r>
        <w:rPr>
          <w:rFonts w:eastAsia="Calibri"/>
        </w:rPr>
        <w:t>đến</w:t>
      </w:r>
      <w:r>
        <w:rPr>
          <w:rFonts w:eastAsia="Calibri"/>
        </w:rPr>
        <w:t xml:space="preserve"> webservice (</w:t>
      </w:r>
      <w:r>
        <w:rPr>
          <w:rFonts w:eastAsia="Calibri"/>
        </w:rPr>
        <w:t>tài</w:t>
      </w:r>
      <w:r>
        <w:rPr>
          <w:rFonts w:eastAsia="Calibri"/>
        </w:rPr>
        <w:t xml:space="preserve"> </w:t>
      </w:r>
      <w:r>
        <w:rPr>
          <w:rFonts w:eastAsia="Calibri"/>
        </w:rPr>
        <w:t>khoản</w:t>
      </w:r>
      <w:r>
        <w:rPr>
          <w:rFonts w:eastAsia="Calibri"/>
        </w:rPr>
        <w:t xml:space="preserve"> </w:t>
      </w:r>
      <w:r>
        <w:rPr>
          <w:rFonts w:eastAsia="Calibri"/>
        </w:rPr>
        <w:t>có</w:t>
      </w:r>
      <w:r>
        <w:rPr>
          <w:rFonts w:eastAsia="Calibri"/>
        </w:rPr>
        <w:t xml:space="preserve"> </w:t>
      </w:r>
      <w:r>
        <w:rPr>
          <w:rFonts w:eastAsia="Calibri"/>
        </w:rPr>
        <w:t>quyền</w:t>
      </w:r>
      <w:r>
        <w:rPr>
          <w:rFonts w:eastAsia="Calibri"/>
        </w:rPr>
        <w:t xml:space="preserve"> </w:t>
      </w:r>
      <w:r>
        <w:rPr>
          <w:rFonts w:eastAsia="Calibri"/>
        </w:rPr>
        <w:t>ServiceRole</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r>
        <w:rPr>
          <w:rFonts w:eastAsia="Calibri"/>
        </w:rPr>
        <w:t>)</w:t>
      </w:r>
      <w:r w:rsidRPr="009372AD">
        <w:rPr>
          <w:rFonts w:eastAsia="Calibri"/>
        </w:rPr>
        <w:t>.</w:t>
      </w:r>
    </w:p>
    <w:p w:rsidR="009D1437" w:rsidRPr="004720D2" w:rsidP="009D1437" w14:paraId="20698053" w14:textId="77777777">
      <w:pPr>
        <w:pStyle w:val="ListParagraph"/>
        <w:numPr>
          <w:ilvl w:val="0"/>
          <w:numId w:val="2"/>
        </w:numPr>
        <w:spacing w:after="0" w:line="360" w:lineRule="auto"/>
        <w:ind w:left="1080"/>
        <w:jc w:val="both"/>
        <w:rPr>
          <w:rFonts w:eastAsia="Calibri"/>
          <w:b/>
          <w:u w:val="single"/>
        </w:rPr>
      </w:pPr>
      <w:r>
        <w:rPr>
          <w:rFonts w:eastAsia="Calibri"/>
          <w:b/>
        </w:rPr>
        <w:t>Account/</w:t>
      </w:r>
      <w:r>
        <w:rPr>
          <w:rFonts w:eastAsia="Calibri"/>
          <w:b/>
        </w:rPr>
        <w:t>ACPass</w:t>
      </w:r>
      <w:r w:rsidRPr="004720D2">
        <w:rPr>
          <w:rFonts w:eastAsia="Calibri"/>
          <w:b/>
        </w:rPr>
        <w:t xml:space="preserve">:  </w:t>
      </w:r>
      <w:r w:rsidRPr="004720D2">
        <w:rPr>
          <w:rFonts w:eastAsia="Calibri"/>
        </w:rPr>
        <w:t xml:space="preserve">Tài </w:t>
      </w:r>
      <w:r w:rsidRPr="004720D2">
        <w:rPr>
          <w:rFonts w:eastAsia="Calibri"/>
        </w:rPr>
        <w:t>khoản</w:t>
      </w:r>
      <w:r w:rsidRPr="004720D2">
        <w:rPr>
          <w:rFonts w:eastAsia="Calibri"/>
        </w:rPr>
        <w:t xml:space="preserve"> </w:t>
      </w:r>
      <w:r w:rsidRPr="004720D2">
        <w:rPr>
          <w:rFonts w:eastAsia="Calibri"/>
        </w:rPr>
        <w:t>được</w:t>
      </w:r>
      <w:r w:rsidRPr="004720D2">
        <w:rPr>
          <w:rFonts w:eastAsia="Calibri"/>
        </w:rPr>
        <w:t xml:space="preserve"> </w:t>
      </w:r>
      <w:r w:rsidRPr="004720D2">
        <w:rPr>
          <w:rFonts w:eastAsia="Calibri"/>
        </w:rPr>
        <w:t>cấp</w:t>
      </w:r>
      <w:r w:rsidRPr="004720D2">
        <w:rPr>
          <w:rFonts w:eastAsia="Calibri"/>
        </w:rPr>
        <w:t xml:space="preserve"> </w:t>
      </w:r>
      <w:r w:rsidRPr="004720D2">
        <w:rPr>
          <w:rFonts w:eastAsia="Calibri"/>
        </w:rPr>
        <w:t>phát</w:t>
      </w:r>
      <w:r w:rsidRPr="004720D2">
        <w:rPr>
          <w:rFonts w:eastAsia="Calibri"/>
        </w:rPr>
        <w:t xml:space="preserve"> </w:t>
      </w:r>
      <w:r w:rsidRPr="004720D2">
        <w:rPr>
          <w:rFonts w:eastAsia="Calibri"/>
        </w:rPr>
        <w:t>cho</w:t>
      </w:r>
      <w:r w:rsidRPr="004720D2">
        <w:rPr>
          <w:rFonts w:eastAsia="Calibri"/>
        </w:rPr>
        <w:t xml:space="preserve"> </w:t>
      </w:r>
      <w:r w:rsidRPr="004720D2">
        <w:rPr>
          <w:rFonts w:eastAsia="Calibri"/>
        </w:rPr>
        <w:t>nhân</w:t>
      </w:r>
      <w:r w:rsidRPr="004720D2">
        <w:rPr>
          <w:rFonts w:eastAsia="Calibri"/>
        </w:rPr>
        <w:t xml:space="preserve"> </w:t>
      </w:r>
      <w:r w:rsidRPr="004720D2">
        <w:rPr>
          <w:rFonts w:eastAsia="Calibri"/>
        </w:rPr>
        <w:t>viên</w:t>
      </w:r>
      <w:r w:rsidRPr="004720D2">
        <w:rPr>
          <w:rFonts w:eastAsia="Calibri"/>
        </w:rPr>
        <w:t xml:space="preserve"> </w:t>
      </w:r>
      <w:r w:rsidRPr="004720D2">
        <w:rPr>
          <w:rFonts w:eastAsia="Calibri"/>
        </w:rPr>
        <w:t>gọi</w:t>
      </w:r>
      <w:r w:rsidRPr="004720D2">
        <w:rPr>
          <w:rFonts w:eastAsia="Calibri"/>
        </w:rPr>
        <w:t xml:space="preserve"> </w:t>
      </w:r>
      <w:r w:rsidRPr="004720D2">
        <w:rPr>
          <w:rFonts w:eastAsia="Calibri"/>
        </w:rPr>
        <w:t>lệnh</w:t>
      </w:r>
      <w:r w:rsidRPr="004720D2">
        <w:rPr>
          <w:rFonts w:eastAsia="Calibri"/>
        </w:rPr>
        <w:t xml:space="preserve"> </w:t>
      </w:r>
      <w:r w:rsidRPr="004720D2">
        <w:rPr>
          <w:rFonts w:eastAsia="Calibri"/>
        </w:rPr>
        <w:t>phát</w:t>
      </w:r>
      <w:r w:rsidRPr="004720D2">
        <w:rPr>
          <w:rFonts w:eastAsia="Calibri"/>
        </w:rPr>
        <w:t xml:space="preserve"> </w:t>
      </w:r>
      <w:r w:rsidRPr="004720D2">
        <w:rPr>
          <w:rFonts w:eastAsia="Calibri"/>
        </w:rPr>
        <w:t>hành</w:t>
      </w:r>
      <w:r w:rsidRPr="004720D2">
        <w:rPr>
          <w:rFonts w:eastAsia="Calibri"/>
        </w:rPr>
        <w:t xml:space="preserve"> </w:t>
      </w:r>
      <w:r w:rsidRPr="004720D2">
        <w:rPr>
          <w:rFonts w:eastAsia="Calibri"/>
        </w:rPr>
        <w:t>hóa</w:t>
      </w:r>
      <w:r w:rsidRPr="004720D2">
        <w:rPr>
          <w:rFonts w:eastAsia="Calibri"/>
        </w:rPr>
        <w:t xml:space="preserve"> </w:t>
      </w:r>
      <w:r w:rsidRPr="004720D2">
        <w:rPr>
          <w:rFonts w:eastAsia="Calibri"/>
        </w:rPr>
        <w:t>đơn</w:t>
      </w:r>
    </w:p>
    <w:p w:rsidR="009D1437" w:rsidRPr="009372AD" w:rsidP="009D1437" w14:paraId="0A6CBC0F" w14:textId="77777777">
      <w:pPr>
        <w:pStyle w:val="ListParagraph"/>
        <w:numPr>
          <w:ilvl w:val="0"/>
          <w:numId w:val="2"/>
        </w:numPr>
        <w:spacing w:after="0" w:line="360" w:lineRule="auto"/>
        <w:ind w:left="1080"/>
        <w:jc w:val="both"/>
        <w:rPr>
          <w:rFonts w:eastAsia="Calibri"/>
          <w:b/>
          <w:u w:val="single"/>
        </w:rPr>
      </w:pPr>
      <w:r w:rsidRPr="009372AD">
        <w:rPr>
          <w:rFonts w:eastAsia="Calibri"/>
          <w:b/>
        </w:rPr>
        <w:t>xmlInvData</w:t>
      </w:r>
      <w:r w:rsidRPr="009372AD">
        <w:rPr>
          <w:rFonts w:eastAsia="Calibri"/>
        </w:rPr>
        <w:t xml:space="preserve">: String XML </w:t>
      </w:r>
      <w:r w:rsidRPr="009372AD">
        <w:rPr>
          <w:rFonts w:eastAsia="Calibri"/>
        </w:rPr>
        <w:t>dữ</w:t>
      </w:r>
      <w:r w:rsidRPr="009372AD">
        <w:rPr>
          <w:rFonts w:eastAsia="Calibri"/>
        </w:rPr>
        <w:t xml:space="preserve"> </w:t>
      </w:r>
      <w:r w:rsidRPr="009372AD">
        <w:rPr>
          <w:rFonts w:eastAsia="Calibri"/>
        </w:rPr>
        <w:t>liệu</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sidRPr="009372AD">
        <w:rPr>
          <w:rFonts w:eastAsia="Calibri"/>
        </w:rPr>
        <w:t>cũ</w:t>
      </w:r>
      <w:r w:rsidRPr="009372AD">
        <w:rPr>
          <w:rFonts w:eastAsia="Calibri"/>
        </w:rPr>
        <w:t xml:space="preserve"> </w:t>
      </w:r>
      <w:r w:rsidRPr="009372AD">
        <w:rPr>
          <w:rFonts w:eastAsia="Calibri"/>
        </w:rPr>
        <w:t>và</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sidRPr="009372AD">
        <w:rPr>
          <w:rFonts w:eastAsia="Calibri"/>
        </w:rPr>
        <w:t>điều</w:t>
      </w:r>
      <w:r w:rsidRPr="009372AD">
        <w:rPr>
          <w:rFonts w:eastAsia="Calibri"/>
        </w:rPr>
        <w:t xml:space="preserve"> </w:t>
      </w:r>
      <w:r w:rsidRPr="009372AD">
        <w:rPr>
          <w:rFonts w:eastAsia="Calibri"/>
        </w:rPr>
        <w:t>chỉnh</w:t>
      </w:r>
    </w:p>
    <w:p w:rsidR="009D1437" w:rsidRPr="00CF2FC3" w:rsidP="009D1437" w14:paraId="08773F01" w14:textId="77777777">
      <w:pPr>
        <w:pStyle w:val="ListParagraph"/>
        <w:numPr>
          <w:ilvl w:val="0"/>
          <w:numId w:val="2"/>
        </w:numPr>
        <w:spacing w:after="0" w:line="360" w:lineRule="auto"/>
        <w:ind w:left="1080"/>
        <w:jc w:val="both"/>
        <w:rPr>
          <w:rFonts w:eastAsia="Calibri"/>
          <w:b/>
        </w:rPr>
      </w:pPr>
      <w:r>
        <w:rPr>
          <w:rFonts w:eastAsia="Calibri"/>
          <w:b/>
        </w:rPr>
        <w:t>fkey</w:t>
      </w:r>
      <w:r>
        <w:rPr>
          <w:rFonts w:eastAsia="Calibri"/>
          <w:b/>
        </w:rPr>
        <w:t xml:space="preserve">: </w:t>
      </w:r>
      <w:r>
        <w:rPr>
          <w:rFonts w:eastAsia="Calibri"/>
        </w:rPr>
        <w:t>Chuỗi</w:t>
      </w:r>
      <w:r>
        <w:rPr>
          <w:rFonts w:eastAsia="Calibri"/>
        </w:rPr>
        <w:t xml:space="preserve"> </w:t>
      </w:r>
      <w:r>
        <w:rPr>
          <w:rFonts w:eastAsia="Calibri"/>
        </w:rPr>
        <w:t>xác</w:t>
      </w:r>
      <w:r>
        <w:rPr>
          <w:rFonts w:eastAsia="Calibri"/>
        </w:rPr>
        <w:t xml:space="preserve"> </w:t>
      </w:r>
      <w:r>
        <w:rPr>
          <w:rFonts w:eastAsia="Calibri"/>
        </w:rPr>
        <w:t>định</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cần</w:t>
      </w:r>
      <w:r>
        <w:rPr>
          <w:rFonts w:eastAsia="Calibri"/>
        </w:rPr>
        <w:t xml:space="preserve"> </w:t>
      </w:r>
      <w:r>
        <w:rPr>
          <w:rFonts w:eastAsia="Calibri"/>
        </w:rPr>
        <w:t>điều</w:t>
      </w:r>
      <w:r>
        <w:rPr>
          <w:rFonts w:eastAsia="Calibri"/>
        </w:rPr>
        <w:t xml:space="preserve"> </w:t>
      </w:r>
      <w:r>
        <w:rPr>
          <w:rFonts w:eastAsia="Calibri"/>
        </w:rPr>
        <w:t>chỉnh</w:t>
      </w:r>
    </w:p>
    <w:p w:rsidR="009D1437" w:rsidRPr="00E009AD" w:rsidP="009D1437" w14:paraId="61B8BBA3" w14:textId="77777777">
      <w:pPr>
        <w:pStyle w:val="ListParagraph"/>
        <w:numPr>
          <w:ilvl w:val="0"/>
          <w:numId w:val="2"/>
        </w:numPr>
        <w:spacing w:after="0" w:line="360" w:lineRule="auto"/>
        <w:ind w:left="1080"/>
        <w:jc w:val="both"/>
        <w:rPr>
          <w:rFonts w:eastAsia="Calibri"/>
          <w:b/>
        </w:rPr>
      </w:pPr>
      <w:r>
        <w:rPr>
          <w:rFonts w:eastAsia="Calibri"/>
          <w:b/>
        </w:rPr>
        <w:t>Convert</w:t>
      </w:r>
      <w:r>
        <w:rPr>
          <w:rFonts w:eastAsia="Calibri"/>
        </w:rPr>
        <w:t xml:space="preserve">: </w:t>
      </w:r>
      <w:r w:rsidRPr="009372AD">
        <w:rPr>
          <w:rFonts w:eastAsia="Calibri"/>
        </w:rPr>
        <w:t>Mặc</w:t>
      </w:r>
      <w:r w:rsidRPr="009372AD">
        <w:rPr>
          <w:rFonts w:eastAsia="Calibri"/>
        </w:rPr>
        <w:t xml:space="preserve"> </w:t>
      </w:r>
      <w:r w:rsidRPr="009372AD">
        <w:rPr>
          <w:rFonts w:eastAsia="Calibri"/>
        </w:rPr>
        <w:t>định</w:t>
      </w:r>
      <w:r w:rsidRPr="009372AD">
        <w:rPr>
          <w:rFonts w:eastAsia="Calibri"/>
        </w:rPr>
        <w:t xml:space="preserve"> </w:t>
      </w:r>
      <w:r w:rsidRPr="009372AD">
        <w:rPr>
          <w:rFonts w:eastAsia="Calibri"/>
        </w:rPr>
        <w:t>là</w:t>
      </w:r>
      <w:r w:rsidRPr="009372AD">
        <w:rPr>
          <w:rFonts w:eastAsia="Calibri"/>
        </w:rPr>
        <w:t xml:space="preserve"> 0, </w:t>
      </w:r>
      <w:r>
        <w:rPr>
          <w:rFonts w:eastAsia="Calibri"/>
        </w:rPr>
        <w:t>(</w:t>
      </w:r>
      <w:r w:rsidRPr="009372AD">
        <w:rPr>
          <w:rFonts w:eastAsia="Calibri"/>
        </w:rPr>
        <w:t xml:space="preserve">0 – </w:t>
      </w:r>
      <w:r w:rsidRPr="009372AD">
        <w:rPr>
          <w:rFonts w:eastAsia="Calibri"/>
        </w:rPr>
        <w:t>Không</w:t>
      </w:r>
      <w:r w:rsidRPr="009372AD">
        <w:rPr>
          <w:rFonts w:eastAsia="Calibri"/>
        </w:rPr>
        <w:t xml:space="preserve"> </w:t>
      </w:r>
      <w:r w:rsidRPr="009372AD">
        <w:rPr>
          <w:rFonts w:eastAsia="Calibri"/>
        </w:rPr>
        <w:t>cần</w:t>
      </w:r>
      <w:r w:rsidRPr="009372AD">
        <w:rPr>
          <w:rFonts w:eastAsia="Calibri"/>
        </w:rPr>
        <w:t xml:space="preserve"> convert </w:t>
      </w:r>
      <w:r w:rsidRPr="009372AD">
        <w:rPr>
          <w:rFonts w:eastAsia="Calibri"/>
        </w:rPr>
        <w:t>từ</w:t>
      </w:r>
      <w:r w:rsidRPr="009372AD">
        <w:rPr>
          <w:rFonts w:eastAsia="Calibri"/>
        </w:rPr>
        <w:t xml:space="preserve"> TCVN3 sang Unicode. 1- </w:t>
      </w:r>
      <w:r w:rsidRPr="009372AD">
        <w:rPr>
          <w:rFonts w:eastAsia="Calibri"/>
        </w:rPr>
        <w:t>Cần</w:t>
      </w:r>
      <w:r w:rsidRPr="009372AD">
        <w:rPr>
          <w:rFonts w:eastAsia="Calibri"/>
        </w:rPr>
        <w:t xml:space="preserve"> convert </w:t>
      </w:r>
      <w:r w:rsidRPr="009372AD">
        <w:rPr>
          <w:rFonts w:eastAsia="Calibri"/>
        </w:rPr>
        <w:t>từ</w:t>
      </w:r>
      <w:r w:rsidRPr="009372AD">
        <w:rPr>
          <w:rFonts w:eastAsia="Calibri"/>
        </w:rPr>
        <w:t xml:space="preserve"> TCVN3 sang Unicode</w:t>
      </w:r>
      <w:r>
        <w:rPr>
          <w:rFonts w:eastAsia="Calibri"/>
        </w:rPr>
        <w:t>)</w:t>
      </w:r>
    </w:p>
    <w:p w:rsidR="009D1437" w:rsidRPr="00E009AD" w:rsidP="009D1437" w14:paraId="070357DA" w14:textId="77777777">
      <w:pPr>
        <w:pStyle w:val="ListParagraph"/>
        <w:numPr>
          <w:ilvl w:val="0"/>
          <w:numId w:val="2"/>
        </w:numPr>
        <w:spacing w:after="0" w:line="360" w:lineRule="auto"/>
        <w:ind w:left="1080"/>
        <w:jc w:val="both"/>
        <w:rPr>
          <w:rFonts w:eastAsia="Calibri"/>
          <w:b/>
        </w:rPr>
      </w:pPr>
      <w:r w:rsidRPr="006479A0">
        <w:rPr>
          <w:b/>
        </w:rPr>
        <w:t>Pattern</w:t>
      </w:r>
      <w:r>
        <w:t xml:space="preserve">: </w:t>
      </w:r>
      <w:r>
        <w:t>Mẫu</w:t>
      </w:r>
      <w:r>
        <w:t xml:space="preserve"> </w:t>
      </w:r>
      <w:r>
        <w:t>số</w:t>
      </w:r>
    </w:p>
    <w:p w:rsidR="009D1437" w:rsidRPr="009372AD" w:rsidP="009D1437" w14:paraId="264DEE6F" w14:textId="77777777">
      <w:pPr>
        <w:pStyle w:val="ListParagraph"/>
        <w:numPr>
          <w:ilvl w:val="0"/>
          <w:numId w:val="2"/>
        </w:numPr>
        <w:spacing w:after="0" w:line="360" w:lineRule="auto"/>
        <w:ind w:left="1080"/>
        <w:jc w:val="both"/>
        <w:rPr>
          <w:rFonts w:eastAsia="Calibri"/>
          <w:b/>
        </w:rPr>
      </w:pPr>
      <w:r w:rsidRPr="006479A0">
        <w:rPr>
          <w:b/>
        </w:rPr>
        <w:t>Serial</w:t>
      </w:r>
      <w:r>
        <w:t xml:space="preserve">: </w:t>
      </w:r>
      <w:r>
        <w:t>Ký</w:t>
      </w:r>
      <w:r>
        <w:t xml:space="preserve"> </w:t>
      </w:r>
      <w:r>
        <w:t>hiệu</w:t>
      </w:r>
    </w:p>
    <w:p w:rsidR="009D1437" w:rsidRPr="007A4FB0" w:rsidP="009D1437" w14:paraId="16C0E08F" w14:textId="77777777">
      <w:pPr>
        <w:ind w:left="360" w:firstLine="720"/>
      </w:pPr>
    </w:p>
    <w:p w:rsidR="009D1437" w:rsidRPr="00C52072" w:rsidP="009D1437" w14:paraId="00738553" w14:textId="7777777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710"/>
        <w:gridCol w:w="5040"/>
        <w:gridCol w:w="2515"/>
      </w:tblGrid>
      <w:tr w14:paraId="6E3D1ED3" w14:textId="77777777" w:rsidTr="00616EC4">
        <w:tblPrEx>
          <w:tblW w:w="0" w:type="auto"/>
          <w:tblInd w:w="85" w:type="dxa"/>
          <w:tblLayout w:type="fixed"/>
          <w:tblLook w:val="04A0"/>
        </w:tblPrEx>
        <w:tc>
          <w:tcPr>
            <w:tcW w:w="171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6ACE7D8B" w14:textId="77777777">
            <w:pPr>
              <w:pStyle w:val="ListParagraph"/>
              <w:jc w:val="center"/>
            </w:pPr>
            <w:r>
              <w:t>Kết</w:t>
            </w:r>
            <w:r>
              <w:t xml:space="preserve"> </w:t>
            </w:r>
            <w:r>
              <w:t>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0EB326C6" w14:textId="77777777">
            <w:pPr>
              <w:pStyle w:val="ListParagraph"/>
            </w:pPr>
            <w:r w:rsidRPr="00660ABB">
              <w:t>Mô</w:t>
            </w:r>
            <w:r w:rsidRPr="00660ABB">
              <w:t xml:space="preserve"> </w:t>
            </w:r>
            <w:r w:rsidRPr="00660ABB">
              <w:t>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09E340E4" w14:textId="77777777">
            <w:pPr>
              <w:pStyle w:val="ListParagraph"/>
            </w:pPr>
            <w:r>
              <w:t>Ghi</w:t>
            </w:r>
            <w:r>
              <w:t xml:space="preserve"> </w:t>
            </w:r>
            <w:r>
              <w:t>chú</w:t>
            </w:r>
          </w:p>
        </w:tc>
      </w:tr>
      <w:tr w14:paraId="14D7BBDB" w14:textId="77777777" w:rsidTr="00616EC4">
        <w:tblPrEx>
          <w:tblW w:w="0" w:type="auto"/>
          <w:tblInd w:w="85" w:type="dxa"/>
          <w:tblLayout w:type="fixed"/>
          <w:tblLook w:val="04A0"/>
        </w:tblPrEx>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39D4871A" w14:textId="77777777">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294FD36D" w14:textId="77777777">
            <w:pPr>
              <w:pStyle w:val="ListParagraph"/>
              <w:ind w:left="0"/>
              <w:jc w:val="both"/>
            </w:pPr>
            <w:r w:rsidRPr="009372AD">
              <w:t xml:space="preserve">Tài </w:t>
            </w:r>
            <w:r w:rsidRPr="009372AD">
              <w:t>khoản</w:t>
            </w:r>
            <w:r w:rsidRPr="009372AD">
              <w:t xml:space="preserve"> </w:t>
            </w:r>
            <w:r w:rsidRPr="009372AD">
              <w:t>đăng</w:t>
            </w:r>
            <w:r w:rsidRPr="009372AD">
              <w:t xml:space="preserve"> </w:t>
            </w:r>
            <w:r w:rsidRPr="009372AD">
              <w:t>nhập</w:t>
            </w:r>
            <w:r w:rsidRPr="009372AD">
              <w:t xml:space="preserve"> </w:t>
            </w:r>
            <w:r w:rsidRPr="009372AD">
              <w:t>sai</w:t>
            </w:r>
            <w:r>
              <w:t xml:space="preserve"> </w:t>
            </w:r>
            <w:r>
              <w:t>hoặc</w:t>
            </w:r>
            <w:r>
              <w:t xml:space="preserve"> </w:t>
            </w:r>
            <w:r>
              <w:t>không</w:t>
            </w:r>
            <w:r>
              <w:t xml:space="preserve"> </w:t>
            </w:r>
            <w:r>
              <w:t>có</w:t>
            </w:r>
            <w:r>
              <w:t xml:space="preserve"> </w:t>
            </w:r>
            <w:r>
              <w:t>quyền</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766ED469" w14:textId="77777777">
            <w:pPr>
              <w:pStyle w:val="ListParagraph"/>
              <w:ind w:left="0"/>
              <w:jc w:val="both"/>
            </w:pPr>
          </w:p>
        </w:tc>
      </w:tr>
      <w:tr w14:paraId="7815FC6B" w14:textId="77777777" w:rsidTr="00616EC4">
        <w:tblPrEx>
          <w:tblW w:w="0" w:type="auto"/>
          <w:tblInd w:w="85" w:type="dxa"/>
          <w:tblLayout w:type="fixed"/>
          <w:tblLook w:val="04A0"/>
        </w:tblPrEx>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334E6FD7" w14:textId="77777777">
            <w:pPr>
              <w:rPr>
                <w:rFonts w:eastAsia="Calibri"/>
              </w:rPr>
            </w:pPr>
            <w:r w:rsidRPr="009372AD">
              <w:rPr>
                <w:rFonts w:eastAsia="Calibri"/>
              </w:rPr>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325562F" w14:textId="77777777">
            <w:pPr>
              <w:rPr>
                <w:rFonts w:eastAsia="Calibri"/>
              </w:rPr>
            </w:pPr>
            <w:r w:rsidRPr="009372AD">
              <w:rPr>
                <w:rFonts w:eastAsia="Calibri"/>
              </w:rPr>
              <w:t xml:space="preserve">Hóa </w:t>
            </w:r>
            <w:r w:rsidRPr="009372AD">
              <w:rPr>
                <w:rFonts w:eastAsia="Calibri"/>
              </w:rPr>
              <w:t>đơn</w:t>
            </w:r>
            <w:r w:rsidRPr="009372AD">
              <w:rPr>
                <w:rFonts w:eastAsia="Calibri"/>
              </w:rPr>
              <w:t xml:space="preserve"> </w:t>
            </w:r>
            <w:r w:rsidRPr="009372AD">
              <w:rPr>
                <w:rFonts w:eastAsia="Calibri"/>
              </w:rPr>
              <w:t>cần</w:t>
            </w:r>
            <w:r w:rsidRPr="009372AD">
              <w:rPr>
                <w:rFonts w:eastAsia="Calibri"/>
              </w:rPr>
              <w:t xml:space="preserve"> </w:t>
            </w:r>
            <w:r w:rsidRPr="009372AD">
              <w:rPr>
                <w:rFonts w:eastAsia="Calibri"/>
              </w:rPr>
              <w:t>điều</w:t>
            </w:r>
            <w:r w:rsidRPr="009372AD">
              <w:rPr>
                <w:rFonts w:eastAsia="Calibri"/>
              </w:rPr>
              <w:t xml:space="preserve"> </w:t>
            </w:r>
            <w:r w:rsidRPr="009372AD">
              <w:rPr>
                <w:rFonts w:eastAsia="Calibri"/>
              </w:rPr>
              <w:t>chỉnh</w:t>
            </w:r>
            <w:r w:rsidRPr="009372AD">
              <w:rPr>
                <w:rFonts w:eastAsia="Calibri"/>
              </w:rPr>
              <w:t xml:space="preserve"> </w:t>
            </w:r>
            <w:r w:rsidRPr="009372AD">
              <w:rPr>
                <w:rFonts w:eastAsia="Calibri"/>
              </w:rPr>
              <w:t>không</w:t>
            </w:r>
            <w:r w:rsidRPr="009372AD">
              <w:rPr>
                <w:rFonts w:eastAsia="Calibri"/>
              </w:rPr>
              <w:t xml:space="preserve"> </w:t>
            </w:r>
            <w:r w:rsidRPr="009372AD">
              <w:rPr>
                <w:rFonts w:eastAsia="Calibri"/>
              </w:rPr>
              <w:t>tồn</w:t>
            </w:r>
            <w:r w:rsidRPr="009372AD">
              <w:rPr>
                <w:rFonts w:eastAsia="Calibri"/>
              </w:rPr>
              <w:t xml:space="preserve"> </w:t>
            </w:r>
            <w:r w:rsidRPr="009372AD">
              <w:rPr>
                <w:rFonts w:eastAsia="Calibri"/>
              </w:rPr>
              <w:t>tại</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2A682311" w14:textId="77777777">
            <w:pPr>
              <w:pStyle w:val="ListParagraph"/>
              <w:ind w:left="0"/>
              <w:jc w:val="both"/>
            </w:pPr>
          </w:p>
        </w:tc>
      </w:tr>
      <w:tr w14:paraId="3D89EF36" w14:textId="77777777" w:rsidTr="00616EC4">
        <w:tblPrEx>
          <w:tblW w:w="0" w:type="auto"/>
          <w:tblInd w:w="85" w:type="dxa"/>
          <w:tblLayout w:type="fixed"/>
          <w:tblLook w:val="04A0"/>
        </w:tblPrEx>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7E818C61" w14:textId="77777777">
            <w:pPr>
              <w:rPr>
                <w:rFonts w:eastAsia="Calibri"/>
              </w:rPr>
            </w:pPr>
            <w:r w:rsidRPr="009372AD">
              <w:rPr>
                <w:rFonts w:eastAsia="Calibri"/>
              </w:rPr>
              <w:t>ERR:3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AF35AA7" w14:textId="77777777">
            <w:pPr>
              <w:rPr>
                <w:rFonts w:eastAsia="Calibri"/>
              </w:rPr>
            </w:pPr>
            <w:r w:rsidRPr="009372AD">
              <w:rPr>
                <w:rFonts w:eastAsia="Calibri"/>
              </w:rPr>
              <w:t>Dữ</w:t>
            </w:r>
            <w:r w:rsidRPr="009372AD">
              <w:rPr>
                <w:rFonts w:eastAsia="Calibri"/>
              </w:rPr>
              <w:t xml:space="preserve"> </w:t>
            </w:r>
            <w:r w:rsidRPr="009372AD">
              <w:rPr>
                <w:rFonts w:eastAsia="Calibri"/>
              </w:rPr>
              <w:t>liệu</w:t>
            </w:r>
            <w:r w:rsidRPr="009372AD">
              <w:rPr>
                <w:rFonts w:eastAsia="Calibri"/>
              </w:rPr>
              <w:t xml:space="preserve"> xml </w:t>
            </w:r>
            <w:r w:rsidRPr="009372AD">
              <w:rPr>
                <w:rFonts w:eastAsia="Calibri"/>
              </w:rPr>
              <w:t>đầu</w:t>
            </w:r>
            <w:r w:rsidRPr="009372AD">
              <w:rPr>
                <w:rFonts w:eastAsia="Calibri"/>
              </w:rPr>
              <w:t xml:space="preserve"> </w:t>
            </w:r>
            <w:r w:rsidRPr="009372AD">
              <w:rPr>
                <w:rFonts w:eastAsia="Calibri"/>
              </w:rPr>
              <w:t>vào</w:t>
            </w:r>
            <w:r w:rsidRPr="009372AD">
              <w:rPr>
                <w:rFonts w:eastAsia="Calibri"/>
              </w:rPr>
              <w:t xml:space="preserve"> </w:t>
            </w:r>
            <w:r w:rsidRPr="009372AD">
              <w:rPr>
                <w:rFonts w:eastAsia="Calibri"/>
              </w:rPr>
              <w:t>không</w:t>
            </w:r>
            <w:r w:rsidRPr="009372AD">
              <w:rPr>
                <w:rFonts w:eastAsia="Calibri"/>
              </w:rPr>
              <w:t xml:space="preserve"> </w:t>
            </w:r>
            <w:r w:rsidRPr="009372AD">
              <w:rPr>
                <w:rFonts w:eastAsia="Calibri"/>
              </w:rPr>
              <w:t>đúng</w:t>
            </w:r>
            <w:r w:rsidRPr="009372AD">
              <w:rPr>
                <w:rFonts w:eastAsia="Calibri"/>
              </w:rPr>
              <w:t xml:space="preserve"> </w:t>
            </w:r>
            <w:r w:rsidRPr="009372AD">
              <w:rPr>
                <w:rFonts w:eastAsia="Calibri"/>
              </w:rPr>
              <w:t>quy</w:t>
            </w:r>
            <w:r w:rsidRPr="009372AD">
              <w:rPr>
                <w:rFonts w:eastAsia="Calibri"/>
              </w:rPr>
              <w:t xml:space="preserve"> </w:t>
            </w:r>
            <w:r w:rsidRPr="009372AD">
              <w:rPr>
                <w:rFonts w:eastAsia="Calibri"/>
              </w:rPr>
              <w:t>định</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74E9846B" w14:textId="77777777">
            <w:pPr>
              <w:pStyle w:val="ListParagraph"/>
              <w:ind w:left="0"/>
              <w:jc w:val="both"/>
            </w:pPr>
          </w:p>
        </w:tc>
      </w:tr>
      <w:tr w14:paraId="13114D18" w14:textId="77777777" w:rsidTr="00616EC4">
        <w:tblPrEx>
          <w:tblW w:w="0" w:type="auto"/>
          <w:tblInd w:w="85" w:type="dxa"/>
          <w:tblLayout w:type="fixed"/>
          <w:tblLook w:val="04A0"/>
        </w:tblPrEx>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6FAACBA6" w14:textId="77777777">
            <w:pPr>
              <w:rPr>
                <w:rFonts w:eastAsia="Calibri"/>
              </w:rPr>
            </w:pPr>
            <w:r>
              <w:rPr>
                <w:rFonts w:eastAsia="Calibri"/>
              </w:rPr>
              <w:t>ERR:5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65381C4" w14:textId="77777777">
            <w:pPr>
              <w:rPr>
                <w:rFonts w:eastAsia="Calibri"/>
              </w:rPr>
            </w:pPr>
            <w:r>
              <w:rPr>
                <w:rFonts w:eastAsia="Calibri"/>
              </w:rPr>
              <w:t>Có</w:t>
            </w:r>
            <w:r>
              <w:rPr>
                <w:rFonts w:eastAsia="Calibri"/>
              </w:rPr>
              <w:t xml:space="preserve"> </w:t>
            </w:r>
            <w:r>
              <w:rPr>
                <w:rFonts w:eastAsia="Calibri"/>
              </w:rPr>
              <w:t>lỗi</w:t>
            </w:r>
            <w:r>
              <w:rPr>
                <w:rFonts w:eastAsia="Calibri"/>
              </w:rPr>
              <w:t xml:space="preserve"> </w:t>
            </w:r>
            <w:r>
              <w:rPr>
                <w:rFonts w:eastAsia="Calibri"/>
              </w:rPr>
              <w:t>trong</w:t>
            </w:r>
            <w:r>
              <w:rPr>
                <w:rFonts w:eastAsia="Calibri"/>
              </w:rPr>
              <w:t xml:space="preserve"> </w:t>
            </w:r>
            <w:r>
              <w:rPr>
                <w:rFonts w:eastAsia="Calibri"/>
              </w:rPr>
              <w:t>quá</w:t>
            </w:r>
            <w:r>
              <w:rPr>
                <w:rFonts w:eastAsia="Calibri"/>
              </w:rPr>
              <w:t xml:space="preserve"> </w:t>
            </w:r>
            <w:r>
              <w:rPr>
                <w:rFonts w:eastAsia="Calibri"/>
              </w:rPr>
              <w:t>trình</w:t>
            </w:r>
            <w:r>
              <w:rPr>
                <w:rFonts w:eastAsia="Calibri"/>
              </w:rPr>
              <w:t xml:space="preserve"> </w:t>
            </w:r>
            <w:r>
              <w:rPr>
                <w:rFonts w:eastAsia="Calibri"/>
              </w:rPr>
              <w:t>tạo</w:t>
            </w:r>
            <w:r>
              <w:rPr>
                <w:rFonts w:eastAsia="Calibri"/>
              </w:rPr>
              <w:t xml:space="preserve"> </w:t>
            </w:r>
            <w:r>
              <w:rPr>
                <w:rFonts w:eastAsia="Calibri"/>
              </w:rPr>
              <w:t>mới</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điều</w:t>
            </w:r>
            <w:r>
              <w:rPr>
                <w:rFonts w:eastAsia="Calibri"/>
              </w:rPr>
              <w:t xml:space="preserve"> </w:t>
            </w:r>
            <w:r>
              <w:rPr>
                <w:rFonts w:eastAsia="Calibri"/>
              </w:rPr>
              <w:t>chỉnh</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4CA5E364" w14:textId="77777777">
            <w:pPr>
              <w:pStyle w:val="ListParagraph"/>
              <w:ind w:left="0"/>
              <w:jc w:val="both"/>
            </w:pPr>
          </w:p>
        </w:tc>
      </w:tr>
      <w:tr w14:paraId="63BFC46F" w14:textId="77777777" w:rsidTr="00616EC4">
        <w:tblPrEx>
          <w:tblW w:w="0" w:type="auto"/>
          <w:tblInd w:w="85" w:type="dxa"/>
          <w:tblLayout w:type="fixed"/>
          <w:tblLook w:val="04A0"/>
        </w:tblPrEx>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19C75C6D" w14:textId="77777777">
            <w:pPr>
              <w:rPr>
                <w:rFonts w:eastAsia="Calibri"/>
              </w:rPr>
            </w:pPr>
            <w:r w:rsidRPr="009372AD">
              <w:rPr>
                <w:rFonts w:eastAsia="Calibri"/>
              </w:rPr>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103178C0" w14:textId="77777777">
            <w:pPr>
              <w:rPr>
                <w:rFonts w:eastAsia="Calibri"/>
              </w:rPr>
            </w:pPr>
            <w:r w:rsidRPr="009372AD">
              <w:rPr>
                <w:rFonts w:eastAsia="Calibri"/>
              </w:rPr>
              <w:t>Dải</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sidRPr="009372AD">
              <w:rPr>
                <w:rFonts w:eastAsia="Calibri"/>
              </w:rPr>
              <w:t>cũ</w:t>
            </w:r>
            <w:r w:rsidRPr="009372AD">
              <w:rPr>
                <w:rFonts w:eastAsia="Calibri"/>
              </w:rPr>
              <w:t xml:space="preserve"> </w:t>
            </w:r>
            <w:r w:rsidRPr="009372AD">
              <w:rPr>
                <w:rFonts w:eastAsia="Calibri"/>
              </w:rPr>
              <w:t>đã</w:t>
            </w:r>
            <w:r w:rsidRPr="009372AD">
              <w:rPr>
                <w:rFonts w:eastAsia="Calibri"/>
              </w:rPr>
              <w:t xml:space="preserve"> </w:t>
            </w:r>
            <w:r w:rsidRPr="009372AD">
              <w:rPr>
                <w:rFonts w:eastAsia="Calibri"/>
              </w:rPr>
              <w:t>hết</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54F2053C" w14:textId="77777777">
            <w:pPr>
              <w:pStyle w:val="ListParagraph"/>
              <w:ind w:left="0"/>
              <w:jc w:val="both"/>
            </w:pPr>
          </w:p>
        </w:tc>
      </w:tr>
      <w:tr w14:paraId="759EAEBE"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EDFB6E8" w14:textId="77777777">
            <w:pPr>
              <w:autoSpaceDE w:val="0"/>
              <w:autoSpaceDN w:val="0"/>
              <w:adjustRightInd w:val="0"/>
              <w:rPr>
                <w:rFonts w:eastAsia="Calibri"/>
              </w:rPr>
            </w:pPr>
            <w:r w:rsidRPr="009372AD">
              <w:rPr>
                <w:rFonts w:eastAsia="Calibri"/>
              </w:rPr>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778C14A" w14:textId="77777777">
            <w:pPr>
              <w:pStyle w:val="ListParagraph"/>
              <w:spacing w:after="0" w:line="240" w:lineRule="auto"/>
              <w:ind w:left="0"/>
              <w:rPr>
                <w:rFonts w:eastAsia="Calibri"/>
              </w:rPr>
            </w:pPr>
            <w:r w:rsidRPr="009372AD">
              <w:rPr>
                <w:rFonts w:eastAsia="Calibri"/>
              </w:rPr>
              <w:t xml:space="preserve">User name </w:t>
            </w:r>
            <w:r w:rsidRPr="009372AD">
              <w:rPr>
                <w:rFonts w:eastAsia="Calibri"/>
              </w:rPr>
              <w:t>không</w:t>
            </w:r>
            <w:r w:rsidRPr="009372AD">
              <w:rPr>
                <w:rFonts w:eastAsia="Calibri"/>
              </w:rPr>
              <w:t xml:space="preserve"> </w:t>
            </w:r>
            <w:r w:rsidRPr="009372AD">
              <w:rPr>
                <w:rFonts w:eastAsia="Calibri"/>
              </w:rPr>
              <w:t>phù</w:t>
            </w:r>
            <w:r w:rsidRPr="009372AD">
              <w:rPr>
                <w:rFonts w:eastAsia="Calibri"/>
              </w:rPr>
              <w:t xml:space="preserve"> </w:t>
            </w:r>
            <w:r w:rsidRPr="009372AD">
              <w:rPr>
                <w:rFonts w:eastAsia="Calibri"/>
              </w:rPr>
              <w:t>hợp</w:t>
            </w:r>
            <w:r w:rsidRPr="009372AD">
              <w:rPr>
                <w:rFonts w:eastAsia="Calibri"/>
              </w:rPr>
              <w:t xml:space="preserve">, </w:t>
            </w:r>
            <w:r w:rsidRPr="009372AD">
              <w:rPr>
                <w:rFonts w:eastAsia="Calibri"/>
              </w:rPr>
              <w:t>không</w:t>
            </w:r>
            <w:r w:rsidRPr="009372AD">
              <w:rPr>
                <w:rFonts w:eastAsia="Calibri"/>
              </w:rPr>
              <w:t xml:space="preserve"> </w:t>
            </w:r>
            <w:r w:rsidRPr="009372AD">
              <w:rPr>
                <w:rFonts w:eastAsia="Calibri"/>
              </w:rPr>
              <w:t>tìm</w:t>
            </w:r>
            <w:r w:rsidRPr="009372AD">
              <w:rPr>
                <w:rFonts w:eastAsia="Calibri"/>
              </w:rPr>
              <w:t xml:space="preserve"> </w:t>
            </w:r>
            <w:r w:rsidRPr="009372AD">
              <w:rPr>
                <w:rFonts w:eastAsia="Calibri"/>
              </w:rPr>
              <w:t>thấy</w:t>
            </w:r>
            <w:r w:rsidRPr="009372AD">
              <w:rPr>
                <w:rFonts w:eastAsia="Calibri"/>
              </w:rPr>
              <w:t xml:space="preserve"> company </w:t>
            </w:r>
            <w:r w:rsidRPr="009372AD">
              <w:rPr>
                <w:rFonts w:eastAsia="Calibri"/>
              </w:rPr>
              <w:t>tương</w:t>
            </w:r>
            <w:r w:rsidRPr="009372AD">
              <w:rPr>
                <w:rFonts w:eastAsia="Calibri"/>
              </w:rPr>
              <w:t xml:space="preserve"> </w:t>
            </w:r>
            <w:r w:rsidRPr="009372AD">
              <w:rPr>
                <w:rFonts w:eastAsia="Calibri"/>
              </w:rPr>
              <w:t>ứng</w:t>
            </w:r>
            <w:r w:rsidRPr="009372AD">
              <w:rPr>
                <w:rFonts w:eastAsia="Calibri"/>
              </w:rPr>
              <w:t xml:space="preserve"> </w:t>
            </w:r>
            <w:r w:rsidRPr="009372AD">
              <w:rPr>
                <w:rFonts w:eastAsia="Calibri"/>
              </w:rPr>
              <w:t>cho</w:t>
            </w:r>
            <w:r w:rsidRPr="009372AD">
              <w:rPr>
                <w:rFonts w:eastAsia="Calibri"/>
              </w:rPr>
              <w:t xml:space="preserve"> user.</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6E9C1A02" w14:textId="77777777">
            <w:pPr>
              <w:jc w:val="both"/>
            </w:pPr>
          </w:p>
        </w:tc>
      </w:tr>
      <w:tr w14:paraId="045CF38C"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3A29E24" w14:textId="77777777">
            <w:pPr>
              <w:autoSpaceDE w:val="0"/>
              <w:autoSpaceDN w:val="0"/>
              <w:adjustRightInd w:val="0"/>
              <w:rPr>
                <w:rFonts w:eastAsia="Calibri"/>
              </w:rPr>
            </w:pPr>
            <w:r w:rsidRPr="009372AD">
              <w:rPr>
                <w:rFonts w:eastAsia="Calibri"/>
              </w:rPr>
              <w:t>ERR:8</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099B34D" w14:textId="77777777">
            <w:pPr>
              <w:pStyle w:val="ListParagraph"/>
              <w:spacing w:after="0" w:line="240" w:lineRule="auto"/>
              <w:ind w:left="0"/>
              <w:rPr>
                <w:rFonts w:eastAsia="Calibri"/>
              </w:rPr>
            </w:pPr>
            <w:r w:rsidRPr="009372AD">
              <w:rPr>
                <w:rFonts w:eastAsia="Calibri"/>
              </w:rPr>
              <w:t xml:space="preserve">Hóa </w:t>
            </w:r>
            <w:r w:rsidRPr="009372AD">
              <w:rPr>
                <w:rFonts w:eastAsia="Calibri"/>
              </w:rPr>
              <w:t>đơn</w:t>
            </w:r>
            <w:r w:rsidRPr="009372AD">
              <w:rPr>
                <w:rFonts w:eastAsia="Calibri"/>
              </w:rPr>
              <w:t xml:space="preserve"> </w:t>
            </w:r>
            <w:r w:rsidRPr="009372AD">
              <w:rPr>
                <w:rFonts w:eastAsia="Calibri"/>
              </w:rPr>
              <w:t>cần</w:t>
            </w:r>
            <w:r w:rsidRPr="009372AD">
              <w:rPr>
                <w:rFonts w:eastAsia="Calibri"/>
              </w:rPr>
              <w:t xml:space="preserve"> </w:t>
            </w:r>
            <w:r w:rsidRPr="009372AD">
              <w:rPr>
                <w:rFonts w:eastAsia="Calibri"/>
              </w:rPr>
              <w:t>điều</w:t>
            </w:r>
            <w:r w:rsidRPr="009372AD">
              <w:rPr>
                <w:rFonts w:eastAsia="Calibri"/>
              </w:rPr>
              <w:t xml:space="preserve"> </w:t>
            </w:r>
            <w:r w:rsidRPr="009372AD">
              <w:rPr>
                <w:rFonts w:eastAsia="Calibri"/>
              </w:rPr>
              <w:t>chỉnh</w:t>
            </w:r>
            <w:r w:rsidRPr="009372AD">
              <w:rPr>
                <w:rFonts w:eastAsia="Calibri"/>
              </w:rPr>
              <w:t xml:space="preserve"> </w:t>
            </w:r>
            <w:r w:rsidRPr="009372AD">
              <w:rPr>
                <w:rFonts w:eastAsia="Calibri"/>
              </w:rPr>
              <w:t>đã</w:t>
            </w:r>
            <w:r w:rsidRPr="009372AD">
              <w:rPr>
                <w:rFonts w:eastAsia="Calibri"/>
              </w:rPr>
              <w:t xml:space="preserve"> </w:t>
            </w:r>
            <w:r w:rsidRPr="009372AD">
              <w:rPr>
                <w:rFonts w:eastAsia="Calibri"/>
              </w:rPr>
              <w:t>bị</w:t>
            </w:r>
            <w:r w:rsidRPr="009372AD">
              <w:rPr>
                <w:rFonts w:eastAsia="Calibri"/>
              </w:rPr>
              <w:t xml:space="preserve"> </w:t>
            </w:r>
            <w:r w:rsidRPr="009372AD">
              <w:rPr>
                <w:rFonts w:eastAsia="Calibri"/>
              </w:rPr>
              <w:t>thay</w:t>
            </w:r>
            <w:r w:rsidRPr="009372AD">
              <w:rPr>
                <w:rFonts w:eastAsia="Calibri"/>
              </w:rPr>
              <w:t xml:space="preserve"> </w:t>
            </w:r>
            <w:r w:rsidRPr="009372AD">
              <w:rPr>
                <w:rFonts w:eastAsia="Calibri"/>
              </w:rPr>
              <w:t>thế</w:t>
            </w:r>
            <w:r w:rsidRPr="009372AD">
              <w:rPr>
                <w:rFonts w:eastAsia="Calibri"/>
              </w:rPr>
              <w:t xml:space="preserve">. </w:t>
            </w:r>
            <w:r w:rsidRPr="009372AD">
              <w:rPr>
                <w:rFonts w:eastAsia="Calibri"/>
              </w:rPr>
              <w:t>Không</w:t>
            </w:r>
            <w:r w:rsidRPr="009372AD">
              <w:rPr>
                <w:rFonts w:eastAsia="Calibri"/>
              </w:rPr>
              <w:t xml:space="preserve"> </w:t>
            </w:r>
            <w:r w:rsidRPr="009372AD">
              <w:rPr>
                <w:rFonts w:eastAsia="Calibri"/>
              </w:rPr>
              <w:t>thể</w:t>
            </w:r>
            <w:r w:rsidRPr="009372AD">
              <w:rPr>
                <w:rFonts w:eastAsia="Calibri"/>
              </w:rPr>
              <w:t xml:space="preserve"> </w:t>
            </w:r>
            <w:r w:rsidRPr="009372AD">
              <w:rPr>
                <w:rFonts w:eastAsia="Calibri"/>
              </w:rPr>
              <w:t>điều</w:t>
            </w:r>
            <w:r w:rsidRPr="009372AD">
              <w:rPr>
                <w:rFonts w:eastAsia="Calibri"/>
              </w:rPr>
              <w:t xml:space="preserve"> </w:t>
            </w:r>
            <w:r w:rsidRPr="009372AD">
              <w:rPr>
                <w:rFonts w:eastAsia="Calibri"/>
              </w:rPr>
              <w:t>chỉnh</w:t>
            </w:r>
            <w:r w:rsidRPr="009372AD">
              <w:rPr>
                <w:rFonts w:eastAsia="Calibri"/>
              </w:rPr>
              <w:t xml:space="preserve"> </w:t>
            </w:r>
            <w:r w:rsidRPr="009372AD">
              <w:rPr>
                <w:rFonts w:eastAsia="Calibri"/>
              </w:rPr>
              <w:t>được</w:t>
            </w:r>
            <w:r w:rsidRPr="009372AD">
              <w:rPr>
                <w:rFonts w:eastAsia="Calibri"/>
              </w:rPr>
              <w:t xml:space="preserve"> </w:t>
            </w:r>
            <w:r w:rsidRPr="009372AD">
              <w:rPr>
                <w:rFonts w:eastAsia="Calibri"/>
              </w:rPr>
              <w:t>nữa</w:t>
            </w:r>
            <w:r w:rsidRPr="009372AD">
              <w:rPr>
                <w:rFonts w:eastAsia="Calibri"/>
              </w:rPr>
              <w:t>.</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53808436" w14:textId="77777777">
            <w:pPr>
              <w:jc w:val="both"/>
            </w:pPr>
          </w:p>
        </w:tc>
      </w:tr>
      <w:tr w14:paraId="63C3DA9F"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CF7F2DC" w14:textId="77777777">
            <w:pPr>
              <w:autoSpaceDE w:val="0"/>
              <w:autoSpaceDN w:val="0"/>
              <w:adjustRightInd w:val="0"/>
              <w:rPr>
                <w:rFonts w:eastAsia="Calibri"/>
              </w:rPr>
            </w:pPr>
            <w:r w:rsidRPr="009372AD">
              <w:rPr>
                <w:rFonts w:eastAsia="Calibri"/>
              </w:rPr>
              <w:t>ERR:9</w:t>
            </w:r>
          </w:p>
          <w:p w:rsidR="009D1437" w:rsidRPr="009372AD" w:rsidP="00616EC4" w14:paraId="4F2CDA2E" w14:textId="77777777">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6BB0516" w14:textId="77777777">
            <w:pPr>
              <w:pStyle w:val="ListParagraph"/>
              <w:spacing w:after="0" w:line="240" w:lineRule="auto"/>
              <w:ind w:left="0"/>
              <w:rPr>
                <w:rFonts w:eastAsia="Calibri"/>
              </w:rPr>
            </w:pPr>
            <w:r>
              <w:rPr>
                <w:rFonts w:eastAsia="Calibri"/>
              </w:rPr>
              <w:t>Trạng</w:t>
            </w:r>
            <w:r>
              <w:rPr>
                <w:rFonts w:eastAsia="Calibri"/>
              </w:rPr>
              <w:t xml:space="preserve"> </w:t>
            </w:r>
            <w:r>
              <w:rPr>
                <w:rFonts w:eastAsia="Calibri"/>
              </w:rPr>
              <w:t>thái</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không</w:t>
            </w:r>
            <w:r>
              <w:rPr>
                <w:rFonts w:eastAsia="Calibri"/>
              </w:rPr>
              <w:t xml:space="preserve"> </w:t>
            </w:r>
            <w:r>
              <w:rPr>
                <w:rFonts w:eastAsia="Calibri"/>
              </w:rPr>
              <w:t>được</w:t>
            </w:r>
            <w:r>
              <w:rPr>
                <w:rFonts w:eastAsia="Calibri"/>
              </w:rPr>
              <w:t xml:space="preserve"> </w:t>
            </w:r>
            <w:r>
              <w:rPr>
                <w:rFonts w:eastAsia="Calibri"/>
              </w:rPr>
              <w:t>điều</w:t>
            </w:r>
            <w:r>
              <w:rPr>
                <w:rFonts w:eastAsia="Calibri"/>
              </w:rPr>
              <w:t xml:space="preserve"> </w:t>
            </w:r>
            <w:r>
              <w:rPr>
                <w:rFonts w:eastAsia="Calibri"/>
              </w:rPr>
              <w:t>chỉnh</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4FBEBF75" w14:textId="77777777">
            <w:pPr>
              <w:jc w:val="both"/>
            </w:pPr>
          </w:p>
        </w:tc>
      </w:tr>
      <w:tr w14:paraId="4900A048"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BA6EDE9" w14:textId="77777777">
            <w:pPr>
              <w:autoSpaceDE w:val="0"/>
              <w:autoSpaceDN w:val="0"/>
              <w:adjustRightInd w:val="0"/>
              <w:rPr>
                <w:rFonts w:eastAsia="Calibri"/>
              </w:rPr>
            </w:pPr>
            <w:r w:rsidRPr="00170EAA">
              <w:rPr>
                <w:rFonts w:eastAsia="Calibri"/>
              </w:rPr>
              <w:t>ERR:15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7E01EFEA" w14:textId="77777777">
            <w:pPr>
              <w:pStyle w:val="ListParagraph"/>
              <w:spacing w:after="0" w:line="240" w:lineRule="auto"/>
              <w:ind w:left="0"/>
              <w:rPr>
                <w:rFonts w:eastAsia="Calibri"/>
              </w:rPr>
            </w:pPr>
            <w:r>
              <w:rPr>
                <w:rFonts w:eastAsia="Calibri"/>
              </w:rPr>
              <w:t>Lỗi</w:t>
            </w:r>
            <w:r>
              <w:rPr>
                <w:rFonts w:eastAsia="Calibri"/>
              </w:rPr>
              <w:t xml:space="preserve"> </w:t>
            </w:r>
            <w:r>
              <w:rPr>
                <w:rFonts w:eastAsia="Calibri"/>
              </w:rPr>
              <w:t>khi</w:t>
            </w:r>
            <w:r>
              <w:rPr>
                <w:rFonts w:eastAsia="Calibri"/>
              </w:rPr>
              <w:t xml:space="preserve"> </w:t>
            </w:r>
            <w:r>
              <w:rPr>
                <w:rFonts w:eastAsia="Calibri"/>
              </w:rPr>
              <w:t>thực</w:t>
            </w:r>
            <w:r>
              <w:rPr>
                <w:rFonts w:eastAsia="Calibri"/>
              </w:rPr>
              <w:t xml:space="preserve"> </w:t>
            </w:r>
            <w:r>
              <w:rPr>
                <w:rFonts w:eastAsia="Calibri"/>
              </w:rPr>
              <w:t>hiện</w:t>
            </w:r>
            <w:r>
              <w:rPr>
                <w:rFonts w:eastAsia="Calibri"/>
              </w:rPr>
              <w:t xml:space="preserve"> </w:t>
            </w:r>
            <w:r w:rsidRPr="00170EAA">
              <w:rPr>
                <w:rFonts w:eastAsia="Calibri"/>
              </w:rPr>
              <w:t>Deserialize</w:t>
            </w:r>
            <w:r>
              <w:rPr>
                <w:rFonts w:eastAsia="Calibri"/>
              </w:rPr>
              <w:t xml:space="preserve"> </w:t>
            </w:r>
            <w:r>
              <w:rPr>
                <w:rFonts w:eastAsia="Calibri"/>
              </w:rPr>
              <w:t>chuỗi</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đầu</w:t>
            </w:r>
            <w:r>
              <w:rPr>
                <w:rFonts w:eastAsia="Calibri"/>
              </w:rPr>
              <w:t xml:space="preserve"> </w:t>
            </w:r>
            <w:r>
              <w:rPr>
                <w:rFonts w:eastAsia="Calibri"/>
              </w:rPr>
              <w:t>vào</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2B5DCFFB" w14:textId="77777777">
            <w:pPr>
              <w:jc w:val="both"/>
            </w:pPr>
          </w:p>
        </w:tc>
      </w:tr>
      <w:tr w14:paraId="41FBCAB9"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811CAAA" w14:textId="77777777">
            <w:pPr>
              <w:autoSpaceDE w:val="0"/>
              <w:autoSpaceDN w:val="0"/>
              <w:adjustRightInd w:val="0"/>
              <w:rPr>
                <w:rFonts w:eastAsia="Calibri"/>
              </w:rPr>
            </w:pPr>
            <w:r w:rsidRPr="009372AD">
              <w:rPr>
                <w:rFonts w:eastAsia="Calibri"/>
              </w:rPr>
              <w:t>ERR:</w:t>
            </w:r>
            <w:r>
              <w:rPr>
                <w:rFonts w:eastAsia="Calibri"/>
              </w:rPr>
              <w:t>1</w:t>
            </w:r>
            <w:r w:rsidRPr="009372AD">
              <w:rPr>
                <w:rFonts w:eastAsia="Calibri"/>
              </w:rPr>
              <w:t>9</w:t>
            </w:r>
          </w:p>
          <w:p w:rsidR="009D1437" w:rsidRPr="009372AD" w:rsidP="00616EC4" w14:paraId="1D98B3CD" w14:textId="77777777">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0636835D" w14:textId="77777777">
            <w:pPr>
              <w:pStyle w:val="ListParagraph"/>
              <w:spacing w:after="0" w:line="240" w:lineRule="auto"/>
              <w:ind w:left="0"/>
              <w:rPr>
                <w:rFonts w:eastAsia="Calibri"/>
              </w:rPr>
            </w:pPr>
            <w:r>
              <w:rPr>
                <w:rFonts w:eastAsia="Calibri"/>
              </w:rPr>
              <w:t xml:space="preserve">Pattern </w:t>
            </w:r>
            <w:r>
              <w:rPr>
                <w:rFonts w:eastAsia="Calibri"/>
              </w:rPr>
              <w:t>truyền</w:t>
            </w:r>
            <w:r>
              <w:rPr>
                <w:rFonts w:eastAsia="Calibri"/>
              </w:rPr>
              <w:t xml:space="preserve"> </w:t>
            </w:r>
            <w:r>
              <w:rPr>
                <w:rFonts w:eastAsia="Calibri"/>
              </w:rPr>
              <w:t>vào</w:t>
            </w:r>
            <w:r>
              <w:rPr>
                <w:rFonts w:eastAsia="Calibri"/>
              </w:rPr>
              <w:t xml:space="preserve"> </w:t>
            </w:r>
            <w:r>
              <w:rPr>
                <w:rFonts w:eastAsia="Calibri"/>
              </w:rPr>
              <w:t>không</w:t>
            </w:r>
            <w:r>
              <w:rPr>
                <w:rFonts w:eastAsia="Calibri"/>
              </w:rPr>
              <w:t xml:space="preserve"> </w:t>
            </w:r>
            <w:r>
              <w:rPr>
                <w:rFonts w:eastAsia="Calibri"/>
              </w:rPr>
              <w:t>giống</w:t>
            </w:r>
            <w:r>
              <w:rPr>
                <w:rFonts w:eastAsia="Calibri"/>
              </w:rPr>
              <w:t xml:space="preserve"> </w:t>
            </w:r>
            <w:r>
              <w:rPr>
                <w:rFonts w:eastAsia="Calibri"/>
              </w:rPr>
              <w:t>với</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cần</w:t>
            </w:r>
            <w:r>
              <w:rPr>
                <w:rFonts w:eastAsia="Calibri"/>
              </w:rPr>
              <w:t xml:space="preserve"> </w:t>
            </w:r>
            <w:r>
              <w:rPr>
                <w:rFonts w:eastAsia="Calibri"/>
              </w:rPr>
              <w:t>điều</w:t>
            </w:r>
            <w:r>
              <w:rPr>
                <w:rFonts w:eastAsia="Calibri"/>
              </w:rPr>
              <w:t xml:space="preserve"> </w:t>
            </w:r>
            <w:r>
              <w:rPr>
                <w:rFonts w:eastAsia="Calibri"/>
              </w:rPr>
              <w:t>chỉnh</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745A29A0" w14:textId="77777777">
            <w:pPr>
              <w:jc w:val="both"/>
            </w:pPr>
          </w:p>
        </w:tc>
      </w:tr>
      <w:tr w14:paraId="21565A48"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39CEEC0" w14:textId="77777777">
            <w:pPr>
              <w:autoSpaceDE w:val="0"/>
              <w:autoSpaceDN w:val="0"/>
              <w:adjustRightInd w:val="0"/>
              <w:rPr>
                <w:rFonts w:eastAsia="Calibri"/>
              </w:rPr>
            </w:pPr>
            <w:r>
              <w:rPr>
                <w:rFonts w:eastAsia="Calibri"/>
              </w:rPr>
              <w:t>ERR:20</w:t>
            </w:r>
          </w:p>
          <w:p w:rsidR="009D1437" w:rsidRPr="009372AD" w:rsidP="00616EC4" w14:paraId="668029E4" w14:textId="77777777">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5DD410A1" w14:textId="77777777">
            <w:pPr>
              <w:pStyle w:val="ListParagraph"/>
              <w:spacing w:after="0" w:line="240" w:lineRule="auto"/>
              <w:ind w:left="0"/>
              <w:rPr>
                <w:rFonts w:eastAsia="Calibri"/>
              </w:rPr>
            </w:pPr>
            <w:r w:rsidRPr="002A5863">
              <w:t>Dải</w:t>
            </w:r>
            <w:r w:rsidRPr="002A5863">
              <w:t xml:space="preserve"> </w:t>
            </w:r>
            <w:r w:rsidRPr="002A5863">
              <w:t>hóa</w:t>
            </w:r>
            <w:r w:rsidRPr="002A5863">
              <w:t xml:space="preserve"> </w:t>
            </w:r>
            <w:r w:rsidRPr="002A5863">
              <w:t>đơn</w:t>
            </w:r>
            <w:r w:rsidRPr="002A5863">
              <w:t xml:space="preserve"> </w:t>
            </w:r>
            <w:r>
              <w:t>hết</w:t>
            </w:r>
            <w:r>
              <w:t>,</w:t>
            </w:r>
            <w:r w:rsidRPr="002A5863">
              <w:t xml:space="preserve"> User/Account </w:t>
            </w:r>
            <w:r w:rsidRPr="002A5863">
              <w:t>không</w:t>
            </w:r>
            <w:r w:rsidRPr="002A5863">
              <w:t xml:space="preserve"> </w:t>
            </w:r>
            <w:r w:rsidRPr="002A5863">
              <w:t>có</w:t>
            </w:r>
            <w:r w:rsidRPr="002A5863">
              <w:t xml:space="preserve"> </w:t>
            </w:r>
            <w:r w:rsidRPr="002A5863">
              <w:t>quyền</w:t>
            </w:r>
            <w:r w:rsidRPr="002A5863">
              <w:t xml:space="preserve"> </w:t>
            </w:r>
            <w:r w:rsidRPr="002A5863">
              <w:t>với</w:t>
            </w:r>
            <w:r w:rsidRPr="002A5863">
              <w:t xml:space="preserve"> Serial</w:t>
            </w:r>
            <w:r>
              <w:t>/</w:t>
            </w:r>
            <w:r w:rsidRPr="002A5863">
              <w:t xml:space="preserve">Pattern </w:t>
            </w:r>
            <w:r w:rsidRPr="002A5863">
              <w:t>và</w:t>
            </w:r>
            <w:r w:rsidRPr="002A5863">
              <w:t xml:space="preserve"> serial </w:t>
            </w:r>
            <w:r w:rsidRPr="002A5863">
              <w:t>không</w:t>
            </w:r>
            <w:r w:rsidRPr="002A5863">
              <w:t xml:space="preserve"> </w:t>
            </w:r>
            <w:r w:rsidRPr="002A5863">
              <w:t>phù</w:t>
            </w:r>
            <w:r w:rsidRPr="002A5863">
              <w:t xml:space="preserve"> </w:t>
            </w:r>
            <w:r w:rsidRPr="002A5863">
              <w:t>hợp</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2B8ED38C" w14:textId="77777777">
            <w:pPr>
              <w:jc w:val="both"/>
            </w:pPr>
          </w:p>
        </w:tc>
      </w:tr>
      <w:tr w14:paraId="2F5D1A44"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08D24D62" w14:textId="77777777">
            <w:pPr>
              <w:autoSpaceDE w:val="0"/>
              <w:autoSpaceDN w:val="0"/>
              <w:adjustRightInd w:val="0"/>
              <w:rPr>
                <w:rFonts w:eastAsia="Calibri"/>
              </w:rPr>
            </w:pPr>
            <w:r w:rsidRPr="007A0AE7">
              <w:rPr>
                <w:rFonts w:eastAsia="Calibri"/>
              </w:rPr>
              <w:t>ERR:60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2A5863" w:rsidP="00616EC4" w14:paraId="06EF582F" w14:textId="77777777">
            <w:pPr>
              <w:pStyle w:val="ListParagraph"/>
              <w:spacing w:after="0" w:line="240" w:lineRule="auto"/>
              <w:ind w:left="0"/>
            </w:pPr>
            <w:r w:rsidRPr="007A0AE7">
              <w:t>Chỉ</w:t>
            </w:r>
            <w:r w:rsidRPr="007A0AE7">
              <w:t xml:space="preserve"> </w:t>
            </w:r>
            <w:r w:rsidRPr="007A0AE7">
              <w:t>được</w:t>
            </w:r>
            <w:r w:rsidRPr="007A0AE7">
              <w:t xml:space="preserve"> </w:t>
            </w:r>
            <w:r w:rsidRPr="007A0AE7">
              <w:t>phép</w:t>
            </w:r>
            <w:r w:rsidRPr="007A0AE7">
              <w:t xml:space="preserve"> </w:t>
            </w:r>
            <w:r w:rsidRPr="007A0AE7">
              <w:t>điều</w:t>
            </w:r>
            <w:r w:rsidRPr="007A0AE7">
              <w:t xml:space="preserve"> </w:t>
            </w:r>
            <w:r w:rsidRPr="007A0AE7">
              <w:t>chỉnh</w:t>
            </w:r>
            <w:r w:rsidRPr="007A0AE7">
              <w:t xml:space="preserve"> </w:t>
            </w:r>
            <w:r w:rsidRPr="007A0AE7">
              <w:t>hóa</w:t>
            </w:r>
            <w:r w:rsidRPr="007A0AE7">
              <w:t xml:space="preserve"> </w:t>
            </w:r>
            <w:r w:rsidRPr="007A0AE7">
              <w:t>đơn</w:t>
            </w:r>
            <w:r w:rsidRPr="007A0AE7">
              <w:t xml:space="preserve"> </w:t>
            </w:r>
            <w:r w:rsidRPr="007A0AE7">
              <w:t>cùng</w:t>
            </w:r>
            <w:r w:rsidRPr="007A0AE7">
              <w:t xml:space="preserve"> </w:t>
            </w:r>
            <w:r w:rsidRPr="007A0AE7">
              <w:t>loại</w:t>
            </w:r>
            <w:r w:rsidRPr="007A0AE7">
              <w:t xml:space="preserve"> (</w:t>
            </w:r>
            <w:r w:rsidRPr="007A0AE7">
              <w:t>Có</w:t>
            </w:r>
            <w:r w:rsidRPr="007A0AE7">
              <w:t xml:space="preserve"> </w:t>
            </w:r>
            <w:r w:rsidRPr="007A0AE7">
              <w:t>mã</w:t>
            </w:r>
            <w:r w:rsidRPr="007A0AE7">
              <w:t xml:space="preserve"> / </w:t>
            </w:r>
            <w:r w:rsidRPr="007A0AE7">
              <w:t>Không</w:t>
            </w:r>
            <w:r w:rsidRPr="007A0AE7">
              <w:t xml:space="preserve"> </w:t>
            </w:r>
            <w:r w:rsidRPr="007A0AE7">
              <w:t>mã</w:t>
            </w:r>
            <w:r w:rsidRPr="007A0AE7">
              <w:t>).</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2716C3AA" w14:textId="77777777">
            <w:pPr>
              <w:jc w:val="both"/>
            </w:pPr>
          </w:p>
        </w:tc>
      </w:tr>
      <w:tr w14:paraId="1A303E2B"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21C55D73" w14:textId="77777777">
            <w:pPr>
              <w:autoSpaceDE w:val="0"/>
              <w:autoSpaceDN w:val="0"/>
              <w:adjustRightInd w:val="0"/>
              <w:rPr>
                <w:rFonts w:eastAsia="Calibri"/>
              </w:rPr>
            </w:pPr>
            <w:r w:rsidRPr="007A0AE7">
              <w:rPr>
                <w:rFonts w:eastAsia="Calibri"/>
              </w:rPr>
              <w:t>ERR:61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2A5863" w:rsidP="00616EC4" w14:paraId="2B9EC7D7" w14:textId="77777777">
            <w:pPr>
              <w:pStyle w:val="ListParagraph"/>
              <w:spacing w:after="0" w:line="240" w:lineRule="auto"/>
              <w:ind w:left="0"/>
            </w:pPr>
            <w:r w:rsidRPr="007A0AE7">
              <w:t>Chỉ</w:t>
            </w:r>
            <w:r w:rsidRPr="007A0AE7">
              <w:t xml:space="preserve"> </w:t>
            </w:r>
            <w:r w:rsidRPr="007A0AE7">
              <w:t>được</w:t>
            </w:r>
            <w:r w:rsidRPr="007A0AE7">
              <w:t xml:space="preserve"> </w:t>
            </w:r>
            <w:r w:rsidRPr="007A0AE7">
              <w:t>phép</w:t>
            </w:r>
            <w:r w:rsidRPr="007A0AE7">
              <w:t xml:space="preserve"> </w:t>
            </w:r>
            <w:r w:rsidRPr="007A0AE7">
              <w:t>điều</w:t>
            </w:r>
            <w:r w:rsidRPr="007A0AE7">
              <w:t xml:space="preserve"> </w:t>
            </w:r>
            <w:r w:rsidRPr="007A0AE7">
              <w:t>chỉnh</w:t>
            </w:r>
            <w:r w:rsidRPr="007A0AE7">
              <w:t xml:space="preserve"> </w:t>
            </w:r>
            <w:r w:rsidRPr="007A0AE7">
              <w:t>hóa</w:t>
            </w:r>
            <w:r w:rsidRPr="007A0AE7">
              <w:t xml:space="preserve"> </w:t>
            </w:r>
            <w:r w:rsidRPr="007A0AE7">
              <w:t>đơn</w:t>
            </w:r>
            <w:r w:rsidRPr="007A0AE7">
              <w:t xml:space="preserve"> </w:t>
            </w:r>
            <w:r w:rsidRPr="007A0AE7">
              <w:t>cùng</w:t>
            </w:r>
            <w:r w:rsidRPr="007A0AE7">
              <w:t xml:space="preserve"> </w:t>
            </w:r>
            <w:r w:rsidRPr="007A0AE7">
              <w:t>loại</w:t>
            </w:r>
            <w:r w:rsidRPr="007A0AE7">
              <w:t xml:space="preserve"> (HD GTGT / HD </w:t>
            </w:r>
            <w:r w:rsidRPr="007A0AE7">
              <w:t>bán</w:t>
            </w:r>
            <w:r w:rsidRPr="007A0AE7">
              <w:t xml:space="preserve"> </w:t>
            </w:r>
            <w:r w:rsidRPr="007A0AE7">
              <w:t>hàng</w:t>
            </w:r>
            <w:r w:rsidRPr="007A0AE7">
              <w:t>...).</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05654C64" w14:textId="77777777">
            <w:pPr>
              <w:jc w:val="both"/>
            </w:pPr>
          </w:p>
        </w:tc>
      </w:tr>
      <w:tr w14:paraId="6AA8F6B8"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47CDC70C" w14:textId="77777777">
            <w:pPr>
              <w:autoSpaceDE w:val="0"/>
              <w:autoSpaceDN w:val="0"/>
              <w:adjustRightInd w:val="0"/>
              <w:rPr>
                <w:rFonts w:eastAsia="Calibri"/>
              </w:rPr>
            </w:pPr>
            <w:r w:rsidRPr="007A0AE7">
              <w:rPr>
                <w:rFonts w:eastAsia="Calibri"/>
              </w:rPr>
              <w:t>ERR:62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2A5863" w:rsidP="00616EC4" w14:paraId="3C59DF84" w14:textId="77777777">
            <w:pPr>
              <w:pStyle w:val="ListParagraph"/>
              <w:spacing w:after="0" w:line="240" w:lineRule="auto"/>
              <w:ind w:left="0"/>
            </w:pPr>
            <w:r w:rsidRPr="007A0AE7">
              <w:t>Không</w:t>
            </w:r>
            <w:r w:rsidRPr="007A0AE7">
              <w:t xml:space="preserve"> </w:t>
            </w:r>
            <w:r w:rsidRPr="007A0AE7">
              <w:t>được</w:t>
            </w:r>
            <w:r w:rsidRPr="007A0AE7">
              <w:t xml:space="preserve"> </w:t>
            </w:r>
            <w:r w:rsidRPr="007A0AE7">
              <w:t>dùng</w:t>
            </w:r>
            <w:r w:rsidRPr="007A0AE7">
              <w:t xml:space="preserve"> </w:t>
            </w:r>
            <w:r w:rsidRPr="007A0AE7">
              <w:t>không</w:t>
            </w:r>
            <w:r w:rsidRPr="007A0AE7">
              <w:t xml:space="preserve"> </w:t>
            </w:r>
            <w:r w:rsidRPr="007A0AE7">
              <w:t>mã</w:t>
            </w:r>
            <w:r w:rsidRPr="007A0AE7">
              <w:t xml:space="preserve"> </w:t>
            </w:r>
            <w:r w:rsidRPr="007A0AE7">
              <w:t>đăng</w:t>
            </w:r>
            <w:r w:rsidRPr="007A0AE7">
              <w:t xml:space="preserve"> </w:t>
            </w:r>
            <w:r w:rsidRPr="007A0AE7">
              <w:t>ký</w:t>
            </w:r>
            <w:r w:rsidRPr="007A0AE7">
              <w:t xml:space="preserve"> </w:t>
            </w:r>
            <w:r w:rsidRPr="007A0AE7">
              <w:t>gửi</w:t>
            </w:r>
            <w:r w:rsidRPr="007A0AE7">
              <w:t xml:space="preserve"> </w:t>
            </w:r>
            <w:r w:rsidRPr="007A0AE7">
              <w:t>bảng</w:t>
            </w:r>
            <w:r w:rsidRPr="007A0AE7">
              <w:t xml:space="preserve"> </w:t>
            </w:r>
            <w:r w:rsidRPr="007A0AE7">
              <w:t>tổng</w:t>
            </w:r>
            <w:r w:rsidRPr="007A0AE7">
              <w:t xml:space="preserve"> </w:t>
            </w:r>
            <w:r w:rsidRPr="007A0AE7">
              <w:t>hợp</w:t>
            </w:r>
            <w:r w:rsidRPr="007A0AE7">
              <w:t xml:space="preserve"> </w:t>
            </w:r>
            <w:r w:rsidRPr="007A0AE7">
              <w:t>thay</w:t>
            </w:r>
            <w:r w:rsidRPr="007A0AE7">
              <w:t xml:space="preserve"> </w:t>
            </w:r>
            <w:r w:rsidRPr="007A0AE7">
              <w:t>thế</w:t>
            </w:r>
            <w:r w:rsidRPr="007A0AE7">
              <w:t xml:space="preserve">, </w:t>
            </w:r>
            <w:r w:rsidRPr="007A0AE7">
              <w:t>điều</w:t>
            </w:r>
            <w:r w:rsidRPr="007A0AE7">
              <w:t xml:space="preserve"> </w:t>
            </w:r>
            <w:r w:rsidRPr="007A0AE7">
              <w:t>chỉnh</w:t>
            </w:r>
            <w:r w:rsidRPr="007A0AE7">
              <w:t xml:space="preserve"> </w:t>
            </w:r>
            <w:r w:rsidRPr="007A0AE7">
              <w:t>các</w:t>
            </w:r>
            <w:r w:rsidRPr="007A0AE7">
              <w:t xml:space="preserve"> </w:t>
            </w:r>
            <w:r w:rsidRPr="007A0AE7">
              <w:t>hóa</w:t>
            </w:r>
            <w:r w:rsidRPr="007A0AE7">
              <w:t xml:space="preserve"> </w:t>
            </w:r>
            <w:r w:rsidRPr="007A0AE7">
              <w:t>đơn</w:t>
            </w:r>
            <w:r w:rsidRPr="007A0AE7">
              <w:t xml:space="preserve"> </w:t>
            </w:r>
            <w:r w:rsidRPr="007A0AE7">
              <w:t>không</w:t>
            </w:r>
            <w:r w:rsidRPr="007A0AE7">
              <w:t xml:space="preserve"> </w:t>
            </w:r>
            <w:r w:rsidRPr="007A0AE7">
              <w:t>mã</w:t>
            </w:r>
            <w:r w:rsidRPr="007A0AE7">
              <w:t xml:space="preserve"> </w:t>
            </w:r>
            <w:r w:rsidRPr="007A0AE7">
              <w:t>gửi</w:t>
            </w:r>
            <w:r w:rsidRPr="007A0AE7">
              <w:t xml:space="preserve"> </w:t>
            </w:r>
            <w:r w:rsidRPr="007A0AE7">
              <w:t>thông</w:t>
            </w:r>
            <w:r w:rsidRPr="007A0AE7">
              <w:t xml:space="preserve"> tin chi </w:t>
            </w:r>
            <w:r w:rsidRPr="007A0AE7">
              <w:t>tiết</w:t>
            </w:r>
            <w:r w:rsidRPr="007A0AE7">
              <w:t>.</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5EE0A1B8" w14:textId="77777777">
            <w:pPr>
              <w:jc w:val="both"/>
            </w:pPr>
          </w:p>
        </w:tc>
      </w:tr>
      <w:tr w14:paraId="0F12BF2C"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right w:val="single" w:sz="4" w:space="0" w:color="2E74B5"/>
            </w:tcBorders>
            <w:shd w:val="clear" w:color="auto" w:fill="auto"/>
          </w:tcPr>
          <w:p w:rsidR="009D1437" w:rsidRPr="004A4DD9" w:rsidP="00616EC4" w14:paraId="6F0DD9BE" w14:textId="77777777">
            <w:pPr>
              <w:autoSpaceDE w:val="0"/>
              <w:autoSpaceDN w:val="0"/>
              <w:adjustRightInd w:val="0"/>
              <w:jc w:val="both"/>
            </w:pPr>
            <w:r w:rsidRPr="004A4DD9">
              <w:t>chuỗi_hml_trả_về</w:t>
            </w:r>
          </w:p>
          <w:p w:rsidR="009D1437" w:rsidRPr="004A4DD9" w:rsidP="00616EC4" w14:paraId="01673341" w14:textId="77777777">
            <w:pPr>
              <w:autoSpaceDE w:val="0"/>
              <w:autoSpaceDN w:val="0"/>
              <w:adjustRightInd w:val="0"/>
              <w:jc w:val="both"/>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4A4DD9" w:rsidP="00616EC4" w14:paraId="6F26075F" w14:textId="77777777">
            <w:pPr>
              <w:jc w:val="both"/>
            </w:pPr>
            <w:r w:rsidRPr="004A4DD9">
              <w:t>Trả</w:t>
            </w:r>
            <w:r w:rsidRPr="004A4DD9">
              <w:t xml:space="preserve"> </w:t>
            </w:r>
            <w:r w:rsidRPr="004A4DD9">
              <w:t>về</w:t>
            </w:r>
            <w:r w:rsidRPr="004A4DD9">
              <w:t xml:space="preserve"> </w:t>
            </w:r>
            <w:r w:rsidRPr="004A4DD9">
              <w:t>chuỗi</w:t>
            </w:r>
            <w:r w:rsidRPr="004A4DD9">
              <w:t xml:space="preserve"> </w:t>
            </w:r>
            <w:r w:rsidRPr="004A4DD9">
              <w:t>hml</w:t>
            </w:r>
            <w:r w:rsidRPr="004A4DD9">
              <w:t xml:space="preserve"> </w:t>
            </w:r>
            <w:r w:rsidRPr="004A4DD9">
              <w:t>tương</w:t>
            </w:r>
            <w:r w:rsidRPr="004A4DD9">
              <w:t xml:space="preserve"> </w:t>
            </w:r>
            <w:r w:rsidRPr="004A4DD9">
              <w:t>ứng</w:t>
            </w:r>
            <w:r w:rsidRPr="004A4DD9">
              <w:t xml:space="preserve"> </w:t>
            </w:r>
            <w:r w:rsidRPr="004A4DD9">
              <w:t>với</w:t>
            </w:r>
            <w:r w:rsidRPr="004A4DD9">
              <w:t xml:space="preserve"> </w:t>
            </w:r>
            <w:r w:rsidRPr="004A4DD9">
              <w:t>hóa</w:t>
            </w:r>
            <w:r w:rsidRPr="004A4DD9">
              <w:t xml:space="preserve"> </w:t>
            </w:r>
            <w:r w:rsidRPr="004A4DD9">
              <w:t>đơn</w:t>
            </w:r>
            <w:r>
              <w:t xml:space="preserve"> </w:t>
            </w:r>
            <w:r>
              <w:t>điều</w:t>
            </w:r>
            <w:r>
              <w:t xml:space="preserve"> </w:t>
            </w:r>
            <w:r>
              <w:t>chỉnh</w:t>
            </w:r>
            <w:r>
              <w:t xml:space="preserve"> </w:t>
            </w:r>
            <w:r>
              <w:t>nhưng</w:t>
            </w:r>
            <w:r>
              <w:t xml:space="preserve"> </w:t>
            </w:r>
            <w:r>
              <w:t>chưa</w:t>
            </w:r>
            <w:r>
              <w:t xml:space="preserve"> </w:t>
            </w:r>
            <w:r>
              <w:t>phát</w:t>
            </w:r>
            <w:r>
              <w:t xml:space="preserve"> </w:t>
            </w:r>
            <w:r>
              <w:t>hành</w:t>
            </w:r>
            <w:r>
              <w:t xml:space="preserve">, </w:t>
            </w:r>
            <w:r>
              <w:t>ký</w:t>
            </w:r>
            <w:r>
              <w:t xml:space="preserve"> </w:t>
            </w:r>
            <w:r>
              <w:t>số</w:t>
            </w:r>
          </w:p>
        </w:tc>
        <w:tc>
          <w:tcPr>
            <w:tcW w:w="2515" w:type="dxa"/>
            <w:tcBorders>
              <w:top w:val="single" w:sz="4" w:space="0" w:color="2E74B5"/>
              <w:left w:val="single" w:sz="4" w:space="0" w:color="2E74B5"/>
              <w:bottom w:val="single" w:sz="4" w:space="0" w:color="2E74B5"/>
              <w:right w:val="single" w:sz="4" w:space="0" w:color="2E74B5"/>
            </w:tcBorders>
          </w:tcPr>
          <w:p w:rsidR="009D1437" w:rsidRPr="004A4DD9" w:rsidP="00616EC4" w14:paraId="20F5C1A6" w14:textId="77777777">
            <w:pPr>
              <w:jc w:val="both"/>
            </w:pPr>
            <w:r w:rsidRPr="004A4DD9">
              <w:t>Trả</w:t>
            </w:r>
            <w:r w:rsidRPr="004A4DD9">
              <w:t xml:space="preserve"> </w:t>
            </w:r>
            <w:r w:rsidRPr="004A4DD9">
              <w:t>về</w:t>
            </w:r>
            <w:r w:rsidRPr="004A4DD9">
              <w:t xml:space="preserve"> </w:t>
            </w:r>
            <w:r w:rsidRPr="004A4DD9">
              <w:t>một</w:t>
            </w:r>
            <w:r w:rsidRPr="004A4DD9">
              <w:t xml:space="preserve"> </w:t>
            </w:r>
            <w:r w:rsidRPr="004A4DD9">
              <w:t>hóa</w:t>
            </w:r>
            <w:r w:rsidRPr="004A4DD9">
              <w:t xml:space="preserve"> </w:t>
            </w:r>
            <w:r w:rsidRPr="004A4DD9">
              <w:t>đơn</w:t>
            </w:r>
            <w:r w:rsidRPr="004A4DD9">
              <w:t xml:space="preserve"> </w:t>
            </w:r>
            <w:r w:rsidRPr="004A4DD9">
              <w:t>dưới</w:t>
            </w:r>
            <w:r w:rsidRPr="004A4DD9">
              <w:t xml:space="preserve"> </w:t>
            </w:r>
            <w:r w:rsidRPr="004A4DD9">
              <w:t>dạng</w:t>
            </w:r>
            <w:r w:rsidRPr="004A4DD9">
              <w:t xml:space="preserve"> html</w:t>
            </w:r>
          </w:p>
        </w:tc>
      </w:tr>
    </w:tbl>
    <w:p w:rsidR="009D1437" w:rsidP="009D1437" w14:paraId="5D3CA17F" w14:textId="77777777">
      <w:pPr>
        <w:rPr>
          <w:lang w:eastAsia="x-none"/>
        </w:rPr>
      </w:pPr>
    </w:p>
    <w:p w:rsidR="009D1437" w:rsidP="009D1437" w14:paraId="7A0C6CE9" w14:textId="77777777">
      <w:pPr>
        <w:rPr>
          <w:b/>
          <w:u w:val="single"/>
        </w:rPr>
      </w:pPr>
      <w:r w:rsidRPr="00BA16A5">
        <w:rPr>
          <w:b/>
          <w:u w:val="single"/>
        </w:rPr>
        <w:t>Cấu</w:t>
      </w:r>
      <w:r w:rsidRPr="00BA16A5">
        <w:rPr>
          <w:b/>
          <w:u w:val="single"/>
        </w:rPr>
        <w:t xml:space="preserve"> </w:t>
      </w:r>
      <w:r w:rsidRPr="00BA16A5">
        <w:rPr>
          <w:b/>
          <w:u w:val="single"/>
        </w:rPr>
        <w:t>trúc</w:t>
      </w:r>
      <w:r w:rsidRPr="00BA16A5">
        <w:rPr>
          <w:b/>
          <w:u w:val="single"/>
        </w:rPr>
        <w:t xml:space="preserve"> </w:t>
      </w:r>
      <w:r w:rsidRPr="00BA16A5">
        <w:rPr>
          <w:b/>
          <w:u w:val="single"/>
        </w:rPr>
        <w:t>củ</w:t>
      </w:r>
      <w:r>
        <w:rPr>
          <w:b/>
          <w:u w:val="single"/>
        </w:rPr>
        <w:t>a</w:t>
      </w:r>
      <w:r>
        <w:rPr>
          <w:b/>
          <w:u w:val="single"/>
        </w:rPr>
        <w:t xml:space="preserve"> </w:t>
      </w:r>
      <w:r>
        <w:rPr>
          <w:b/>
          <w:u w:val="single"/>
        </w:rPr>
        <w:t>xmlInv</w:t>
      </w:r>
      <w:r w:rsidRPr="00BA16A5">
        <w:rPr>
          <w:b/>
          <w:u w:val="single"/>
        </w:rPr>
        <w:t>Data</w:t>
      </w:r>
      <w:r w:rsidRPr="00BA16A5">
        <w:rPr>
          <w:b/>
          <w:u w:val="single"/>
        </w:rPr>
        <w:t xml:space="preserve"> (</w:t>
      </w:r>
      <w:r w:rsidRPr="00BA16A5">
        <w:rPr>
          <w:b/>
          <w:u w:val="single"/>
        </w:rPr>
        <w:t>các</w:t>
      </w:r>
      <w:r w:rsidRPr="00BA16A5">
        <w:rPr>
          <w:b/>
          <w:u w:val="single"/>
        </w:rPr>
        <w:t xml:space="preserve"> </w:t>
      </w:r>
      <w:r w:rsidRPr="00BA16A5">
        <w:rPr>
          <w:b/>
          <w:u w:val="single"/>
        </w:rPr>
        <w:t>trường</w:t>
      </w:r>
      <w:r w:rsidRPr="00BA16A5">
        <w:rPr>
          <w:b/>
          <w:u w:val="single"/>
        </w:rPr>
        <w:t xml:space="preserve"> </w:t>
      </w:r>
      <w:r w:rsidRPr="00BA16A5">
        <w:rPr>
          <w:b/>
          <w:color w:val="FF0000"/>
          <w:u w:val="single"/>
        </w:rPr>
        <w:t>*</w:t>
      </w:r>
      <w:r w:rsidRPr="00BA16A5">
        <w:rPr>
          <w:b/>
          <w:u w:val="single"/>
        </w:rPr>
        <w:t xml:space="preserve"> </w:t>
      </w:r>
      <w:r w:rsidRPr="00BA16A5">
        <w:rPr>
          <w:b/>
          <w:u w:val="single"/>
        </w:rPr>
        <w:t>là</w:t>
      </w:r>
      <w:r w:rsidRPr="00BA16A5">
        <w:rPr>
          <w:b/>
          <w:u w:val="single"/>
        </w:rPr>
        <w:t xml:space="preserve"> </w:t>
      </w:r>
      <w:r w:rsidRPr="00BA16A5">
        <w:rPr>
          <w:b/>
          <w:u w:val="single"/>
        </w:rPr>
        <w:t>bắt</w:t>
      </w:r>
      <w:r w:rsidRPr="00BA16A5">
        <w:rPr>
          <w:b/>
          <w:u w:val="single"/>
        </w:rPr>
        <w:t xml:space="preserve"> </w:t>
      </w:r>
      <w:r w:rsidRPr="00BA16A5">
        <w:rPr>
          <w:b/>
          <w:u w:val="single"/>
        </w:rPr>
        <w:t>buộc</w:t>
      </w:r>
      <w:r w:rsidRPr="00BA16A5">
        <w:rPr>
          <w:b/>
          <w:u w:val="single"/>
        </w:rPr>
        <w:t>):</w:t>
      </w:r>
    </w:p>
    <w:p w:rsidR="009D1437" w:rsidP="009D1437" w14:paraId="49BB167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A31515"/>
          <w:sz w:val="19"/>
          <w:szCs w:val="19"/>
        </w:rPr>
        <w:t>DieuChinhHD</w:t>
      </w:r>
      <w:r>
        <w:rPr>
          <w:rFonts w:ascii="Consolas" w:hAnsi="Consolas" w:cs="Consolas"/>
          <w:color w:val="0000FF"/>
          <w:sz w:val="19"/>
          <w:szCs w:val="19"/>
        </w:rPr>
        <w:t>&gt;</w:t>
      </w:r>
    </w:p>
    <w:p w:rsidR="009D1437" w:rsidP="009D1437" w14:paraId="2958A0D4"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key</w:t>
      </w:r>
      <w:r>
        <w:rPr>
          <w:rFonts w:ascii="Consolas" w:hAnsi="Consolas" w:cs="Consolas"/>
          <w:color w:val="0000FF"/>
          <w:sz w:val="19"/>
          <w:szCs w:val="19"/>
        </w:rPr>
        <w:t>&gt;</w:t>
      </w:r>
      <w:r>
        <w:rPr>
          <w:rFonts w:ascii="Consolas" w:hAnsi="Consolas" w:cs="Consolas"/>
          <w:color w:val="000000"/>
          <w:sz w:val="19"/>
          <w:szCs w:val="19"/>
        </w:rPr>
        <w:t>Fkey</w:t>
      </w:r>
      <w:r>
        <w:rPr>
          <w:rFonts w:ascii="Consolas" w:hAnsi="Consolas" w:cs="Consolas"/>
          <w:color w:val="000000"/>
          <w:sz w:val="19"/>
          <w:szCs w:val="19"/>
        </w:rPr>
        <w:t xml:space="preserve"> </w:t>
      </w:r>
      <w:r>
        <w:rPr>
          <w:rFonts w:ascii="Consolas" w:hAnsi="Consolas" w:cs="Consolas"/>
          <w:color w:val="000000"/>
          <w:sz w:val="19"/>
          <w:szCs w:val="19"/>
        </w:rPr>
        <w:t>cua</w:t>
      </w:r>
      <w:r>
        <w:rPr>
          <w:rFonts w:ascii="Consolas" w:hAnsi="Consolas" w:cs="Consolas"/>
          <w:color w:val="000000"/>
          <w:sz w:val="19"/>
          <w:szCs w:val="19"/>
        </w:rPr>
        <w:t xml:space="preserve"> </w:t>
      </w:r>
      <w:r>
        <w:rPr>
          <w:rFonts w:ascii="Consolas" w:hAnsi="Consolas" w:cs="Consolas"/>
          <w:color w:val="000000"/>
          <w:sz w:val="19"/>
          <w:szCs w:val="19"/>
        </w:rPr>
        <w:t>hoa</w:t>
      </w:r>
      <w:r>
        <w:rPr>
          <w:rFonts w:ascii="Consolas" w:hAnsi="Consolas" w:cs="Consolas"/>
          <w:color w:val="000000"/>
          <w:sz w:val="19"/>
          <w:szCs w:val="19"/>
        </w:rPr>
        <w:t xml:space="preserve"> don *</w:t>
      </w:r>
      <w:r>
        <w:rPr>
          <w:rFonts w:ascii="Consolas" w:hAnsi="Consolas" w:cs="Consolas"/>
          <w:color w:val="0000FF"/>
          <w:sz w:val="19"/>
          <w:szCs w:val="19"/>
        </w:rPr>
        <w:t>&lt;/</w:t>
      </w:r>
      <w:r>
        <w:rPr>
          <w:rFonts w:ascii="Consolas" w:hAnsi="Consolas" w:cs="Consolas"/>
          <w:color w:val="A31515"/>
          <w:sz w:val="19"/>
          <w:szCs w:val="19"/>
        </w:rPr>
        <w:t>key</w:t>
      </w:r>
      <w:r>
        <w:rPr>
          <w:rFonts w:ascii="Consolas" w:hAnsi="Consolas" w:cs="Consolas"/>
          <w:color w:val="0000FF"/>
          <w:sz w:val="19"/>
          <w:szCs w:val="19"/>
        </w:rPr>
        <w:t>&gt;</w:t>
      </w:r>
    </w:p>
    <w:p w:rsidR="009D1437" w:rsidP="009D1437" w14:paraId="481EAC33" w14:textId="1AE8DA45">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Type</w:t>
      </w:r>
      <w:r>
        <w:rPr>
          <w:rFonts w:ascii="Consolas" w:hAnsi="Consolas" w:cs="Consolas"/>
          <w:color w:val="0000FF"/>
          <w:sz w:val="19"/>
          <w:szCs w:val="19"/>
        </w:rPr>
        <w:t>&gt;</w:t>
      </w:r>
      <w:r>
        <w:rPr>
          <w:rFonts w:ascii="Consolas" w:hAnsi="Consolas" w:cs="Consolas"/>
          <w:color w:val="000000"/>
          <w:sz w:val="19"/>
          <w:szCs w:val="19"/>
        </w:rPr>
        <w:t>Loại</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chỉnh</w:t>
      </w:r>
      <w:r>
        <w:rPr>
          <w:rFonts w:ascii="Consolas" w:hAnsi="Consolas" w:cs="Consolas"/>
          <w:color w:val="000000"/>
          <w:sz w:val="19"/>
          <w:szCs w:val="19"/>
        </w:rPr>
        <w:t xml:space="preserve"> </w:t>
      </w:r>
      <w:r>
        <w:rPr>
          <w:rFonts w:ascii="Consolas" w:hAnsi="Consolas" w:cs="Consolas"/>
          <w:color w:val="000000"/>
          <w:sz w:val="19"/>
          <w:szCs w:val="19"/>
        </w:rPr>
        <w:t>sửa</w:t>
      </w:r>
      <w:r>
        <w:rPr>
          <w:rFonts w:ascii="Consolas" w:hAnsi="Consolas" w:cs="Consolas"/>
          <w:color w:val="000000"/>
          <w:sz w:val="19"/>
          <w:szCs w:val="19"/>
        </w:rPr>
        <w:t>(int-</w:t>
      </w:r>
      <w:r>
        <w:rPr>
          <w:rFonts w:ascii="Consolas" w:hAnsi="Consolas" w:cs="Consolas"/>
          <w:color w:val="000000"/>
          <w:sz w:val="19"/>
          <w:szCs w:val="19"/>
        </w:rPr>
        <w:t>mặc</w:t>
      </w:r>
      <w:r>
        <w:rPr>
          <w:rFonts w:ascii="Consolas" w:hAnsi="Consolas" w:cs="Consolas"/>
          <w:color w:val="000000"/>
          <w:sz w:val="19"/>
          <w:szCs w:val="19"/>
        </w:rPr>
        <w:t xml:space="preserve"> </w:t>
      </w:r>
      <w:r>
        <w:rPr>
          <w:rFonts w:ascii="Consolas" w:hAnsi="Consolas" w:cs="Consolas"/>
          <w:color w:val="000000"/>
          <w:sz w:val="19"/>
          <w:szCs w:val="19"/>
        </w:rPr>
        <w:t>định</w:t>
      </w:r>
      <w:r>
        <w:rPr>
          <w:rFonts w:ascii="Consolas" w:hAnsi="Consolas" w:cs="Consolas"/>
          <w:color w:val="000000"/>
          <w:sz w:val="19"/>
          <w:szCs w:val="19"/>
        </w:rPr>
        <w:t xml:space="preserve"> </w:t>
      </w:r>
      <w:r>
        <w:rPr>
          <w:rFonts w:ascii="Consolas" w:hAnsi="Consolas" w:cs="Consolas"/>
          <w:color w:val="000000"/>
          <w:sz w:val="19"/>
          <w:szCs w:val="19"/>
        </w:rPr>
        <w:t>lấy</w:t>
      </w:r>
      <w:r>
        <w:rPr>
          <w:rFonts w:ascii="Consolas" w:hAnsi="Consolas" w:cs="Consolas"/>
          <w:color w:val="000000"/>
          <w:sz w:val="19"/>
          <w:szCs w:val="19"/>
        </w:rPr>
        <w:t xml:space="preserve"> </w:t>
      </w:r>
      <w:r>
        <w:rPr>
          <w:rFonts w:ascii="Consolas" w:hAnsi="Consolas" w:cs="Consolas"/>
          <w:color w:val="000000"/>
          <w:sz w:val="19"/>
          <w:szCs w:val="19"/>
        </w:rPr>
        <w:t>là</w:t>
      </w:r>
      <w:r>
        <w:rPr>
          <w:rFonts w:ascii="Consolas" w:hAnsi="Consolas" w:cs="Consolas"/>
          <w:color w:val="000000"/>
          <w:sz w:val="19"/>
          <w:szCs w:val="19"/>
        </w:rPr>
        <w:t xml:space="preserve"> 2)  2-Điều </w:t>
      </w:r>
      <w:r>
        <w:rPr>
          <w:rFonts w:ascii="Consolas" w:hAnsi="Consolas" w:cs="Consolas"/>
          <w:color w:val="000000"/>
          <w:sz w:val="19"/>
          <w:szCs w:val="19"/>
        </w:rPr>
        <w:t>chỉnh</w:t>
      </w:r>
      <w:r>
        <w:rPr>
          <w:rFonts w:ascii="Consolas" w:hAnsi="Consolas" w:cs="Consolas"/>
          <w:color w:val="000000"/>
          <w:sz w:val="19"/>
          <w:szCs w:val="19"/>
        </w:rPr>
        <w:t xml:space="preserve"> </w:t>
      </w:r>
      <w:r>
        <w:rPr>
          <w:rFonts w:ascii="Consolas" w:hAnsi="Consolas" w:cs="Consolas"/>
          <w:color w:val="000000"/>
          <w:sz w:val="19"/>
          <w:szCs w:val="19"/>
        </w:rPr>
        <w:t>tăng</w:t>
      </w:r>
      <w:r>
        <w:rPr>
          <w:rFonts w:ascii="Consolas" w:hAnsi="Consolas" w:cs="Consolas"/>
          <w:color w:val="000000"/>
          <w:sz w:val="19"/>
          <w:szCs w:val="19"/>
        </w:rPr>
        <w:t xml:space="preserve">, 3-Điều </w:t>
      </w:r>
      <w:r>
        <w:rPr>
          <w:rFonts w:ascii="Consolas" w:hAnsi="Consolas" w:cs="Consolas"/>
          <w:color w:val="000000"/>
          <w:sz w:val="19"/>
          <w:szCs w:val="19"/>
        </w:rPr>
        <w:t>chỉnh</w:t>
      </w:r>
      <w:r>
        <w:rPr>
          <w:rFonts w:ascii="Consolas" w:hAnsi="Consolas" w:cs="Consolas"/>
          <w:color w:val="000000"/>
          <w:sz w:val="19"/>
          <w:szCs w:val="19"/>
        </w:rPr>
        <w:t xml:space="preserve"> </w:t>
      </w:r>
      <w:r>
        <w:rPr>
          <w:rFonts w:ascii="Consolas" w:hAnsi="Consolas" w:cs="Consolas"/>
          <w:color w:val="000000"/>
          <w:sz w:val="19"/>
          <w:szCs w:val="19"/>
        </w:rPr>
        <w:t>giảm</w:t>
      </w:r>
      <w:r>
        <w:rPr>
          <w:rFonts w:ascii="Consolas" w:hAnsi="Consolas" w:cs="Consolas"/>
          <w:color w:val="000000"/>
          <w:sz w:val="19"/>
          <w:szCs w:val="19"/>
        </w:rPr>
        <w:t xml:space="preserve">, 4- Hóa </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điều</w:t>
      </w:r>
      <w:r>
        <w:rPr>
          <w:rFonts w:ascii="Consolas" w:hAnsi="Consolas" w:cs="Consolas"/>
          <w:color w:val="000000"/>
          <w:sz w:val="19"/>
          <w:szCs w:val="19"/>
        </w:rPr>
        <w:t xml:space="preserve"> </w:t>
      </w:r>
      <w:r>
        <w:rPr>
          <w:rFonts w:ascii="Consolas" w:hAnsi="Consolas" w:cs="Consolas"/>
          <w:color w:val="000000"/>
          <w:sz w:val="19"/>
          <w:szCs w:val="19"/>
        </w:rPr>
        <w:t>chỉnh</w:t>
      </w:r>
      <w:r>
        <w:rPr>
          <w:rFonts w:ascii="Consolas" w:hAnsi="Consolas" w:cs="Consolas"/>
          <w:color w:val="000000"/>
          <w:sz w:val="19"/>
          <w:szCs w:val="19"/>
        </w:rPr>
        <w:t xml:space="preserve"> </w:t>
      </w:r>
      <w:r>
        <w:rPr>
          <w:rFonts w:ascii="Consolas" w:hAnsi="Consolas" w:cs="Consolas"/>
          <w:color w:val="000000"/>
          <w:sz w:val="19"/>
          <w:szCs w:val="19"/>
        </w:rPr>
        <w:t>thông</w:t>
      </w:r>
      <w:r>
        <w:rPr>
          <w:rFonts w:ascii="Consolas" w:hAnsi="Consolas" w:cs="Consolas"/>
          <w:color w:val="000000"/>
          <w:sz w:val="19"/>
          <w:szCs w:val="19"/>
        </w:rPr>
        <w:t xml:space="preserve"> tin</w:t>
      </w:r>
      <w:r w:rsidR="00315F33">
        <w:rPr>
          <w:rFonts w:ascii="Consolas" w:hAnsi="Consolas" w:cs="Consolas"/>
          <w:color w:val="000000"/>
          <w:sz w:val="19"/>
          <w:szCs w:val="19"/>
        </w:rPr>
        <w:t xml:space="preserve">, </w:t>
      </w:r>
      <w:r w:rsidRPr="00BC52BF" w:rsidR="00315F33">
        <w:rPr>
          <w:rFonts w:ascii="Consolas" w:hAnsi="Consolas" w:cs="Consolas"/>
          <w:color w:val="000000"/>
          <w:sz w:val="19"/>
          <w:szCs w:val="19"/>
        </w:rPr>
        <w:t>6</w:t>
      </w:r>
      <w:r w:rsidR="00315F33">
        <w:rPr>
          <w:rFonts w:ascii="Consolas" w:hAnsi="Consolas" w:cs="Consolas"/>
          <w:color w:val="000000"/>
          <w:sz w:val="19"/>
          <w:szCs w:val="19"/>
        </w:rPr>
        <w:t>-Đ</w:t>
      </w:r>
      <w:r w:rsidRPr="00BC52BF" w:rsidR="00315F33">
        <w:rPr>
          <w:rFonts w:ascii="Consolas" w:hAnsi="Consolas" w:cs="Consolas"/>
          <w:color w:val="000000"/>
          <w:sz w:val="19"/>
          <w:szCs w:val="19"/>
        </w:rPr>
        <w:t xml:space="preserve">iều </w:t>
      </w:r>
      <w:r w:rsidRPr="00BC52BF" w:rsidR="00315F33">
        <w:rPr>
          <w:rFonts w:ascii="Consolas" w:hAnsi="Consolas" w:cs="Consolas"/>
          <w:color w:val="000000"/>
          <w:sz w:val="19"/>
          <w:szCs w:val="19"/>
        </w:rPr>
        <w:t>chỉnh</w:t>
      </w:r>
      <w:r w:rsidRPr="00BC52BF" w:rsidR="00315F33">
        <w:rPr>
          <w:rFonts w:ascii="Consolas" w:hAnsi="Consolas" w:cs="Consolas"/>
          <w:color w:val="000000"/>
          <w:sz w:val="19"/>
          <w:szCs w:val="19"/>
        </w:rPr>
        <w:t xml:space="preserve"> </w:t>
      </w:r>
      <w:r w:rsidRPr="00BC52BF" w:rsidR="00315F33">
        <w:rPr>
          <w:rFonts w:ascii="Consolas" w:hAnsi="Consolas" w:cs="Consolas"/>
          <w:color w:val="000000"/>
          <w:sz w:val="19"/>
          <w:szCs w:val="19"/>
        </w:rPr>
        <w:t>tăng</w:t>
      </w:r>
      <w:r w:rsidRPr="00BC52BF" w:rsidR="00315F33">
        <w:rPr>
          <w:rFonts w:ascii="Consolas" w:hAnsi="Consolas" w:cs="Consolas"/>
          <w:color w:val="000000"/>
          <w:sz w:val="19"/>
          <w:szCs w:val="19"/>
        </w:rPr>
        <w:t xml:space="preserve"> </w:t>
      </w:r>
      <w:r w:rsidRPr="00BC52BF" w:rsidR="00315F33">
        <w:rPr>
          <w:rFonts w:ascii="Consolas" w:hAnsi="Consolas" w:cs="Consolas"/>
          <w:color w:val="000000"/>
          <w:sz w:val="19"/>
          <w:szCs w:val="19"/>
        </w:rPr>
        <w:t>giảm</w:t>
      </w:r>
      <w:r w:rsidRPr="00BC52BF" w:rsidR="00315F33">
        <w:rPr>
          <w:rFonts w:ascii="Consolas" w:hAnsi="Consolas" w:cs="Consolas"/>
          <w:color w:val="000000"/>
          <w:sz w:val="19"/>
          <w:szCs w:val="19"/>
        </w:rPr>
        <w:t xml:space="preserve"> </w:t>
      </w:r>
      <w:r w:rsidRPr="00BC52BF" w:rsidR="00315F33">
        <w:rPr>
          <w:rFonts w:ascii="Consolas" w:hAnsi="Consolas" w:cs="Consolas"/>
          <w:color w:val="000000"/>
          <w:sz w:val="19"/>
          <w:szCs w:val="19"/>
        </w:rPr>
        <w:t>kết</w:t>
      </w:r>
      <w:r w:rsidRPr="00BC52BF" w:rsidR="00315F33">
        <w:rPr>
          <w:rFonts w:ascii="Consolas" w:hAnsi="Consolas" w:cs="Consolas"/>
          <w:color w:val="000000"/>
          <w:sz w:val="19"/>
          <w:szCs w:val="19"/>
        </w:rPr>
        <w:t xml:space="preserve"> </w:t>
      </w:r>
      <w:r w:rsidRPr="00BC52BF" w:rsidR="00315F33">
        <w:rPr>
          <w:rFonts w:ascii="Consolas" w:hAnsi="Consolas" w:cs="Consolas"/>
          <w:color w:val="000000"/>
          <w:sz w:val="19"/>
          <w:szCs w:val="19"/>
        </w:rPr>
        <w:t>hợp</w:t>
      </w:r>
      <w:r>
        <w:rPr>
          <w:rFonts w:ascii="Consolas" w:hAnsi="Consolas" w:cs="Consolas"/>
          <w:color w:val="0000FF"/>
          <w:sz w:val="19"/>
          <w:szCs w:val="19"/>
        </w:rPr>
        <w:t>&lt;/</w:t>
      </w:r>
      <w:r>
        <w:rPr>
          <w:rFonts w:ascii="Consolas" w:hAnsi="Consolas" w:cs="Consolas"/>
          <w:color w:val="A31515"/>
          <w:sz w:val="19"/>
          <w:szCs w:val="19"/>
        </w:rPr>
        <w:t>Type</w:t>
      </w:r>
      <w:r>
        <w:rPr>
          <w:rFonts w:ascii="Consolas" w:hAnsi="Consolas" w:cs="Consolas"/>
          <w:color w:val="0000FF"/>
          <w:sz w:val="19"/>
          <w:szCs w:val="19"/>
        </w:rPr>
        <w:t>&gt;</w:t>
      </w:r>
    </w:p>
    <w:p w:rsidR="009D1437" w:rsidP="009D1437" w14:paraId="5BC0E96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TTChung</w:t>
      </w:r>
      <w:r>
        <w:rPr>
          <w:rFonts w:ascii="Consolas" w:hAnsi="Consolas" w:cs="Consolas"/>
          <w:color w:val="0000FF"/>
          <w:sz w:val="19"/>
          <w:szCs w:val="19"/>
        </w:rPr>
        <w:t xml:space="preserve">&gt; </w:t>
      </w:r>
    </w:p>
    <w:p w:rsidR="009D1437" w:rsidP="009D1437" w14:paraId="12C8170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MHSo</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hồ</w:t>
      </w:r>
      <w:r>
        <w:rPr>
          <w:rFonts w:ascii="Consolas" w:hAnsi="Consolas" w:cs="Consolas"/>
          <w:color w:val="000000"/>
          <w:sz w:val="19"/>
          <w:szCs w:val="19"/>
        </w:rPr>
        <w:t xml:space="preserve"> </w:t>
      </w:r>
      <w:r>
        <w:rPr>
          <w:rFonts w:ascii="Consolas" w:hAnsi="Consolas" w:cs="Consolas"/>
          <w:color w:val="000000"/>
          <w:sz w:val="19"/>
          <w:szCs w:val="19"/>
        </w:rPr>
        <w:t>sơ</w:t>
      </w:r>
      <w:r>
        <w:rPr>
          <w:rFonts w:ascii="Consolas" w:hAnsi="Consolas" w:cs="Consolas"/>
          <w:color w:val="0000FF"/>
          <w:sz w:val="19"/>
          <w:szCs w:val="19"/>
        </w:rPr>
        <w:t>&lt;/</w:t>
      </w:r>
      <w:r>
        <w:rPr>
          <w:rFonts w:ascii="Consolas" w:hAnsi="Consolas" w:cs="Consolas"/>
          <w:color w:val="A31515"/>
          <w:sz w:val="19"/>
          <w:szCs w:val="19"/>
        </w:rPr>
        <w:t>MHSo</w:t>
      </w:r>
      <w:r>
        <w:rPr>
          <w:rFonts w:ascii="Consolas" w:hAnsi="Consolas" w:cs="Consolas"/>
          <w:color w:val="0000FF"/>
          <w:sz w:val="19"/>
          <w:szCs w:val="19"/>
        </w:rPr>
        <w:t>&gt;</w:t>
      </w:r>
    </w:p>
    <w:p w:rsidR="009D1437" w:rsidP="009D1437" w14:paraId="21290B64"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SBKe</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bảng</w:t>
      </w:r>
      <w:r>
        <w:rPr>
          <w:rFonts w:ascii="Consolas" w:hAnsi="Consolas" w:cs="Consolas"/>
          <w:color w:val="000000"/>
          <w:sz w:val="19"/>
          <w:szCs w:val="19"/>
        </w:rPr>
        <w:t xml:space="preserve"> </w:t>
      </w:r>
      <w:r>
        <w:rPr>
          <w:rFonts w:ascii="Consolas" w:hAnsi="Consolas" w:cs="Consolas"/>
          <w:color w:val="000000"/>
          <w:sz w:val="19"/>
          <w:szCs w:val="19"/>
        </w:rPr>
        <w:t>kê</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của</w:t>
      </w:r>
      <w:r>
        <w:rPr>
          <w:rFonts w:ascii="Consolas" w:hAnsi="Consolas" w:cs="Consolas"/>
          <w:color w:val="000000"/>
          <w:sz w:val="19"/>
          <w:szCs w:val="19"/>
        </w:rPr>
        <w:t xml:space="preserve"> </w:t>
      </w:r>
      <w:r>
        <w:rPr>
          <w:rFonts w:ascii="Consolas" w:hAnsi="Consolas" w:cs="Consolas"/>
          <w:color w:val="000000"/>
          <w:sz w:val="19"/>
          <w:szCs w:val="19"/>
        </w:rPr>
        <w:t>bảng</w:t>
      </w:r>
      <w:r>
        <w:rPr>
          <w:rFonts w:ascii="Consolas" w:hAnsi="Consolas" w:cs="Consolas"/>
          <w:color w:val="000000"/>
          <w:sz w:val="19"/>
          <w:szCs w:val="19"/>
        </w:rPr>
        <w:t xml:space="preserve"> </w:t>
      </w:r>
      <w:r>
        <w:rPr>
          <w:rFonts w:ascii="Consolas" w:hAnsi="Consolas" w:cs="Consolas"/>
          <w:color w:val="000000"/>
          <w:sz w:val="19"/>
          <w:szCs w:val="19"/>
        </w:rPr>
        <w:t>kê</w:t>
      </w:r>
      <w:r>
        <w:rPr>
          <w:rFonts w:ascii="Consolas" w:hAnsi="Consolas" w:cs="Consolas"/>
          <w:color w:val="000000"/>
          <w:sz w:val="19"/>
          <w:szCs w:val="19"/>
        </w:rPr>
        <w:t xml:space="preserve"> </w:t>
      </w:r>
      <w:r>
        <w:rPr>
          <w:rFonts w:ascii="Consolas" w:hAnsi="Consolas" w:cs="Consolas"/>
          <w:color w:val="000000"/>
          <w:sz w:val="19"/>
          <w:szCs w:val="19"/>
        </w:rPr>
        <w:t>các</w:t>
      </w:r>
      <w:r>
        <w:rPr>
          <w:rFonts w:ascii="Consolas" w:hAnsi="Consolas" w:cs="Consolas"/>
          <w:color w:val="000000"/>
          <w:sz w:val="19"/>
          <w:szCs w:val="19"/>
        </w:rPr>
        <w:t xml:space="preserve"> </w:t>
      </w:r>
      <w:r>
        <w:rPr>
          <w:rFonts w:ascii="Consolas" w:hAnsi="Consolas" w:cs="Consolas"/>
          <w:color w:val="000000"/>
          <w:sz w:val="19"/>
          <w:szCs w:val="19"/>
        </w:rPr>
        <w:t>loại</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w:t>
      </w:r>
      <w:r>
        <w:rPr>
          <w:rFonts w:ascii="Consolas" w:hAnsi="Consolas" w:cs="Consolas"/>
          <w:color w:val="000000"/>
          <w:sz w:val="19"/>
          <w:szCs w:val="19"/>
        </w:rPr>
        <w:t>đã</w:t>
      </w:r>
      <w:r>
        <w:rPr>
          <w:rFonts w:ascii="Consolas" w:hAnsi="Consolas" w:cs="Consolas"/>
          <w:color w:val="000000"/>
          <w:sz w:val="19"/>
          <w:szCs w:val="19"/>
        </w:rPr>
        <w:t xml:space="preserve"> </w:t>
      </w:r>
      <w:r>
        <w:rPr>
          <w:rFonts w:ascii="Consolas" w:hAnsi="Consolas" w:cs="Consolas"/>
          <w:color w:val="000000"/>
          <w:sz w:val="19"/>
          <w:szCs w:val="19"/>
        </w:rPr>
        <w:t>bán</w:t>
      </w:r>
      <w:r>
        <w:rPr>
          <w:rFonts w:ascii="Consolas" w:hAnsi="Consolas" w:cs="Consolas"/>
          <w:color w:val="000000"/>
          <w:sz w:val="19"/>
          <w:szCs w:val="19"/>
        </w:rPr>
        <w:t xml:space="preserve"> </w:t>
      </w:r>
      <w:r>
        <w:rPr>
          <w:rFonts w:ascii="Consolas" w:hAnsi="Consolas" w:cs="Consolas"/>
          <w:color w:val="000000"/>
          <w:sz w:val="19"/>
          <w:szCs w:val="19"/>
        </w:rPr>
        <w:t>kèm</w:t>
      </w:r>
      <w:r>
        <w:rPr>
          <w:rFonts w:ascii="Consolas" w:hAnsi="Consolas" w:cs="Consolas"/>
          <w:color w:val="000000"/>
          <w:sz w:val="19"/>
          <w:szCs w:val="19"/>
        </w:rPr>
        <w:t xml:space="preserve"> </w:t>
      </w:r>
      <w:r>
        <w:rPr>
          <w:rFonts w:ascii="Consolas" w:hAnsi="Consolas" w:cs="Consolas"/>
          <w:color w:val="000000"/>
          <w:sz w:val="19"/>
          <w:szCs w:val="19"/>
        </w:rPr>
        <w:t>theo</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SBKe</w:t>
      </w:r>
      <w:r>
        <w:rPr>
          <w:rFonts w:ascii="Consolas" w:hAnsi="Consolas" w:cs="Consolas"/>
          <w:color w:val="0000FF"/>
          <w:sz w:val="19"/>
          <w:szCs w:val="19"/>
        </w:rPr>
        <w:t>&gt;</w:t>
      </w:r>
    </w:p>
    <w:p w:rsidR="009D1437" w:rsidP="009D1437" w14:paraId="3EA6C19C"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NBKe</w:t>
      </w:r>
      <w:r>
        <w:rPr>
          <w:rFonts w:ascii="Consolas" w:hAnsi="Consolas" w:cs="Consolas"/>
          <w:color w:val="0000FF"/>
          <w:sz w:val="19"/>
          <w:szCs w:val="19"/>
        </w:rPr>
        <w:t>&gt;</w:t>
      </w:r>
      <w:r>
        <w:rPr>
          <w:rFonts w:ascii="Consolas" w:hAnsi="Consolas" w:cs="Consolas"/>
          <w:color w:val="000000"/>
          <w:sz w:val="19"/>
          <w:szCs w:val="19"/>
        </w:rPr>
        <w:t>Ngày</w:t>
      </w:r>
      <w:r>
        <w:rPr>
          <w:rFonts w:ascii="Consolas" w:hAnsi="Consolas" w:cs="Consolas"/>
          <w:color w:val="000000"/>
          <w:sz w:val="19"/>
          <w:szCs w:val="19"/>
        </w:rPr>
        <w:t xml:space="preserve"> </w:t>
      </w:r>
      <w:r>
        <w:rPr>
          <w:rFonts w:ascii="Consolas" w:hAnsi="Consolas" w:cs="Consolas"/>
          <w:color w:val="000000"/>
          <w:sz w:val="19"/>
          <w:szCs w:val="19"/>
        </w:rPr>
        <w:t>bảng</w:t>
      </w:r>
      <w:r>
        <w:rPr>
          <w:rFonts w:ascii="Consolas" w:hAnsi="Consolas" w:cs="Consolas"/>
          <w:color w:val="000000"/>
          <w:sz w:val="19"/>
          <w:szCs w:val="19"/>
        </w:rPr>
        <w:t xml:space="preserve"> </w:t>
      </w:r>
      <w:r>
        <w:rPr>
          <w:rFonts w:ascii="Consolas" w:hAnsi="Consolas" w:cs="Consolas"/>
          <w:color w:val="000000"/>
          <w:sz w:val="19"/>
          <w:szCs w:val="19"/>
        </w:rPr>
        <w:t>kê</w:t>
      </w:r>
      <w:r>
        <w:rPr>
          <w:rFonts w:ascii="Consolas" w:hAnsi="Consolas" w:cs="Consolas"/>
          <w:color w:val="000000"/>
          <w:sz w:val="19"/>
          <w:szCs w:val="19"/>
        </w:rPr>
        <w:t xml:space="preserve"> (</w:t>
      </w:r>
      <w:r>
        <w:rPr>
          <w:rFonts w:ascii="Consolas" w:hAnsi="Consolas" w:cs="Consolas"/>
          <w:color w:val="000000"/>
          <w:sz w:val="19"/>
          <w:szCs w:val="19"/>
        </w:rPr>
        <w:t>Ngày</w:t>
      </w:r>
      <w:r>
        <w:rPr>
          <w:rFonts w:ascii="Consolas" w:hAnsi="Consolas" w:cs="Consolas"/>
          <w:color w:val="000000"/>
          <w:sz w:val="19"/>
          <w:szCs w:val="19"/>
        </w:rPr>
        <w:t xml:space="preserve"> </w:t>
      </w:r>
      <w:r>
        <w:rPr>
          <w:rFonts w:ascii="Consolas" w:hAnsi="Consolas" w:cs="Consolas"/>
          <w:color w:val="000000"/>
          <w:sz w:val="19"/>
          <w:szCs w:val="19"/>
        </w:rPr>
        <w:t>của</w:t>
      </w:r>
      <w:r>
        <w:rPr>
          <w:rFonts w:ascii="Consolas" w:hAnsi="Consolas" w:cs="Consolas"/>
          <w:color w:val="000000"/>
          <w:sz w:val="19"/>
          <w:szCs w:val="19"/>
        </w:rPr>
        <w:t xml:space="preserve"> </w:t>
      </w:r>
      <w:r>
        <w:rPr>
          <w:rFonts w:ascii="Consolas" w:hAnsi="Consolas" w:cs="Consolas"/>
          <w:color w:val="000000"/>
          <w:sz w:val="19"/>
          <w:szCs w:val="19"/>
        </w:rPr>
        <w:t>bảng</w:t>
      </w:r>
      <w:r>
        <w:rPr>
          <w:rFonts w:ascii="Consolas" w:hAnsi="Consolas" w:cs="Consolas"/>
          <w:color w:val="000000"/>
          <w:sz w:val="19"/>
          <w:szCs w:val="19"/>
        </w:rPr>
        <w:t xml:space="preserve"> </w:t>
      </w:r>
      <w:r>
        <w:rPr>
          <w:rFonts w:ascii="Consolas" w:hAnsi="Consolas" w:cs="Consolas"/>
          <w:color w:val="000000"/>
          <w:sz w:val="19"/>
          <w:szCs w:val="19"/>
        </w:rPr>
        <w:t>kê</w:t>
      </w:r>
      <w:r>
        <w:rPr>
          <w:rFonts w:ascii="Consolas" w:hAnsi="Consolas" w:cs="Consolas"/>
          <w:color w:val="000000"/>
          <w:sz w:val="19"/>
          <w:szCs w:val="19"/>
        </w:rPr>
        <w:t xml:space="preserve"> </w:t>
      </w:r>
      <w:r>
        <w:rPr>
          <w:rFonts w:ascii="Consolas" w:hAnsi="Consolas" w:cs="Consolas"/>
          <w:color w:val="000000"/>
          <w:sz w:val="19"/>
          <w:szCs w:val="19"/>
        </w:rPr>
        <w:t>các</w:t>
      </w:r>
      <w:r>
        <w:rPr>
          <w:rFonts w:ascii="Consolas" w:hAnsi="Consolas" w:cs="Consolas"/>
          <w:color w:val="000000"/>
          <w:sz w:val="19"/>
          <w:szCs w:val="19"/>
        </w:rPr>
        <w:t xml:space="preserve"> </w:t>
      </w:r>
      <w:r>
        <w:rPr>
          <w:rFonts w:ascii="Consolas" w:hAnsi="Consolas" w:cs="Consolas"/>
          <w:color w:val="000000"/>
          <w:sz w:val="19"/>
          <w:szCs w:val="19"/>
        </w:rPr>
        <w:t>loại</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w:t>
      </w:r>
      <w:r>
        <w:rPr>
          <w:rFonts w:ascii="Consolas" w:hAnsi="Consolas" w:cs="Consolas"/>
          <w:color w:val="000000"/>
          <w:sz w:val="19"/>
          <w:szCs w:val="19"/>
        </w:rPr>
        <w:t>đã</w:t>
      </w:r>
      <w:r>
        <w:rPr>
          <w:rFonts w:ascii="Consolas" w:hAnsi="Consolas" w:cs="Consolas"/>
          <w:color w:val="000000"/>
          <w:sz w:val="19"/>
          <w:szCs w:val="19"/>
        </w:rPr>
        <w:t xml:space="preserve"> </w:t>
      </w:r>
      <w:r>
        <w:rPr>
          <w:rFonts w:ascii="Consolas" w:hAnsi="Consolas" w:cs="Consolas"/>
          <w:color w:val="000000"/>
          <w:sz w:val="19"/>
          <w:szCs w:val="19"/>
        </w:rPr>
        <w:t>bán</w:t>
      </w:r>
      <w:r>
        <w:rPr>
          <w:rFonts w:ascii="Consolas" w:hAnsi="Consolas" w:cs="Consolas"/>
          <w:color w:val="000000"/>
          <w:sz w:val="19"/>
          <w:szCs w:val="19"/>
        </w:rPr>
        <w:t xml:space="preserve"> </w:t>
      </w:r>
      <w:r>
        <w:rPr>
          <w:rFonts w:ascii="Consolas" w:hAnsi="Consolas" w:cs="Consolas"/>
          <w:color w:val="000000"/>
          <w:sz w:val="19"/>
          <w:szCs w:val="19"/>
        </w:rPr>
        <w:t>kèm</w:t>
      </w:r>
      <w:r>
        <w:rPr>
          <w:rFonts w:ascii="Consolas" w:hAnsi="Consolas" w:cs="Consolas"/>
          <w:color w:val="000000"/>
          <w:sz w:val="19"/>
          <w:szCs w:val="19"/>
        </w:rPr>
        <w:t xml:space="preserve"> </w:t>
      </w:r>
      <w:r>
        <w:rPr>
          <w:rFonts w:ascii="Consolas" w:hAnsi="Consolas" w:cs="Consolas"/>
          <w:color w:val="000000"/>
          <w:sz w:val="19"/>
          <w:szCs w:val="19"/>
        </w:rPr>
        <w:t>theo</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NBKe</w:t>
      </w:r>
      <w:r>
        <w:rPr>
          <w:rFonts w:ascii="Consolas" w:hAnsi="Consolas" w:cs="Consolas"/>
          <w:color w:val="0000FF"/>
          <w:sz w:val="19"/>
          <w:szCs w:val="19"/>
        </w:rPr>
        <w:t>&gt;</w:t>
      </w:r>
    </w:p>
    <w:p w:rsidR="009D1437" w:rsidP="009D1437" w14:paraId="1E5E660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DVTTe</w:t>
      </w:r>
      <w:r>
        <w:rPr>
          <w:rFonts w:ascii="Consolas" w:hAnsi="Consolas" w:cs="Consolas"/>
          <w:color w:val="0000FF"/>
          <w:sz w:val="19"/>
          <w:szCs w:val="19"/>
        </w:rPr>
        <w:t>&gt;</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vị</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tệ</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DVTTe</w:t>
      </w:r>
      <w:r>
        <w:rPr>
          <w:rFonts w:ascii="Consolas" w:hAnsi="Consolas" w:cs="Consolas"/>
          <w:color w:val="0000FF"/>
          <w:sz w:val="19"/>
          <w:szCs w:val="19"/>
        </w:rPr>
        <w:t>&gt;</w:t>
      </w:r>
    </w:p>
    <w:p w:rsidR="009D1437" w:rsidP="009D1437" w14:paraId="267DB52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TGia</w:t>
      </w:r>
      <w:r>
        <w:rPr>
          <w:rFonts w:ascii="Consolas" w:hAnsi="Consolas" w:cs="Consolas"/>
          <w:color w:val="0000FF"/>
          <w:sz w:val="19"/>
          <w:szCs w:val="19"/>
        </w:rPr>
        <w:t>&gt;</w:t>
      </w:r>
      <w:r>
        <w:rPr>
          <w:rFonts w:ascii="Consolas" w:hAnsi="Consolas" w:cs="Consolas"/>
          <w:color w:val="000000"/>
          <w:sz w:val="19"/>
          <w:szCs w:val="19"/>
        </w:rPr>
        <w:t>Tỷ</w:t>
      </w:r>
      <w:r>
        <w:rPr>
          <w:rFonts w:ascii="Consolas" w:hAnsi="Consolas" w:cs="Consolas"/>
          <w:color w:val="000000"/>
          <w:sz w:val="19"/>
          <w:szCs w:val="19"/>
        </w:rPr>
        <w:t xml:space="preserve"> </w:t>
      </w:r>
      <w:r>
        <w:rPr>
          <w:rFonts w:ascii="Consolas" w:hAnsi="Consolas" w:cs="Consolas"/>
          <w:color w:val="000000"/>
          <w:sz w:val="19"/>
          <w:szCs w:val="19"/>
        </w:rPr>
        <w:t>giá</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Trừ</w:t>
      </w:r>
      <w:r>
        <w:rPr>
          <w:rFonts w:ascii="Consolas" w:hAnsi="Consolas" w:cs="Consolas"/>
          <w:color w:val="000000"/>
          <w:sz w:val="19"/>
          <w:szCs w:val="19"/>
        </w:rPr>
        <w:t xml:space="preserve"> </w:t>
      </w:r>
      <w:r>
        <w:rPr>
          <w:rFonts w:ascii="Consolas" w:hAnsi="Consolas" w:cs="Consolas"/>
          <w:color w:val="000000"/>
          <w:sz w:val="19"/>
          <w:szCs w:val="19"/>
        </w:rPr>
        <w:t>trường</w:t>
      </w:r>
      <w:r>
        <w:rPr>
          <w:rFonts w:ascii="Consolas" w:hAnsi="Consolas" w:cs="Consolas"/>
          <w:color w:val="000000"/>
          <w:sz w:val="19"/>
          <w:szCs w:val="19"/>
        </w:rPr>
        <w:t xml:space="preserve"> </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vị</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tệ</w:t>
      </w:r>
      <w:r>
        <w:rPr>
          <w:rFonts w:ascii="Consolas" w:hAnsi="Consolas" w:cs="Consolas"/>
          <w:color w:val="000000"/>
          <w:sz w:val="19"/>
          <w:szCs w:val="19"/>
        </w:rPr>
        <w:t xml:space="preserve"> </w:t>
      </w:r>
      <w:r>
        <w:rPr>
          <w:rFonts w:ascii="Consolas" w:hAnsi="Consolas" w:cs="Consolas"/>
          <w:color w:val="000000"/>
          <w:sz w:val="19"/>
          <w:szCs w:val="19"/>
        </w:rPr>
        <w:t>là</w:t>
      </w:r>
      <w:r>
        <w:rPr>
          <w:rFonts w:ascii="Consolas" w:hAnsi="Consolas" w:cs="Consolas"/>
          <w:color w:val="000000"/>
          <w:sz w:val="19"/>
          <w:szCs w:val="19"/>
        </w:rPr>
        <w:t xml:space="preserve"> VND))</w:t>
      </w:r>
      <w:r>
        <w:rPr>
          <w:rFonts w:ascii="Consolas" w:hAnsi="Consolas" w:cs="Consolas"/>
          <w:color w:val="0000FF"/>
          <w:sz w:val="19"/>
          <w:szCs w:val="19"/>
        </w:rPr>
        <w:t>&lt;/</w:t>
      </w:r>
      <w:r>
        <w:rPr>
          <w:rFonts w:ascii="Consolas" w:hAnsi="Consolas" w:cs="Consolas"/>
          <w:color w:val="A31515"/>
          <w:sz w:val="19"/>
          <w:szCs w:val="19"/>
        </w:rPr>
        <w:t>TGia</w:t>
      </w:r>
      <w:r>
        <w:rPr>
          <w:rFonts w:ascii="Consolas" w:hAnsi="Consolas" w:cs="Consolas"/>
          <w:color w:val="0000FF"/>
          <w:sz w:val="19"/>
          <w:szCs w:val="19"/>
        </w:rPr>
        <w:t>&gt;</w:t>
      </w:r>
    </w:p>
    <w:p w:rsidR="009D1437" w:rsidP="009D1437" w14:paraId="3F9C3885"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HTTToan</w:t>
      </w:r>
      <w:r>
        <w:rPr>
          <w:rFonts w:ascii="Consolas" w:hAnsi="Consolas" w:cs="Consolas"/>
          <w:color w:val="0000FF"/>
          <w:sz w:val="19"/>
          <w:szCs w:val="19"/>
        </w:rPr>
        <w:t>&gt;</w:t>
      </w:r>
      <w:r>
        <w:rPr>
          <w:rFonts w:ascii="Consolas" w:hAnsi="Consolas" w:cs="Consolas"/>
          <w:color w:val="000000"/>
          <w:sz w:val="19"/>
          <w:szCs w:val="19"/>
        </w:rPr>
        <w:t>Hình</w:t>
      </w:r>
      <w:r>
        <w:rPr>
          <w:rFonts w:ascii="Consolas" w:hAnsi="Consolas" w:cs="Consolas"/>
          <w:color w:val="000000"/>
          <w:sz w:val="19"/>
          <w:szCs w:val="19"/>
        </w:rPr>
        <w:t xml:space="preserve"> </w:t>
      </w:r>
      <w:r>
        <w:rPr>
          <w:rFonts w:ascii="Consolas" w:hAnsi="Consolas" w:cs="Consolas"/>
          <w:color w:val="000000"/>
          <w:sz w:val="19"/>
          <w:szCs w:val="19"/>
        </w:rPr>
        <w:t>thức</w:t>
      </w:r>
      <w:r>
        <w:rPr>
          <w:rFonts w:ascii="Consolas" w:hAnsi="Consolas" w:cs="Consolas"/>
          <w:color w:val="000000"/>
          <w:sz w:val="19"/>
          <w:szCs w:val="19"/>
        </w:rPr>
        <w:t xml:space="preserve"> </w:t>
      </w:r>
      <w:r>
        <w:rPr>
          <w:rFonts w:ascii="Consolas" w:hAnsi="Consolas" w:cs="Consolas"/>
          <w:color w:val="000000"/>
          <w:sz w:val="19"/>
          <w:szCs w:val="19"/>
        </w:rPr>
        <w:t>thanh</w:t>
      </w:r>
      <w:r>
        <w:rPr>
          <w:rFonts w:ascii="Consolas" w:hAnsi="Consolas" w:cs="Consolas"/>
          <w:color w:val="000000"/>
          <w:sz w:val="19"/>
          <w:szCs w:val="19"/>
        </w:rPr>
        <w:t xml:space="preserve"> </w:t>
      </w:r>
      <w:r>
        <w:rPr>
          <w:rFonts w:ascii="Consolas" w:hAnsi="Consolas" w:cs="Consolas"/>
          <w:color w:val="000000"/>
          <w:sz w:val="19"/>
          <w:szCs w:val="19"/>
        </w:rPr>
        <w:t>toán</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HTTToan</w:t>
      </w:r>
      <w:r>
        <w:rPr>
          <w:rFonts w:ascii="Consolas" w:hAnsi="Consolas" w:cs="Consolas"/>
          <w:color w:val="0000FF"/>
          <w:sz w:val="19"/>
          <w:szCs w:val="19"/>
        </w:rPr>
        <w:t>&gt;</w:t>
      </w:r>
    </w:p>
    <w:p w:rsidR="009D1437" w:rsidP="009D1437" w14:paraId="6731107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TTChung</w:t>
      </w:r>
      <w:r>
        <w:rPr>
          <w:rFonts w:ascii="Consolas" w:hAnsi="Consolas" w:cs="Consolas"/>
          <w:color w:val="0000FF"/>
          <w:sz w:val="19"/>
          <w:szCs w:val="19"/>
        </w:rPr>
        <w:t>&gt;</w:t>
      </w:r>
    </w:p>
    <w:p w:rsidR="009D1437" w:rsidP="009D1437" w14:paraId="6052AB3B"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NDHDon</w:t>
      </w:r>
      <w:r>
        <w:rPr>
          <w:rFonts w:ascii="Consolas" w:hAnsi="Consolas" w:cs="Consolas"/>
          <w:color w:val="0000FF"/>
          <w:sz w:val="19"/>
          <w:szCs w:val="19"/>
        </w:rPr>
        <w:t>&gt;</w:t>
      </w:r>
    </w:p>
    <w:p w:rsidR="009D1437" w:rsidP="009D1437" w14:paraId="5E7FE121"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NBan</w:t>
      </w:r>
      <w:r>
        <w:rPr>
          <w:rFonts w:ascii="Consolas" w:hAnsi="Consolas" w:cs="Consolas"/>
          <w:color w:val="0000FF"/>
          <w:sz w:val="19"/>
          <w:szCs w:val="19"/>
        </w:rPr>
        <w:t>&gt;</w:t>
      </w:r>
    </w:p>
    <w:p w:rsidR="009D1437" w:rsidP="009D1437" w14:paraId="6AECA20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Ten</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Ten</w:t>
      </w:r>
      <w:r>
        <w:rPr>
          <w:rFonts w:ascii="Consolas" w:hAnsi="Consolas" w:cs="Consolas"/>
          <w:color w:val="0000FF"/>
          <w:sz w:val="19"/>
          <w:szCs w:val="19"/>
        </w:rPr>
        <w:t>&gt;</w:t>
      </w:r>
    </w:p>
    <w:p w:rsidR="009D1437" w:rsidP="009D1437" w14:paraId="130FD33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MST</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MST</w:t>
      </w:r>
      <w:r>
        <w:rPr>
          <w:rFonts w:ascii="Consolas" w:hAnsi="Consolas" w:cs="Consolas"/>
          <w:color w:val="0000FF"/>
          <w:sz w:val="19"/>
          <w:szCs w:val="19"/>
        </w:rPr>
        <w:t>&gt;</w:t>
      </w:r>
    </w:p>
    <w:p w:rsidR="009D1437" w:rsidP="009D1437" w14:paraId="61277AB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DChi</w:t>
      </w:r>
      <w:r>
        <w:rPr>
          <w:rFonts w:ascii="Consolas" w:hAnsi="Consolas" w:cs="Consolas"/>
          <w:color w:val="0000FF"/>
          <w:sz w:val="19"/>
          <w:szCs w:val="19"/>
        </w:rPr>
        <w:t>&gt;</w:t>
      </w:r>
      <w:r>
        <w:rPr>
          <w:rFonts w:ascii="Consolas" w:hAnsi="Consolas" w:cs="Consolas"/>
          <w:color w:val="000000"/>
          <w:sz w:val="19"/>
          <w:szCs w:val="19"/>
        </w:rPr>
        <w:t>Địa</w:t>
      </w:r>
      <w:r>
        <w:rPr>
          <w:rFonts w:ascii="Consolas" w:hAnsi="Consolas" w:cs="Consolas"/>
          <w:color w:val="000000"/>
          <w:sz w:val="19"/>
          <w:szCs w:val="19"/>
        </w:rPr>
        <w:t xml:space="preserve"> </w:t>
      </w:r>
      <w:r>
        <w:rPr>
          <w:rFonts w:ascii="Consolas" w:hAnsi="Consolas" w:cs="Consolas"/>
          <w:color w:val="000000"/>
          <w:sz w:val="19"/>
          <w:szCs w:val="19"/>
        </w:rPr>
        <w:t>chỉ</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DChi</w:t>
      </w:r>
      <w:r>
        <w:rPr>
          <w:rFonts w:ascii="Consolas" w:hAnsi="Consolas" w:cs="Consolas"/>
          <w:color w:val="0000FF"/>
          <w:sz w:val="19"/>
          <w:szCs w:val="19"/>
        </w:rPr>
        <w:t>&gt;</w:t>
      </w:r>
    </w:p>
    <w:p w:rsidR="009D1437" w:rsidP="009D1437" w14:paraId="429C8B9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SDThoai</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điện</w:t>
      </w:r>
      <w:r>
        <w:rPr>
          <w:rFonts w:ascii="Consolas" w:hAnsi="Consolas" w:cs="Consolas"/>
          <w:color w:val="000000"/>
          <w:sz w:val="19"/>
          <w:szCs w:val="19"/>
        </w:rPr>
        <w:t xml:space="preserve"> </w:t>
      </w:r>
      <w:r>
        <w:rPr>
          <w:rFonts w:ascii="Consolas" w:hAnsi="Consolas" w:cs="Consolas"/>
          <w:color w:val="000000"/>
          <w:sz w:val="19"/>
          <w:szCs w:val="19"/>
        </w:rPr>
        <w:t>thoại</w:t>
      </w:r>
      <w:r>
        <w:rPr>
          <w:rFonts w:ascii="Consolas" w:hAnsi="Consolas" w:cs="Consolas"/>
          <w:color w:val="0000FF"/>
          <w:sz w:val="19"/>
          <w:szCs w:val="19"/>
        </w:rPr>
        <w:t>&lt;/</w:t>
      </w:r>
      <w:r>
        <w:rPr>
          <w:rFonts w:ascii="Consolas" w:hAnsi="Consolas" w:cs="Consolas"/>
          <w:color w:val="A31515"/>
          <w:sz w:val="19"/>
          <w:szCs w:val="19"/>
        </w:rPr>
        <w:t>SDThoai</w:t>
      </w:r>
      <w:r>
        <w:rPr>
          <w:rFonts w:ascii="Consolas" w:hAnsi="Consolas" w:cs="Consolas"/>
          <w:color w:val="0000FF"/>
          <w:sz w:val="19"/>
          <w:szCs w:val="19"/>
        </w:rPr>
        <w:t>&gt;</w:t>
      </w:r>
    </w:p>
    <w:p w:rsidR="009D1437" w:rsidP="009D1437" w14:paraId="0AA4CF8B"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DCTDTu</w:t>
      </w:r>
      <w:r>
        <w:rPr>
          <w:rFonts w:ascii="Consolas" w:hAnsi="Consolas" w:cs="Consolas"/>
          <w:color w:val="0000FF"/>
          <w:sz w:val="19"/>
          <w:szCs w:val="19"/>
        </w:rPr>
        <w:t>&gt;</w:t>
      </w:r>
      <w:r>
        <w:rPr>
          <w:rFonts w:ascii="Consolas" w:hAnsi="Consolas" w:cs="Consolas"/>
          <w:color w:val="000000"/>
          <w:sz w:val="19"/>
          <w:szCs w:val="19"/>
        </w:rPr>
        <w:t>Địa</w:t>
      </w:r>
      <w:r>
        <w:rPr>
          <w:rFonts w:ascii="Consolas" w:hAnsi="Consolas" w:cs="Consolas"/>
          <w:color w:val="000000"/>
          <w:sz w:val="19"/>
          <w:szCs w:val="19"/>
        </w:rPr>
        <w:t xml:space="preserve"> </w:t>
      </w:r>
      <w:r>
        <w:rPr>
          <w:rFonts w:ascii="Consolas" w:hAnsi="Consolas" w:cs="Consolas"/>
          <w:color w:val="000000"/>
          <w:sz w:val="19"/>
          <w:szCs w:val="19"/>
        </w:rPr>
        <w:t>chỉ</w:t>
      </w:r>
      <w:r>
        <w:rPr>
          <w:rFonts w:ascii="Consolas" w:hAnsi="Consolas" w:cs="Consolas"/>
          <w:color w:val="000000"/>
          <w:sz w:val="19"/>
          <w:szCs w:val="19"/>
        </w:rPr>
        <w:t xml:space="preserve"> </w:t>
      </w:r>
      <w:r>
        <w:rPr>
          <w:rFonts w:ascii="Consolas" w:hAnsi="Consolas" w:cs="Consolas"/>
          <w:color w:val="000000"/>
          <w:sz w:val="19"/>
          <w:szCs w:val="19"/>
        </w:rPr>
        <w:t>thư</w:t>
      </w:r>
      <w:r>
        <w:rPr>
          <w:rFonts w:ascii="Consolas" w:hAnsi="Consolas" w:cs="Consolas"/>
          <w:color w:val="000000"/>
          <w:sz w:val="19"/>
          <w:szCs w:val="19"/>
        </w:rPr>
        <w:t xml:space="preserve"> </w:t>
      </w:r>
      <w:r>
        <w:rPr>
          <w:rFonts w:ascii="Consolas" w:hAnsi="Consolas" w:cs="Consolas"/>
          <w:color w:val="000000"/>
          <w:sz w:val="19"/>
          <w:szCs w:val="19"/>
        </w:rPr>
        <w:t>điện</w:t>
      </w:r>
      <w:r>
        <w:rPr>
          <w:rFonts w:ascii="Consolas" w:hAnsi="Consolas" w:cs="Consolas"/>
          <w:color w:val="000000"/>
          <w:sz w:val="19"/>
          <w:szCs w:val="19"/>
        </w:rPr>
        <w:t xml:space="preserve"> </w:t>
      </w:r>
      <w:r>
        <w:rPr>
          <w:rFonts w:ascii="Consolas" w:hAnsi="Consolas" w:cs="Consolas"/>
          <w:color w:val="000000"/>
          <w:sz w:val="19"/>
          <w:szCs w:val="19"/>
        </w:rPr>
        <w:t>tử</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DCTDTu</w:t>
      </w:r>
      <w:r>
        <w:rPr>
          <w:rFonts w:ascii="Consolas" w:hAnsi="Consolas" w:cs="Consolas"/>
          <w:color w:val="0000FF"/>
          <w:sz w:val="19"/>
          <w:szCs w:val="19"/>
        </w:rPr>
        <w:t>&gt;</w:t>
      </w:r>
    </w:p>
    <w:p w:rsidR="009D1437" w:rsidP="009D1437" w14:paraId="6FBAC23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STKNHang</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tài</w:t>
      </w:r>
      <w:r>
        <w:rPr>
          <w:rFonts w:ascii="Consolas" w:hAnsi="Consolas" w:cs="Consolas"/>
          <w:color w:val="000000"/>
          <w:sz w:val="19"/>
          <w:szCs w:val="19"/>
        </w:rPr>
        <w:t xml:space="preserve"> </w:t>
      </w:r>
      <w:r>
        <w:rPr>
          <w:rFonts w:ascii="Consolas" w:hAnsi="Consolas" w:cs="Consolas"/>
          <w:color w:val="000000"/>
          <w:sz w:val="19"/>
          <w:szCs w:val="19"/>
        </w:rPr>
        <w:t>khoản</w:t>
      </w:r>
      <w:r>
        <w:rPr>
          <w:rFonts w:ascii="Consolas" w:hAnsi="Consolas" w:cs="Consolas"/>
          <w:color w:val="000000"/>
          <w:sz w:val="19"/>
          <w:szCs w:val="19"/>
        </w:rPr>
        <w:t xml:space="preserve"> </w:t>
      </w:r>
      <w:r>
        <w:rPr>
          <w:rFonts w:ascii="Consolas" w:hAnsi="Consolas" w:cs="Consolas"/>
          <w:color w:val="000000"/>
          <w:sz w:val="19"/>
          <w:szCs w:val="19"/>
        </w:rPr>
        <w:t>ngân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STKNHang</w:t>
      </w:r>
      <w:r>
        <w:rPr>
          <w:rFonts w:ascii="Consolas" w:hAnsi="Consolas" w:cs="Consolas"/>
          <w:color w:val="0000FF"/>
          <w:sz w:val="19"/>
          <w:szCs w:val="19"/>
        </w:rPr>
        <w:t>&gt;</w:t>
      </w:r>
    </w:p>
    <w:p w:rsidR="009D1437" w:rsidP="009D1437" w14:paraId="6ABA8795"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TNHang</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ngân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TNHang</w:t>
      </w:r>
      <w:r>
        <w:rPr>
          <w:rFonts w:ascii="Consolas" w:hAnsi="Consolas" w:cs="Consolas"/>
          <w:color w:val="0000FF"/>
          <w:sz w:val="19"/>
          <w:szCs w:val="19"/>
        </w:rPr>
        <w:t>&gt;</w:t>
      </w:r>
    </w:p>
    <w:p w:rsidR="009D1437" w:rsidP="009D1437" w14:paraId="10F04ED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Fax</w:t>
      </w:r>
      <w:r>
        <w:rPr>
          <w:rFonts w:ascii="Consolas" w:hAnsi="Consolas" w:cs="Consolas"/>
          <w:color w:val="0000FF"/>
          <w:sz w:val="19"/>
          <w:szCs w:val="19"/>
        </w:rPr>
        <w:t>&gt;</w:t>
      </w:r>
      <w:r>
        <w:rPr>
          <w:rFonts w:ascii="Consolas" w:hAnsi="Consolas" w:cs="Consolas"/>
          <w:color w:val="000000"/>
          <w:sz w:val="19"/>
          <w:szCs w:val="19"/>
        </w:rPr>
        <w:t>Fax</w:t>
      </w:r>
      <w:r>
        <w:rPr>
          <w:rFonts w:ascii="Consolas" w:hAnsi="Consolas" w:cs="Consolas"/>
          <w:color w:val="0000FF"/>
          <w:sz w:val="19"/>
          <w:szCs w:val="19"/>
        </w:rPr>
        <w:t>&lt;/</w:t>
      </w:r>
      <w:r>
        <w:rPr>
          <w:rFonts w:ascii="Consolas" w:hAnsi="Consolas" w:cs="Consolas"/>
          <w:color w:val="A31515"/>
          <w:sz w:val="19"/>
          <w:szCs w:val="19"/>
        </w:rPr>
        <w:t>Fax</w:t>
      </w:r>
      <w:r>
        <w:rPr>
          <w:rFonts w:ascii="Consolas" w:hAnsi="Consolas" w:cs="Consolas"/>
          <w:color w:val="0000FF"/>
          <w:sz w:val="19"/>
          <w:szCs w:val="19"/>
        </w:rPr>
        <w:t>&gt;</w:t>
      </w:r>
    </w:p>
    <w:p w:rsidR="009D1437" w:rsidP="009D1437" w14:paraId="6E0DAE0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LDDNBo</w:t>
      </w:r>
      <w:r>
        <w:rPr>
          <w:rFonts w:ascii="Consolas" w:hAnsi="Consolas" w:cs="Consolas"/>
          <w:color w:val="0000FF"/>
          <w:sz w:val="19"/>
          <w:szCs w:val="19"/>
        </w:rPr>
        <w:t>&gt;</w:t>
      </w:r>
      <w:r>
        <w:rPr>
          <w:rFonts w:ascii="Consolas" w:hAnsi="Consolas" w:cs="Consolas"/>
          <w:color w:val="000000"/>
          <w:sz w:val="19"/>
          <w:szCs w:val="19"/>
        </w:rPr>
        <w:t>Lệnh</w:t>
      </w:r>
      <w:r>
        <w:rPr>
          <w:rFonts w:ascii="Consolas" w:hAnsi="Consolas" w:cs="Consolas"/>
          <w:color w:val="000000"/>
          <w:sz w:val="19"/>
          <w:szCs w:val="19"/>
        </w:rPr>
        <w:t xml:space="preserve"> </w:t>
      </w:r>
      <w:r>
        <w:rPr>
          <w:rFonts w:ascii="Consolas" w:hAnsi="Consolas" w:cs="Consolas"/>
          <w:color w:val="000000"/>
          <w:sz w:val="19"/>
          <w:szCs w:val="19"/>
        </w:rPr>
        <w:t>điều</w:t>
      </w:r>
      <w:r>
        <w:rPr>
          <w:rFonts w:ascii="Consolas" w:hAnsi="Consolas" w:cs="Consolas"/>
          <w:color w:val="000000"/>
          <w:sz w:val="19"/>
          <w:szCs w:val="19"/>
        </w:rPr>
        <w:t xml:space="preserve"> </w:t>
      </w:r>
      <w:r>
        <w:rPr>
          <w:rFonts w:ascii="Consolas" w:hAnsi="Consolas" w:cs="Consolas"/>
          <w:color w:val="000000"/>
          <w:sz w:val="19"/>
          <w:szCs w:val="19"/>
        </w:rPr>
        <w:t>động</w:t>
      </w:r>
      <w:r>
        <w:rPr>
          <w:rFonts w:ascii="Consolas" w:hAnsi="Consolas" w:cs="Consolas"/>
          <w:color w:val="000000"/>
          <w:sz w:val="19"/>
          <w:szCs w:val="19"/>
        </w:rPr>
        <w:t xml:space="preserve"> </w:t>
      </w:r>
      <w:r>
        <w:rPr>
          <w:rFonts w:ascii="Consolas" w:hAnsi="Consolas" w:cs="Consolas"/>
          <w:color w:val="000000"/>
          <w:sz w:val="19"/>
          <w:szCs w:val="19"/>
        </w:rPr>
        <w:t>nội</w:t>
      </w:r>
      <w:r>
        <w:rPr>
          <w:rFonts w:ascii="Consolas" w:hAnsi="Consolas" w:cs="Consolas"/>
          <w:color w:val="000000"/>
          <w:sz w:val="19"/>
          <w:szCs w:val="19"/>
        </w:rPr>
        <w:t xml:space="preserve"> </w:t>
      </w:r>
      <w:r>
        <w:rPr>
          <w:rFonts w:ascii="Consolas" w:hAnsi="Consolas" w:cs="Consolas"/>
          <w:color w:val="000000"/>
          <w:sz w:val="19"/>
          <w:szCs w:val="19"/>
        </w:rPr>
        <w:t>bộ</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đối</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nội</w:t>
      </w:r>
      <w:r>
        <w:rPr>
          <w:rFonts w:ascii="Consolas" w:hAnsi="Consolas" w:cs="Consolas"/>
          <w:color w:val="000000"/>
          <w:sz w:val="19"/>
          <w:szCs w:val="19"/>
        </w:rPr>
        <w:t xml:space="preserve"> </w:t>
      </w:r>
      <w:r>
        <w:rPr>
          <w:rFonts w:ascii="Consolas" w:hAnsi="Consolas" w:cs="Consolas"/>
          <w:color w:val="000000"/>
          <w:sz w:val="19"/>
          <w:szCs w:val="19"/>
        </w:rPr>
        <w:t>bộ</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LDDNBo</w:t>
      </w:r>
      <w:r>
        <w:rPr>
          <w:rFonts w:ascii="Consolas" w:hAnsi="Consolas" w:cs="Consolas"/>
          <w:color w:val="0000FF"/>
          <w:sz w:val="19"/>
          <w:szCs w:val="19"/>
        </w:rPr>
        <w:t>&gt;</w:t>
      </w:r>
    </w:p>
    <w:p w:rsidR="009D1437" w:rsidP="009D1437" w14:paraId="1DD927AB"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HDSo</w:t>
      </w:r>
      <w:r>
        <w:rPr>
          <w:rFonts w:ascii="Consolas" w:hAnsi="Consolas" w:cs="Consolas"/>
          <w:color w:val="0000FF"/>
          <w:sz w:val="19"/>
          <w:szCs w:val="19"/>
        </w:rPr>
        <w:t>&gt;</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đồng</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đồng</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nội</w:t>
      </w:r>
      <w:r>
        <w:rPr>
          <w:rFonts w:ascii="Consolas" w:hAnsi="Consolas" w:cs="Consolas"/>
          <w:color w:val="000000"/>
          <w:sz w:val="19"/>
          <w:szCs w:val="19"/>
        </w:rPr>
        <w:t xml:space="preserve"> </w:t>
      </w:r>
      <w:r>
        <w:rPr>
          <w:rFonts w:ascii="Consolas" w:hAnsi="Consolas" w:cs="Consolas"/>
          <w:color w:val="000000"/>
          <w:sz w:val="19"/>
          <w:szCs w:val="19"/>
        </w:rPr>
        <w:t>bộ</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HDSo</w:t>
      </w:r>
      <w:r>
        <w:rPr>
          <w:rFonts w:ascii="Consolas" w:hAnsi="Consolas" w:cs="Consolas"/>
          <w:color w:val="0000FF"/>
          <w:sz w:val="19"/>
          <w:szCs w:val="19"/>
        </w:rPr>
        <w:t>&gt;</w:t>
      </w:r>
    </w:p>
    <w:p w:rsidR="009D1437" w:rsidP="009D1437" w14:paraId="2ED393B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HVTNXHang</w:t>
      </w:r>
      <w:r>
        <w:rPr>
          <w:rFonts w:ascii="Consolas" w:hAnsi="Consolas" w:cs="Consolas"/>
          <w:color w:val="0000FF"/>
          <w:sz w:val="19"/>
          <w:szCs w:val="19"/>
        </w:rPr>
        <w:t>&gt;</w:t>
      </w:r>
      <w:r>
        <w:rPr>
          <w:rFonts w:ascii="Consolas" w:hAnsi="Consolas" w:cs="Consolas"/>
          <w:color w:val="000000"/>
          <w:sz w:val="19"/>
          <w:szCs w:val="19"/>
        </w:rPr>
        <w:t>Họ</w:t>
      </w:r>
      <w:r>
        <w:rPr>
          <w:rFonts w:ascii="Consolas" w:hAnsi="Consolas" w:cs="Consolas"/>
          <w:color w:val="000000"/>
          <w:sz w:val="19"/>
          <w:szCs w:val="19"/>
        </w:rPr>
        <w:t xml:space="preserve"> </w:t>
      </w:r>
      <w:r>
        <w:rPr>
          <w:rFonts w:ascii="Consolas" w:hAnsi="Consolas" w:cs="Consolas"/>
          <w:color w:val="000000"/>
          <w:sz w:val="19"/>
          <w:szCs w:val="19"/>
        </w:rPr>
        <w:t>và</w:t>
      </w:r>
      <w:r>
        <w:rPr>
          <w:rFonts w:ascii="Consolas" w:hAnsi="Consolas" w:cs="Consolas"/>
          <w:color w:val="000000"/>
          <w:sz w:val="19"/>
          <w:szCs w:val="19"/>
        </w:rPr>
        <w:t xml:space="preserve"> </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người</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nội</w:t>
      </w:r>
      <w:r>
        <w:rPr>
          <w:rFonts w:ascii="Consolas" w:hAnsi="Consolas" w:cs="Consolas"/>
          <w:color w:val="000000"/>
          <w:sz w:val="19"/>
          <w:szCs w:val="19"/>
        </w:rPr>
        <w:t xml:space="preserve"> </w:t>
      </w:r>
      <w:r>
        <w:rPr>
          <w:rFonts w:ascii="Consolas" w:hAnsi="Consolas" w:cs="Consolas"/>
          <w:color w:val="000000"/>
          <w:sz w:val="19"/>
          <w:szCs w:val="19"/>
        </w:rPr>
        <w:t>bộ</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HVTNXHang</w:t>
      </w:r>
      <w:r>
        <w:rPr>
          <w:rFonts w:ascii="Consolas" w:hAnsi="Consolas" w:cs="Consolas"/>
          <w:color w:val="0000FF"/>
          <w:sz w:val="19"/>
          <w:szCs w:val="19"/>
        </w:rPr>
        <w:t>&gt;</w:t>
      </w:r>
    </w:p>
    <w:p w:rsidR="009D1437" w:rsidP="009D1437" w14:paraId="05D720C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TNVChuyen</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người</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TNVChuyen</w:t>
      </w:r>
      <w:r>
        <w:rPr>
          <w:rFonts w:ascii="Consolas" w:hAnsi="Consolas" w:cs="Consolas"/>
          <w:color w:val="0000FF"/>
          <w:sz w:val="19"/>
          <w:szCs w:val="19"/>
        </w:rPr>
        <w:t>&gt;</w:t>
      </w:r>
    </w:p>
    <w:p w:rsidR="009D1437" w:rsidP="009D1437" w14:paraId="29118D2C"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PTVChuyen</w:t>
      </w:r>
      <w:r>
        <w:rPr>
          <w:rFonts w:ascii="Consolas" w:hAnsi="Consolas" w:cs="Consolas"/>
          <w:color w:val="0000FF"/>
          <w:sz w:val="19"/>
          <w:szCs w:val="19"/>
        </w:rPr>
        <w:t>&gt;</w:t>
      </w:r>
      <w:r>
        <w:rPr>
          <w:rFonts w:ascii="Consolas" w:hAnsi="Consolas" w:cs="Consolas"/>
          <w:color w:val="000000"/>
          <w:sz w:val="19"/>
          <w:szCs w:val="19"/>
        </w:rPr>
        <w:t xml:space="preserve">Phương </w:t>
      </w:r>
      <w:r>
        <w:rPr>
          <w:rFonts w:ascii="Consolas" w:hAnsi="Consolas" w:cs="Consolas"/>
          <w:color w:val="000000"/>
          <w:sz w:val="19"/>
          <w:szCs w:val="19"/>
        </w:rPr>
        <w:t>tiện</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đối</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PTVChuyen</w:t>
      </w:r>
      <w:r>
        <w:rPr>
          <w:rFonts w:ascii="Consolas" w:hAnsi="Consolas" w:cs="Consolas"/>
          <w:color w:val="0000FF"/>
          <w:sz w:val="19"/>
          <w:szCs w:val="19"/>
        </w:rPr>
        <w:t>&gt;</w:t>
      </w:r>
    </w:p>
    <w:p w:rsidR="009D1437" w:rsidP="009D1437" w14:paraId="216195C5"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HDKTSo</w:t>
      </w:r>
      <w:r>
        <w:rPr>
          <w:rFonts w:ascii="Consolas" w:hAnsi="Consolas" w:cs="Consolas"/>
          <w:color w:val="0000FF"/>
          <w:sz w:val="19"/>
          <w:szCs w:val="19"/>
        </w:rPr>
        <w:t>&gt;</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đồng</w:t>
      </w:r>
      <w:r>
        <w:rPr>
          <w:rFonts w:ascii="Consolas" w:hAnsi="Consolas" w:cs="Consolas"/>
          <w:color w:val="000000"/>
          <w:sz w:val="19"/>
          <w:szCs w:val="19"/>
        </w:rPr>
        <w:t xml:space="preserve"> </w:t>
      </w:r>
      <w:r>
        <w:rPr>
          <w:rFonts w:ascii="Consolas" w:hAnsi="Consolas" w:cs="Consolas"/>
          <w:color w:val="000000"/>
          <w:sz w:val="19"/>
          <w:szCs w:val="19"/>
        </w:rPr>
        <w:t>kinh</w:t>
      </w:r>
      <w:r>
        <w:rPr>
          <w:rFonts w:ascii="Consolas" w:hAnsi="Consolas" w:cs="Consolas"/>
          <w:color w:val="000000"/>
          <w:sz w:val="19"/>
          <w:szCs w:val="19"/>
        </w:rPr>
        <w:t xml:space="preserve"> </w:t>
      </w:r>
      <w:r>
        <w:rPr>
          <w:rFonts w:ascii="Consolas" w:hAnsi="Consolas" w:cs="Consolas"/>
          <w:color w:val="000000"/>
          <w:sz w:val="19"/>
          <w:szCs w:val="19"/>
        </w:rPr>
        <w:t>tế</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đối</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gửi</w:t>
      </w:r>
      <w:r>
        <w:rPr>
          <w:rFonts w:ascii="Consolas" w:hAnsi="Consolas" w:cs="Consolas"/>
          <w:color w:val="000000"/>
          <w:sz w:val="19"/>
          <w:szCs w:val="19"/>
        </w:rPr>
        <w:t xml:space="preserve"> </w:t>
      </w:r>
      <w:r>
        <w:rPr>
          <w:rFonts w:ascii="Consolas" w:hAnsi="Consolas" w:cs="Consolas"/>
          <w:color w:val="000000"/>
          <w:sz w:val="19"/>
          <w:szCs w:val="19"/>
        </w:rPr>
        <w:t>bán</w:t>
      </w:r>
      <w:r>
        <w:rPr>
          <w:rFonts w:ascii="Consolas" w:hAnsi="Consolas" w:cs="Consolas"/>
          <w:color w:val="000000"/>
          <w:sz w:val="19"/>
          <w:szCs w:val="19"/>
        </w:rPr>
        <w:t xml:space="preserve"> </w:t>
      </w:r>
      <w:r>
        <w:rPr>
          <w:rFonts w:ascii="Consolas" w:hAnsi="Consolas" w:cs="Consolas"/>
          <w:color w:val="000000"/>
          <w:sz w:val="19"/>
          <w:szCs w:val="19"/>
        </w:rPr>
        <w:t>đại</w:t>
      </w:r>
      <w:r>
        <w:rPr>
          <w:rFonts w:ascii="Consolas" w:hAnsi="Consolas" w:cs="Consolas"/>
          <w:color w:val="000000"/>
          <w:sz w:val="19"/>
          <w:szCs w:val="19"/>
        </w:rPr>
        <w:t xml:space="preserve"> </w:t>
      </w:r>
      <w:r>
        <w:rPr>
          <w:rFonts w:ascii="Consolas" w:hAnsi="Consolas" w:cs="Consolas"/>
          <w:color w:val="000000"/>
          <w:sz w:val="19"/>
          <w:szCs w:val="19"/>
        </w:rPr>
        <w:t>lý</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HDKTSo</w:t>
      </w:r>
      <w:r>
        <w:rPr>
          <w:rFonts w:ascii="Consolas" w:hAnsi="Consolas" w:cs="Consolas"/>
          <w:color w:val="0000FF"/>
          <w:sz w:val="19"/>
          <w:szCs w:val="19"/>
        </w:rPr>
        <w:t>&gt;</w:t>
      </w:r>
    </w:p>
    <w:p w:rsidR="009D1437" w:rsidP="009D1437" w14:paraId="37BB76A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HDKTNgay</w:t>
      </w:r>
      <w:r>
        <w:rPr>
          <w:rFonts w:ascii="Consolas" w:hAnsi="Consolas" w:cs="Consolas"/>
          <w:color w:val="0000FF"/>
          <w:sz w:val="19"/>
          <w:szCs w:val="19"/>
        </w:rPr>
        <w:t>&gt;</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đồng</w:t>
      </w:r>
      <w:r>
        <w:rPr>
          <w:rFonts w:ascii="Consolas" w:hAnsi="Consolas" w:cs="Consolas"/>
          <w:color w:val="000000"/>
          <w:sz w:val="19"/>
          <w:szCs w:val="19"/>
        </w:rPr>
        <w:t xml:space="preserve"> </w:t>
      </w:r>
      <w:r>
        <w:rPr>
          <w:rFonts w:ascii="Consolas" w:hAnsi="Consolas" w:cs="Consolas"/>
          <w:color w:val="000000"/>
          <w:sz w:val="19"/>
          <w:szCs w:val="19"/>
        </w:rPr>
        <w:t>kinh</w:t>
      </w:r>
      <w:r>
        <w:rPr>
          <w:rFonts w:ascii="Consolas" w:hAnsi="Consolas" w:cs="Consolas"/>
          <w:color w:val="000000"/>
          <w:sz w:val="19"/>
          <w:szCs w:val="19"/>
        </w:rPr>
        <w:t xml:space="preserve"> </w:t>
      </w:r>
      <w:r>
        <w:rPr>
          <w:rFonts w:ascii="Consolas" w:hAnsi="Consolas" w:cs="Consolas"/>
          <w:color w:val="000000"/>
          <w:sz w:val="19"/>
          <w:szCs w:val="19"/>
        </w:rPr>
        <w:t>tế</w:t>
      </w:r>
      <w:r>
        <w:rPr>
          <w:rFonts w:ascii="Consolas" w:hAnsi="Consolas" w:cs="Consolas"/>
          <w:color w:val="000000"/>
          <w:sz w:val="19"/>
          <w:szCs w:val="19"/>
        </w:rPr>
        <w:t xml:space="preserve"> </w:t>
      </w:r>
      <w:r>
        <w:rPr>
          <w:rFonts w:ascii="Consolas" w:hAnsi="Consolas" w:cs="Consolas"/>
          <w:color w:val="000000"/>
          <w:sz w:val="19"/>
          <w:szCs w:val="19"/>
        </w:rPr>
        <w:t>ngày</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đối</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gửi</w:t>
      </w:r>
      <w:r>
        <w:rPr>
          <w:rFonts w:ascii="Consolas" w:hAnsi="Consolas" w:cs="Consolas"/>
          <w:color w:val="000000"/>
          <w:sz w:val="19"/>
          <w:szCs w:val="19"/>
        </w:rPr>
        <w:t xml:space="preserve"> </w:t>
      </w:r>
      <w:r>
        <w:rPr>
          <w:rFonts w:ascii="Consolas" w:hAnsi="Consolas" w:cs="Consolas"/>
          <w:color w:val="000000"/>
          <w:sz w:val="19"/>
          <w:szCs w:val="19"/>
        </w:rPr>
        <w:t>bán</w:t>
      </w:r>
      <w:r>
        <w:rPr>
          <w:rFonts w:ascii="Consolas" w:hAnsi="Consolas" w:cs="Consolas"/>
          <w:color w:val="000000"/>
          <w:sz w:val="19"/>
          <w:szCs w:val="19"/>
        </w:rPr>
        <w:t xml:space="preserve"> </w:t>
      </w:r>
      <w:r>
        <w:rPr>
          <w:rFonts w:ascii="Consolas" w:hAnsi="Consolas" w:cs="Consolas"/>
          <w:color w:val="000000"/>
          <w:sz w:val="19"/>
          <w:szCs w:val="19"/>
        </w:rPr>
        <w:t>đại</w:t>
      </w:r>
      <w:r>
        <w:rPr>
          <w:rFonts w:ascii="Consolas" w:hAnsi="Consolas" w:cs="Consolas"/>
          <w:color w:val="000000"/>
          <w:sz w:val="19"/>
          <w:szCs w:val="19"/>
        </w:rPr>
        <w:t xml:space="preserve"> </w:t>
      </w:r>
      <w:r>
        <w:rPr>
          <w:rFonts w:ascii="Consolas" w:hAnsi="Consolas" w:cs="Consolas"/>
          <w:color w:val="000000"/>
          <w:sz w:val="19"/>
          <w:szCs w:val="19"/>
        </w:rPr>
        <w:t>lý</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HDKTNgay</w:t>
      </w:r>
      <w:r>
        <w:rPr>
          <w:rFonts w:ascii="Consolas" w:hAnsi="Consolas" w:cs="Consolas"/>
          <w:color w:val="0000FF"/>
          <w:sz w:val="19"/>
          <w:szCs w:val="19"/>
        </w:rPr>
        <w:t>&gt;</w:t>
      </w:r>
    </w:p>
    <w:p w:rsidR="009D1437" w:rsidP="009D1437" w14:paraId="2DC43844"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NBan</w:t>
      </w:r>
      <w:r>
        <w:rPr>
          <w:rFonts w:ascii="Consolas" w:hAnsi="Consolas" w:cs="Consolas"/>
          <w:color w:val="0000FF"/>
          <w:sz w:val="19"/>
          <w:szCs w:val="19"/>
        </w:rPr>
        <w:t>&gt;</w:t>
      </w:r>
    </w:p>
    <w:p w:rsidR="009D1437" w:rsidP="009D1437" w14:paraId="5BAF60B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NMua</w:t>
      </w:r>
      <w:r>
        <w:rPr>
          <w:rFonts w:ascii="Consolas" w:hAnsi="Consolas" w:cs="Consolas"/>
          <w:color w:val="0000FF"/>
          <w:sz w:val="19"/>
          <w:szCs w:val="19"/>
        </w:rPr>
        <w:t>&gt;</w:t>
      </w:r>
    </w:p>
    <w:p w:rsidR="009D1437" w:rsidP="009D1437" w14:paraId="721F4345"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Ten</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Ten</w:t>
      </w:r>
      <w:r>
        <w:rPr>
          <w:rFonts w:ascii="Consolas" w:hAnsi="Consolas" w:cs="Consolas"/>
          <w:color w:val="0000FF"/>
          <w:sz w:val="19"/>
          <w:szCs w:val="19"/>
        </w:rPr>
        <w:t>&gt;</w:t>
      </w:r>
    </w:p>
    <w:p w:rsidR="009D1437" w:rsidP="009D1437" w14:paraId="34649DA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MST</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MST</w:t>
      </w:r>
      <w:r>
        <w:rPr>
          <w:rFonts w:ascii="Consolas" w:hAnsi="Consolas" w:cs="Consolas"/>
          <w:color w:val="0000FF"/>
          <w:sz w:val="19"/>
          <w:szCs w:val="19"/>
        </w:rPr>
        <w:t>&gt;</w:t>
      </w:r>
    </w:p>
    <w:p w:rsidR="009D1437" w:rsidP="009D1437" w14:paraId="13003B8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DChi</w:t>
      </w:r>
      <w:r>
        <w:rPr>
          <w:rFonts w:ascii="Consolas" w:hAnsi="Consolas" w:cs="Consolas"/>
          <w:color w:val="0000FF"/>
          <w:sz w:val="19"/>
          <w:szCs w:val="19"/>
        </w:rPr>
        <w:t>&gt;</w:t>
      </w:r>
      <w:r>
        <w:rPr>
          <w:rFonts w:ascii="Consolas" w:hAnsi="Consolas" w:cs="Consolas"/>
          <w:color w:val="000000"/>
          <w:sz w:val="19"/>
          <w:szCs w:val="19"/>
        </w:rPr>
        <w:t>Địa</w:t>
      </w:r>
      <w:r>
        <w:rPr>
          <w:rFonts w:ascii="Consolas" w:hAnsi="Consolas" w:cs="Consolas"/>
          <w:color w:val="000000"/>
          <w:sz w:val="19"/>
          <w:szCs w:val="19"/>
        </w:rPr>
        <w:t xml:space="preserve"> </w:t>
      </w:r>
      <w:r>
        <w:rPr>
          <w:rFonts w:ascii="Consolas" w:hAnsi="Consolas" w:cs="Consolas"/>
          <w:color w:val="000000"/>
          <w:sz w:val="19"/>
          <w:szCs w:val="19"/>
        </w:rPr>
        <w:t>chỉ</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DChi</w:t>
      </w:r>
      <w:r>
        <w:rPr>
          <w:rFonts w:ascii="Consolas" w:hAnsi="Consolas" w:cs="Consolas"/>
          <w:color w:val="0000FF"/>
          <w:sz w:val="19"/>
          <w:szCs w:val="19"/>
        </w:rPr>
        <w:t>&gt;</w:t>
      </w:r>
    </w:p>
    <w:p w:rsidR="009D1437" w:rsidP="009D1437" w14:paraId="0AF85E3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MKHang</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khách</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MKHang</w:t>
      </w:r>
      <w:r>
        <w:rPr>
          <w:rFonts w:ascii="Consolas" w:hAnsi="Consolas" w:cs="Consolas"/>
          <w:color w:val="0000FF"/>
          <w:sz w:val="19"/>
          <w:szCs w:val="19"/>
        </w:rPr>
        <w:t>&gt;</w:t>
      </w:r>
    </w:p>
    <w:p w:rsidR="009D1437" w:rsidP="009D1437" w14:paraId="754267D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SDThoai</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điện</w:t>
      </w:r>
      <w:r>
        <w:rPr>
          <w:rFonts w:ascii="Consolas" w:hAnsi="Consolas" w:cs="Consolas"/>
          <w:color w:val="000000"/>
          <w:sz w:val="19"/>
          <w:szCs w:val="19"/>
        </w:rPr>
        <w:t xml:space="preserve"> </w:t>
      </w:r>
      <w:r>
        <w:rPr>
          <w:rFonts w:ascii="Consolas" w:hAnsi="Consolas" w:cs="Consolas"/>
          <w:color w:val="000000"/>
          <w:sz w:val="19"/>
          <w:szCs w:val="19"/>
        </w:rPr>
        <w:t>thoại</w:t>
      </w:r>
      <w:r>
        <w:rPr>
          <w:rFonts w:ascii="Consolas" w:hAnsi="Consolas" w:cs="Consolas"/>
          <w:color w:val="0000FF"/>
          <w:sz w:val="19"/>
          <w:szCs w:val="19"/>
        </w:rPr>
        <w:t>&lt;/</w:t>
      </w:r>
      <w:r>
        <w:rPr>
          <w:rFonts w:ascii="Consolas" w:hAnsi="Consolas" w:cs="Consolas"/>
          <w:color w:val="A31515"/>
          <w:sz w:val="19"/>
          <w:szCs w:val="19"/>
        </w:rPr>
        <w:t>SDThoai</w:t>
      </w:r>
      <w:r>
        <w:rPr>
          <w:rFonts w:ascii="Consolas" w:hAnsi="Consolas" w:cs="Consolas"/>
          <w:color w:val="0000FF"/>
          <w:sz w:val="19"/>
          <w:szCs w:val="19"/>
        </w:rPr>
        <w:t>&gt;</w:t>
      </w:r>
    </w:p>
    <w:p w:rsidR="009D1437" w:rsidP="009D1437" w14:paraId="0F95E45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DCTDTu</w:t>
      </w:r>
      <w:r>
        <w:rPr>
          <w:rFonts w:ascii="Consolas" w:hAnsi="Consolas" w:cs="Consolas"/>
          <w:color w:val="0000FF"/>
          <w:sz w:val="19"/>
          <w:szCs w:val="19"/>
        </w:rPr>
        <w:t>&gt;</w:t>
      </w:r>
      <w:r>
        <w:rPr>
          <w:rFonts w:ascii="Consolas" w:hAnsi="Consolas" w:cs="Consolas"/>
          <w:color w:val="000000"/>
          <w:sz w:val="19"/>
          <w:szCs w:val="19"/>
        </w:rPr>
        <w:t>Địa</w:t>
      </w:r>
      <w:r>
        <w:rPr>
          <w:rFonts w:ascii="Consolas" w:hAnsi="Consolas" w:cs="Consolas"/>
          <w:color w:val="000000"/>
          <w:sz w:val="19"/>
          <w:szCs w:val="19"/>
        </w:rPr>
        <w:t xml:space="preserve"> </w:t>
      </w:r>
      <w:r>
        <w:rPr>
          <w:rFonts w:ascii="Consolas" w:hAnsi="Consolas" w:cs="Consolas"/>
          <w:color w:val="000000"/>
          <w:sz w:val="19"/>
          <w:szCs w:val="19"/>
        </w:rPr>
        <w:t>chỉ</w:t>
      </w:r>
      <w:r>
        <w:rPr>
          <w:rFonts w:ascii="Consolas" w:hAnsi="Consolas" w:cs="Consolas"/>
          <w:color w:val="000000"/>
          <w:sz w:val="19"/>
          <w:szCs w:val="19"/>
        </w:rPr>
        <w:t xml:space="preserve"> </w:t>
      </w:r>
      <w:r>
        <w:rPr>
          <w:rFonts w:ascii="Consolas" w:hAnsi="Consolas" w:cs="Consolas"/>
          <w:color w:val="000000"/>
          <w:sz w:val="19"/>
          <w:szCs w:val="19"/>
        </w:rPr>
        <w:t>thư</w:t>
      </w:r>
      <w:r>
        <w:rPr>
          <w:rFonts w:ascii="Consolas" w:hAnsi="Consolas" w:cs="Consolas"/>
          <w:color w:val="000000"/>
          <w:sz w:val="19"/>
          <w:szCs w:val="19"/>
        </w:rPr>
        <w:t xml:space="preserve"> </w:t>
      </w:r>
      <w:r>
        <w:rPr>
          <w:rFonts w:ascii="Consolas" w:hAnsi="Consolas" w:cs="Consolas"/>
          <w:color w:val="000000"/>
          <w:sz w:val="19"/>
          <w:szCs w:val="19"/>
        </w:rPr>
        <w:t>điện</w:t>
      </w:r>
      <w:r>
        <w:rPr>
          <w:rFonts w:ascii="Consolas" w:hAnsi="Consolas" w:cs="Consolas"/>
          <w:color w:val="000000"/>
          <w:sz w:val="19"/>
          <w:szCs w:val="19"/>
        </w:rPr>
        <w:t xml:space="preserve"> </w:t>
      </w:r>
      <w:r>
        <w:rPr>
          <w:rFonts w:ascii="Consolas" w:hAnsi="Consolas" w:cs="Consolas"/>
          <w:color w:val="000000"/>
          <w:sz w:val="19"/>
          <w:szCs w:val="19"/>
        </w:rPr>
        <w:t>tử</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DCTDTu</w:t>
      </w:r>
      <w:r>
        <w:rPr>
          <w:rFonts w:ascii="Consolas" w:hAnsi="Consolas" w:cs="Consolas"/>
          <w:color w:val="0000FF"/>
          <w:sz w:val="19"/>
          <w:szCs w:val="19"/>
        </w:rPr>
        <w:t>&gt;</w:t>
      </w:r>
    </w:p>
    <w:p w:rsidR="009D1437" w:rsidP="009D1437" w14:paraId="0464C92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HVTNMHang</w:t>
      </w:r>
      <w:r>
        <w:rPr>
          <w:rFonts w:ascii="Consolas" w:hAnsi="Consolas" w:cs="Consolas"/>
          <w:color w:val="0000FF"/>
          <w:sz w:val="19"/>
          <w:szCs w:val="19"/>
        </w:rPr>
        <w:t>&gt;</w:t>
      </w:r>
      <w:r>
        <w:rPr>
          <w:rFonts w:ascii="Consolas" w:hAnsi="Consolas" w:cs="Consolas"/>
          <w:color w:val="000000"/>
          <w:sz w:val="19"/>
          <w:szCs w:val="19"/>
        </w:rPr>
        <w:t>Họ</w:t>
      </w:r>
      <w:r>
        <w:rPr>
          <w:rFonts w:ascii="Consolas" w:hAnsi="Consolas" w:cs="Consolas"/>
          <w:color w:val="000000"/>
          <w:sz w:val="19"/>
          <w:szCs w:val="19"/>
        </w:rPr>
        <w:t xml:space="preserve"> </w:t>
      </w:r>
      <w:r>
        <w:rPr>
          <w:rFonts w:ascii="Consolas" w:hAnsi="Consolas" w:cs="Consolas"/>
          <w:color w:val="000000"/>
          <w:sz w:val="19"/>
          <w:szCs w:val="19"/>
        </w:rPr>
        <w:t>và</w:t>
      </w:r>
      <w:r>
        <w:rPr>
          <w:rFonts w:ascii="Consolas" w:hAnsi="Consolas" w:cs="Consolas"/>
          <w:color w:val="000000"/>
          <w:sz w:val="19"/>
          <w:szCs w:val="19"/>
        </w:rPr>
        <w:t xml:space="preserve"> </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người</w:t>
      </w:r>
      <w:r>
        <w:rPr>
          <w:rFonts w:ascii="Consolas" w:hAnsi="Consolas" w:cs="Consolas"/>
          <w:color w:val="000000"/>
          <w:sz w:val="19"/>
          <w:szCs w:val="19"/>
        </w:rPr>
        <w:t xml:space="preserve"> </w:t>
      </w:r>
      <w:r>
        <w:rPr>
          <w:rFonts w:ascii="Consolas" w:hAnsi="Consolas" w:cs="Consolas"/>
          <w:color w:val="000000"/>
          <w:sz w:val="19"/>
          <w:szCs w:val="19"/>
        </w:rPr>
        <w:t>mua</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HVTNMHang</w:t>
      </w:r>
      <w:r>
        <w:rPr>
          <w:rFonts w:ascii="Consolas" w:hAnsi="Consolas" w:cs="Consolas"/>
          <w:color w:val="0000FF"/>
          <w:sz w:val="19"/>
          <w:szCs w:val="19"/>
        </w:rPr>
        <w:t>&gt;</w:t>
      </w:r>
    </w:p>
    <w:p w:rsidR="009D1437" w:rsidP="009D1437" w14:paraId="29867D5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STKNHang</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tài</w:t>
      </w:r>
      <w:r>
        <w:rPr>
          <w:rFonts w:ascii="Consolas" w:hAnsi="Consolas" w:cs="Consolas"/>
          <w:color w:val="000000"/>
          <w:sz w:val="19"/>
          <w:szCs w:val="19"/>
        </w:rPr>
        <w:t xml:space="preserve"> </w:t>
      </w:r>
      <w:r>
        <w:rPr>
          <w:rFonts w:ascii="Consolas" w:hAnsi="Consolas" w:cs="Consolas"/>
          <w:color w:val="000000"/>
          <w:sz w:val="19"/>
          <w:szCs w:val="19"/>
        </w:rPr>
        <w:t>khoản</w:t>
      </w:r>
      <w:r>
        <w:rPr>
          <w:rFonts w:ascii="Consolas" w:hAnsi="Consolas" w:cs="Consolas"/>
          <w:color w:val="000000"/>
          <w:sz w:val="19"/>
          <w:szCs w:val="19"/>
        </w:rPr>
        <w:t xml:space="preserve"> </w:t>
      </w:r>
      <w:r>
        <w:rPr>
          <w:rFonts w:ascii="Consolas" w:hAnsi="Consolas" w:cs="Consolas"/>
          <w:color w:val="000000"/>
          <w:sz w:val="19"/>
          <w:szCs w:val="19"/>
        </w:rPr>
        <w:t>ngân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STKNHang</w:t>
      </w:r>
      <w:r>
        <w:rPr>
          <w:rFonts w:ascii="Consolas" w:hAnsi="Consolas" w:cs="Consolas"/>
          <w:color w:val="0000FF"/>
          <w:sz w:val="19"/>
          <w:szCs w:val="19"/>
        </w:rPr>
        <w:t>&gt;</w:t>
      </w:r>
    </w:p>
    <w:p w:rsidR="009D1437" w:rsidP="009D1437" w14:paraId="2783631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TNHang</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ngân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TNHang</w:t>
      </w:r>
      <w:r>
        <w:rPr>
          <w:rFonts w:ascii="Consolas" w:hAnsi="Consolas" w:cs="Consolas"/>
          <w:color w:val="0000FF"/>
          <w:sz w:val="19"/>
          <w:szCs w:val="19"/>
        </w:rPr>
        <w:t>&gt;</w:t>
      </w:r>
    </w:p>
    <w:p w:rsidR="009D1437" w:rsidP="009D1437" w14:paraId="767C9C0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HVTNNHang</w:t>
      </w:r>
      <w:r>
        <w:rPr>
          <w:rFonts w:ascii="Consolas" w:hAnsi="Consolas" w:cs="Consolas"/>
          <w:color w:val="0000FF"/>
          <w:sz w:val="19"/>
          <w:szCs w:val="19"/>
        </w:rPr>
        <w:t>&gt;</w:t>
      </w:r>
      <w:r>
        <w:rPr>
          <w:rFonts w:ascii="Consolas" w:hAnsi="Consolas" w:cs="Consolas"/>
          <w:color w:val="000000"/>
          <w:sz w:val="19"/>
          <w:szCs w:val="19"/>
        </w:rPr>
        <w:t>Họ</w:t>
      </w:r>
      <w:r>
        <w:rPr>
          <w:rFonts w:ascii="Consolas" w:hAnsi="Consolas" w:cs="Consolas"/>
          <w:color w:val="000000"/>
          <w:sz w:val="19"/>
          <w:szCs w:val="19"/>
        </w:rPr>
        <w:t xml:space="preserve"> </w:t>
      </w:r>
      <w:r>
        <w:rPr>
          <w:rFonts w:ascii="Consolas" w:hAnsi="Consolas" w:cs="Consolas"/>
          <w:color w:val="000000"/>
          <w:sz w:val="19"/>
          <w:szCs w:val="19"/>
        </w:rPr>
        <w:t>và</w:t>
      </w:r>
      <w:r>
        <w:rPr>
          <w:rFonts w:ascii="Consolas" w:hAnsi="Consolas" w:cs="Consolas"/>
          <w:color w:val="000000"/>
          <w:sz w:val="19"/>
          <w:szCs w:val="19"/>
        </w:rPr>
        <w:t xml:space="preserve"> </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người</w:t>
      </w:r>
      <w:r>
        <w:rPr>
          <w:rFonts w:ascii="Consolas" w:hAnsi="Consolas" w:cs="Consolas"/>
          <w:color w:val="000000"/>
          <w:sz w:val="19"/>
          <w:szCs w:val="19"/>
        </w:rPr>
        <w:t xml:space="preserve"> </w:t>
      </w:r>
      <w:r>
        <w:rPr>
          <w:rFonts w:ascii="Consolas" w:hAnsi="Consolas" w:cs="Consolas"/>
          <w:color w:val="000000"/>
          <w:sz w:val="19"/>
          <w:szCs w:val="19"/>
        </w:rPr>
        <w:t>nhận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HVTNNHang</w:t>
      </w:r>
      <w:r>
        <w:rPr>
          <w:rFonts w:ascii="Consolas" w:hAnsi="Consolas" w:cs="Consolas"/>
          <w:color w:val="0000FF"/>
          <w:sz w:val="19"/>
          <w:szCs w:val="19"/>
        </w:rPr>
        <w:t>&gt;</w:t>
      </w:r>
    </w:p>
    <w:p w:rsidR="009D1437" w:rsidP="009D1437" w14:paraId="257AA75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NMua</w:t>
      </w:r>
      <w:r>
        <w:rPr>
          <w:rFonts w:ascii="Consolas" w:hAnsi="Consolas" w:cs="Consolas"/>
          <w:color w:val="0000FF"/>
          <w:sz w:val="19"/>
          <w:szCs w:val="19"/>
        </w:rPr>
        <w:t>&gt;</w:t>
      </w:r>
    </w:p>
    <w:p w:rsidR="009D1437" w:rsidP="009D1437" w14:paraId="6D73672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DSHHDVu</w:t>
      </w:r>
      <w:r>
        <w:rPr>
          <w:rFonts w:ascii="Consolas" w:hAnsi="Consolas" w:cs="Consolas"/>
          <w:color w:val="0000FF"/>
          <w:sz w:val="19"/>
          <w:szCs w:val="19"/>
        </w:rPr>
        <w:t>&gt;</w:t>
      </w:r>
    </w:p>
    <w:p w:rsidR="009D1437" w:rsidP="009D1437" w14:paraId="7F48871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HHDVu</w:t>
      </w:r>
      <w:r>
        <w:rPr>
          <w:rFonts w:ascii="Consolas" w:hAnsi="Consolas" w:cs="Consolas"/>
          <w:color w:val="0000FF"/>
          <w:sz w:val="19"/>
          <w:szCs w:val="19"/>
        </w:rPr>
        <w:t>&gt;</w:t>
      </w:r>
    </w:p>
    <w:p w:rsidR="009D1437" w:rsidP="009D1437" w14:paraId="1C72CA55"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TChat</w:t>
      </w:r>
      <w:r>
        <w:rPr>
          <w:rFonts w:ascii="Consolas" w:hAnsi="Consolas" w:cs="Consolas"/>
          <w:color w:val="0000FF"/>
          <w:sz w:val="19"/>
          <w:szCs w:val="19"/>
        </w:rPr>
        <w:t>&gt;</w:t>
      </w:r>
      <w:r>
        <w:rPr>
          <w:rFonts w:ascii="Consolas" w:hAnsi="Consolas" w:cs="Consolas"/>
          <w:color w:val="000000"/>
          <w:sz w:val="19"/>
          <w:szCs w:val="19"/>
        </w:rPr>
        <w:t>Tính</w:t>
      </w:r>
      <w:r>
        <w:rPr>
          <w:rFonts w:ascii="Consolas" w:hAnsi="Consolas" w:cs="Consolas"/>
          <w:color w:val="000000"/>
          <w:sz w:val="19"/>
          <w:szCs w:val="19"/>
        </w:rPr>
        <w:t xml:space="preserve"> </w:t>
      </w:r>
      <w:r>
        <w:rPr>
          <w:rFonts w:ascii="Consolas" w:hAnsi="Consolas" w:cs="Consolas"/>
          <w:color w:val="000000"/>
          <w:sz w:val="19"/>
          <w:szCs w:val="19"/>
        </w:rPr>
        <w:t>chất</w:t>
      </w:r>
      <w:r>
        <w:rPr>
          <w:rFonts w:ascii="Consolas" w:hAnsi="Consolas" w:cs="Consolas"/>
          <w:color w:val="000000"/>
          <w:sz w:val="19"/>
          <w:szCs w:val="19"/>
        </w:rPr>
        <w:t xml:space="preserve"> * (1-Hàng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2-Khuyến </w:t>
      </w:r>
      <w:r>
        <w:rPr>
          <w:rFonts w:ascii="Consolas" w:hAnsi="Consolas" w:cs="Consolas"/>
          <w:color w:val="000000"/>
          <w:sz w:val="19"/>
          <w:szCs w:val="19"/>
        </w:rPr>
        <w:t>mại</w:t>
      </w:r>
      <w:r>
        <w:rPr>
          <w:rFonts w:ascii="Consolas" w:hAnsi="Consolas" w:cs="Consolas"/>
          <w:color w:val="000000"/>
          <w:sz w:val="19"/>
          <w:szCs w:val="19"/>
        </w:rPr>
        <w:t xml:space="preserve">; 3-Chiết </w:t>
      </w:r>
      <w:r>
        <w:rPr>
          <w:rFonts w:ascii="Consolas" w:hAnsi="Consolas" w:cs="Consolas"/>
          <w:color w:val="000000"/>
          <w:sz w:val="19"/>
          <w:szCs w:val="19"/>
        </w:rPr>
        <w:t>khấu</w:t>
      </w:r>
      <w:r>
        <w:rPr>
          <w:rFonts w:ascii="Consolas" w:hAnsi="Consolas" w:cs="Consolas"/>
          <w:color w:val="000000"/>
          <w:sz w:val="19"/>
          <w:szCs w:val="19"/>
        </w:rPr>
        <w:t xml:space="preserve"> </w:t>
      </w:r>
      <w:r>
        <w:rPr>
          <w:rFonts w:ascii="Consolas" w:hAnsi="Consolas" w:cs="Consolas"/>
          <w:color w:val="000000"/>
          <w:sz w:val="19"/>
          <w:szCs w:val="19"/>
        </w:rPr>
        <w:t>thương</w:t>
      </w:r>
      <w:r>
        <w:rPr>
          <w:rFonts w:ascii="Consolas" w:hAnsi="Consolas" w:cs="Consolas"/>
          <w:color w:val="000000"/>
          <w:sz w:val="19"/>
          <w:szCs w:val="19"/>
        </w:rPr>
        <w:t xml:space="preserve"> </w:t>
      </w:r>
      <w:r>
        <w:rPr>
          <w:rFonts w:ascii="Consolas" w:hAnsi="Consolas" w:cs="Consolas"/>
          <w:color w:val="000000"/>
          <w:sz w:val="19"/>
          <w:szCs w:val="19"/>
        </w:rPr>
        <w:t>mại</w:t>
      </w:r>
      <w:r>
        <w:rPr>
          <w:rFonts w:ascii="Consolas" w:hAnsi="Consolas" w:cs="Consolas"/>
          <w:color w:val="000000"/>
          <w:sz w:val="19"/>
          <w:szCs w:val="19"/>
        </w:rPr>
        <w:t xml:space="preserve"> (</w:t>
      </w:r>
      <w:r>
        <w:rPr>
          <w:rFonts w:ascii="Consolas" w:hAnsi="Consolas" w:cs="Consolas"/>
          <w:color w:val="000000"/>
          <w:sz w:val="19"/>
          <w:szCs w:val="19"/>
        </w:rPr>
        <w:t>trong</w:t>
      </w:r>
      <w:r>
        <w:rPr>
          <w:rFonts w:ascii="Consolas" w:hAnsi="Consolas" w:cs="Consolas"/>
          <w:color w:val="000000"/>
          <w:sz w:val="19"/>
          <w:szCs w:val="19"/>
        </w:rPr>
        <w:t xml:space="preserve"> </w:t>
      </w:r>
      <w:r>
        <w:rPr>
          <w:rFonts w:ascii="Consolas" w:hAnsi="Consolas" w:cs="Consolas"/>
          <w:color w:val="000000"/>
          <w:sz w:val="19"/>
          <w:szCs w:val="19"/>
        </w:rPr>
        <w:t>trường</w:t>
      </w:r>
      <w:r>
        <w:rPr>
          <w:rFonts w:ascii="Consolas" w:hAnsi="Consolas" w:cs="Consolas"/>
          <w:color w:val="000000"/>
          <w:sz w:val="19"/>
          <w:szCs w:val="19"/>
        </w:rPr>
        <w:t xml:space="preserve"> </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muốn</w:t>
      </w:r>
      <w:r>
        <w:rPr>
          <w:rFonts w:ascii="Consolas" w:hAnsi="Consolas" w:cs="Consolas"/>
          <w:color w:val="000000"/>
          <w:sz w:val="19"/>
          <w:szCs w:val="19"/>
        </w:rPr>
        <w:t xml:space="preserve"> </w:t>
      </w:r>
      <w:r>
        <w:rPr>
          <w:rFonts w:ascii="Consolas" w:hAnsi="Consolas" w:cs="Consolas"/>
          <w:color w:val="000000"/>
          <w:sz w:val="19"/>
          <w:szCs w:val="19"/>
        </w:rPr>
        <w:t>thể</w:t>
      </w:r>
      <w:r>
        <w:rPr>
          <w:rFonts w:ascii="Consolas" w:hAnsi="Consolas" w:cs="Consolas"/>
          <w:color w:val="000000"/>
          <w:sz w:val="19"/>
          <w:szCs w:val="19"/>
        </w:rPr>
        <w:t xml:space="preserve"> </w:t>
      </w:r>
      <w:r>
        <w:rPr>
          <w:rFonts w:ascii="Consolas" w:hAnsi="Consolas" w:cs="Consolas"/>
          <w:color w:val="000000"/>
          <w:sz w:val="19"/>
          <w:szCs w:val="19"/>
        </w:rPr>
        <w:t>hiện</w:t>
      </w:r>
      <w:r>
        <w:rPr>
          <w:rFonts w:ascii="Consolas" w:hAnsi="Consolas" w:cs="Consolas"/>
          <w:color w:val="000000"/>
          <w:sz w:val="19"/>
          <w:szCs w:val="19"/>
        </w:rPr>
        <w:t xml:space="preserve"> </w:t>
      </w:r>
      <w:r>
        <w:rPr>
          <w:rFonts w:ascii="Consolas" w:hAnsi="Consolas" w:cs="Consolas"/>
          <w:color w:val="000000"/>
          <w:sz w:val="19"/>
          <w:szCs w:val="19"/>
        </w:rPr>
        <w:t>thông</w:t>
      </w:r>
      <w:r>
        <w:rPr>
          <w:rFonts w:ascii="Consolas" w:hAnsi="Consolas" w:cs="Consolas"/>
          <w:color w:val="000000"/>
          <w:sz w:val="19"/>
          <w:szCs w:val="19"/>
        </w:rPr>
        <w:t xml:space="preserve"> tin </w:t>
      </w:r>
      <w:r>
        <w:rPr>
          <w:rFonts w:ascii="Consolas" w:hAnsi="Consolas" w:cs="Consolas"/>
          <w:color w:val="000000"/>
          <w:sz w:val="19"/>
          <w:szCs w:val="19"/>
        </w:rPr>
        <w:t>chiết</w:t>
      </w:r>
      <w:r>
        <w:rPr>
          <w:rFonts w:ascii="Consolas" w:hAnsi="Consolas" w:cs="Consolas"/>
          <w:color w:val="000000"/>
          <w:sz w:val="19"/>
          <w:szCs w:val="19"/>
        </w:rPr>
        <w:t xml:space="preserve"> </w:t>
      </w:r>
      <w:r>
        <w:rPr>
          <w:rFonts w:ascii="Consolas" w:hAnsi="Consolas" w:cs="Consolas"/>
          <w:color w:val="000000"/>
          <w:sz w:val="19"/>
          <w:szCs w:val="19"/>
        </w:rPr>
        <w:t>khấu</w:t>
      </w:r>
      <w:r>
        <w:rPr>
          <w:rFonts w:ascii="Consolas" w:hAnsi="Consolas" w:cs="Consolas"/>
          <w:color w:val="000000"/>
          <w:sz w:val="19"/>
          <w:szCs w:val="19"/>
        </w:rPr>
        <w:t xml:space="preserve"> </w:t>
      </w:r>
      <w:r>
        <w:rPr>
          <w:rFonts w:ascii="Consolas" w:hAnsi="Consolas" w:cs="Consolas"/>
          <w:color w:val="000000"/>
          <w:sz w:val="19"/>
          <w:szCs w:val="19"/>
        </w:rPr>
        <w:t>theo</w:t>
      </w:r>
      <w:r>
        <w:rPr>
          <w:rFonts w:ascii="Consolas" w:hAnsi="Consolas" w:cs="Consolas"/>
          <w:color w:val="000000"/>
          <w:sz w:val="19"/>
          <w:szCs w:val="19"/>
        </w:rPr>
        <w:t xml:space="preserve"> </w:t>
      </w:r>
      <w:r>
        <w:rPr>
          <w:rFonts w:ascii="Consolas" w:hAnsi="Consolas" w:cs="Consolas"/>
          <w:color w:val="000000"/>
          <w:sz w:val="19"/>
          <w:szCs w:val="19"/>
        </w:rPr>
        <w:t>dòng</w:t>
      </w:r>
      <w:r>
        <w:rPr>
          <w:rFonts w:ascii="Consolas" w:hAnsi="Consolas" w:cs="Consolas"/>
          <w:color w:val="000000"/>
          <w:sz w:val="19"/>
          <w:szCs w:val="19"/>
        </w:rPr>
        <w:t xml:space="preserve">); 4-Ghi </w:t>
      </w:r>
      <w:r>
        <w:rPr>
          <w:rFonts w:ascii="Consolas" w:hAnsi="Consolas" w:cs="Consolas"/>
          <w:color w:val="000000"/>
          <w:sz w:val="19"/>
          <w:szCs w:val="19"/>
        </w:rPr>
        <w:t>chú</w:t>
      </w:r>
      <w:r>
        <w:rPr>
          <w:rFonts w:ascii="Consolas" w:hAnsi="Consolas" w:cs="Consolas"/>
          <w:color w:val="000000"/>
          <w:sz w:val="19"/>
          <w:szCs w:val="19"/>
        </w:rPr>
        <w:t>/</w:t>
      </w:r>
      <w:r>
        <w:rPr>
          <w:rFonts w:ascii="Consolas" w:hAnsi="Consolas" w:cs="Consolas"/>
          <w:color w:val="000000"/>
          <w:sz w:val="19"/>
          <w:szCs w:val="19"/>
        </w:rPr>
        <w:t>diễn</w:t>
      </w:r>
      <w:r>
        <w:rPr>
          <w:rFonts w:ascii="Consolas" w:hAnsi="Consolas" w:cs="Consolas"/>
          <w:color w:val="000000"/>
          <w:sz w:val="19"/>
          <w:szCs w:val="19"/>
        </w:rPr>
        <w:t xml:space="preserve"> </w:t>
      </w:r>
      <w:r>
        <w:rPr>
          <w:rFonts w:ascii="Consolas" w:hAnsi="Consolas" w:cs="Consolas"/>
          <w:color w:val="000000"/>
          <w:sz w:val="19"/>
          <w:szCs w:val="19"/>
        </w:rPr>
        <w:t>giải</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TChat</w:t>
      </w:r>
      <w:r>
        <w:rPr>
          <w:rFonts w:ascii="Consolas" w:hAnsi="Consolas" w:cs="Consolas"/>
          <w:color w:val="0000FF"/>
          <w:sz w:val="19"/>
          <w:szCs w:val="19"/>
        </w:rPr>
        <w:t>&gt;</w:t>
      </w:r>
    </w:p>
    <w:p w:rsidR="009D1437" w:rsidP="009D1437" w14:paraId="7AC8DE0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STT</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thứ</w:t>
      </w:r>
      <w:r>
        <w:rPr>
          <w:rFonts w:ascii="Consolas" w:hAnsi="Consolas" w:cs="Consolas"/>
          <w:color w:val="000000"/>
          <w:sz w:val="19"/>
          <w:szCs w:val="19"/>
        </w:rPr>
        <w:t xml:space="preserve"> </w:t>
      </w:r>
      <w:r>
        <w:rPr>
          <w:rFonts w:ascii="Consolas" w:hAnsi="Consolas" w:cs="Consolas"/>
          <w:color w:val="000000"/>
          <w:sz w:val="19"/>
          <w:szCs w:val="19"/>
        </w:rPr>
        <w:t>tự</w:t>
      </w:r>
      <w:r>
        <w:rPr>
          <w:rFonts w:ascii="Consolas" w:hAnsi="Consolas" w:cs="Consolas"/>
          <w:color w:val="0000FF"/>
          <w:sz w:val="19"/>
          <w:szCs w:val="19"/>
        </w:rPr>
        <w:t>&lt;/</w:t>
      </w:r>
      <w:r>
        <w:rPr>
          <w:rFonts w:ascii="Consolas" w:hAnsi="Consolas" w:cs="Consolas"/>
          <w:color w:val="A31515"/>
          <w:sz w:val="19"/>
          <w:szCs w:val="19"/>
        </w:rPr>
        <w:t>STT</w:t>
      </w:r>
      <w:r>
        <w:rPr>
          <w:rFonts w:ascii="Consolas" w:hAnsi="Consolas" w:cs="Consolas"/>
          <w:color w:val="0000FF"/>
          <w:sz w:val="19"/>
          <w:szCs w:val="19"/>
        </w:rPr>
        <w:t>&gt;</w:t>
      </w:r>
    </w:p>
    <w:p w:rsidR="009D1437" w:rsidP="009D1437" w14:paraId="06FB2A8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MHHDVu</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MHHDVu</w:t>
      </w:r>
      <w:r>
        <w:rPr>
          <w:rFonts w:ascii="Consolas" w:hAnsi="Consolas" w:cs="Consolas"/>
          <w:color w:val="0000FF"/>
          <w:sz w:val="19"/>
          <w:szCs w:val="19"/>
        </w:rPr>
        <w:t>&gt;</w:t>
      </w:r>
    </w:p>
    <w:p w:rsidR="009D1437" w:rsidP="009D1437" w14:paraId="6C9C6C6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THHDVu</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THHDVu</w:t>
      </w:r>
      <w:r>
        <w:rPr>
          <w:rFonts w:ascii="Consolas" w:hAnsi="Consolas" w:cs="Consolas"/>
          <w:color w:val="0000FF"/>
          <w:sz w:val="19"/>
          <w:szCs w:val="19"/>
        </w:rPr>
        <w:t>&gt;</w:t>
      </w:r>
    </w:p>
    <w:p w:rsidR="009D1437" w:rsidP="009D1437" w14:paraId="47F80EC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DVTinh</w:t>
      </w:r>
      <w:r>
        <w:rPr>
          <w:rFonts w:ascii="Consolas" w:hAnsi="Consolas" w:cs="Consolas"/>
          <w:color w:val="0000FF"/>
          <w:sz w:val="19"/>
          <w:szCs w:val="19"/>
        </w:rPr>
        <w:t>&gt;</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vị</w:t>
      </w:r>
      <w:r>
        <w:rPr>
          <w:rFonts w:ascii="Consolas" w:hAnsi="Consolas" w:cs="Consolas"/>
          <w:color w:val="000000"/>
          <w:sz w:val="19"/>
          <w:szCs w:val="19"/>
        </w:rPr>
        <w:t xml:space="preserve"> </w:t>
      </w:r>
      <w:r>
        <w:rPr>
          <w:rFonts w:ascii="Consolas" w:hAnsi="Consolas" w:cs="Consolas"/>
          <w:color w:val="000000"/>
          <w:sz w:val="19"/>
          <w:szCs w:val="19"/>
        </w:rPr>
        <w:t>tính</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DVTinh</w:t>
      </w:r>
      <w:r>
        <w:rPr>
          <w:rFonts w:ascii="Consolas" w:hAnsi="Consolas" w:cs="Consolas"/>
          <w:color w:val="0000FF"/>
          <w:sz w:val="19"/>
          <w:szCs w:val="19"/>
        </w:rPr>
        <w:t>&gt;</w:t>
      </w:r>
    </w:p>
    <w:p w:rsidR="009D1437" w:rsidP="009D1437" w14:paraId="125AB97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SLuong</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lượng</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SLuong</w:t>
      </w:r>
      <w:r>
        <w:rPr>
          <w:rFonts w:ascii="Consolas" w:hAnsi="Consolas" w:cs="Consolas"/>
          <w:color w:val="0000FF"/>
          <w:sz w:val="19"/>
          <w:szCs w:val="19"/>
        </w:rPr>
        <w:t>&gt;</w:t>
      </w:r>
    </w:p>
    <w:p w:rsidR="009D1437" w:rsidP="009D1437" w14:paraId="3D8AACC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DGia</w:t>
      </w:r>
      <w:r>
        <w:rPr>
          <w:rFonts w:ascii="Consolas" w:hAnsi="Consolas" w:cs="Consolas"/>
          <w:color w:val="0000FF"/>
          <w:sz w:val="19"/>
          <w:szCs w:val="19"/>
        </w:rPr>
        <w:t>&gt;</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giá</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DGia</w:t>
      </w:r>
      <w:r>
        <w:rPr>
          <w:rFonts w:ascii="Consolas" w:hAnsi="Consolas" w:cs="Consolas"/>
          <w:color w:val="0000FF"/>
          <w:sz w:val="19"/>
          <w:szCs w:val="19"/>
        </w:rPr>
        <w:t>&gt;</w:t>
      </w:r>
    </w:p>
    <w:p w:rsidR="009D1437" w:rsidP="009D1437" w14:paraId="0C141DC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TLCKhau</w:t>
      </w:r>
      <w:r>
        <w:rPr>
          <w:rFonts w:ascii="Consolas" w:hAnsi="Consolas" w:cs="Consolas"/>
          <w:color w:val="0000FF"/>
          <w:sz w:val="19"/>
          <w:szCs w:val="19"/>
        </w:rPr>
        <w:t>&gt;</w:t>
      </w:r>
      <w:r>
        <w:rPr>
          <w:rFonts w:ascii="Consolas" w:hAnsi="Consolas" w:cs="Consolas"/>
          <w:color w:val="000000"/>
          <w:sz w:val="19"/>
          <w:szCs w:val="19"/>
        </w:rPr>
        <w:t>Tỷ</w:t>
      </w:r>
      <w:r>
        <w:rPr>
          <w:rFonts w:ascii="Consolas" w:hAnsi="Consolas" w:cs="Consolas"/>
          <w:color w:val="000000"/>
          <w:sz w:val="19"/>
          <w:szCs w:val="19"/>
        </w:rPr>
        <w:t xml:space="preserve"> </w:t>
      </w:r>
      <w:r>
        <w:rPr>
          <w:rFonts w:ascii="Consolas" w:hAnsi="Consolas" w:cs="Consolas"/>
          <w:color w:val="000000"/>
          <w:sz w:val="19"/>
          <w:szCs w:val="19"/>
        </w:rPr>
        <w:t>lệ</w:t>
      </w:r>
      <w:r>
        <w:rPr>
          <w:rFonts w:ascii="Consolas" w:hAnsi="Consolas" w:cs="Consolas"/>
          <w:color w:val="000000"/>
          <w:sz w:val="19"/>
          <w:szCs w:val="19"/>
        </w:rPr>
        <w:t xml:space="preserve"> % </w:t>
      </w:r>
      <w:r>
        <w:rPr>
          <w:rFonts w:ascii="Consolas" w:hAnsi="Consolas" w:cs="Consolas"/>
          <w:color w:val="000000"/>
          <w:sz w:val="19"/>
          <w:szCs w:val="19"/>
        </w:rPr>
        <w:t>chiết</w:t>
      </w:r>
      <w:r>
        <w:rPr>
          <w:rFonts w:ascii="Consolas" w:hAnsi="Consolas" w:cs="Consolas"/>
          <w:color w:val="000000"/>
          <w:sz w:val="19"/>
          <w:szCs w:val="19"/>
        </w:rPr>
        <w:t xml:space="preserve"> </w:t>
      </w:r>
      <w:r>
        <w:rPr>
          <w:rFonts w:ascii="Consolas" w:hAnsi="Consolas" w:cs="Consolas"/>
          <w:color w:val="000000"/>
          <w:sz w:val="19"/>
          <w:szCs w:val="19"/>
        </w:rPr>
        <w:t>khấu</w:t>
      </w:r>
      <w:r>
        <w:rPr>
          <w:rFonts w:ascii="Consolas" w:hAnsi="Consolas" w:cs="Consolas"/>
          <w:color w:val="0000FF"/>
          <w:sz w:val="19"/>
          <w:szCs w:val="19"/>
        </w:rPr>
        <w:t>&lt;/</w:t>
      </w:r>
      <w:r>
        <w:rPr>
          <w:rFonts w:ascii="Consolas" w:hAnsi="Consolas" w:cs="Consolas"/>
          <w:color w:val="A31515"/>
          <w:sz w:val="19"/>
          <w:szCs w:val="19"/>
        </w:rPr>
        <w:t>TLCKhau</w:t>
      </w:r>
      <w:r>
        <w:rPr>
          <w:rFonts w:ascii="Consolas" w:hAnsi="Consolas" w:cs="Consolas"/>
          <w:color w:val="0000FF"/>
          <w:sz w:val="19"/>
          <w:szCs w:val="19"/>
        </w:rPr>
        <w:t>&gt;</w:t>
      </w:r>
    </w:p>
    <w:p w:rsidR="009D1437" w:rsidP="009D1437" w14:paraId="7AC60A1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STCKhau</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chiết</w:t>
      </w:r>
      <w:r>
        <w:rPr>
          <w:rFonts w:ascii="Consolas" w:hAnsi="Consolas" w:cs="Consolas"/>
          <w:color w:val="000000"/>
          <w:sz w:val="19"/>
          <w:szCs w:val="19"/>
        </w:rPr>
        <w:t xml:space="preserve"> </w:t>
      </w:r>
      <w:r>
        <w:rPr>
          <w:rFonts w:ascii="Consolas" w:hAnsi="Consolas" w:cs="Consolas"/>
          <w:color w:val="000000"/>
          <w:sz w:val="19"/>
          <w:szCs w:val="19"/>
        </w:rPr>
        <w:t>khấu</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STCKhau</w:t>
      </w:r>
      <w:r>
        <w:rPr>
          <w:rFonts w:ascii="Consolas" w:hAnsi="Consolas" w:cs="Consolas"/>
          <w:color w:val="0000FF"/>
          <w:sz w:val="19"/>
          <w:szCs w:val="19"/>
        </w:rPr>
        <w:t>&gt;</w:t>
      </w:r>
    </w:p>
    <w:p w:rsidR="009D1437" w:rsidP="009D1437" w14:paraId="1A7E0F2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ThTien</w:t>
      </w:r>
      <w:r>
        <w:rPr>
          <w:rFonts w:ascii="Consolas" w:hAnsi="Consolas" w:cs="Consolas"/>
          <w:color w:val="0000FF"/>
          <w:sz w:val="19"/>
          <w:szCs w:val="19"/>
        </w:rPr>
        <w:t>&gt;</w:t>
      </w:r>
      <w:r>
        <w:rPr>
          <w:rFonts w:ascii="Consolas" w:hAnsi="Consolas" w:cs="Consolas"/>
          <w:color w:val="000000"/>
          <w:sz w:val="19"/>
          <w:szCs w:val="19"/>
        </w:rPr>
        <w:t xml:space="preserve">Thành </w:t>
      </w:r>
      <w:r>
        <w:rPr>
          <w:rFonts w:ascii="Consolas" w:hAnsi="Consolas" w:cs="Consolas"/>
          <w:color w:val="000000"/>
          <w:sz w:val="19"/>
          <w:szCs w:val="19"/>
        </w:rPr>
        <w:t>tiền</w:t>
      </w:r>
      <w:r>
        <w:rPr>
          <w:rFonts w:ascii="Consolas" w:hAnsi="Consolas" w:cs="Consolas"/>
          <w:color w:val="000000"/>
          <w:sz w:val="19"/>
          <w:szCs w:val="19"/>
        </w:rPr>
        <w:t xml:space="preserve"> (Thành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chưa</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 -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trừ</w:t>
      </w:r>
      <w:r>
        <w:rPr>
          <w:rFonts w:ascii="Consolas" w:hAnsi="Consolas" w:cs="Consolas"/>
          <w:color w:val="000000"/>
          <w:sz w:val="19"/>
          <w:szCs w:val="19"/>
        </w:rPr>
        <w:t xml:space="preserve"> </w:t>
      </w:r>
      <w:r>
        <w:rPr>
          <w:rFonts w:ascii="Consolas" w:hAnsi="Consolas" w:cs="Consolas"/>
          <w:color w:val="000000"/>
          <w:sz w:val="19"/>
          <w:szCs w:val="19"/>
        </w:rPr>
        <w:t>trường</w:t>
      </w:r>
      <w:r>
        <w:rPr>
          <w:rFonts w:ascii="Consolas" w:hAnsi="Consolas" w:cs="Consolas"/>
          <w:color w:val="000000"/>
          <w:sz w:val="19"/>
          <w:szCs w:val="19"/>
        </w:rPr>
        <w:t xml:space="preserve"> </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TChat</w:t>
      </w:r>
      <w:r>
        <w:rPr>
          <w:rFonts w:ascii="Consolas" w:hAnsi="Consolas" w:cs="Consolas"/>
          <w:color w:val="000000"/>
          <w:sz w:val="19"/>
          <w:szCs w:val="19"/>
        </w:rPr>
        <w:t xml:space="preserve"> = 4</w:t>
      </w:r>
      <w:r>
        <w:rPr>
          <w:rFonts w:ascii="Consolas" w:hAnsi="Consolas" w:cs="Consolas"/>
          <w:color w:val="0000FF"/>
          <w:sz w:val="19"/>
          <w:szCs w:val="19"/>
        </w:rPr>
        <w:t>&lt;/</w:t>
      </w:r>
      <w:r>
        <w:rPr>
          <w:rFonts w:ascii="Consolas" w:hAnsi="Consolas" w:cs="Consolas"/>
          <w:color w:val="A31515"/>
          <w:sz w:val="19"/>
          <w:szCs w:val="19"/>
        </w:rPr>
        <w:t>ThTien</w:t>
      </w:r>
      <w:r>
        <w:rPr>
          <w:rFonts w:ascii="Consolas" w:hAnsi="Consolas" w:cs="Consolas"/>
          <w:color w:val="0000FF"/>
          <w:sz w:val="19"/>
          <w:szCs w:val="19"/>
        </w:rPr>
        <w:t>&gt;</w:t>
      </w:r>
    </w:p>
    <w:p w:rsidR="009D1437" w:rsidP="009D1437" w14:paraId="71188D01" w14:textId="77777777">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TSuat</w:t>
      </w:r>
      <w:r>
        <w:rPr>
          <w:rFonts w:ascii="Consolas" w:hAnsi="Consolas" w:cs="Consolas"/>
          <w:color w:val="0000FF"/>
          <w:sz w:val="19"/>
          <w:szCs w:val="19"/>
        </w:rPr>
        <w:t>&gt;</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suất</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suất</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TSuat</w:t>
      </w:r>
      <w:r>
        <w:rPr>
          <w:rFonts w:ascii="Consolas" w:hAnsi="Consolas" w:cs="Consolas"/>
          <w:color w:val="0000FF"/>
          <w:sz w:val="19"/>
          <w:szCs w:val="19"/>
        </w:rPr>
        <w:t>&gt;</w:t>
      </w:r>
    </w:p>
    <w:p w:rsidR="009D1437" w:rsidRPr="00B62304" w:rsidP="009D1437" w14:paraId="55E65BE5" w14:textId="77777777">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sidRPr="00B62304">
        <w:rPr>
          <w:rFonts w:ascii="Consolas" w:hAnsi="Consolas" w:cs="Consolas"/>
          <w:color w:val="0000FF"/>
          <w:sz w:val="19"/>
          <w:szCs w:val="19"/>
        </w:rPr>
        <w:t>&lt;</w:t>
      </w:r>
      <w:r w:rsidRPr="00B62304">
        <w:rPr>
          <w:rFonts w:ascii="Consolas" w:hAnsi="Consolas" w:cs="Consolas"/>
          <w:color w:val="C00000"/>
          <w:sz w:val="19"/>
          <w:szCs w:val="19"/>
        </w:rPr>
        <w:t>TThue</w:t>
      </w:r>
      <w:r w:rsidRPr="00B62304">
        <w:rPr>
          <w:rFonts w:ascii="Consolas" w:hAnsi="Consolas" w:cs="Consolas"/>
          <w:color w:val="0000FF"/>
          <w:sz w:val="19"/>
          <w:szCs w:val="19"/>
        </w:rPr>
        <w:t>&gt;</w:t>
      </w:r>
      <w:r w:rsidRPr="00B62304">
        <w:rPr>
          <w:rFonts w:ascii="Consolas" w:hAnsi="Consolas" w:cs="Consolas"/>
          <w:sz w:val="19"/>
          <w:szCs w:val="19"/>
        </w:rPr>
        <w:t>Tiền</w:t>
      </w:r>
      <w:r w:rsidRPr="00B62304">
        <w:rPr>
          <w:rFonts w:ascii="Consolas" w:hAnsi="Consolas" w:cs="Consolas"/>
          <w:sz w:val="19"/>
          <w:szCs w:val="19"/>
        </w:rPr>
        <w:t xml:space="preserve"> </w:t>
      </w:r>
      <w:r w:rsidRPr="00B62304">
        <w:rPr>
          <w:rFonts w:ascii="Consolas" w:hAnsi="Consolas" w:cs="Consolas"/>
          <w:sz w:val="19"/>
          <w:szCs w:val="19"/>
        </w:rPr>
        <w:t>thuế</w:t>
      </w:r>
      <w:r w:rsidRPr="00B62304">
        <w:rPr>
          <w:rFonts w:ascii="Consolas" w:hAnsi="Consolas" w:cs="Consolas"/>
          <w:color w:val="0000FF"/>
          <w:sz w:val="19"/>
          <w:szCs w:val="19"/>
        </w:rPr>
        <w:t>&lt;/</w:t>
      </w:r>
      <w:r w:rsidRPr="00B62304">
        <w:rPr>
          <w:rFonts w:ascii="Consolas" w:hAnsi="Consolas" w:cs="Consolas"/>
          <w:color w:val="C00000"/>
          <w:sz w:val="19"/>
          <w:szCs w:val="19"/>
        </w:rPr>
        <w:t>TThue</w:t>
      </w:r>
      <w:r w:rsidRPr="00B62304">
        <w:rPr>
          <w:rFonts w:ascii="Consolas" w:hAnsi="Consolas" w:cs="Consolas"/>
          <w:color w:val="0000FF"/>
          <w:sz w:val="19"/>
          <w:szCs w:val="19"/>
        </w:rPr>
        <w:t>&gt;</w:t>
      </w:r>
    </w:p>
    <w:p w:rsidR="009D1437" w:rsidP="009D1437" w14:paraId="016035D7" w14:textId="77777777">
      <w:pPr>
        <w:autoSpaceDE w:val="0"/>
        <w:autoSpaceDN w:val="0"/>
        <w:adjustRightInd w:val="0"/>
        <w:rPr>
          <w:rFonts w:ascii="Consolas" w:hAnsi="Consolas" w:cs="Consolas"/>
          <w:color w:val="000000"/>
          <w:sz w:val="19"/>
          <w:szCs w:val="19"/>
        </w:rPr>
      </w:pPr>
      <w:r w:rsidRPr="00B62304">
        <w:rPr>
          <w:rFonts w:ascii="Consolas" w:hAnsi="Consolas" w:cs="Consolas"/>
          <w:color w:val="0000FF"/>
          <w:sz w:val="19"/>
          <w:szCs w:val="19"/>
        </w:rPr>
        <w:t xml:space="preserve">               </w:t>
      </w:r>
      <w:r>
        <w:rPr>
          <w:rFonts w:ascii="Consolas" w:hAnsi="Consolas" w:cs="Consolas"/>
          <w:color w:val="0000FF"/>
          <w:sz w:val="19"/>
          <w:szCs w:val="19"/>
        </w:rPr>
        <w:tab/>
      </w:r>
      <w:r>
        <w:rPr>
          <w:rFonts w:ascii="Consolas" w:hAnsi="Consolas" w:cs="Consolas"/>
          <w:color w:val="0000FF"/>
          <w:sz w:val="19"/>
          <w:szCs w:val="19"/>
        </w:rPr>
        <w:tab/>
      </w:r>
      <w:r w:rsidRPr="00B62304">
        <w:rPr>
          <w:rFonts w:ascii="Consolas" w:hAnsi="Consolas" w:cs="Consolas"/>
          <w:color w:val="0000FF"/>
          <w:sz w:val="19"/>
          <w:szCs w:val="19"/>
        </w:rPr>
        <w:t>&lt;</w:t>
      </w:r>
      <w:r w:rsidRPr="00B62304">
        <w:rPr>
          <w:rFonts w:ascii="Consolas" w:hAnsi="Consolas" w:cs="Consolas"/>
          <w:color w:val="C00000"/>
          <w:sz w:val="19"/>
          <w:szCs w:val="19"/>
        </w:rPr>
        <w:t>TSThue</w:t>
      </w:r>
      <w:r w:rsidRPr="00B62304">
        <w:rPr>
          <w:rFonts w:ascii="Consolas" w:hAnsi="Consolas" w:cs="Consolas"/>
          <w:color w:val="0000FF"/>
          <w:sz w:val="19"/>
          <w:szCs w:val="19"/>
        </w:rPr>
        <w:t>&gt;</w:t>
      </w:r>
      <w:r w:rsidRPr="00B62304">
        <w:rPr>
          <w:rFonts w:ascii="Consolas" w:hAnsi="Consolas" w:cs="Consolas"/>
          <w:sz w:val="19"/>
          <w:szCs w:val="19"/>
        </w:rPr>
        <w:t>Tiền</w:t>
      </w:r>
      <w:r w:rsidRPr="00B62304">
        <w:rPr>
          <w:rFonts w:ascii="Consolas" w:hAnsi="Consolas" w:cs="Consolas"/>
          <w:sz w:val="19"/>
          <w:szCs w:val="19"/>
        </w:rPr>
        <w:t xml:space="preserve"> sau </w:t>
      </w:r>
      <w:r w:rsidRPr="00B62304">
        <w:rPr>
          <w:rFonts w:ascii="Consolas" w:hAnsi="Consolas" w:cs="Consolas"/>
          <w:sz w:val="19"/>
          <w:szCs w:val="19"/>
        </w:rPr>
        <w:t>thuế</w:t>
      </w:r>
      <w:r w:rsidRPr="00B62304">
        <w:rPr>
          <w:rFonts w:ascii="Consolas" w:hAnsi="Consolas" w:cs="Consolas"/>
          <w:color w:val="0000FF"/>
          <w:sz w:val="19"/>
          <w:szCs w:val="19"/>
        </w:rPr>
        <w:t>&lt;/</w:t>
      </w:r>
      <w:r w:rsidRPr="00B62304">
        <w:rPr>
          <w:rFonts w:ascii="Consolas" w:hAnsi="Consolas" w:cs="Consolas"/>
          <w:color w:val="C00000"/>
          <w:sz w:val="19"/>
          <w:szCs w:val="19"/>
        </w:rPr>
        <w:t>TSThue</w:t>
      </w:r>
      <w:r w:rsidRPr="00B62304">
        <w:rPr>
          <w:rFonts w:ascii="Consolas" w:hAnsi="Consolas" w:cs="Consolas"/>
          <w:color w:val="0000FF"/>
          <w:sz w:val="19"/>
          <w:szCs w:val="19"/>
        </w:rPr>
        <w:t>&gt;</w:t>
      </w:r>
    </w:p>
    <w:p w:rsidR="009D1437" w:rsidP="009D1437" w14:paraId="62FE1DD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TTKhac</w:t>
      </w:r>
      <w:r>
        <w:rPr>
          <w:rFonts w:ascii="Consolas" w:hAnsi="Consolas" w:cs="Consolas"/>
          <w:color w:val="0000FF"/>
          <w:sz w:val="19"/>
          <w:szCs w:val="19"/>
        </w:rPr>
        <w:t>&gt;</w:t>
      </w:r>
    </w:p>
    <w:p w:rsidR="009D1437" w:rsidP="009D1437" w14:paraId="49CADB4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TTin</w:t>
      </w:r>
      <w:r>
        <w:rPr>
          <w:rFonts w:ascii="Consolas" w:hAnsi="Consolas" w:cs="Consolas"/>
          <w:color w:val="0000FF"/>
          <w:sz w:val="19"/>
          <w:szCs w:val="19"/>
        </w:rPr>
        <w:t>&gt;</w:t>
      </w:r>
    </w:p>
    <w:p w:rsidR="009D1437" w:rsidP="009D1437" w14:paraId="064B1DD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TTruong</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trường</w:t>
      </w:r>
      <w:r>
        <w:rPr>
          <w:rFonts w:ascii="Consolas" w:hAnsi="Consolas" w:cs="Consolas"/>
          <w:color w:val="0000FF"/>
          <w:sz w:val="19"/>
          <w:szCs w:val="19"/>
        </w:rPr>
        <w:t>&lt;/</w:t>
      </w:r>
      <w:r>
        <w:rPr>
          <w:rFonts w:ascii="Consolas" w:hAnsi="Consolas" w:cs="Consolas"/>
          <w:color w:val="A31515"/>
          <w:sz w:val="19"/>
          <w:szCs w:val="19"/>
        </w:rPr>
        <w:t>TTruong</w:t>
      </w:r>
      <w:r>
        <w:rPr>
          <w:rFonts w:ascii="Consolas" w:hAnsi="Consolas" w:cs="Consolas"/>
          <w:color w:val="0000FF"/>
          <w:sz w:val="19"/>
          <w:szCs w:val="19"/>
        </w:rPr>
        <w:t>&gt;</w:t>
      </w:r>
    </w:p>
    <w:p w:rsidR="009D1437" w:rsidP="009D1437" w14:paraId="0AC596C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KDLieu</w:t>
      </w:r>
      <w:r>
        <w:rPr>
          <w:rFonts w:ascii="Consolas" w:hAnsi="Consolas" w:cs="Consolas"/>
          <w:color w:val="0000FF"/>
          <w:sz w:val="19"/>
          <w:szCs w:val="19"/>
        </w:rPr>
        <w:t>&gt;</w:t>
      </w:r>
      <w:r>
        <w:rPr>
          <w:rFonts w:ascii="Consolas" w:hAnsi="Consolas" w:cs="Consolas"/>
          <w:color w:val="000000"/>
          <w:sz w:val="19"/>
          <w:szCs w:val="19"/>
        </w:rPr>
        <w:t>Kiểu</w:t>
      </w:r>
      <w:r>
        <w:rPr>
          <w:rFonts w:ascii="Consolas" w:hAnsi="Consolas" w:cs="Consolas"/>
          <w:color w:val="000000"/>
          <w:sz w:val="19"/>
          <w:szCs w:val="19"/>
        </w:rPr>
        <w:t xml:space="preserve"> </w:t>
      </w:r>
      <w:r>
        <w:rPr>
          <w:rFonts w:ascii="Consolas" w:hAnsi="Consolas" w:cs="Consolas"/>
          <w:color w:val="000000"/>
          <w:sz w:val="19"/>
          <w:szCs w:val="19"/>
        </w:rPr>
        <w:t>dữ</w:t>
      </w:r>
      <w:r>
        <w:rPr>
          <w:rFonts w:ascii="Consolas" w:hAnsi="Consolas" w:cs="Consolas"/>
          <w:color w:val="000000"/>
          <w:sz w:val="19"/>
          <w:szCs w:val="19"/>
        </w:rPr>
        <w:t xml:space="preserve"> </w:t>
      </w:r>
      <w:r>
        <w:rPr>
          <w:rFonts w:ascii="Consolas" w:hAnsi="Consolas" w:cs="Consolas"/>
          <w:color w:val="000000"/>
          <w:sz w:val="19"/>
          <w:szCs w:val="19"/>
        </w:rPr>
        <w:t>liệu</w:t>
      </w:r>
      <w:r>
        <w:rPr>
          <w:rFonts w:ascii="Consolas" w:hAnsi="Consolas" w:cs="Consolas"/>
          <w:color w:val="0000FF"/>
          <w:sz w:val="19"/>
          <w:szCs w:val="19"/>
        </w:rPr>
        <w:t>&lt;/</w:t>
      </w:r>
      <w:r>
        <w:rPr>
          <w:rFonts w:ascii="Consolas" w:hAnsi="Consolas" w:cs="Consolas"/>
          <w:color w:val="A31515"/>
          <w:sz w:val="19"/>
          <w:szCs w:val="19"/>
        </w:rPr>
        <w:t>KDLieu</w:t>
      </w:r>
      <w:r>
        <w:rPr>
          <w:rFonts w:ascii="Consolas" w:hAnsi="Consolas" w:cs="Consolas"/>
          <w:color w:val="0000FF"/>
          <w:sz w:val="19"/>
          <w:szCs w:val="19"/>
        </w:rPr>
        <w:t>&gt;</w:t>
      </w:r>
    </w:p>
    <w:p w:rsidR="009D1437" w:rsidP="009D1437" w14:paraId="593634EC"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DLieu</w:t>
      </w:r>
      <w:r>
        <w:rPr>
          <w:rFonts w:ascii="Consolas" w:hAnsi="Consolas" w:cs="Consolas"/>
          <w:color w:val="0000FF"/>
          <w:sz w:val="19"/>
          <w:szCs w:val="19"/>
        </w:rPr>
        <w:t>&gt;</w:t>
      </w:r>
      <w:r>
        <w:rPr>
          <w:rFonts w:ascii="Consolas" w:hAnsi="Consolas" w:cs="Consolas"/>
          <w:color w:val="000000"/>
          <w:sz w:val="19"/>
          <w:szCs w:val="19"/>
        </w:rPr>
        <w:t>Dữ</w:t>
      </w:r>
      <w:r>
        <w:rPr>
          <w:rFonts w:ascii="Consolas" w:hAnsi="Consolas" w:cs="Consolas"/>
          <w:color w:val="000000"/>
          <w:sz w:val="19"/>
          <w:szCs w:val="19"/>
        </w:rPr>
        <w:t xml:space="preserve"> </w:t>
      </w:r>
      <w:r>
        <w:rPr>
          <w:rFonts w:ascii="Consolas" w:hAnsi="Consolas" w:cs="Consolas"/>
          <w:color w:val="000000"/>
          <w:sz w:val="19"/>
          <w:szCs w:val="19"/>
        </w:rPr>
        <w:t>liệu</w:t>
      </w:r>
      <w:r>
        <w:rPr>
          <w:rFonts w:ascii="Consolas" w:hAnsi="Consolas" w:cs="Consolas"/>
          <w:color w:val="0000FF"/>
          <w:sz w:val="19"/>
          <w:szCs w:val="19"/>
        </w:rPr>
        <w:t>&lt;/</w:t>
      </w:r>
      <w:r>
        <w:rPr>
          <w:rFonts w:ascii="Consolas" w:hAnsi="Consolas" w:cs="Consolas"/>
          <w:color w:val="A31515"/>
          <w:sz w:val="19"/>
          <w:szCs w:val="19"/>
        </w:rPr>
        <w:t>DLieu</w:t>
      </w:r>
      <w:r>
        <w:rPr>
          <w:rFonts w:ascii="Consolas" w:hAnsi="Consolas" w:cs="Consolas"/>
          <w:color w:val="0000FF"/>
          <w:sz w:val="19"/>
          <w:szCs w:val="19"/>
        </w:rPr>
        <w:t>&gt;</w:t>
      </w:r>
    </w:p>
    <w:p w:rsidR="009D1437" w:rsidP="009D1437" w14:paraId="0F99196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TTin</w:t>
      </w:r>
      <w:r>
        <w:rPr>
          <w:rFonts w:ascii="Consolas" w:hAnsi="Consolas" w:cs="Consolas"/>
          <w:color w:val="0000FF"/>
          <w:sz w:val="19"/>
          <w:szCs w:val="19"/>
        </w:rPr>
        <w:t>&gt;</w:t>
      </w:r>
    </w:p>
    <w:p w:rsidR="009D1437" w:rsidP="009D1437" w14:paraId="7F704BD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TTKhac</w:t>
      </w:r>
      <w:r>
        <w:rPr>
          <w:rFonts w:ascii="Consolas" w:hAnsi="Consolas" w:cs="Consolas"/>
          <w:color w:val="0000FF"/>
          <w:sz w:val="19"/>
          <w:szCs w:val="19"/>
        </w:rPr>
        <w:t>&gt;</w:t>
      </w:r>
    </w:p>
    <w:p w:rsidR="009D1437" w:rsidP="009D1437" w14:paraId="1219BB7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HHDVu</w:t>
      </w:r>
      <w:r>
        <w:rPr>
          <w:rFonts w:ascii="Consolas" w:hAnsi="Consolas" w:cs="Consolas"/>
          <w:color w:val="0000FF"/>
          <w:sz w:val="19"/>
          <w:szCs w:val="19"/>
        </w:rPr>
        <w:t>&gt;</w:t>
      </w:r>
    </w:p>
    <w:p w:rsidR="009D1437" w:rsidP="009D1437" w14:paraId="0039879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DSHHDVu</w:t>
      </w:r>
      <w:r>
        <w:rPr>
          <w:rFonts w:ascii="Consolas" w:hAnsi="Consolas" w:cs="Consolas"/>
          <w:color w:val="0000FF"/>
          <w:sz w:val="19"/>
          <w:szCs w:val="19"/>
        </w:rPr>
        <w:t>&gt;</w:t>
      </w:r>
    </w:p>
    <w:p w:rsidR="009D1437" w:rsidP="009D1437" w14:paraId="3A13910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TToan</w:t>
      </w:r>
      <w:r>
        <w:rPr>
          <w:rFonts w:ascii="Consolas" w:hAnsi="Consolas" w:cs="Consolas"/>
          <w:color w:val="0000FF"/>
          <w:sz w:val="19"/>
          <w:szCs w:val="19"/>
        </w:rPr>
        <w:t>&gt;</w:t>
      </w:r>
    </w:p>
    <w:p w:rsidR="009D1437" w:rsidP="009D1437" w14:paraId="1BAEDBD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THTTLTSuat</w:t>
      </w:r>
      <w:r>
        <w:rPr>
          <w:rFonts w:ascii="Consolas" w:hAnsi="Consolas" w:cs="Consolas"/>
          <w:color w:val="0000FF"/>
          <w:sz w:val="19"/>
          <w:szCs w:val="19"/>
        </w:rPr>
        <w:t>&gt; &lt;!--</w:t>
      </w:r>
      <w:r>
        <w:rPr>
          <w:rFonts w:ascii="Consolas" w:hAnsi="Consolas" w:cs="Consolas"/>
          <w:color w:val="008000"/>
          <w:sz w:val="19"/>
          <w:szCs w:val="19"/>
        </w:rPr>
        <w:t>sử</w:t>
      </w:r>
      <w:r>
        <w:rPr>
          <w:rFonts w:ascii="Consolas" w:hAnsi="Consolas" w:cs="Consolas"/>
          <w:color w:val="008000"/>
          <w:sz w:val="19"/>
          <w:szCs w:val="19"/>
        </w:rPr>
        <w:t xml:space="preserve"> </w:t>
      </w:r>
      <w:r>
        <w:rPr>
          <w:rFonts w:ascii="Consolas" w:hAnsi="Consolas" w:cs="Consolas"/>
          <w:color w:val="008000"/>
          <w:sz w:val="19"/>
          <w:szCs w:val="19"/>
        </w:rPr>
        <w:t>dụng</w:t>
      </w:r>
      <w:r>
        <w:rPr>
          <w:rFonts w:ascii="Consolas" w:hAnsi="Consolas" w:cs="Consolas"/>
          <w:color w:val="008000"/>
          <w:sz w:val="19"/>
          <w:szCs w:val="19"/>
        </w:rPr>
        <w:t xml:space="preserve"> </w:t>
      </w:r>
      <w:r>
        <w:rPr>
          <w:rFonts w:ascii="Consolas" w:hAnsi="Consolas" w:cs="Consolas"/>
          <w:color w:val="008000"/>
          <w:sz w:val="19"/>
          <w:szCs w:val="19"/>
        </w:rPr>
        <w:t>hóa</w:t>
      </w:r>
      <w:r>
        <w:rPr>
          <w:rFonts w:ascii="Consolas" w:hAnsi="Consolas" w:cs="Consolas"/>
          <w:color w:val="008000"/>
          <w:sz w:val="19"/>
          <w:szCs w:val="19"/>
        </w:rPr>
        <w:t xml:space="preserve"> </w:t>
      </w:r>
      <w:r>
        <w:rPr>
          <w:rFonts w:ascii="Consolas" w:hAnsi="Consolas" w:cs="Consolas"/>
          <w:color w:val="008000"/>
          <w:sz w:val="19"/>
          <w:szCs w:val="19"/>
        </w:rPr>
        <w:t>đơn</w:t>
      </w:r>
      <w:r>
        <w:rPr>
          <w:rFonts w:ascii="Consolas" w:hAnsi="Consolas" w:cs="Consolas"/>
          <w:color w:val="008000"/>
          <w:sz w:val="19"/>
          <w:szCs w:val="19"/>
        </w:rPr>
        <w:t xml:space="preserve"> GTGT</w:t>
      </w:r>
      <w:r>
        <w:rPr>
          <w:rFonts w:ascii="Consolas" w:hAnsi="Consolas" w:cs="Consolas"/>
          <w:color w:val="0000FF"/>
          <w:sz w:val="19"/>
          <w:szCs w:val="19"/>
        </w:rPr>
        <w:t>--&gt;</w:t>
      </w:r>
    </w:p>
    <w:p w:rsidR="009D1437" w:rsidP="009D1437" w14:paraId="1E33738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LTSuat</w:t>
      </w:r>
      <w:r>
        <w:rPr>
          <w:rFonts w:ascii="Consolas" w:hAnsi="Consolas" w:cs="Consolas"/>
          <w:color w:val="0000FF"/>
          <w:sz w:val="19"/>
          <w:szCs w:val="19"/>
        </w:rPr>
        <w:t>&gt;</w:t>
      </w:r>
    </w:p>
    <w:p w:rsidR="009D1437" w:rsidP="009D1437" w14:paraId="36E31DD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TSuat</w:t>
      </w:r>
      <w:r>
        <w:rPr>
          <w:rFonts w:ascii="Consolas" w:hAnsi="Consolas" w:cs="Consolas"/>
          <w:color w:val="0000FF"/>
          <w:sz w:val="19"/>
          <w:szCs w:val="19"/>
        </w:rPr>
        <w:t>&gt;</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suất</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suất</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TSuat</w:t>
      </w:r>
      <w:r>
        <w:rPr>
          <w:rFonts w:ascii="Consolas" w:hAnsi="Consolas" w:cs="Consolas"/>
          <w:color w:val="0000FF"/>
          <w:sz w:val="19"/>
          <w:szCs w:val="19"/>
        </w:rPr>
        <w:t>&gt;</w:t>
      </w:r>
    </w:p>
    <w:p w:rsidR="009D1437" w:rsidP="009D1437" w14:paraId="41FD86B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ThTien</w:t>
      </w:r>
      <w:r>
        <w:rPr>
          <w:rFonts w:ascii="Consolas" w:hAnsi="Consolas" w:cs="Consolas"/>
          <w:color w:val="0000FF"/>
          <w:sz w:val="19"/>
          <w:szCs w:val="19"/>
        </w:rPr>
        <w:t>&gt;</w:t>
      </w:r>
      <w:r>
        <w:rPr>
          <w:rFonts w:ascii="Consolas" w:hAnsi="Consolas" w:cs="Consolas"/>
          <w:color w:val="000000"/>
          <w:sz w:val="19"/>
          <w:szCs w:val="19"/>
        </w:rPr>
        <w:t xml:space="preserve">Thành </w:t>
      </w:r>
      <w:r>
        <w:rPr>
          <w:rFonts w:ascii="Consolas" w:hAnsi="Consolas" w:cs="Consolas"/>
          <w:color w:val="000000"/>
          <w:sz w:val="19"/>
          <w:szCs w:val="19"/>
        </w:rPr>
        <w:t>tiền</w:t>
      </w:r>
      <w:r>
        <w:rPr>
          <w:rFonts w:ascii="Consolas" w:hAnsi="Consolas" w:cs="Consolas"/>
          <w:color w:val="000000"/>
          <w:sz w:val="19"/>
          <w:szCs w:val="19"/>
        </w:rPr>
        <w:t xml:space="preserve"> (Thành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chưa</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ThTien</w:t>
      </w:r>
      <w:r>
        <w:rPr>
          <w:rFonts w:ascii="Consolas" w:hAnsi="Consolas" w:cs="Consolas"/>
          <w:color w:val="0000FF"/>
          <w:sz w:val="19"/>
          <w:szCs w:val="19"/>
        </w:rPr>
        <w:t>&gt;</w:t>
      </w:r>
    </w:p>
    <w:p w:rsidR="009D1437" w:rsidP="009D1437" w14:paraId="36271099"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TThue</w:t>
      </w:r>
      <w:r>
        <w:rPr>
          <w:rFonts w:ascii="Consolas" w:hAnsi="Consolas" w:cs="Consolas"/>
          <w:color w:val="0000FF"/>
          <w:sz w:val="19"/>
          <w:szCs w:val="19"/>
        </w:rPr>
        <w:t>&gt;</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TThue</w:t>
      </w:r>
      <w:r>
        <w:rPr>
          <w:rFonts w:ascii="Consolas" w:hAnsi="Consolas" w:cs="Consolas"/>
          <w:color w:val="0000FF"/>
          <w:sz w:val="19"/>
          <w:szCs w:val="19"/>
        </w:rPr>
        <w:t>&gt;</w:t>
      </w:r>
    </w:p>
    <w:p w:rsidR="009D1437" w:rsidP="009D1437" w14:paraId="13B494C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LTSuat</w:t>
      </w:r>
      <w:r>
        <w:rPr>
          <w:rFonts w:ascii="Consolas" w:hAnsi="Consolas" w:cs="Consolas"/>
          <w:color w:val="0000FF"/>
          <w:sz w:val="19"/>
          <w:szCs w:val="19"/>
        </w:rPr>
        <w:t>&gt;</w:t>
      </w:r>
    </w:p>
    <w:p w:rsidR="009D1437" w:rsidP="009D1437" w14:paraId="11BD407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THTTLTSuat</w:t>
      </w:r>
      <w:r>
        <w:rPr>
          <w:rFonts w:ascii="Consolas" w:hAnsi="Consolas" w:cs="Consolas"/>
          <w:color w:val="0000FF"/>
          <w:sz w:val="19"/>
          <w:szCs w:val="19"/>
        </w:rPr>
        <w:t>&gt;</w:t>
      </w:r>
    </w:p>
    <w:p w:rsidR="009D1437" w:rsidP="009D1437" w14:paraId="245DB28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TgTCThue</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chưa</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cộng</w:t>
      </w:r>
      <w:r>
        <w:rPr>
          <w:rFonts w:ascii="Consolas" w:hAnsi="Consolas" w:cs="Consolas"/>
          <w:color w:val="000000"/>
          <w:sz w:val="19"/>
          <w:szCs w:val="19"/>
        </w:rPr>
        <w:t xml:space="preserve"> </w:t>
      </w:r>
      <w:r>
        <w:rPr>
          <w:rFonts w:ascii="Consolas" w:hAnsi="Consolas" w:cs="Consolas"/>
          <w:color w:val="000000"/>
          <w:sz w:val="19"/>
          <w:szCs w:val="19"/>
        </w:rPr>
        <w:t>thành</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chưa</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TgTCThue</w:t>
      </w:r>
      <w:r>
        <w:rPr>
          <w:rFonts w:ascii="Consolas" w:hAnsi="Consolas" w:cs="Consolas"/>
          <w:color w:val="0000FF"/>
          <w:sz w:val="19"/>
          <w:szCs w:val="19"/>
        </w:rPr>
        <w:t>&gt;</w:t>
      </w:r>
    </w:p>
    <w:p w:rsidR="009D1437" w:rsidP="009D1437" w14:paraId="3995999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TgTThue</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cộng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TgTThue</w:t>
      </w:r>
      <w:r>
        <w:rPr>
          <w:rFonts w:ascii="Consolas" w:hAnsi="Consolas" w:cs="Consolas"/>
          <w:color w:val="0000FF"/>
          <w:sz w:val="19"/>
          <w:szCs w:val="19"/>
        </w:rPr>
        <w:t>&gt;</w:t>
      </w:r>
    </w:p>
    <w:p w:rsidR="009D1437" w:rsidP="009D1437" w14:paraId="3B32EFF5"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TTCKTMai</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chiết</w:t>
      </w:r>
      <w:r>
        <w:rPr>
          <w:rFonts w:ascii="Consolas" w:hAnsi="Consolas" w:cs="Consolas"/>
          <w:color w:val="000000"/>
          <w:sz w:val="19"/>
          <w:szCs w:val="19"/>
        </w:rPr>
        <w:t xml:space="preserve"> </w:t>
      </w:r>
      <w:r>
        <w:rPr>
          <w:rFonts w:ascii="Consolas" w:hAnsi="Consolas" w:cs="Consolas"/>
          <w:color w:val="000000"/>
          <w:sz w:val="19"/>
          <w:szCs w:val="19"/>
        </w:rPr>
        <w:t>khấu</w:t>
      </w:r>
      <w:r>
        <w:rPr>
          <w:rFonts w:ascii="Consolas" w:hAnsi="Consolas" w:cs="Consolas"/>
          <w:color w:val="000000"/>
          <w:sz w:val="19"/>
          <w:szCs w:val="19"/>
        </w:rPr>
        <w:t xml:space="preserve"> </w:t>
      </w:r>
      <w:r>
        <w:rPr>
          <w:rFonts w:ascii="Consolas" w:hAnsi="Consolas" w:cs="Consolas"/>
          <w:color w:val="000000"/>
          <w:sz w:val="19"/>
          <w:szCs w:val="19"/>
        </w:rPr>
        <w:t>thương</w:t>
      </w:r>
      <w:r>
        <w:rPr>
          <w:rFonts w:ascii="Consolas" w:hAnsi="Consolas" w:cs="Consolas"/>
          <w:color w:val="000000"/>
          <w:sz w:val="19"/>
          <w:szCs w:val="19"/>
        </w:rPr>
        <w:t xml:space="preserve"> </w:t>
      </w:r>
      <w:r>
        <w:rPr>
          <w:rFonts w:ascii="Consolas" w:hAnsi="Consolas" w:cs="Consolas"/>
          <w:color w:val="000000"/>
          <w:sz w:val="19"/>
          <w:szCs w:val="19"/>
        </w:rPr>
        <w:t>mại</w:t>
      </w:r>
      <w:r>
        <w:rPr>
          <w:rFonts w:ascii="Consolas" w:hAnsi="Consolas" w:cs="Consolas"/>
          <w:color w:val="0000FF"/>
          <w:sz w:val="19"/>
          <w:szCs w:val="19"/>
        </w:rPr>
        <w:t>&lt;/</w:t>
      </w:r>
      <w:r>
        <w:rPr>
          <w:rFonts w:ascii="Consolas" w:hAnsi="Consolas" w:cs="Consolas"/>
          <w:color w:val="A31515"/>
          <w:sz w:val="19"/>
          <w:szCs w:val="19"/>
        </w:rPr>
        <w:t>TTCKTMai</w:t>
      </w:r>
      <w:r>
        <w:rPr>
          <w:rFonts w:ascii="Consolas" w:hAnsi="Consolas" w:cs="Consolas"/>
          <w:color w:val="0000FF"/>
          <w:sz w:val="19"/>
          <w:szCs w:val="19"/>
        </w:rPr>
        <w:t>&gt;</w:t>
      </w:r>
    </w:p>
    <w:p w:rsidR="009D1437" w:rsidP="009D1437" w14:paraId="2C2C4E44"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TgTTTBSo</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thanh</w:t>
      </w:r>
      <w:r>
        <w:rPr>
          <w:rFonts w:ascii="Consolas" w:hAnsi="Consolas" w:cs="Consolas"/>
          <w:color w:val="000000"/>
          <w:sz w:val="19"/>
          <w:szCs w:val="19"/>
        </w:rPr>
        <w:t xml:space="preserve"> </w:t>
      </w:r>
      <w:r>
        <w:rPr>
          <w:rFonts w:ascii="Consolas" w:hAnsi="Consolas" w:cs="Consolas"/>
          <w:color w:val="000000"/>
          <w:sz w:val="19"/>
          <w:szCs w:val="19"/>
        </w:rPr>
        <w:t>toán</w:t>
      </w:r>
      <w:r>
        <w:rPr>
          <w:rFonts w:ascii="Consolas" w:hAnsi="Consolas" w:cs="Consolas"/>
          <w:color w:val="000000"/>
          <w:sz w:val="19"/>
          <w:szCs w:val="19"/>
        </w:rPr>
        <w:t xml:space="preserve"> </w:t>
      </w:r>
      <w:r>
        <w:rPr>
          <w:rFonts w:ascii="Consolas" w:hAnsi="Consolas" w:cs="Consolas"/>
          <w:color w:val="000000"/>
          <w:sz w:val="19"/>
          <w:szCs w:val="19"/>
        </w:rPr>
        <w:t>bằng</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TgTTTBSo</w:t>
      </w:r>
      <w:r>
        <w:rPr>
          <w:rFonts w:ascii="Consolas" w:hAnsi="Consolas" w:cs="Consolas"/>
          <w:color w:val="0000FF"/>
          <w:sz w:val="19"/>
          <w:szCs w:val="19"/>
        </w:rPr>
        <w:t>&gt;</w:t>
      </w:r>
    </w:p>
    <w:p w:rsidR="009D1437" w:rsidP="009D1437" w14:paraId="3AC34C6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TgTTTBChu</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thanh</w:t>
      </w:r>
      <w:r>
        <w:rPr>
          <w:rFonts w:ascii="Consolas" w:hAnsi="Consolas" w:cs="Consolas"/>
          <w:color w:val="000000"/>
          <w:sz w:val="19"/>
          <w:szCs w:val="19"/>
        </w:rPr>
        <w:t xml:space="preserve"> </w:t>
      </w:r>
      <w:r>
        <w:rPr>
          <w:rFonts w:ascii="Consolas" w:hAnsi="Consolas" w:cs="Consolas"/>
          <w:color w:val="000000"/>
          <w:sz w:val="19"/>
          <w:szCs w:val="19"/>
        </w:rPr>
        <w:t>toán</w:t>
      </w:r>
      <w:r>
        <w:rPr>
          <w:rFonts w:ascii="Consolas" w:hAnsi="Consolas" w:cs="Consolas"/>
          <w:color w:val="000000"/>
          <w:sz w:val="19"/>
          <w:szCs w:val="19"/>
        </w:rPr>
        <w:t xml:space="preserve"> </w:t>
      </w:r>
      <w:r>
        <w:rPr>
          <w:rFonts w:ascii="Consolas" w:hAnsi="Consolas" w:cs="Consolas"/>
          <w:color w:val="000000"/>
          <w:sz w:val="19"/>
          <w:szCs w:val="19"/>
        </w:rPr>
        <w:t>bằng</w:t>
      </w:r>
      <w:r>
        <w:rPr>
          <w:rFonts w:ascii="Consolas" w:hAnsi="Consolas" w:cs="Consolas"/>
          <w:color w:val="000000"/>
          <w:sz w:val="19"/>
          <w:szCs w:val="19"/>
        </w:rPr>
        <w:t xml:space="preserve"> </w:t>
      </w:r>
      <w:r>
        <w:rPr>
          <w:rFonts w:ascii="Consolas" w:hAnsi="Consolas" w:cs="Consolas"/>
          <w:color w:val="000000"/>
          <w:sz w:val="19"/>
          <w:szCs w:val="19"/>
        </w:rPr>
        <w:t>chữ</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TgTTTBChu</w:t>
      </w:r>
      <w:r>
        <w:rPr>
          <w:rFonts w:ascii="Consolas" w:hAnsi="Consolas" w:cs="Consolas"/>
          <w:color w:val="0000FF"/>
          <w:sz w:val="19"/>
          <w:szCs w:val="19"/>
        </w:rPr>
        <w:t>&gt;</w:t>
      </w:r>
    </w:p>
    <w:p w:rsidR="009D1437" w:rsidP="009D1437" w14:paraId="715648F4"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TToan</w:t>
      </w:r>
      <w:r>
        <w:rPr>
          <w:rFonts w:ascii="Consolas" w:hAnsi="Consolas" w:cs="Consolas"/>
          <w:color w:val="0000FF"/>
          <w:sz w:val="19"/>
          <w:szCs w:val="19"/>
        </w:rPr>
        <w:t>&gt;</w:t>
      </w:r>
    </w:p>
    <w:p w:rsidR="009D1437" w:rsidP="009D1437" w14:paraId="1639B46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NDHDon</w:t>
      </w:r>
      <w:r>
        <w:rPr>
          <w:rFonts w:ascii="Consolas" w:hAnsi="Consolas" w:cs="Consolas"/>
          <w:color w:val="0000FF"/>
          <w:sz w:val="19"/>
          <w:szCs w:val="19"/>
        </w:rPr>
        <w:t>&gt;</w:t>
      </w:r>
    </w:p>
    <w:p w:rsidR="009D1437" w:rsidRPr="00BA16A5" w:rsidP="009D1437" w14:paraId="3ECB6FC5" w14:textId="77777777">
      <w:pPr>
        <w:rPr>
          <w:b/>
          <w:u w:val="single"/>
        </w:rPr>
      </w:pPr>
      <w:r>
        <w:rPr>
          <w:rFonts w:ascii="Consolas" w:hAnsi="Consolas" w:cs="Consolas"/>
          <w:color w:val="0000FF"/>
          <w:sz w:val="19"/>
          <w:szCs w:val="19"/>
        </w:rPr>
        <w:t>&lt;/</w:t>
      </w:r>
      <w:r>
        <w:rPr>
          <w:rFonts w:ascii="Consolas" w:hAnsi="Consolas" w:cs="Consolas"/>
          <w:color w:val="A31515"/>
          <w:sz w:val="19"/>
          <w:szCs w:val="19"/>
        </w:rPr>
        <w:t>DieuChinhHD</w:t>
      </w:r>
      <w:r>
        <w:rPr>
          <w:rFonts w:ascii="Consolas" w:hAnsi="Consolas" w:cs="Consolas"/>
          <w:color w:val="0000FF"/>
          <w:sz w:val="19"/>
          <w:szCs w:val="19"/>
        </w:rPr>
        <w:t>&gt;</w:t>
      </w:r>
    </w:p>
    <w:p w:rsidR="009D1437" w:rsidRPr="007C7E60" w:rsidP="00C35F19" w14:paraId="1D8BBEEC" w14:textId="77777777">
      <w:pPr>
        <w:pStyle w:val="Heading3"/>
      </w:pPr>
      <w:bookmarkStart w:id="578" w:name="_Toc106724533"/>
      <w:r w:rsidRPr="007C7E60">
        <w:t xml:space="preserve">Thay </w:t>
      </w:r>
      <w:r w:rsidRPr="007C7E60">
        <w:t>thế</w:t>
      </w:r>
      <w:r w:rsidRPr="007C7E60">
        <w:t xml:space="preserve"> </w:t>
      </w:r>
      <w:r w:rsidRPr="007C7E60">
        <w:t>hóa</w:t>
      </w:r>
      <w:r w:rsidRPr="007C7E60">
        <w:t xml:space="preserve"> </w:t>
      </w:r>
      <w:r w:rsidRPr="007C7E60">
        <w:t>đơn</w:t>
      </w:r>
      <w:r>
        <w:t xml:space="preserve"> </w:t>
      </w:r>
      <w:r>
        <w:t>theo</w:t>
      </w:r>
      <w:r>
        <w:t xml:space="preserve"> </w:t>
      </w:r>
      <w:r>
        <w:t>số</w:t>
      </w:r>
      <w:r>
        <w:t xml:space="preserve"> </w:t>
      </w:r>
      <w:r>
        <w:t>hóa</w:t>
      </w:r>
      <w:r>
        <w:t xml:space="preserve"> </w:t>
      </w:r>
      <w:r>
        <w:t>đơn</w:t>
      </w:r>
      <w:r>
        <w:t xml:space="preserve"> </w:t>
      </w:r>
      <w:r>
        <w:t>truyền</w:t>
      </w:r>
      <w:r>
        <w:t xml:space="preserve"> </w:t>
      </w:r>
      <w:r>
        <w:t>vào</w:t>
      </w:r>
      <w:bookmarkEnd w:id="578"/>
    </w:p>
    <w:p w:rsidR="009D1437" w:rsidP="009D1437" w14:paraId="15281BDC" w14:textId="77777777">
      <w:r>
        <w:t>URL</w:t>
      </w:r>
    </w:p>
    <w:p w:rsidR="009D1437" w:rsidRPr="004A4DD9" w:rsidP="009D1437" w14:paraId="3EC17C45" w14:textId="77777777">
      <w:pPr>
        <w:ind w:firstLine="720"/>
        <w:jc w:val="both"/>
      </w:pPr>
      <w:r>
        <w:rPr>
          <w:rFonts w:eastAsia="Calibri"/>
        </w:rPr>
        <w:t>s</w:t>
      </w:r>
      <w:r w:rsidRPr="009372AD">
        <w:rPr>
          <w:rFonts w:eastAsia="Calibri"/>
        </w:rPr>
        <w:t xml:space="preserve">tring </w:t>
      </w:r>
      <w:r w:rsidRPr="00851D12">
        <w:rPr>
          <w:b/>
          <w:color w:val="000000"/>
        </w:rPr>
        <w:t>ReplaceActionAssignedNo</w:t>
      </w:r>
      <w:r w:rsidRPr="00D16E25">
        <w:rPr>
          <w:rFonts w:eastAsia="Calibri"/>
        </w:rPr>
        <w:t>(</w:t>
      </w:r>
      <w:r w:rsidRPr="00D16E25">
        <w:t xml:space="preserve">string Account, string </w:t>
      </w:r>
      <w:r w:rsidRPr="00D16E25">
        <w:t>ACpass</w:t>
      </w:r>
      <w:r w:rsidRPr="00D16E25">
        <w:t xml:space="preserve">, string </w:t>
      </w:r>
      <w:r w:rsidRPr="00D16E25">
        <w:t>xmlInvData</w:t>
      </w:r>
      <w:r w:rsidRPr="00D16E25">
        <w:t xml:space="preserve">, string username, string pass, string </w:t>
      </w:r>
      <w:r w:rsidRPr="00D16E25">
        <w:t>fkey</w:t>
      </w:r>
      <w:r w:rsidRPr="00D16E25">
        <w:t xml:space="preserve">, string </w:t>
      </w:r>
      <w:r w:rsidRPr="00D16E25">
        <w:t>Attachfile</w:t>
      </w:r>
      <w:r w:rsidRPr="00D16E25">
        <w:t>, int? convert, string pattern = null, string serial = null</w:t>
      </w:r>
      <w:r w:rsidRPr="00D16E25">
        <w:rPr>
          <w:rFonts w:eastAsia="Calibri"/>
        </w:rPr>
        <w:t>)</w:t>
      </w:r>
      <w:r w:rsidRPr="009372AD">
        <w:rPr>
          <w:rFonts w:eastAsia="Calibri"/>
        </w:rPr>
        <w:t>.</w:t>
      </w:r>
    </w:p>
    <w:p w:rsidR="009D1437" w:rsidRPr="00593BE8" w:rsidP="009D1437" w14:paraId="1FC9497F" w14:textId="77777777">
      <w:pPr>
        <w:pStyle w:val="N"/>
      </w:pPr>
      <w:r w:rsidRPr="00593BE8">
        <w:t>DESCRIPTION</w:t>
      </w:r>
    </w:p>
    <w:p w:rsidR="009D1437" w:rsidP="009D1437" w14:paraId="08154C3B" w14:textId="77777777">
      <w:pPr>
        <w:pStyle w:val="N"/>
      </w:pPr>
      <w:r>
        <w:tab/>
        <w:t>Đây là web service thực hiện thay thế hóa đơn cho phép truyền số hóa đơn</w:t>
      </w:r>
    </w:p>
    <w:p w:rsidR="009D1437" w:rsidRPr="00007702" w:rsidP="009D1437" w14:paraId="341A24AA" w14:textId="77777777">
      <w:pPr>
        <w:pStyle w:val="N"/>
      </w:pPr>
      <w:r w:rsidRPr="00663B3E">
        <w:t>HTTP METHOD</w:t>
      </w:r>
    </w:p>
    <w:p w:rsidR="009D1437" w:rsidRPr="00007702" w:rsidP="009D1437" w14:paraId="69FD4E32" w14:textId="77777777">
      <w:pPr>
        <w:pStyle w:val="N"/>
        <w:rPr>
          <w:b/>
        </w:rPr>
      </w:pPr>
      <w:r>
        <w:tab/>
      </w:r>
      <w:r w:rsidRPr="00610AFD">
        <w:t>POST</w:t>
      </w:r>
    </w:p>
    <w:p w:rsidR="009D1437" w:rsidRPr="00610AFD" w:rsidP="009D1437" w14:paraId="35ADB619" w14:textId="77777777">
      <w:pPr>
        <w:pStyle w:val="N"/>
      </w:pPr>
      <w:r w:rsidRPr="00610AFD">
        <w:t>REQUEST BODY</w:t>
      </w:r>
    </w:p>
    <w:p w:rsidR="009D1437" w:rsidRPr="004720D2" w:rsidP="009D1437" w14:paraId="642FA011" w14:textId="7777777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w:t>
      </w:r>
      <w:r w:rsidRPr="009372AD">
        <w:rPr>
          <w:rFonts w:eastAsia="Calibri"/>
        </w:rPr>
        <w:t>khoản</w:t>
      </w:r>
      <w:r w:rsidRPr="009372AD">
        <w:rPr>
          <w:rFonts w:eastAsia="Calibri"/>
        </w:rPr>
        <w:t xml:space="preserve"> </w:t>
      </w:r>
      <w:r w:rsidRPr="009372AD">
        <w:rPr>
          <w:rFonts w:eastAsia="Calibri"/>
        </w:rPr>
        <w:t>được</w:t>
      </w:r>
      <w:r w:rsidRPr="009372AD">
        <w:rPr>
          <w:rFonts w:eastAsia="Calibri"/>
        </w:rPr>
        <w:t xml:space="preserve"> </w:t>
      </w:r>
      <w:r w:rsidRPr="009372AD">
        <w:rPr>
          <w:rFonts w:eastAsia="Calibri"/>
        </w:rPr>
        <w:t>cấp</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cho</w:t>
      </w:r>
      <w:r w:rsidRPr="009372AD">
        <w:rPr>
          <w:rFonts w:eastAsia="Calibri"/>
        </w:rPr>
        <w:t xml:space="preserve"> </w:t>
      </w:r>
      <w:r w:rsidRPr="009372AD">
        <w:rPr>
          <w:rFonts w:eastAsia="Calibri"/>
        </w:rPr>
        <w:t>khách</w:t>
      </w:r>
      <w:r w:rsidRPr="009372AD">
        <w:rPr>
          <w:rFonts w:eastAsia="Calibri"/>
        </w:rPr>
        <w:t xml:space="preserve"> </w:t>
      </w:r>
      <w:r w:rsidRPr="009372AD">
        <w:rPr>
          <w:rFonts w:eastAsia="Calibri"/>
        </w:rPr>
        <w:t>hàng</w:t>
      </w:r>
      <w:r w:rsidRPr="009372AD">
        <w:rPr>
          <w:rFonts w:eastAsia="Calibri"/>
        </w:rPr>
        <w:t xml:space="preserve"> </w:t>
      </w:r>
      <w:r w:rsidRPr="009372AD">
        <w:rPr>
          <w:rFonts w:eastAsia="Calibri"/>
        </w:rPr>
        <w:t>để</w:t>
      </w:r>
      <w:r w:rsidRPr="009372AD">
        <w:rPr>
          <w:rFonts w:eastAsia="Calibri"/>
        </w:rPr>
        <w:t xml:space="preserve"> </w:t>
      </w:r>
      <w:r w:rsidRPr="009372AD">
        <w:rPr>
          <w:rFonts w:eastAsia="Calibri"/>
        </w:rPr>
        <w:t>gọi</w:t>
      </w:r>
      <w:r w:rsidRPr="009372AD">
        <w:rPr>
          <w:rFonts w:eastAsia="Calibri"/>
        </w:rPr>
        <w:t xml:space="preserve"> </w:t>
      </w:r>
      <w:r>
        <w:rPr>
          <w:rFonts w:eastAsia="Calibri"/>
        </w:rPr>
        <w:t>đến</w:t>
      </w:r>
      <w:r>
        <w:rPr>
          <w:rFonts w:eastAsia="Calibri"/>
        </w:rPr>
        <w:t xml:space="preserve"> webservice (</w:t>
      </w:r>
      <w:r>
        <w:rPr>
          <w:rFonts w:eastAsia="Calibri"/>
        </w:rPr>
        <w:t>tài</w:t>
      </w:r>
      <w:r>
        <w:rPr>
          <w:rFonts w:eastAsia="Calibri"/>
        </w:rPr>
        <w:t xml:space="preserve"> </w:t>
      </w:r>
      <w:r>
        <w:rPr>
          <w:rFonts w:eastAsia="Calibri"/>
        </w:rPr>
        <w:t>khoản</w:t>
      </w:r>
      <w:r>
        <w:rPr>
          <w:rFonts w:eastAsia="Calibri"/>
        </w:rPr>
        <w:t xml:space="preserve"> </w:t>
      </w:r>
      <w:r>
        <w:rPr>
          <w:rFonts w:eastAsia="Calibri"/>
        </w:rPr>
        <w:t>có</w:t>
      </w:r>
      <w:r>
        <w:rPr>
          <w:rFonts w:eastAsia="Calibri"/>
        </w:rPr>
        <w:t xml:space="preserve"> </w:t>
      </w:r>
      <w:r>
        <w:rPr>
          <w:rFonts w:eastAsia="Calibri"/>
        </w:rPr>
        <w:t>quyền</w:t>
      </w:r>
      <w:r>
        <w:rPr>
          <w:rFonts w:eastAsia="Calibri"/>
        </w:rPr>
        <w:t xml:space="preserve"> </w:t>
      </w:r>
      <w:r>
        <w:rPr>
          <w:rFonts w:eastAsia="Calibri"/>
        </w:rPr>
        <w:t>ServiceRole</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r>
        <w:rPr>
          <w:rFonts w:eastAsia="Calibri"/>
        </w:rPr>
        <w:t>)</w:t>
      </w:r>
      <w:r w:rsidRPr="009372AD">
        <w:rPr>
          <w:rFonts w:eastAsia="Calibri"/>
        </w:rPr>
        <w:t>.</w:t>
      </w:r>
    </w:p>
    <w:p w:rsidR="009D1437" w:rsidRPr="004720D2" w:rsidP="009D1437" w14:paraId="121C94DB" w14:textId="77777777">
      <w:pPr>
        <w:pStyle w:val="ListParagraph"/>
        <w:numPr>
          <w:ilvl w:val="0"/>
          <w:numId w:val="2"/>
        </w:numPr>
        <w:spacing w:after="0" w:line="360" w:lineRule="auto"/>
        <w:ind w:left="1080"/>
        <w:jc w:val="both"/>
        <w:rPr>
          <w:rFonts w:eastAsia="Calibri"/>
          <w:b/>
          <w:u w:val="single"/>
        </w:rPr>
      </w:pPr>
      <w:r>
        <w:rPr>
          <w:rFonts w:eastAsia="Calibri"/>
          <w:b/>
        </w:rPr>
        <w:t>Account/</w:t>
      </w:r>
      <w:r>
        <w:rPr>
          <w:rFonts w:eastAsia="Calibri"/>
          <w:b/>
        </w:rPr>
        <w:t>ACPass</w:t>
      </w:r>
      <w:r w:rsidRPr="004720D2">
        <w:rPr>
          <w:rFonts w:eastAsia="Calibri"/>
          <w:b/>
        </w:rPr>
        <w:t xml:space="preserve">:  </w:t>
      </w:r>
      <w:r w:rsidRPr="004720D2">
        <w:rPr>
          <w:rFonts w:eastAsia="Calibri"/>
        </w:rPr>
        <w:t xml:space="preserve">Tài </w:t>
      </w:r>
      <w:r w:rsidRPr="004720D2">
        <w:rPr>
          <w:rFonts w:eastAsia="Calibri"/>
        </w:rPr>
        <w:t>khoản</w:t>
      </w:r>
      <w:r w:rsidRPr="004720D2">
        <w:rPr>
          <w:rFonts w:eastAsia="Calibri"/>
        </w:rPr>
        <w:t xml:space="preserve"> </w:t>
      </w:r>
      <w:r w:rsidRPr="004720D2">
        <w:rPr>
          <w:rFonts w:eastAsia="Calibri"/>
        </w:rPr>
        <w:t>được</w:t>
      </w:r>
      <w:r w:rsidRPr="004720D2">
        <w:rPr>
          <w:rFonts w:eastAsia="Calibri"/>
        </w:rPr>
        <w:t xml:space="preserve"> </w:t>
      </w:r>
      <w:r w:rsidRPr="004720D2">
        <w:rPr>
          <w:rFonts w:eastAsia="Calibri"/>
        </w:rPr>
        <w:t>cấp</w:t>
      </w:r>
      <w:r w:rsidRPr="004720D2">
        <w:rPr>
          <w:rFonts w:eastAsia="Calibri"/>
        </w:rPr>
        <w:t xml:space="preserve"> </w:t>
      </w:r>
      <w:r w:rsidRPr="004720D2">
        <w:rPr>
          <w:rFonts w:eastAsia="Calibri"/>
        </w:rPr>
        <w:t>phát</w:t>
      </w:r>
      <w:r w:rsidRPr="004720D2">
        <w:rPr>
          <w:rFonts w:eastAsia="Calibri"/>
        </w:rPr>
        <w:t xml:space="preserve"> </w:t>
      </w:r>
      <w:r w:rsidRPr="004720D2">
        <w:rPr>
          <w:rFonts w:eastAsia="Calibri"/>
        </w:rPr>
        <w:t>cho</w:t>
      </w:r>
      <w:r w:rsidRPr="004720D2">
        <w:rPr>
          <w:rFonts w:eastAsia="Calibri"/>
        </w:rPr>
        <w:t xml:space="preserve"> </w:t>
      </w:r>
      <w:r w:rsidRPr="004720D2">
        <w:rPr>
          <w:rFonts w:eastAsia="Calibri"/>
        </w:rPr>
        <w:t>nhân</w:t>
      </w:r>
      <w:r w:rsidRPr="004720D2">
        <w:rPr>
          <w:rFonts w:eastAsia="Calibri"/>
        </w:rPr>
        <w:t xml:space="preserve"> </w:t>
      </w:r>
      <w:r w:rsidRPr="004720D2">
        <w:rPr>
          <w:rFonts w:eastAsia="Calibri"/>
        </w:rPr>
        <w:t>viên</w:t>
      </w:r>
      <w:r w:rsidRPr="004720D2">
        <w:rPr>
          <w:rFonts w:eastAsia="Calibri"/>
        </w:rPr>
        <w:t xml:space="preserve"> </w:t>
      </w:r>
      <w:r w:rsidRPr="004720D2">
        <w:rPr>
          <w:rFonts w:eastAsia="Calibri"/>
        </w:rPr>
        <w:t>gọi</w:t>
      </w:r>
      <w:r w:rsidRPr="004720D2">
        <w:rPr>
          <w:rFonts w:eastAsia="Calibri"/>
        </w:rPr>
        <w:t xml:space="preserve"> </w:t>
      </w:r>
      <w:r w:rsidRPr="004720D2">
        <w:rPr>
          <w:rFonts w:eastAsia="Calibri"/>
        </w:rPr>
        <w:t>lệnh</w:t>
      </w:r>
      <w:r w:rsidRPr="004720D2">
        <w:rPr>
          <w:rFonts w:eastAsia="Calibri"/>
        </w:rPr>
        <w:t xml:space="preserve"> </w:t>
      </w:r>
      <w:r w:rsidRPr="004720D2">
        <w:rPr>
          <w:rFonts w:eastAsia="Calibri"/>
        </w:rPr>
        <w:t>phát</w:t>
      </w:r>
      <w:r w:rsidRPr="004720D2">
        <w:rPr>
          <w:rFonts w:eastAsia="Calibri"/>
        </w:rPr>
        <w:t xml:space="preserve"> </w:t>
      </w:r>
      <w:r w:rsidRPr="004720D2">
        <w:rPr>
          <w:rFonts w:eastAsia="Calibri"/>
        </w:rPr>
        <w:t>hành</w:t>
      </w:r>
      <w:r w:rsidRPr="004720D2">
        <w:rPr>
          <w:rFonts w:eastAsia="Calibri"/>
        </w:rPr>
        <w:t xml:space="preserve"> </w:t>
      </w:r>
      <w:r w:rsidRPr="004720D2">
        <w:rPr>
          <w:rFonts w:eastAsia="Calibri"/>
        </w:rPr>
        <w:t>hóa</w:t>
      </w:r>
      <w:r w:rsidRPr="004720D2">
        <w:rPr>
          <w:rFonts w:eastAsia="Calibri"/>
        </w:rPr>
        <w:t xml:space="preserve"> </w:t>
      </w:r>
      <w:r w:rsidRPr="004720D2">
        <w:rPr>
          <w:rFonts w:eastAsia="Calibri"/>
        </w:rPr>
        <w:t>đơn</w:t>
      </w:r>
    </w:p>
    <w:p w:rsidR="009D1437" w:rsidRPr="009372AD" w:rsidP="009D1437" w14:paraId="6D873F84" w14:textId="77777777">
      <w:pPr>
        <w:pStyle w:val="ListParagraph"/>
        <w:numPr>
          <w:ilvl w:val="0"/>
          <w:numId w:val="2"/>
        </w:numPr>
        <w:spacing w:after="0" w:line="360" w:lineRule="auto"/>
        <w:ind w:left="1080"/>
        <w:jc w:val="both"/>
        <w:rPr>
          <w:rFonts w:eastAsia="Calibri"/>
          <w:b/>
          <w:u w:val="single"/>
        </w:rPr>
      </w:pPr>
      <w:r w:rsidRPr="009372AD">
        <w:rPr>
          <w:rFonts w:eastAsia="Calibri"/>
          <w:b/>
        </w:rPr>
        <w:t>xmlInvData</w:t>
      </w:r>
      <w:r w:rsidRPr="009372AD">
        <w:rPr>
          <w:rFonts w:eastAsia="Calibri"/>
        </w:rPr>
        <w:t xml:space="preserve">: String XML </w:t>
      </w:r>
      <w:r w:rsidRPr="009372AD">
        <w:rPr>
          <w:rFonts w:eastAsia="Calibri"/>
        </w:rPr>
        <w:t>dữ</w:t>
      </w:r>
      <w:r w:rsidRPr="009372AD">
        <w:rPr>
          <w:rFonts w:eastAsia="Calibri"/>
        </w:rPr>
        <w:t xml:space="preserve"> </w:t>
      </w:r>
      <w:r w:rsidRPr="009372AD">
        <w:rPr>
          <w:rFonts w:eastAsia="Calibri"/>
        </w:rPr>
        <w:t>liệu</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sidRPr="009372AD">
        <w:rPr>
          <w:rFonts w:eastAsia="Calibri"/>
        </w:rPr>
        <w:t>cũ</w:t>
      </w:r>
      <w:r w:rsidRPr="009372AD">
        <w:rPr>
          <w:rFonts w:eastAsia="Calibri"/>
        </w:rPr>
        <w:t xml:space="preserve"> </w:t>
      </w:r>
      <w:r w:rsidRPr="009372AD">
        <w:rPr>
          <w:rFonts w:eastAsia="Calibri"/>
        </w:rPr>
        <w:t>và</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Pr>
          <w:rFonts w:eastAsia="Calibri"/>
        </w:rPr>
        <w:t>thay</w:t>
      </w:r>
      <w:r>
        <w:rPr>
          <w:rFonts w:eastAsia="Calibri"/>
        </w:rPr>
        <w:t xml:space="preserve"> </w:t>
      </w:r>
      <w:r>
        <w:rPr>
          <w:rFonts w:eastAsia="Calibri"/>
        </w:rPr>
        <w:t>thế</w:t>
      </w:r>
    </w:p>
    <w:p w:rsidR="009D1437" w:rsidRPr="00CF2FC3" w:rsidP="009D1437" w14:paraId="789CA05D" w14:textId="77777777">
      <w:pPr>
        <w:pStyle w:val="ListParagraph"/>
        <w:numPr>
          <w:ilvl w:val="0"/>
          <w:numId w:val="2"/>
        </w:numPr>
        <w:spacing w:after="0" w:line="360" w:lineRule="auto"/>
        <w:ind w:left="1080"/>
        <w:jc w:val="both"/>
        <w:rPr>
          <w:rFonts w:eastAsia="Calibri"/>
          <w:b/>
        </w:rPr>
      </w:pPr>
      <w:r>
        <w:rPr>
          <w:rFonts w:eastAsia="Calibri"/>
          <w:b/>
        </w:rPr>
        <w:t>fkey</w:t>
      </w:r>
      <w:r>
        <w:rPr>
          <w:rFonts w:eastAsia="Calibri"/>
          <w:b/>
        </w:rPr>
        <w:t xml:space="preserve">: </w:t>
      </w:r>
      <w:r>
        <w:rPr>
          <w:rFonts w:eastAsia="Calibri"/>
        </w:rPr>
        <w:t>Chuỗi</w:t>
      </w:r>
      <w:r>
        <w:rPr>
          <w:rFonts w:eastAsia="Calibri"/>
        </w:rPr>
        <w:t xml:space="preserve"> </w:t>
      </w:r>
      <w:r>
        <w:rPr>
          <w:rFonts w:eastAsia="Calibri"/>
        </w:rPr>
        <w:t>xác</w:t>
      </w:r>
      <w:r>
        <w:rPr>
          <w:rFonts w:eastAsia="Calibri"/>
        </w:rPr>
        <w:t xml:space="preserve"> </w:t>
      </w:r>
      <w:r>
        <w:rPr>
          <w:rFonts w:eastAsia="Calibri"/>
        </w:rPr>
        <w:t>định</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cần</w:t>
      </w:r>
      <w:r>
        <w:rPr>
          <w:rFonts w:eastAsia="Calibri"/>
        </w:rPr>
        <w:t xml:space="preserve"> </w:t>
      </w:r>
      <w:r>
        <w:rPr>
          <w:rFonts w:eastAsia="Calibri"/>
        </w:rPr>
        <w:t>thay</w:t>
      </w:r>
      <w:r>
        <w:rPr>
          <w:rFonts w:eastAsia="Calibri"/>
        </w:rPr>
        <w:t xml:space="preserve"> </w:t>
      </w:r>
      <w:r>
        <w:rPr>
          <w:rFonts w:eastAsia="Calibri"/>
        </w:rPr>
        <w:t>thế</w:t>
      </w:r>
    </w:p>
    <w:p w:rsidR="009D1437" w:rsidRPr="00E009AD" w:rsidP="009D1437" w14:paraId="2BC101E7" w14:textId="77777777">
      <w:pPr>
        <w:pStyle w:val="ListParagraph"/>
        <w:numPr>
          <w:ilvl w:val="0"/>
          <w:numId w:val="2"/>
        </w:numPr>
        <w:spacing w:after="0" w:line="360" w:lineRule="auto"/>
        <w:ind w:left="1080"/>
        <w:jc w:val="both"/>
        <w:rPr>
          <w:rFonts w:eastAsia="Calibri"/>
          <w:b/>
        </w:rPr>
      </w:pPr>
      <w:r>
        <w:rPr>
          <w:rFonts w:eastAsia="Calibri"/>
          <w:b/>
        </w:rPr>
        <w:t>Convert</w:t>
      </w:r>
      <w:r>
        <w:rPr>
          <w:rFonts w:eastAsia="Calibri"/>
        </w:rPr>
        <w:t xml:space="preserve">: </w:t>
      </w:r>
      <w:r w:rsidRPr="009372AD">
        <w:rPr>
          <w:rFonts w:eastAsia="Calibri"/>
        </w:rPr>
        <w:t>Mặc</w:t>
      </w:r>
      <w:r w:rsidRPr="009372AD">
        <w:rPr>
          <w:rFonts w:eastAsia="Calibri"/>
        </w:rPr>
        <w:t xml:space="preserve"> </w:t>
      </w:r>
      <w:r w:rsidRPr="009372AD">
        <w:rPr>
          <w:rFonts w:eastAsia="Calibri"/>
        </w:rPr>
        <w:t>định</w:t>
      </w:r>
      <w:r w:rsidRPr="009372AD">
        <w:rPr>
          <w:rFonts w:eastAsia="Calibri"/>
        </w:rPr>
        <w:t xml:space="preserve"> </w:t>
      </w:r>
      <w:r w:rsidRPr="009372AD">
        <w:rPr>
          <w:rFonts w:eastAsia="Calibri"/>
        </w:rPr>
        <w:t>là</w:t>
      </w:r>
      <w:r w:rsidRPr="009372AD">
        <w:rPr>
          <w:rFonts w:eastAsia="Calibri"/>
        </w:rPr>
        <w:t xml:space="preserve"> 0, </w:t>
      </w:r>
      <w:r>
        <w:rPr>
          <w:rFonts w:eastAsia="Calibri"/>
        </w:rPr>
        <w:t>(</w:t>
      </w:r>
      <w:r w:rsidRPr="009372AD">
        <w:rPr>
          <w:rFonts w:eastAsia="Calibri"/>
        </w:rPr>
        <w:t xml:space="preserve">0 – </w:t>
      </w:r>
      <w:r w:rsidRPr="009372AD">
        <w:rPr>
          <w:rFonts w:eastAsia="Calibri"/>
        </w:rPr>
        <w:t>Không</w:t>
      </w:r>
      <w:r w:rsidRPr="009372AD">
        <w:rPr>
          <w:rFonts w:eastAsia="Calibri"/>
        </w:rPr>
        <w:t xml:space="preserve"> </w:t>
      </w:r>
      <w:r w:rsidRPr="009372AD">
        <w:rPr>
          <w:rFonts w:eastAsia="Calibri"/>
        </w:rPr>
        <w:t>cần</w:t>
      </w:r>
      <w:r w:rsidRPr="009372AD">
        <w:rPr>
          <w:rFonts w:eastAsia="Calibri"/>
        </w:rPr>
        <w:t xml:space="preserve"> convert </w:t>
      </w:r>
      <w:r w:rsidRPr="009372AD">
        <w:rPr>
          <w:rFonts w:eastAsia="Calibri"/>
        </w:rPr>
        <w:t>từ</w:t>
      </w:r>
      <w:r w:rsidRPr="009372AD">
        <w:rPr>
          <w:rFonts w:eastAsia="Calibri"/>
        </w:rPr>
        <w:t xml:space="preserve"> TCVN3 sang Unicode. 1- </w:t>
      </w:r>
      <w:r w:rsidRPr="009372AD">
        <w:rPr>
          <w:rFonts w:eastAsia="Calibri"/>
        </w:rPr>
        <w:t>Cần</w:t>
      </w:r>
      <w:r w:rsidRPr="009372AD">
        <w:rPr>
          <w:rFonts w:eastAsia="Calibri"/>
        </w:rPr>
        <w:t xml:space="preserve"> convert </w:t>
      </w:r>
      <w:r w:rsidRPr="009372AD">
        <w:rPr>
          <w:rFonts w:eastAsia="Calibri"/>
        </w:rPr>
        <w:t>từ</w:t>
      </w:r>
      <w:r w:rsidRPr="009372AD">
        <w:rPr>
          <w:rFonts w:eastAsia="Calibri"/>
        </w:rPr>
        <w:t xml:space="preserve"> TCVN3 sang Unicode</w:t>
      </w:r>
      <w:r>
        <w:rPr>
          <w:rFonts w:eastAsia="Calibri"/>
        </w:rPr>
        <w:t>)</w:t>
      </w:r>
    </w:p>
    <w:p w:rsidR="009D1437" w:rsidRPr="00E009AD" w:rsidP="009D1437" w14:paraId="2672C6F9" w14:textId="77777777">
      <w:pPr>
        <w:pStyle w:val="ListParagraph"/>
        <w:numPr>
          <w:ilvl w:val="0"/>
          <w:numId w:val="2"/>
        </w:numPr>
        <w:spacing w:after="0" w:line="360" w:lineRule="auto"/>
        <w:ind w:left="1080"/>
        <w:jc w:val="both"/>
        <w:rPr>
          <w:rFonts w:eastAsia="Calibri"/>
          <w:b/>
        </w:rPr>
      </w:pPr>
      <w:r w:rsidRPr="006479A0">
        <w:rPr>
          <w:b/>
        </w:rPr>
        <w:t>Pattern</w:t>
      </w:r>
      <w:r>
        <w:t xml:space="preserve">: </w:t>
      </w:r>
      <w:r>
        <w:t>Mẫu</w:t>
      </w:r>
      <w:r>
        <w:t xml:space="preserve"> </w:t>
      </w:r>
      <w:r>
        <w:t>số</w:t>
      </w:r>
    </w:p>
    <w:p w:rsidR="009D1437" w:rsidRPr="009372AD" w:rsidP="009D1437" w14:paraId="1C47FFF2" w14:textId="77777777">
      <w:pPr>
        <w:pStyle w:val="ListParagraph"/>
        <w:numPr>
          <w:ilvl w:val="0"/>
          <w:numId w:val="2"/>
        </w:numPr>
        <w:spacing w:after="0" w:line="360" w:lineRule="auto"/>
        <w:ind w:left="1080"/>
        <w:jc w:val="both"/>
        <w:rPr>
          <w:rFonts w:eastAsia="Calibri"/>
          <w:b/>
        </w:rPr>
      </w:pPr>
      <w:r w:rsidRPr="006479A0">
        <w:rPr>
          <w:b/>
        </w:rPr>
        <w:t>Serial</w:t>
      </w:r>
      <w:r>
        <w:t xml:space="preserve">: </w:t>
      </w:r>
      <w:r>
        <w:t>Ký</w:t>
      </w:r>
      <w:r>
        <w:t xml:space="preserve"> </w:t>
      </w:r>
      <w:r>
        <w:t>hiệu</w:t>
      </w:r>
    </w:p>
    <w:p w:rsidR="009D1437" w:rsidRPr="007A4FB0" w:rsidP="009D1437" w14:paraId="1132B751" w14:textId="77777777">
      <w:pPr>
        <w:ind w:left="360" w:firstLine="720"/>
      </w:pPr>
    </w:p>
    <w:p w:rsidR="009D1437" w:rsidP="009D1437" w14:paraId="61AF4E14" w14:textId="7777777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710"/>
        <w:gridCol w:w="5040"/>
        <w:gridCol w:w="2515"/>
      </w:tblGrid>
      <w:tr w14:paraId="70BF3577" w14:textId="77777777" w:rsidTr="00616EC4">
        <w:tblPrEx>
          <w:tblW w:w="0" w:type="auto"/>
          <w:tblInd w:w="85" w:type="dxa"/>
          <w:tblLayout w:type="fixed"/>
          <w:tblLook w:val="04A0"/>
        </w:tblPrEx>
        <w:tc>
          <w:tcPr>
            <w:tcW w:w="171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1D534330" w14:textId="77777777">
            <w:pPr>
              <w:pStyle w:val="ListParagraph"/>
              <w:jc w:val="center"/>
            </w:pPr>
            <w:r>
              <w:t>Kết</w:t>
            </w:r>
            <w:r>
              <w:t xml:space="preserve"> </w:t>
            </w:r>
            <w:r>
              <w:t>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1E454DD3" w14:textId="77777777">
            <w:pPr>
              <w:pStyle w:val="ListParagraph"/>
            </w:pPr>
            <w:r w:rsidRPr="00660ABB">
              <w:t>Mô</w:t>
            </w:r>
            <w:r w:rsidRPr="00660ABB">
              <w:t xml:space="preserve"> </w:t>
            </w:r>
            <w:r w:rsidRPr="00660ABB">
              <w:t>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63C752C5" w14:textId="77777777">
            <w:pPr>
              <w:pStyle w:val="ListParagraph"/>
            </w:pPr>
            <w:r>
              <w:t>Ghi</w:t>
            </w:r>
            <w:r>
              <w:t xml:space="preserve"> </w:t>
            </w:r>
            <w:r>
              <w:t>chú</w:t>
            </w:r>
          </w:p>
        </w:tc>
      </w:tr>
      <w:tr w14:paraId="507EB0C6" w14:textId="77777777" w:rsidTr="00616EC4">
        <w:tblPrEx>
          <w:tblW w:w="0" w:type="auto"/>
          <w:tblInd w:w="85" w:type="dxa"/>
          <w:tblLayout w:type="fixed"/>
          <w:tblLook w:val="04A0"/>
        </w:tblPrEx>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727317A1" w14:textId="77777777">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45E7000" w14:textId="77777777">
            <w:pPr>
              <w:pStyle w:val="ListParagraph"/>
              <w:ind w:left="0"/>
              <w:jc w:val="both"/>
            </w:pPr>
            <w:r w:rsidRPr="009372AD">
              <w:t xml:space="preserve">Tài </w:t>
            </w:r>
            <w:r w:rsidRPr="009372AD">
              <w:t>khoản</w:t>
            </w:r>
            <w:r w:rsidRPr="009372AD">
              <w:t xml:space="preserve"> </w:t>
            </w:r>
            <w:r w:rsidRPr="009372AD">
              <w:t>đăng</w:t>
            </w:r>
            <w:r w:rsidRPr="009372AD">
              <w:t xml:space="preserve"> </w:t>
            </w:r>
            <w:r w:rsidRPr="009372AD">
              <w:t>nhập</w:t>
            </w:r>
            <w:r w:rsidRPr="009372AD">
              <w:t xml:space="preserve"> </w:t>
            </w:r>
            <w:r w:rsidRPr="009372AD">
              <w:t>sai</w:t>
            </w:r>
            <w:r>
              <w:t xml:space="preserve"> </w:t>
            </w:r>
            <w:r>
              <w:t>hoặc</w:t>
            </w:r>
            <w:r>
              <w:t xml:space="preserve"> </w:t>
            </w:r>
            <w:r>
              <w:t>không</w:t>
            </w:r>
            <w:r>
              <w:t xml:space="preserve"> </w:t>
            </w:r>
            <w:r>
              <w:t>có</w:t>
            </w:r>
            <w:r>
              <w:t xml:space="preserve"> </w:t>
            </w:r>
            <w:r>
              <w:t>quyền</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75FB9B38" w14:textId="77777777">
            <w:pPr>
              <w:pStyle w:val="ListParagraph"/>
              <w:ind w:left="0"/>
              <w:jc w:val="both"/>
            </w:pPr>
          </w:p>
        </w:tc>
      </w:tr>
      <w:tr w14:paraId="3ADBB7BF" w14:textId="77777777" w:rsidTr="00616EC4">
        <w:tblPrEx>
          <w:tblW w:w="0" w:type="auto"/>
          <w:tblInd w:w="85" w:type="dxa"/>
          <w:tblLayout w:type="fixed"/>
          <w:tblLook w:val="04A0"/>
        </w:tblPrEx>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27507878" w14:textId="77777777">
            <w:pPr>
              <w:rPr>
                <w:rFonts w:eastAsia="Calibri"/>
              </w:rPr>
            </w:pPr>
            <w:r w:rsidRPr="009372AD">
              <w:rPr>
                <w:rFonts w:eastAsia="Calibri"/>
              </w:rPr>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552A5395" w14:textId="77777777">
            <w:pPr>
              <w:rPr>
                <w:rFonts w:eastAsia="Calibri"/>
              </w:rPr>
            </w:pPr>
            <w:r w:rsidRPr="009372AD">
              <w:rPr>
                <w:rFonts w:eastAsia="Calibri"/>
              </w:rPr>
              <w:t>Không</w:t>
            </w:r>
            <w:r w:rsidRPr="009372AD">
              <w:rPr>
                <w:rFonts w:eastAsia="Calibri"/>
              </w:rPr>
              <w:t xml:space="preserve"> </w:t>
            </w:r>
            <w:r w:rsidRPr="009372AD">
              <w:rPr>
                <w:rFonts w:eastAsia="Calibri"/>
              </w:rPr>
              <w:t>tồn</w:t>
            </w:r>
            <w:r w:rsidRPr="009372AD">
              <w:rPr>
                <w:rFonts w:eastAsia="Calibri"/>
              </w:rPr>
              <w:t xml:space="preserve"> </w:t>
            </w:r>
            <w:r w:rsidRPr="009372AD">
              <w:rPr>
                <w:rFonts w:eastAsia="Calibri"/>
              </w:rPr>
              <w:t>tại</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sidRPr="009372AD">
              <w:rPr>
                <w:rFonts w:eastAsia="Calibri"/>
              </w:rPr>
              <w:t>cần</w:t>
            </w:r>
            <w:r w:rsidRPr="009372AD">
              <w:rPr>
                <w:rFonts w:eastAsia="Calibri"/>
              </w:rPr>
              <w:t xml:space="preserve"> </w:t>
            </w:r>
            <w:r w:rsidRPr="009372AD">
              <w:rPr>
                <w:rFonts w:eastAsia="Calibri"/>
              </w:rPr>
              <w:t>thay</w:t>
            </w:r>
            <w:r w:rsidRPr="009372AD">
              <w:rPr>
                <w:rFonts w:eastAsia="Calibri"/>
              </w:rPr>
              <w:t xml:space="preserve"> </w:t>
            </w:r>
            <w:r w:rsidRPr="009372AD">
              <w:rPr>
                <w:rFonts w:eastAsia="Calibri"/>
              </w:rPr>
              <w:t>thế</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53D5599D" w14:textId="77777777">
            <w:pPr>
              <w:pStyle w:val="ListParagraph"/>
              <w:ind w:left="0"/>
              <w:jc w:val="both"/>
            </w:pPr>
          </w:p>
        </w:tc>
      </w:tr>
      <w:tr w14:paraId="6595F2CC" w14:textId="77777777" w:rsidTr="00616EC4">
        <w:tblPrEx>
          <w:tblW w:w="0" w:type="auto"/>
          <w:tblInd w:w="85" w:type="dxa"/>
          <w:tblLayout w:type="fixed"/>
          <w:tblLook w:val="04A0"/>
        </w:tblPrEx>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1A2500D1" w14:textId="77777777">
            <w:pPr>
              <w:rPr>
                <w:rFonts w:eastAsia="Calibri"/>
              </w:rPr>
            </w:pPr>
            <w:r w:rsidRPr="009372AD">
              <w:rPr>
                <w:rFonts w:eastAsia="Calibri"/>
              </w:rPr>
              <w:t>ERR:3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189D1105" w14:textId="77777777">
            <w:pPr>
              <w:rPr>
                <w:rFonts w:eastAsia="Calibri"/>
              </w:rPr>
            </w:pPr>
            <w:r w:rsidRPr="009372AD">
              <w:rPr>
                <w:rFonts w:eastAsia="Calibri"/>
              </w:rPr>
              <w:t>Dữ</w:t>
            </w:r>
            <w:r w:rsidRPr="009372AD">
              <w:rPr>
                <w:rFonts w:eastAsia="Calibri"/>
              </w:rPr>
              <w:t xml:space="preserve"> </w:t>
            </w:r>
            <w:r w:rsidRPr="009372AD">
              <w:rPr>
                <w:rFonts w:eastAsia="Calibri"/>
              </w:rPr>
              <w:t>liệu</w:t>
            </w:r>
            <w:r w:rsidRPr="009372AD">
              <w:rPr>
                <w:rFonts w:eastAsia="Calibri"/>
              </w:rPr>
              <w:t xml:space="preserve"> xml </w:t>
            </w:r>
            <w:r w:rsidRPr="009372AD">
              <w:rPr>
                <w:rFonts w:eastAsia="Calibri"/>
              </w:rPr>
              <w:t>đầu</w:t>
            </w:r>
            <w:r w:rsidRPr="009372AD">
              <w:rPr>
                <w:rFonts w:eastAsia="Calibri"/>
              </w:rPr>
              <w:t xml:space="preserve"> </w:t>
            </w:r>
            <w:r w:rsidRPr="009372AD">
              <w:rPr>
                <w:rFonts w:eastAsia="Calibri"/>
              </w:rPr>
              <w:t>vào</w:t>
            </w:r>
            <w:r w:rsidRPr="009372AD">
              <w:rPr>
                <w:rFonts w:eastAsia="Calibri"/>
              </w:rPr>
              <w:t xml:space="preserve"> </w:t>
            </w:r>
            <w:r w:rsidRPr="009372AD">
              <w:rPr>
                <w:rFonts w:eastAsia="Calibri"/>
              </w:rPr>
              <w:t>không</w:t>
            </w:r>
            <w:r w:rsidRPr="009372AD">
              <w:rPr>
                <w:rFonts w:eastAsia="Calibri"/>
              </w:rPr>
              <w:t xml:space="preserve"> </w:t>
            </w:r>
            <w:r w:rsidRPr="009372AD">
              <w:rPr>
                <w:rFonts w:eastAsia="Calibri"/>
              </w:rPr>
              <w:t>đúng</w:t>
            </w:r>
            <w:r w:rsidRPr="009372AD">
              <w:rPr>
                <w:rFonts w:eastAsia="Calibri"/>
              </w:rPr>
              <w:t xml:space="preserve"> </w:t>
            </w:r>
            <w:r w:rsidRPr="009372AD">
              <w:rPr>
                <w:rFonts w:eastAsia="Calibri"/>
              </w:rPr>
              <w:t>quy</w:t>
            </w:r>
            <w:r w:rsidRPr="009372AD">
              <w:rPr>
                <w:rFonts w:eastAsia="Calibri"/>
              </w:rPr>
              <w:t xml:space="preserve"> </w:t>
            </w:r>
            <w:r w:rsidRPr="009372AD">
              <w:rPr>
                <w:rFonts w:eastAsia="Calibri"/>
              </w:rPr>
              <w:t>định</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5CA29E0B" w14:textId="77777777">
            <w:pPr>
              <w:pStyle w:val="ListParagraph"/>
              <w:ind w:left="0"/>
              <w:jc w:val="both"/>
            </w:pPr>
          </w:p>
        </w:tc>
      </w:tr>
      <w:tr w14:paraId="0F9F9753" w14:textId="77777777" w:rsidTr="00616EC4">
        <w:tblPrEx>
          <w:tblW w:w="0" w:type="auto"/>
          <w:tblInd w:w="85" w:type="dxa"/>
          <w:tblLayout w:type="fixed"/>
          <w:tblLook w:val="04A0"/>
        </w:tblPrEx>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44905E0A" w14:textId="77777777">
            <w:pPr>
              <w:rPr>
                <w:rFonts w:eastAsia="Calibri"/>
              </w:rPr>
            </w:pPr>
            <w:r>
              <w:rPr>
                <w:rFonts w:eastAsia="Calibri"/>
              </w:rPr>
              <w:t>ERR:5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1748EFB" w14:textId="77777777">
            <w:pPr>
              <w:rPr>
                <w:rFonts w:eastAsia="Calibri"/>
              </w:rPr>
            </w:pPr>
            <w:r w:rsidRPr="009575F7">
              <w:rPr>
                <w:rFonts w:eastAsia="Calibri"/>
              </w:rPr>
              <w:t>Có</w:t>
            </w:r>
            <w:r w:rsidRPr="009575F7">
              <w:rPr>
                <w:rFonts w:eastAsia="Calibri"/>
              </w:rPr>
              <w:t xml:space="preserve"> </w:t>
            </w:r>
            <w:r w:rsidRPr="009575F7">
              <w:rPr>
                <w:rFonts w:eastAsia="Calibri"/>
              </w:rPr>
              <w:t>lỗi</w:t>
            </w:r>
            <w:r w:rsidRPr="009575F7">
              <w:rPr>
                <w:rFonts w:eastAsia="Calibri"/>
              </w:rPr>
              <w:t xml:space="preserve"> </w:t>
            </w:r>
            <w:r w:rsidRPr="009575F7">
              <w:rPr>
                <w:rFonts w:eastAsia="Calibri"/>
              </w:rPr>
              <w:t>trong</w:t>
            </w:r>
            <w:r w:rsidRPr="009575F7">
              <w:rPr>
                <w:rFonts w:eastAsia="Calibri"/>
              </w:rPr>
              <w:t xml:space="preserve"> </w:t>
            </w:r>
            <w:r w:rsidRPr="009575F7">
              <w:rPr>
                <w:rFonts w:eastAsia="Calibri"/>
              </w:rPr>
              <w:t>quá</w:t>
            </w:r>
            <w:r w:rsidRPr="009575F7">
              <w:rPr>
                <w:rFonts w:eastAsia="Calibri"/>
              </w:rPr>
              <w:t xml:space="preserve"> </w:t>
            </w:r>
            <w:r w:rsidRPr="009575F7">
              <w:rPr>
                <w:rFonts w:eastAsia="Calibri"/>
              </w:rPr>
              <w:t>trình</w:t>
            </w:r>
            <w:r w:rsidRPr="009575F7">
              <w:rPr>
                <w:rFonts w:eastAsia="Calibri"/>
              </w:rPr>
              <w:t xml:space="preserve"> </w:t>
            </w:r>
            <w:r w:rsidRPr="009575F7">
              <w:rPr>
                <w:rFonts w:eastAsia="Calibri"/>
              </w:rPr>
              <w:t>thay</w:t>
            </w:r>
            <w:r w:rsidRPr="009575F7">
              <w:rPr>
                <w:rFonts w:eastAsia="Calibri"/>
              </w:rPr>
              <w:t xml:space="preserve"> </w:t>
            </w:r>
            <w:r w:rsidRPr="009575F7">
              <w:rPr>
                <w:rFonts w:eastAsia="Calibri"/>
              </w:rPr>
              <w:t>thế</w:t>
            </w:r>
            <w:r w:rsidRPr="009575F7">
              <w:rPr>
                <w:rFonts w:eastAsia="Calibri"/>
              </w:rPr>
              <w:t xml:space="preserve"> </w:t>
            </w:r>
            <w:r w:rsidRPr="009575F7">
              <w:rPr>
                <w:rFonts w:eastAsia="Calibri"/>
              </w:rPr>
              <w:t>hóa</w:t>
            </w:r>
            <w:r w:rsidRPr="009575F7">
              <w:rPr>
                <w:rFonts w:eastAsia="Calibri"/>
              </w:rPr>
              <w:t xml:space="preserve"> </w:t>
            </w:r>
            <w:r w:rsidRPr="009575F7">
              <w:rPr>
                <w:rFonts w:eastAsia="Calibri"/>
              </w:rPr>
              <w:t>đơn</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1F9E1BDC" w14:textId="77777777">
            <w:pPr>
              <w:pStyle w:val="ListParagraph"/>
              <w:ind w:left="0"/>
              <w:jc w:val="both"/>
            </w:pPr>
          </w:p>
        </w:tc>
      </w:tr>
      <w:tr w14:paraId="1A0DE25A" w14:textId="77777777" w:rsidTr="00616EC4">
        <w:tblPrEx>
          <w:tblW w:w="0" w:type="auto"/>
          <w:tblInd w:w="85" w:type="dxa"/>
          <w:tblLayout w:type="fixed"/>
          <w:tblLook w:val="04A0"/>
        </w:tblPrEx>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787CFACE" w14:textId="77777777">
            <w:pPr>
              <w:rPr>
                <w:rFonts w:eastAsia="Calibri"/>
              </w:rPr>
            </w:pPr>
            <w:r w:rsidRPr="009372AD">
              <w:rPr>
                <w:rFonts w:eastAsia="Calibri"/>
              </w:rPr>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DAE9EC1" w14:textId="77777777">
            <w:pPr>
              <w:rPr>
                <w:rFonts w:eastAsia="Calibri"/>
              </w:rPr>
            </w:pPr>
            <w:r w:rsidRPr="009372AD">
              <w:rPr>
                <w:rFonts w:eastAsia="Calibri"/>
              </w:rPr>
              <w:t>Dải</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sidRPr="009372AD">
              <w:rPr>
                <w:rFonts w:eastAsia="Calibri"/>
              </w:rPr>
              <w:t>cũ</w:t>
            </w:r>
            <w:r w:rsidRPr="009372AD">
              <w:rPr>
                <w:rFonts w:eastAsia="Calibri"/>
              </w:rPr>
              <w:t xml:space="preserve"> </w:t>
            </w:r>
            <w:r w:rsidRPr="009372AD">
              <w:rPr>
                <w:rFonts w:eastAsia="Calibri"/>
              </w:rPr>
              <w:t>đã</w:t>
            </w:r>
            <w:r w:rsidRPr="009372AD">
              <w:rPr>
                <w:rFonts w:eastAsia="Calibri"/>
              </w:rPr>
              <w:t xml:space="preserve"> </w:t>
            </w:r>
            <w:r w:rsidRPr="009372AD">
              <w:rPr>
                <w:rFonts w:eastAsia="Calibri"/>
              </w:rPr>
              <w:t>hết</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5F0D3DEF" w14:textId="77777777">
            <w:pPr>
              <w:pStyle w:val="ListParagraph"/>
              <w:ind w:left="0"/>
              <w:jc w:val="both"/>
            </w:pPr>
          </w:p>
        </w:tc>
      </w:tr>
      <w:tr w14:paraId="432C66CF"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21B15915" w14:textId="77777777">
            <w:pPr>
              <w:autoSpaceDE w:val="0"/>
              <w:autoSpaceDN w:val="0"/>
              <w:adjustRightInd w:val="0"/>
              <w:rPr>
                <w:rFonts w:eastAsia="Calibri"/>
              </w:rPr>
            </w:pPr>
            <w:r w:rsidRPr="009372AD">
              <w:rPr>
                <w:rFonts w:eastAsia="Calibri"/>
              </w:rPr>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2BB351EC" w14:textId="77777777">
            <w:pPr>
              <w:pStyle w:val="ListParagraph"/>
              <w:spacing w:after="0" w:line="240" w:lineRule="auto"/>
              <w:ind w:left="0"/>
              <w:rPr>
                <w:rFonts w:eastAsia="Calibri"/>
              </w:rPr>
            </w:pPr>
            <w:r w:rsidRPr="009372AD">
              <w:rPr>
                <w:rFonts w:eastAsia="Calibri"/>
              </w:rPr>
              <w:t xml:space="preserve">User name </w:t>
            </w:r>
            <w:r w:rsidRPr="009372AD">
              <w:rPr>
                <w:rFonts w:eastAsia="Calibri"/>
              </w:rPr>
              <w:t>không</w:t>
            </w:r>
            <w:r w:rsidRPr="009372AD">
              <w:rPr>
                <w:rFonts w:eastAsia="Calibri"/>
              </w:rPr>
              <w:t xml:space="preserve"> </w:t>
            </w:r>
            <w:r w:rsidRPr="009372AD">
              <w:rPr>
                <w:rFonts w:eastAsia="Calibri"/>
              </w:rPr>
              <w:t>phù</w:t>
            </w:r>
            <w:r w:rsidRPr="009372AD">
              <w:rPr>
                <w:rFonts w:eastAsia="Calibri"/>
              </w:rPr>
              <w:t xml:space="preserve"> </w:t>
            </w:r>
            <w:r w:rsidRPr="009372AD">
              <w:rPr>
                <w:rFonts w:eastAsia="Calibri"/>
              </w:rPr>
              <w:t>hợp</w:t>
            </w:r>
            <w:r w:rsidRPr="009372AD">
              <w:rPr>
                <w:rFonts w:eastAsia="Calibri"/>
              </w:rPr>
              <w:t xml:space="preserve">, </w:t>
            </w:r>
            <w:r w:rsidRPr="009372AD">
              <w:rPr>
                <w:rFonts w:eastAsia="Calibri"/>
              </w:rPr>
              <w:t>không</w:t>
            </w:r>
            <w:r w:rsidRPr="009372AD">
              <w:rPr>
                <w:rFonts w:eastAsia="Calibri"/>
              </w:rPr>
              <w:t xml:space="preserve"> </w:t>
            </w:r>
            <w:r w:rsidRPr="009372AD">
              <w:rPr>
                <w:rFonts w:eastAsia="Calibri"/>
              </w:rPr>
              <w:t>tìm</w:t>
            </w:r>
            <w:r w:rsidRPr="009372AD">
              <w:rPr>
                <w:rFonts w:eastAsia="Calibri"/>
              </w:rPr>
              <w:t xml:space="preserve"> </w:t>
            </w:r>
            <w:r w:rsidRPr="009372AD">
              <w:rPr>
                <w:rFonts w:eastAsia="Calibri"/>
              </w:rPr>
              <w:t>thấy</w:t>
            </w:r>
            <w:r w:rsidRPr="009372AD">
              <w:rPr>
                <w:rFonts w:eastAsia="Calibri"/>
              </w:rPr>
              <w:t xml:space="preserve"> company </w:t>
            </w:r>
            <w:r w:rsidRPr="009372AD">
              <w:rPr>
                <w:rFonts w:eastAsia="Calibri"/>
              </w:rPr>
              <w:t>tương</w:t>
            </w:r>
            <w:r w:rsidRPr="009372AD">
              <w:rPr>
                <w:rFonts w:eastAsia="Calibri"/>
              </w:rPr>
              <w:t xml:space="preserve"> </w:t>
            </w:r>
            <w:r w:rsidRPr="009372AD">
              <w:rPr>
                <w:rFonts w:eastAsia="Calibri"/>
              </w:rPr>
              <w:t>ứng</w:t>
            </w:r>
            <w:r w:rsidRPr="009372AD">
              <w:rPr>
                <w:rFonts w:eastAsia="Calibri"/>
              </w:rPr>
              <w:t xml:space="preserve"> </w:t>
            </w:r>
            <w:r w:rsidRPr="009372AD">
              <w:rPr>
                <w:rFonts w:eastAsia="Calibri"/>
              </w:rPr>
              <w:t>cho</w:t>
            </w:r>
            <w:r w:rsidRPr="009372AD">
              <w:rPr>
                <w:rFonts w:eastAsia="Calibri"/>
              </w:rPr>
              <w:t xml:space="preserve"> user.</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195A95AA" w14:textId="77777777">
            <w:pPr>
              <w:jc w:val="both"/>
            </w:pPr>
          </w:p>
        </w:tc>
      </w:tr>
      <w:tr w14:paraId="4E8E42B6"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1970FB0D" w14:textId="77777777">
            <w:pPr>
              <w:autoSpaceDE w:val="0"/>
              <w:autoSpaceDN w:val="0"/>
              <w:adjustRightInd w:val="0"/>
              <w:rPr>
                <w:rFonts w:eastAsia="Calibri"/>
              </w:rPr>
            </w:pPr>
            <w:r w:rsidRPr="009372AD">
              <w:rPr>
                <w:rFonts w:eastAsia="Calibri"/>
              </w:rPr>
              <w:t>ERR:8</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1E5BF220" w14:textId="77777777">
            <w:pPr>
              <w:pStyle w:val="ListParagraph"/>
              <w:spacing w:after="0" w:line="240" w:lineRule="auto"/>
              <w:ind w:left="0"/>
              <w:rPr>
                <w:rFonts w:eastAsia="Calibri"/>
              </w:rPr>
            </w:pPr>
            <w:r w:rsidRPr="009372AD">
              <w:rPr>
                <w:rFonts w:eastAsia="Calibri"/>
              </w:rPr>
              <w:t xml:space="preserve">Hóa </w:t>
            </w:r>
            <w:r w:rsidRPr="009372AD">
              <w:rPr>
                <w:rFonts w:eastAsia="Calibri"/>
              </w:rPr>
              <w:t>đơn</w:t>
            </w:r>
            <w:r w:rsidRPr="009372AD">
              <w:rPr>
                <w:rFonts w:eastAsia="Calibri"/>
              </w:rPr>
              <w:t xml:space="preserve"> </w:t>
            </w:r>
            <w:r w:rsidRPr="009372AD">
              <w:rPr>
                <w:rFonts w:eastAsia="Calibri"/>
              </w:rPr>
              <w:t>đã</w:t>
            </w:r>
            <w:r w:rsidRPr="009372AD">
              <w:rPr>
                <w:rFonts w:eastAsia="Calibri"/>
              </w:rPr>
              <w:t xml:space="preserve"> </w:t>
            </w:r>
            <w:r w:rsidRPr="009372AD">
              <w:rPr>
                <w:rFonts w:eastAsia="Calibri"/>
              </w:rPr>
              <w:t>được</w:t>
            </w:r>
            <w:r w:rsidRPr="009372AD">
              <w:rPr>
                <w:rFonts w:eastAsia="Calibri"/>
              </w:rPr>
              <w:t xml:space="preserve"> </w:t>
            </w:r>
            <w:r w:rsidRPr="009372AD">
              <w:rPr>
                <w:rFonts w:eastAsia="Calibri"/>
              </w:rPr>
              <w:t>thay</w:t>
            </w:r>
            <w:r w:rsidRPr="009372AD">
              <w:rPr>
                <w:rFonts w:eastAsia="Calibri"/>
              </w:rPr>
              <w:t xml:space="preserve"> </w:t>
            </w:r>
            <w:r w:rsidRPr="009372AD">
              <w:rPr>
                <w:rFonts w:eastAsia="Calibri"/>
              </w:rPr>
              <w:t>thế</w:t>
            </w:r>
            <w:r w:rsidRPr="009372AD">
              <w:rPr>
                <w:rFonts w:eastAsia="Calibri"/>
              </w:rPr>
              <w:t xml:space="preserve"> </w:t>
            </w:r>
            <w:r w:rsidRPr="009372AD">
              <w:rPr>
                <w:rFonts w:eastAsia="Calibri"/>
              </w:rPr>
              <w:t>rồi</w:t>
            </w:r>
            <w:r w:rsidRPr="009372AD">
              <w:rPr>
                <w:rFonts w:eastAsia="Calibri"/>
              </w:rPr>
              <w:t xml:space="preserve">. </w:t>
            </w:r>
            <w:r w:rsidRPr="009372AD">
              <w:rPr>
                <w:rFonts w:eastAsia="Calibri"/>
              </w:rPr>
              <w:t>Không</w:t>
            </w:r>
            <w:r w:rsidRPr="009372AD">
              <w:rPr>
                <w:rFonts w:eastAsia="Calibri"/>
              </w:rPr>
              <w:t xml:space="preserve"> </w:t>
            </w:r>
            <w:r w:rsidRPr="009372AD">
              <w:rPr>
                <w:rFonts w:eastAsia="Calibri"/>
              </w:rPr>
              <w:t>thể</w:t>
            </w:r>
            <w:r w:rsidRPr="009372AD">
              <w:rPr>
                <w:rFonts w:eastAsia="Calibri"/>
              </w:rPr>
              <w:t xml:space="preserve"> </w:t>
            </w:r>
            <w:r w:rsidRPr="009372AD">
              <w:rPr>
                <w:rFonts w:eastAsia="Calibri"/>
              </w:rPr>
              <w:t>thay</w:t>
            </w:r>
            <w:r w:rsidRPr="009372AD">
              <w:rPr>
                <w:rFonts w:eastAsia="Calibri"/>
              </w:rPr>
              <w:t xml:space="preserve"> </w:t>
            </w:r>
            <w:r w:rsidRPr="009372AD">
              <w:rPr>
                <w:rFonts w:eastAsia="Calibri"/>
              </w:rPr>
              <w:t>thế</w:t>
            </w:r>
            <w:r w:rsidRPr="009372AD">
              <w:rPr>
                <w:rFonts w:eastAsia="Calibri"/>
              </w:rPr>
              <w:t xml:space="preserve"> </w:t>
            </w:r>
            <w:r w:rsidRPr="009372AD">
              <w:rPr>
                <w:rFonts w:eastAsia="Calibri"/>
              </w:rPr>
              <w:t>nữa</w:t>
            </w:r>
            <w:r w:rsidRPr="009372AD">
              <w:rPr>
                <w:rFonts w:eastAsia="Calibri"/>
              </w:rPr>
              <w:t>.</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48646547" w14:textId="77777777">
            <w:pPr>
              <w:jc w:val="both"/>
            </w:pPr>
          </w:p>
        </w:tc>
      </w:tr>
      <w:tr w14:paraId="206623FC"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2A22BDD" w14:textId="77777777">
            <w:pPr>
              <w:autoSpaceDE w:val="0"/>
              <w:autoSpaceDN w:val="0"/>
              <w:adjustRightInd w:val="0"/>
              <w:rPr>
                <w:rFonts w:eastAsia="Calibri"/>
              </w:rPr>
            </w:pPr>
            <w:r w:rsidRPr="009372AD">
              <w:rPr>
                <w:rFonts w:eastAsia="Calibri"/>
              </w:rPr>
              <w:t>ERR:9</w:t>
            </w:r>
          </w:p>
          <w:p w:rsidR="009D1437" w:rsidRPr="009372AD" w:rsidP="00616EC4" w14:paraId="62799EC4" w14:textId="77777777">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ECCAB1A" w14:textId="77777777">
            <w:pPr>
              <w:pStyle w:val="ListParagraph"/>
              <w:spacing w:after="0" w:line="240" w:lineRule="auto"/>
              <w:ind w:left="0"/>
              <w:rPr>
                <w:rFonts w:eastAsia="Calibri"/>
              </w:rPr>
            </w:pPr>
            <w:r>
              <w:rPr>
                <w:rFonts w:eastAsia="Calibri"/>
              </w:rPr>
              <w:t>Trạng</w:t>
            </w:r>
            <w:r>
              <w:rPr>
                <w:rFonts w:eastAsia="Calibri"/>
              </w:rPr>
              <w:t xml:space="preserve"> </w:t>
            </w:r>
            <w:r>
              <w:rPr>
                <w:rFonts w:eastAsia="Calibri"/>
              </w:rPr>
              <w:t>thái</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không</w:t>
            </w:r>
            <w:r>
              <w:rPr>
                <w:rFonts w:eastAsia="Calibri"/>
              </w:rPr>
              <w:t xml:space="preserve"> </w:t>
            </w:r>
            <w:r>
              <w:rPr>
                <w:rFonts w:eastAsia="Calibri"/>
              </w:rPr>
              <w:t>được</w:t>
            </w:r>
            <w:r>
              <w:rPr>
                <w:rFonts w:eastAsia="Calibri"/>
              </w:rPr>
              <w:t xml:space="preserve"> </w:t>
            </w:r>
            <w:r>
              <w:rPr>
                <w:rFonts w:eastAsia="Calibri"/>
              </w:rPr>
              <w:t>thay</w:t>
            </w:r>
            <w:r>
              <w:rPr>
                <w:rFonts w:eastAsia="Calibri"/>
              </w:rPr>
              <w:t xml:space="preserve"> </w:t>
            </w:r>
            <w:r>
              <w:rPr>
                <w:rFonts w:eastAsia="Calibri"/>
              </w:rPr>
              <w:t>thế</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3CCD05D9" w14:textId="77777777">
            <w:pPr>
              <w:jc w:val="both"/>
            </w:pPr>
          </w:p>
        </w:tc>
      </w:tr>
      <w:tr w14:paraId="126C308F"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97F3F56" w14:textId="77777777">
            <w:pPr>
              <w:autoSpaceDE w:val="0"/>
              <w:autoSpaceDN w:val="0"/>
              <w:adjustRightInd w:val="0"/>
              <w:rPr>
                <w:rFonts w:eastAsia="Calibri"/>
              </w:rPr>
            </w:pPr>
            <w:r w:rsidRPr="00897856">
              <w:rPr>
                <w:rFonts w:eastAsia="Calibri"/>
              </w:rPr>
              <w:t>ERR:13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71AD6FF9" w14:textId="77777777">
            <w:pPr>
              <w:pStyle w:val="ListParagraph"/>
              <w:spacing w:after="0" w:line="240" w:lineRule="auto"/>
              <w:ind w:left="0"/>
              <w:rPr>
                <w:rFonts w:eastAsia="Calibri"/>
              </w:rPr>
            </w:pPr>
            <w:r>
              <w:rPr>
                <w:rFonts w:eastAsia="Calibri"/>
              </w:rPr>
              <w:t>Lỗi</w:t>
            </w:r>
            <w:r>
              <w:rPr>
                <w:rFonts w:eastAsia="Calibri"/>
              </w:rPr>
              <w:t xml:space="preserve"> </w:t>
            </w:r>
            <w:r>
              <w:rPr>
                <w:rFonts w:eastAsia="Calibri"/>
              </w:rPr>
              <w:t>trùng</w:t>
            </w:r>
            <w:r>
              <w:rPr>
                <w:rFonts w:eastAsia="Calibri"/>
              </w:rPr>
              <w:t xml:space="preserve"> </w:t>
            </w:r>
            <w:r>
              <w:rPr>
                <w:rFonts w:eastAsia="Calibri"/>
              </w:rPr>
              <w:t>fkey</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25ADAA54" w14:textId="77777777">
            <w:pPr>
              <w:jc w:val="both"/>
            </w:pPr>
            <w:r>
              <w:t>Fkey</w:t>
            </w:r>
            <w:r>
              <w:t xml:space="preserve"> </w:t>
            </w:r>
            <w:r>
              <w:t>của</w:t>
            </w:r>
            <w:r>
              <w:t xml:space="preserve"> </w:t>
            </w:r>
            <w:r>
              <w:t>hóa</w:t>
            </w:r>
            <w:r>
              <w:t xml:space="preserve"> </w:t>
            </w:r>
            <w:r>
              <w:t>đơn</w:t>
            </w:r>
            <w:r>
              <w:t xml:space="preserve"> </w:t>
            </w:r>
            <w:r>
              <w:t>mới</w:t>
            </w:r>
            <w:r>
              <w:t xml:space="preserve"> </w:t>
            </w:r>
            <w:r>
              <w:t>đã</w:t>
            </w:r>
            <w:r>
              <w:t xml:space="preserve"> </w:t>
            </w:r>
            <w:r>
              <w:t>tồn</w:t>
            </w:r>
            <w:r>
              <w:t xml:space="preserve"> </w:t>
            </w:r>
            <w:r>
              <w:t>tại</w:t>
            </w:r>
            <w:r>
              <w:t xml:space="preserve"> </w:t>
            </w:r>
            <w:r>
              <w:t>trên</w:t>
            </w:r>
            <w:r>
              <w:t xml:space="preserve"> </w:t>
            </w:r>
            <w:r>
              <w:t>hệ</w:t>
            </w:r>
            <w:r>
              <w:t xml:space="preserve"> </w:t>
            </w:r>
            <w:r>
              <w:t>thống</w:t>
            </w:r>
          </w:p>
        </w:tc>
      </w:tr>
      <w:tr w14:paraId="14B7D723"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5B8FA1D5" w14:textId="77777777">
            <w:pPr>
              <w:autoSpaceDE w:val="0"/>
              <w:autoSpaceDN w:val="0"/>
              <w:adjustRightInd w:val="0"/>
              <w:rPr>
                <w:rFonts w:eastAsia="Calibri"/>
              </w:rPr>
            </w:pPr>
            <w:r>
              <w:rPr>
                <w:rFonts w:eastAsia="Calibri"/>
              </w:rPr>
              <w:t>ERR:14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304057F3" w14:textId="77777777">
            <w:pPr>
              <w:pStyle w:val="ListParagraph"/>
              <w:spacing w:after="0" w:line="240" w:lineRule="auto"/>
              <w:ind w:left="0"/>
              <w:rPr>
                <w:rFonts w:eastAsia="Calibri"/>
              </w:rPr>
            </w:pPr>
            <w:r>
              <w:rPr>
                <w:rFonts w:eastAsia="Calibri"/>
              </w:rPr>
              <w:t>Lỗi</w:t>
            </w:r>
            <w:r>
              <w:rPr>
                <w:rFonts w:eastAsia="Calibri"/>
              </w:rPr>
              <w:t xml:space="preserve"> </w:t>
            </w:r>
            <w:r>
              <w:rPr>
                <w:rFonts w:eastAsia="Calibri"/>
              </w:rPr>
              <w:t>trong</w:t>
            </w:r>
            <w:r>
              <w:rPr>
                <w:rFonts w:eastAsia="Calibri"/>
              </w:rPr>
              <w:t xml:space="preserve"> </w:t>
            </w:r>
            <w:r>
              <w:rPr>
                <w:rFonts w:eastAsia="Calibri"/>
              </w:rPr>
              <w:t>quá</w:t>
            </w:r>
            <w:r>
              <w:rPr>
                <w:rFonts w:eastAsia="Calibri"/>
              </w:rPr>
              <w:t xml:space="preserve"> </w:t>
            </w:r>
            <w:r>
              <w:rPr>
                <w:rFonts w:eastAsia="Calibri"/>
              </w:rPr>
              <w:t>trình</w:t>
            </w:r>
            <w:r>
              <w:rPr>
                <w:rFonts w:eastAsia="Calibri"/>
              </w:rPr>
              <w:t xml:space="preserve"> </w:t>
            </w:r>
            <w:r>
              <w:rPr>
                <w:rFonts w:eastAsia="Calibri"/>
              </w:rPr>
              <w:t>thực</w:t>
            </w:r>
            <w:r>
              <w:rPr>
                <w:rFonts w:eastAsia="Calibri"/>
              </w:rPr>
              <w:t xml:space="preserve"> </w:t>
            </w:r>
            <w:r>
              <w:rPr>
                <w:rFonts w:eastAsia="Calibri"/>
              </w:rPr>
              <w:t>hiện</w:t>
            </w:r>
            <w:r>
              <w:rPr>
                <w:rFonts w:eastAsia="Calibri"/>
              </w:rPr>
              <w:t xml:space="preserve"> </w:t>
            </w:r>
            <w:r>
              <w:rPr>
                <w:rFonts w:eastAsia="Calibri"/>
              </w:rPr>
              <w:t>cấp</w:t>
            </w:r>
            <w:r>
              <w:rPr>
                <w:rFonts w:eastAsia="Calibri"/>
              </w:rPr>
              <w:t xml:space="preserve"> </w:t>
            </w:r>
            <w:r>
              <w:rPr>
                <w:rFonts w:eastAsia="Calibri"/>
              </w:rPr>
              <w:t>số</w:t>
            </w:r>
            <w:r>
              <w:rPr>
                <w:rFonts w:eastAsia="Calibri"/>
              </w:rPr>
              <w:t xml:space="preserve"> </w:t>
            </w:r>
            <w:r>
              <w:rPr>
                <w:rFonts w:eastAsia="Calibri"/>
              </w:rPr>
              <w:t>hóa</w:t>
            </w:r>
            <w:r>
              <w:rPr>
                <w:rFonts w:eastAsia="Calibri"/>
              </w:rPr>
              <w:t xml:space="preserve"> </w:t>
            </w:r>
            <w:r>
              <w:rPr>
                <w:rFonts w:eastAsia="Calibri"/>
              </w:rPr>
              <w:t>đơn</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2F7ACA83" w14:textId="77777777">
            <w:pPr>
              <w:jc w:val="both"/>
            </w:pPr>
          </w:p>
        </w:tc>
      </w:tr>
      <w:tr w14:paraId="0C838C62"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BC5217E" w14:textId="77777777">
            <w:pPr>
              <w:autoSpaceDE w:val="0"/>
              <w:autoSpaceDN w:val="0"/>
              <w:adjustRightInd w:val="0"/>
              <w:rPr>
                <w:rFonts w:eastAsia="Calibri"/>
              </w:rPr>
            </w:pPr>
            <w:r w:rsidRPr="00170EAA">
              <w:rPr>
                <w:rFonts w:eastAsia="Calibri"/>
              </w:rPr>
              <w:t>ERR:15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04A2DF6E" w14:textId="77777777">
            <w:pPr>
              <w:pStyle w:val="ListParagraph"/>
              <w:spacing w:after="0" w:line="240" w:lineRule="auto"/>
              <w:ind w:left="0"/>
              <w:rPr>
                <w:rFonts w:eastAsia="Calibri"/>
              </w:rPr>
            </w:pPr>
            <w:r>
              <w:rPr>
                <w:rFonts w:eastAsia="Calibri"/>
              </w:rPr>
              <w:t>Lỗi</w:t>
            </w:r>
            <w:r>
              <w:rPr>
                <w:rFonts w:eastAsia="Calibri"/>
              </w:rPr>
              <w:t xml:space="preserve"> </w:t>
            </w:r>
            <w:r>
              <w:rPr>
                <w:rFonts w:eastAsia="Calibri"/>
              </w:rPr>
              <w:t>khi</w:t>
            </w:r>
            <w:r>
              <w:rPr>
                <w:rFonts w:eastAsia="Calibri"/>
              </w:rPr>
              <w:t xml:space="preserve"> </w:t>
            </w:r>
            <w:r>
              <w:rPr>
                <w:rFonts w:eastAsia="Calibri"/>
              </w:rPr>
              <w:t>thực</w:t>
            </w:r>
            <w:r>
              <w:rPr>
                <w:rFonts w:eastAsia="Calibri"/>
              </w:rPr>
              <w:t xml:space="preserve"> </w:t>
            </w:r>
            <w:r>
              <w:rPr>
                <w:rFonts w:eastAsia="Calibri"/>
              </w:rPr>
              <w:t>hiện</w:t>
            </w:r>
            <w:r>
              <w:rPr>
                <w:rFonts w:eastAsia="Calibri"/>
              </w:rPr>
              <w:t xml:space="preserve"> </w:t>
            </w:r>
            <w:r w:rsidRPr="00170EAA">
              <w:rPr>
                <w:rFonts w:eastAsia="Calibri"/>
              </w:rPr>
              <w:t>Deserialize</w:t>
            </w:r>
            <w:r>
              <w:rPr>
                <w:rFonts w:eastAsia="Calibri"/>
              </w:rPr>
              <w:t xml:space="preserve"> </w:t>
            </w:r>
            <w:r>
              <w:rPr>
                <w:rFonts w:eastAsia="Calibri"/>
              </w:rPr>
              <w:t>chuỗi</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đầu</w:t>
            </w:r>
            <w:r>
              <w:rPr>
                <w:rFonts w:eastAsia="Calibri"/>
              </w:rPr>
              <w:t xml:space="preserve"> </w:t>
            </w:r>
            <w:r>
              <w:rPr>
                <w:rFonts w:eastAsia="Calibri"/>
              </w:rPr>
              <w:t>vào</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77622DCA" w14:textId="77777777">
            <w:pPr>
              <w:jc w:val="both"/>
            </w:pPr>
          </w:p>
        </w:tc>
      </w:tr>
      <w:tr w14:paraId="428E6B9B"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2DAD3197" w14:textId="77777777">
            <w:pPr>
              <w:autoSpaceDE w:val="0"/>
              <w:autoSpaceDN w:val="0"/>
              <w:adjustRightInd w:val="0"/>
              <w:rPr>
                <w:rFonts w:eastAsia="Calibri"/>
              </w:rPr>
            </w:pPr>
            <w:r w:rsidRPr="009372AD">
              <w:rPr>
                <w:rFonts w:eastAsia="Calibri"/>
              </w:rPr>
              <w:t>ERR:</w:t>
            </w:r>
            <w:r>
              <w:rPr>
                <w:rFonts w:eastAsia="Calibri"/>
              </w:rPr>
              <w:t>1</w:t>
            </w:r>
            <w:r w:rsidRPr="009372AD">
              <w:rPr>
                <w:rFonts w:eastAsia="Calibri"/>
              </w:rPr>
              <w:t>9</w:t>
            </w:r>
          </w:p>
          <w:p w:rsidR="009D1437" w:rsidRPr="009372AD" w:rsidP="00616EC4" w14:paraId="68544B37" w14:textId="77777777">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04D66343" w14:textId="77777777">
            <w:pPr>
              <w:pStyle w:val="ListParagraph"/>
              <w:spacing w:after="0" w:line="240" w:lineRule="auto"/>
              <w:ind w:left="0"/>
              <w:rPr>
                <w:rFonts w:eastAsia="Calibri"/>
              </w:rPr>
            </w:pPr>
            <w:r>
              <w:rPr>
                <w:rFonts w:eastAsia="Calibri"/>
              </w:rPr>
              <w:t xml:space="preserve">Pattern </w:t>
            </w:r>
            <w:r>
              <w:rPr>
                <w:rFonts w:eastAsia="Calibri"/>
              </w:rPr>
              <w:t>truyền</w:t>
            </w:r>
            <w:r>
              <w:rPr>
                <w:rFonts w:eastAsia="Calibri"/>
              </w:rPr>
              <w:t xml:space="preserve"> </w:t>
            </w:r>
            <w:r>
              <w:rPr>
                <w:rFonts w:eastAsia="Calibri"/>
              </w:rPr>
              <w:t>vào</w:t>
            </w:r>
            <w:r>
              <w:rPr>
                <w:rFonts w:eastAsia="Calibri"/>
              </w:rPr>
              <w:t xml:space="preserve"> </w:t>
            </w:r>
            <w:r>
              <w:rPr>
                <w:rFonts w:eastAsia="Calibri"/>
              </w:rPr>
              <w:t>không</w:t>
            </w:r>
            <w:r>
              <w:rPr>
                <w:rFonts w:eastAsia="Calibri"/>
              </w:rPr>
              <w:t xml:space="preserve"> </w:t>
            </w:r>
            <w:r>
              <w:rPr>
                <w:rFonts w:eastAsia="Calibri"/>
              </w:rPr>
              <w:t>giống</w:t>
            </w:r>
            <w:r>
              <w:rPr>
                <w:rFonts w:eastAsia="Calibri"/>
              </w:rPr>
              <w:t xml:space="preserve"> </w:t>
            </w:r>
            <w:r>
              <w:rPr>
                <w:rFonts w:eastAsia="Calibri"/>
              </w:rPr>
              <w:t>với</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cần</w:t>
            </w:r>
            <w:r>
              <w:rPr>
                <w:rFonts w:eastAsia="Calibri"/>
              </w:rPr>
              <w:t xml:space="preserve"> </w:t>
            </w:r>
            <w:r>
              <w:rPr>
                <w:rFonts w:eastAsia="Calibri"/>
              </w:rPr>
              <w:t>điều</w:t>
            </w:r>
            <w:r>
              <w:rPr>
                <w:rFonts w:eastAsia="Calibri"/>
              </w:rPr>
              <w:t xml:space="preserve"> </w:t>
            </w:r>
            <w:r>
              <w:rPr>
                <w:rFonts w:eastAsia="Calibri"/>
              </w:rPr>
              <w:t>chỉnh</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2FAAB27E" w14:textId="77777777">
            <w:pPr>
              <w:jc w:val="both"/>
            </w:pPr>
          </w:p>
        </w:tc>
      </w:tr>
      <w:tr w14:paraId="09C0A5C3"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CC2FF5C" w14:textId="77777777">
            <w:pPr>
              <w:autoSpaceDE w:val="0"/>
              <w:autoSpaceDN w:val="0"/>
              <w:adjustRightInd w:val="0"/>
              <w:rPr>
                <w:rFonts w:eastAsia="Calibri"/>
              </w:rPr>
            </w:pPr>
            <w:r>
              <w:rPr>
                <w:rFonts w:eastAsia="Calibri"/>
              </w:rPr>
              <w:t>ERR:20</w:t>
            </w:r>
          </w:p>
          <w:p w:rsidR="009D1437" w:rsidRPr="009372AD" w:rsidP="00616EC4" w14:paraId="0FCB5566" w14:textId="77777777">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0697EFF7" w14:textId="77777777">
            <w:pPr>
              <w:pStyle w:val="ListParagraph"/>
              <w:spacing w:after="0" w:line="240" w:lineRule="auto"/>
              <w:ind w:left="0"/>
              <w:rPr>
                <w:rFonts w:eastAsia="Calibri"/>
              </w:rPr>
            </w:pPr>
            <w:r w:rsidRPr="002A5863">
              <w:t>Dải</w:t>
            </w:r>
            <w:r w:rsidRPr="002A5863">
              <w:t xml:space="preserve"> </w:t>
            </w:r>
            <w:r w:rsidRPr="002A5863">
              <w:t>hóa</w:t>
            </w:r>
            <w:r w:rsidRPr="002A5863">
              <w:t xml:space="preserve"> </w:t>
            </w:r>
            <w:r w:rsidRPr="002A5863">
              <w:t>đơn</w:t>
            </w:r>
            <w:r w:rsidRPr="002A5863">
              <w:t xml:space="preserve"> </w:t>
            </w:r>
            <w:r>
              <w:t>hết</w:t>
            </w:r>
            <w:r>
              <w:t>,</w:t>
            </w:r>
            <w:r w:rsidRPr="002A5863">
              <w:t xml:space="preserve"> User/Account </w:t>
            </w:r>
            <w:r w:rsidRPr="002A5863">
              <w:t>không</w:t>
            </w:r>
            <w:r w:rsidRPr="002A5863">
              <w:t xml:space="preserve"> </w:t>
            </w:r>
            <w:r w:rsidRPr="002A5863">
              <w:t>có</w:t>
            </w:r>
            <w:r w:rsidRPr="002A5863">
              <w:t xml:space="preserve"> </w:t>
            </w:r>
            <w:r w:rsidRPr="002A5863">
              <w:t>quyền</w:t>
            </w:r>
            <w:r w:rsidRPr="002A5863">
              <w:t xml:space="preserve"> </w:t>
            </w:r>
            <w:r w:rsidRPr="002A5863">
              <w:t>với</w:t>
            </w:r>
            <w:r w:rsidRPr="002A5863">
              <w:t xml:space="preserve"> Serial</w:t>
            </w:r>
            <w:r>
              <w:t>/</w:t>
            </w:r>
            <w:r w:rsidRPr="002A5863">
              <w:t xml:space="preserve">Pattern </w:t>
            </w:r>
            <w:r w:rsidRPr="002A5863">
              <w:t>và</w:t>
            </w:r>
            <w:r w:rsidRPr="002A5863">
              <w:t xml:space="preserve"> serial </w:t>
            </w:r>
            <w:r w:rsidRPr="002A5863">
              <w:t>không</w:t>
            </w:r>
            <w:r w:rsidRPr="002A5863">
              <w:t xml:space="preserve"> </w:t>
            </w:r>
            <w:r w:rsidRPr="002A5863">
              <w:t>phù</w:t>
            </w:r>
            <w:r w:rsidRPr="002A5863">
              <w:t xml:space="preserve"> </w:t>
            </w:r>
            <w:r w:rsidRPr="002A5863">
              <w:t>hợp</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0DDD9C44" w14:textId="77777777">
            <w:pPr>
              <w:jc w:val="both"/>
            </w:pPr>
          </w:p>
        </w:tc>
      </w:tr>
      <w:tr w14:paraId="723ED085"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DD2715" w:rsidP="00616EC4" w14:paraId="3EA3E123" w14:textId="77777777">
            <w:pPr>
              <w:autoSpaceDE w:val="0"/>
              <w:autoSpaceDN w:val="0"/>
              <w:adjustRightInd w:val="0"/>
              <w:jc w:val="both"/>
            </w:pPr>
            <w:r>
              <w:t>ERR:29</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3000D781" w14:textId="77777777">
            <w:pPr>
              <w:pStyle w:val="ListParagraph"/>
              <w:ind w:left="0"/>
              <w:jc w:val="both"/>
            </w:pPr>
            <w:r>
              <w:t>Lỗi</w:t>
            </w:r>
            <w:r>
              <w:t xml:space="preserve"> </w:t>
            </w:r>
            <w:r>
              <w:t>chứng</w:t>
            </w:r>
            <w:r>
              <w:t xml:space="preserve"> </w:t>
            </w:r>
            <w:r>
              <w:t>thư</w:t>
            </w:r>
            <w:r>
              <w:t xml:space="preserve"> </w:t>
            </w:r>
            <w:r>
              <w:t>hết</w:t>
            </w:r>
            <w:r>
              <w:t xml:space="preserve"> </w:t>
            </w:r>
            <w:r>
              <w:t>hạn</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2B5836E6" w14:textId="77777777">
            <w:pPr>
              <w:jc w:val="both"/>
            </w:pPr>
          </w:p>
        </w:tc>
      </w:tr>
      <w:tr w14:paraId="00DC7AC9"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DD2715" w:rsidP="00616EC4" w14:paraId="6ED27CA5" w14:textId="77777777">
            <w:pPr>
              <w:autoSpaceDE w:val="0"/>
              <w:autoSpaceDN w:val="0"/>
              <w:adjustRightInd w:val="0"/>
              <w:jc w:val="both"/>
            </w:pPr>
            <w:r>
              <w:t>ERR:30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517DC0" w:rsidP="00616EC4" w14:paraId="1C04A960" w14:textId="77777777">
            <w:pPr>
              <w:pStyle w:val="ListParagraph"/>
              <w:ind w:left="0"/>
              <w:jc w:val="both"/>
            </w:pPr>
            <w:r w:rsidRPr="00517DC0">
              <w:t xml:space="preserve">Danh </w:t>
            </w:r>
            <w:r w:rsidRPr="00517DC0">
              <w:t>sách</w:t>
            </w:r>
            <w:r w:rsidRPr="00517DC0">
              <w:t xml:space="preserve"> </w:t>
            </w:r>
            <w:r w:rsidRPr="00517DC0">
              <w:t>hóa</w:t>
            </w:r>
            <w:r w:rsidRPr="00517DC0">
              <w:t xml:space="preserve"> </w:t>
            </w:r>
            <w:r w:rsidRPr="00517DC0">
              <w:t>đơn</w:t>
            </w:r>
            <w:r w:rsidRPr="00517DC0">
              <w:t xml:space="preserve"> </w:t>
            </w:r>
            <w:r w:rsidRPr="00517DC0">
              <w:t>tồn</w:t>
            </w:r>
            <w:r w:rsidRPr="00517DC0">
              <w:t xml:space="preserve"> </w:t>
            </w:r>
            <w:r w:rsidRPr="00517DC0">
              <w:t>tại</w:t>
            </w:r>
            <w:r w:rsidRPr="00517DC0">
              <w:t xml:space="preserve"> </w:t>
            </w:r>
            <w:r w:rsidRPr="00517DC0">
              <w:t>ngày</w:t>
            </w:r>
            <w:r w:rsidRPr="00517DC0">
              <w:t xml:space="preserve"> </w:t>
            </w:r>
            <w:r w:rsidRPr="00517DC0">
              <w:t>hóa</w:t>
            </w:r>
            <w:r w:rsidRPr="00517DC0">
              <w:t xml:space="preserve"> </w:t>
            </w:r>
            <w:r w:rsidRPr="00517DC0">
              <w:t>đơn</w:t>
            </w:r>
            <w:r w:rsidRPr="00517DC0">
              <w:t xml:space="preserve"> </w:t>
            </w:r>
            <w:r w:rsidRPr="00517DC0">
              <w:t>nhỏ</w:t>
            </w:r>
            <w:r w:rsidRPr="00517DC0">
              <w:t xml:space="preserve"> </w:t>
            </w:r>
            <w:r w:rsidRPr="00517DC0">
              <w:t>hơn</w:t>
            </w:r>
            <w:r w:rsidRPr="00517DC0">
              <w:t xml:space="preserve"> </w:t>
            </w:r>
            <w:r w:rsidRPr="00517DC0">
              <w:t>ngày</w:t>
            </w:r>
            <w:r w:rsidRPr="00517DC0">
              <w:t xml:space="preserve"> </w:t>
            </w:r>
            <w:r w:rsidRPr="00517DC0">
              <w:t>hóa</w:t>
            </w:r>
            <w:r w:rsidRPr="00517DC0">
              <w:t xml:space="preserve"> </w:t>
            </w:r>
            <w:r w:rsidRPr="00517DC0">
              <w:t>đơn</w:t>
            </w:r>
            <w:r w:rsidRPr="00517DC0">
              <w:t xml:space="preserve"> </w:t>
            </w:r>
            <w:r w:rsidRPr="00517DC0">
              <w:t>đã</w:t>
            </w:r>
            <w:r w:rsidRPr="00517DC0">
              <w:t xml:space="preserve"> </w:t>
            </w:r>
            <w:r w:rsidRPr="00517DC0">
              <w:t>phát</w:t>
            </w:r>
            <w:r w:rsidRPr="00517DC0">
              <w:t xml:space="preserve"> </w:t>
            </w:r>
            <w:r w:rsidRPr="00517DC0">
              <w:t>hành</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79E27CD9" w14:textId="77777777">
            <w:pPr>
              <w:jc w:val="both"/>
            </w:pPr>
          </w:p>
        </w:tc>
      </w:tr>
      <w:tr w14:paraId="6819560B"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255F1E81" w14:textId="77777777">
            <w:pPr>
              <w:autoSpaceDE w:val="0"/>
              <w:autoSpaceDN w:val="0"/>
              <w:adjustRightInd w:val="0"/>
              <w:jc w:val="both"/>
            </w:pPr>
            <w:r>
              <w:t>ERR:31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517DC0" w:rsidP="00616EC4" w14:paraId="4D21F828" w14:textId="77777777">
            <w:pPr>
              <w:pStyle w:val="ListParagraph"/>
              <w:ind w:left="0"/>
              <w:jc w:val="both"/>
            </w:pPr>
            <w:r>
              <w:t>Số</w:t>
            </w:r>
            <w:r>
              <w:t xml:space="preserve"> </w:t>
            </w:r>
            <w:r>
              <w:t>hóa</w:t>
            </w:r>
            <w:r>
              <w:t xml:space="preserve"> </w:t>
            </w:r>
            <w:r>
              <w:t>đơn</w:t>
            </w:r>
            <w:r>
              <w:t xml:space="preserve"> </w:t>
            </w:r>
            <w:r>
              <w:t>truyền</w:t>
            </w:r>
            <w:r>
              <w:t xml:space="preserve"> </w:t>
            </w:r>
            <w:r>
              <w:t>vào</w:t>
            </w:r>
            <w:r>
              <w:t xml:space="preserve"> </w:t>
            </w:r>
            <w:r>
              <w:t>không</w:t>
            </w:r>
            <w:r>
              <w:t xml:space="preserve"> </w:t>
            </w:r>
            <w:r>
              <w:t>hợp</w:t>
            </w:r>
            <w:r>
              <w:t xml:space="preserve"> </w:t>
            </w:r>
            <w:r>
              <w:t>lệ</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2B39EBD7" w14:textId="77777777">
            <w:pPr>
              <w:jc w:val="both"/>
            </w:pPr>
          </w:p>
        </w:tc>
      </w:tr>
      <w:tr w14:paraId="383CECC8"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2F06D404" w14:textId="77777777">
            <w:pPr>
              <w:autoSpaceDE w:val="0"/>
              <w:autoSpaceDN w:val="0"/>
              <w:adjustRightInd w:val="0"/>
              <w:rPr>
                <w:rFonts w:eastAsia="Calibri"/>
              </w:rPr>
            </w:pPr>
            <w:r w:rsidRPr="009372AD">
              <w:rPr>
                <w:rFonts w:eastAsia="Calibri"/>
              </w:rPr>
              <w:t xml:space="preserve">OK: </w:t>
            </w:r>
            <w:r w:rsidRPr="009372AD">
              <w:rPr>
                <w:rFonts w:eastAsia="Calibri"/>
              </w:rPr>
              <w:t>pattern;serial;invNumber</w:t>
            </w:r>
          </w:p>
          <w:p w:rsidR="009D1437" w:rsidRPr="009372AD" w:rsidP="00616EC4" w14:paraId="34006622" w14:textId="77777777">
            <w:pPr>
              <w:autoSpaceDE w:val="0"/>
              <w:autoSpaceDN w:val="0"/>
              <w:adjustRightInd w:val="0"/>
              <w:rPr>
                <w:rFonts w:eastAsia="Calibri"/>
              </w:rPr>
            </w:pPr>
            <w:r w:rsidRPr="009372AD">
              <w:rPr>
                <w:rFonts w:eastAsia="Calibri"/>
              </w:rPr>
              <w:t>(</w:t>
            </w:r>
            <w:r w:rsidRPr="009372AD">
              <w:rPr>
                <w:rFonts w:eastAsia="Calibri"/>
              </w:rPr>
              <w:t>Ví</w:t>
            </w:r>
            <w:r w:rsidRPr="009372AD">
              <w:rPr>
                <w:rFonts w:eastAsia="Calibri"/>
              </w:rPr>
              <w:t xml:space="preserve"> </w:t>
            </w:r>
            <w:r w:rsidRPr="009372AD">
              <w:rPr>
                <w:rFonts w:eastAsia="Calibri"/>
              </w:rPr>
              <w:t>dụ</w:t>
            </w:r>
            <w:r w:rsidRPr="009372AD">
              <w:rPr>
                <w:rFonts w:eastAsia="Calibri"/>
              </w:rPr>
              <w:t>:</w:t>
            </w:r>
          </w:p>
          <w:p w:rsidR="009D1437" w:rsidRPr="009372AD" w:rsidP="00616EC4" w14:paraId="0E5B0789" w14:textId="77777777">
            <w:pPr>
              <w:autoSpaceDE w:val="0"/>
              <w:autoSpaceDN w:val="0"/>
              <w:adjustRightInd w:val="0"/>
              <w:rPr>
                <w:rFonts w:eastAsia="Calibri"/>
              </w:rPr>
            </w:pPr>
            <w:r w:rsidRPr="009372AD">
              <w:rPr>
                <w:rFonts w:eastAsia="Calibri"/>
              </w:rPr>
              <w:t>OK:01GTKT3/001;AA/12E;0000002)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553CDCCC" w14:textId="77777777">
            <w:pPr>
              <w:pStyle w:val="ListParagraph"/>
              <w:numPr>
                <w:ilvl w:val="0"/>
                <w:numId w:val="4"/>
              </w:numPr>
              <w:spacing w:after="0" w:line="240" w:lineRule="auto"/>
              <w:rPr>
                <w:rFonts w:eastAsia="Calibri"/>
              </w:rPr>
            </w:pPr>
            <w:r w:rsidRPr="009372AD">
              <w:rPr>
                <w:rFonts w:eastAsia="Calibri"/>
              </w:rPr>
              <w:t xml:space="preserve">OK </w:t>
            </w:r>
            <w:r w:rsidRPr="009372AD">
              <w:rPr>
                <w:rFonts w:ascii="Wingdings" w:eastAsia="Calibri" w:hAnsi="Wingdings"/>
              </w:rPr>
              <w:sym w:font="Wingdings" w:char="F0E0"/>
            </w:r>
            <w:r w:rsidRPr="009372AD">
              <w:rPr>
                <w:rFonts w:eastAsia="Calibri"/>
              </w:rPr>
              <w:t xml:space="preserve"> </w:t>
            </w:r>
            <w:r w:rsidRPr="009372AD">
              <w:rPr>
                <w:rFonts w:eastAsia="Calibri"/>
              </w:rPr>
              <w:t>đã</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hành</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Pr>
                <w:rFonts w:eastAsia="Calibri"/>
              </w:rPr>
              <w:t>thay</w:t>
            </w:r>
            <w:r>
              <w:rPr>
                <w:rFonts w:eastAsia="Calibri"/>
              </w:rPr>
              <w:t xml:space="preserve"> </w:t>
            </w:r>
            <w:r>
              <w:rPr>
                <w:rFonts w:eastAsia="Calibri"/>
              </w:rPr>
              <w:t>thế</w:t>
            </w:r>
          </w:p>
          <w:p w:rsidR="009D1437" w:rsidRPr="009372AD" w:rsidP="00616EC4" w14:paraId="1AEF69A2" w14:textId="77777777">
            <w:pPr>
              <w:pStyle w:val="ListParagraph"/>
              <w:numPr>
                <w:ilvl w:val="0"/>
                <w:numId w:val="4"/>
              </w:numPr>
              <w:spacing w:after="0" w:line="240" w:lineRule="auto"/>
              <w:rPr>
                <w:rFonts w:eastAsia="Calibri"/>
              </w:rPr>
            </w:pPr>
            <w:r w:rsidRPr="009372AD">
              <w:rPr>
                <w:rFonts w:eastAsia="Calibri"/>
              </w:rPr>
              <w:t>Patter</w:t>
            </w:r>
            <w:r w:rsidRPr="009372AD">
              <w:rPr>
                <w:rFonts w:ascii="Wingdings" w:eastAsia="Calibri" w:hAnsi="Wingdings"/>
              </w:rPr>
              <w:sym w:font="Wingdings" w:char="F0E0"/>
            </w:r>
            <w:r w:rsidRPr="009372AD">
              <w:rPr>
                <w:rFonts w:eastAsia="Calibri"/>
              </w:rPr>
              <w:t xml:space="preserve"> </w:t>
            </w:r>
            <w:r w:rsidRPr="009372AD">
              <w:rPr>
                <w:rFonts w:eastAsia="Calibri"/>
              </w:rPr>
              <w:t>Mẫu</w:t>
            </w:r>
            <w:r w:rsidRPr="009372AD">
              <w:rPr>
                <w:rFonts w:eastAsia="Calibri"/>
              </w:rPr>
              <w:t xml:space="preserve"> </w:t>
            </w:r>
            <w:r w:rsidRPr="009372AD">
              <w:rPr>
                <w:rFonts w:eastAsia="Calibri"/>
              </w:rPr>
              <w:t>số</w:t>
            </w:r>
            <w:r w:rsidRPr="009372AD">
              <w:rPr>
                <w:rFonts w:eastAsia="Calibri"/>
              </w:rPr>
              <w:t xml:space="preserve"> </w:t>
            </w:r>
            <w:r w:rsidRPr="009372AD">
              <w:rPr>
                <w:rFonts w:eastAsia="Calibri"/>
              </w:rPr>
              <w:t>của</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Pr>
                <w:rFonts w:eastAsia="Calibri"/>
              </w:rPr>
              <w:t>thay</w:t>
            </w:r>
            <w:r>
              <w:rPr>
                <w:rFonts w:eastAsia="Calibri"/>
              </w:rPr>
              <w:t xml:space="preserve"> </w:t>
            </w:r>
            <w:r>
              <w:rPr>
                <w:rFonts w:eastAsia="Calibri"/>
              </w:rPr>
              <w:t>thế</w:t>
            </w:r>
            <w:r w:rsidRPr="009372AD">
              <w:rPr>
                <w:rFonts w:eastAsia="Calibri"/>
              </w:rPr>
              <w:t xml:space="preserve"> </w:t>
            </w:r>
          </w:p>
          <w:p w:rsidR="009D1437" w:rsidRPr="009372AD" w:rsidP="00616EC4" w14:paraId="6DB4386D" w14:textId="77777777">
            <w:pPr>
              <w:pStyle w:val="ListParagraph"/>
              <w:numPr>
                <w:ilvl w:val="0"/>
                <w:numId w:val="4"/>
              </w:numPr>
              <w:spacing w:after="0" w:line="240" w:lineRule="auto"/>
              <w:rPr>
                <w:rFonts w:eastAsia="Calibri"/>
              </w:rPr>
            </w:pPr>
            <w:r w:rsidRPr="009372AD">
              <w:rPr>
                <w:rFonts w:eastAsia="Calibri"/>
              </w:rPr>
              <w:t xml:space="preserve">Serial </w:t>
            </w:r>
            <w:r w:rsidRPr="009372AD">
              <w:rPr>
                <w:rFonts w:ascii="Wingdings" w:eastAsia="Calibri" w:hAnsi="Wingdings"/>
              </w:rPr>
              <w:sym w:font="Wingdings" w:char="F0E0"/>
            </w:r>
            <w:r w:rsidRPr="009372AD">
              <w:rPr>
                <w:rFonts w:eastAsia="Calibri"/>
              </w:rPr>
              <w:t xml:space="preserve"> </w:t>
            </w:r>
            <w:r w:rsidRPr="009372AD">
              <w:rPr>
                <w:rFonts w:eastAsia="Calibri"/>
              </w:rPr>
              <w:t>serial</w:t>
            </w:r>
            <w:r w:rsidRPr="009372AD">
              <w:rPr>
                <w:rFonts w:eastAsia="Calibri"/>
              </w:rPr>
              <w:t xml:space="preserve"> </w:t>
            </w:r>
            <w:r w:rsidRPr="009372AD">
              <w:rPr>
                <w:rFonts w:eastAsia="Calibri"/>
              </w:rPr>
              <w:t>của</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Pr>
                <w:rFonts w:eastAsia="Calibri"/>
              </w:rPr>
              <w:t>thay</w:t>
            </w:r>
            <w:r>
              <w:rPr>
                <w:rFonts w:eastAsia="Calibri"/>
              </w:rPr>
              <w:t xml:space="preserve"> </w:t>
            </w:r>
            <w:r>
              <w:rPr>
                <w:rFonts w:eastAsia="Calibri"/>
              </w:rPr>
              <w:t>thế</w:t>
            </w:r>
            <w:r w:rsidRPr="009372AD">
              <w:rPr>
                <w:rFonts w:eastAsia="Calibri"/>
              </w:rPr>
              <w:t xml:space="preserve"> </w:t>
            </w:r>
          </w:p>
          <w:p w:rsidR="009D1437" w:rsidRPr="009372AD" w:rsidP="00616EC4" w14:paraId="35E59FDD" w14:textId="77777777">
            <w:pPr>
              <w:pStyle w:val="ListParagraph"/>
              <w:numPr>
                <w:ilvl w:val="0"/>
                <w:numId w:val="4"/>
              </w:numPr>
              <w:spacing w:after="0" w:line="240" w:lineRule="auto"/>
              <w:rPr>
                <w:rFonts w:eastAsia="Calibri"/>
              </w:rPr>
            </w:pPr>
            <w:r w:rsidRPr="009372AD">
              <w:rPr>
                <w:rFonts w:eastAsia="Calibri"/>
              </w:rPr>
              <w:t>invNumber</w:t>
            </w:r>
            <w:r w:rsidRPr="009372AD">
              <w:rPr>
                <w:rFonts w:eastAsia="Calibri"/>
              </w:rPr>
              <w:t xml:space="preserve">: </w:t>
            </w:r>
            <w:r w:rsidRPr="009372AD">
              <w:rPr>
                <w:rFonts w:eastAsia="Calibri"/>
              </w:rPr>
              <w:t>số</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Pr>
                <w:rFonts w:eastAsia="Calibri"/>
              </w:rPr>
              <w:t>thay</w:t>
            </w:r>
            <w:r>
              <w:rPr>
                <w:rFonts w:eastAsia="Calibri"/>
              </w:rPr>
              <w:t xml:space="preserve"> </w:t>
            </w:r>
            <w:r>
              <w:rPr>
                <w:rFonts w:eastAsia="Calibri"/>
              </w:rPr>
              <w:t>thế</w:t>
            </w:r>
            <w:r w:rsidRPr="009372AD">
              <w:rPr>
                <w:rFonts w:eastAsia="Calibri"/>
              </w:rPr>
              <w:t xml:space="preserve"> </w:t>
            </w:r>
          </w:p>
          <w:p w:rsidR="009D1437" w:rsidRPr="009372AD" w:rsidP="00616EC4" w14:paraId="4532BB46" w14:textId="77777777">
            <w:pPr>
              <w:pStyle w:val="ListParagraph"/>
              <w:spacing w:after="0" w:line="240" w:lineRule="auto"/>
              <w:rPr>
                <w:rFonts w:eastAsia="Calibri"/>
              </w:rPr>
            </w:pP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46474C0A" w14:textId="77777777">
            <w:pPr>
              <w:jc w:val="both"/>
            </w:pPr>
          </w:p>
        </w:tc>
      </w:tr>
    </w:tbl>
    <w:p w:rsidR="009D1437" w:rsidRPr="003264D9" w:rsidP="009D1437" w14:paraId="145483A2" w14:textId="77777777">
      <w:pPr>
        <w:spacing w:line="360" w:lineRule="auto"/>
        <w:jc w:val="both"/>
        <w:rPr>
          <w:rFonts w:eastAsia="Calibri"/>
          <w:b/>
          <w:u w:val="single"/>
        </w:rPr>
      </w:pPr>
    </w:p>
    <w:p w:rsidR="009D1437" w:rsidP="009D1437" w14:paraId="094AA291" w14:textId="77777777">
      <w:pPr>
        <w:rPr>
          <w:b/>
          <w:u w:val="single"/>
        </w:rPr>
      </w:pPr>
      <w:r w:rsidRPr="000A4319">
        <w:rPr>
          <w:b/>
          <w:u w:val="single"/>
        </w:rPr>
        <w:t>Cấu</w:t>
      </w:r>
      <w:r w:rsidRPr="000A4319">
        <w:rPr>
          <w:b/>
          <w:u w:val="single"/>
        </w:rPr>
        <w:t xml:space="preserve"> </w:t>
      </w:r>
      <w:r w:rsidRPr="000A4319">
        <w:rPr>
          <w:b/>
          <w:u w:val="single"/>
        </w:rPr>
        <w:t>trúc</w:t>
      </w:r>
      <w:r w:rsidRPr="000A4319">
        <w:rPr>
          <w:b/>
          <w:u w:val="single"/>
        </w:rPr>
        <w:t xml:space="preserve"> </w:t>
      </w:r>
      <w:r w:rsidRPr="000A4319">
        <w:rPr>
          <w:b/>
          <w:u w:val="single"/>
        </w:rPr>
        <w:t>của</w:t>
      </w:r>
      <w:r w:rsidRPr="000A4319">
        <w:rPr>
          <w:b/>
          <w:u w:val="single"/>
        </w:rPr>
        <w:t xml:space="preserve"> </w:t>
      </w:r>
      <w:r>
        <w:rPr>
          <w:b/>
          <w:u w:val="single"/>
        </w:rPr>
        <w:t>xmlInv</w:t>
      </w:r>
      <w:r w:rsidRPr="000A4319">
        <w:rPr>
          <w:b/>
          <w:u w:val="single"/>
        </w:rPr>
        <w:t>Data</w:t>
      </w:r>
      <w:r w:rsidRPr="000A4319">
        <w:rPr>
          <w:b/>
          <w:u w:val="single"/>
        </w:rPr>
        <w:t xml:space="preserve"> (</w:t>
      </w:r>
      <w:r w:rsidRPr="000A4319">
        <w:rPr>
          <w:b/>
          <w:u w:val="single"/>
        </w:rPr>
        <w:t>các</w:t>
      </w:r>
      <w:r w:rsidRPr="000A4319">
        <w:rPr>
          <w:b/>
          <w:u w:val="single"/>
        </w:rPr>
        <w:t xml:space="preserve"> </w:t>
      </w:r>
      <w:r w:rsidRPr="000A4319">
        <w:rPr>
          <w:b/>
          <w:u w:val="single"/>
        </w:rPr>
        <w:t>trường</w:t>
      </w:r>
      <w:r w:rsidRPr="000A4319">
        <w:rPr>
          <w:b/>
          <w:u w:val="single"/>
        </w:rPr>
        <w:t xml:space="preserve"> </w:t>
      </w:r>
      <w:r w:rsidRPr="000A4319">
        <w:rPr>
          <w:b/>
          <w:color w:val="FF0000"/>
          <w:u w:val="single"/>
        </w:rPr>
        <w:t>*</w:t>
      </w:r>
      <w:r w:rsidRPr="000A4319">
        <w:rPr>
          <w:b/>
          <w:u w:val="single"/>
        </w:rPr>
        <w:t xml:space="preserve"> </w:t>
      </w:r>
      <w:r w:rsidRPr="000A4319">
        <w:rPr>
          <w:b/>
          <w:u w:val="single"/>
        </w:rPr>
        <w:t>là</w:t>
      </w:r>
      <w:r w:rsidRPr="000A4319">
        <w:rPr>
          <w:b/>
          <w:u w:val="single"/>
        </w:rPr>
        <w:t xml:space="preserve"> </w:t>
      </w:r>
      <w:r w:rsidRPr="000A4319">
        <w:rPr>
          <w:b/>
          <w:u w:val="single"/>
        </w:rPr>
        <w:t>bắt</w:t>
      </w:r>
      <w:r w:rsidRPr="000A4319">
        <w:rPr>
          <w:b/>
          <w:u w:val="single"/>
        </w:rPr>
        <w:t xml:space="preserve"> </w:t>
      </w:r>
      <w:r w:rsidRPr="000A4319">
        <w:rPr>
          <w:b/>
          <w:u w:val="single"/>
        </w:rPr>
        <w:t>buộc</w:t>
      </w:r>
      <w:r w:rsidRPr="000A4319">
        <w:rPr>
          <w:b/>
          <w:u w:val="single"/>
        </w:rPr>
        <w:t>):</w:t>
      </w:r>
    </w:p>
    <w:p w:rsidR="009D1437" w:rsidP="009D1437" w14:paraId="0F4B377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A31515"/>
          <w:sz w:val="19"/>
          <w:szCs w:val="19"/>
        </w:rPr>
        <w:t>ThayTheHD</w:t>
      </w:r>
      <w:r>
        <w:rPr>
          <w:rFonts w:ascii="Consolas" w:hAnsi="Consolas" w:cs="Consolas"/>
          <w:color w:val="0000FF"/>
          <w:sz w:val="19"/>
          <w:szCs w:val="19"/>
        </w:rPr>
        <w:t>&gt;</w:t>
      </w:r>
    </w:p>
    <w:p w:rsidR="009D1437" w:rsidP="009D1437" w14:paraId="539ACEA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key</w:t>
      </w:r>
      <w:r>
        <w:rPr>
          <w:rFonts w:ascii="Consolas" w:hAnsi="Consolas" w:cs="Consolas"/>
          <w:color w:val="0000FF"/>
          <w:sz w:val="19"/>
          <w:szCs w:val="19"/>
        </w:rPr>
        <w:t>&gt;</w:t>
      </w:r>
      <w:r>
        <w:rPr>
          <w:rFonts w:ascii="Consolas" w:hAnsi="Consolas" w:cs="Consolas"/>
          <w:color w:val="000000"/>
          <w:sz w:val="19"/>
          <w:szCs w:val="19"/>
        </w:rPr>
        <w:t>Fkey</w:t>
      </w:r>
      <w:r>
        <w:rPr>
          <w:rFonts w:ascii="Consolas" w:hAnsi="Consolas" w:cs="Consolas"/>
          <w:color w:val="000000"/>
          <w:sz w:val="19"/>
          <w:szCs w:val="19"/>
        </w:rPr>
        <w:t xml:space="preserve"> </w:t>
      </w:r>
      <w:r>
        <w:rPr>
          <w:rFonts w:ascii="Consolas" w:hAnsi="Consolas" w:cs="Consolas"/>
          <w:color w:val="000000"/>
          <w:sz w:val="19"/>
          <w:szCs w:val="19"/>
        </w:rPr>
        <w:t>của</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key</w:t>
      </w:r>
      <w:r>
        <w:rPr>
          <w:rFonts w:ascii="Consolas" w:hAnsi="Consolas" w:cs="Consolas"/>
          <w:color w:val="0000FF"/>
          <w:sz w:val="19"/>
          <w:szCs w:val="19"/>
        </w:rPr>
        <w:t>&gt;</w:t>
      </w:r>
    </w:p>
    <w:p w:rsidR="009D1437" w:rsidP="009D1437" w14:paraId="74F7C0E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InvoiceNo</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hóa </w:t>
      </w:r>
      <w:r>
        <w:rPr>
          <w:rFonts w:ascii="Consolas" w:hAnsi="Consolas" w:cs="Consolas"/>
          <w:color w:val="000000"/>
          <w:sz w:val="19"/>
          <w:szCs w:val="19"/>
        </w:rPr>
        <w:t>đơn</w:t>
      </w:r>
      <w:r>
        <w:rPr>
          <w:rFonts w:ascii="Consolas" w:hAnsi="Consolas" w:cs="Consolas"/>
          <w:color w:val="0000FF"/>
          <w:sz w:val="19"/>
          <w:szCs w:val="19"/>
        </w:rPr>
        <w:t>&lt;/</w:t>
      </w:r>
      <w:r>
        <w:rPr>
          <w:rFonts w:ascii="Consolas" w:hAnsi="Consolas" w:cs="Consolas"/>
          <w:color w:val="A31515"/>
          <w:sz w:val="19"/>
          <w:szCs w:val="19"/>
        </w:rPr>
        <w:t>InvoiceNo</w:t>
      </w:r>
      <w:r>
        <w:rPr>
          <w:rFonts w:ascii="Consolas" w:hAnsi="Consolas" w:cs="Consolas"/>
          <w:color w:val="0000FF"/>
          <w:sz w:val="19"/>
          <w:szCs w:val="19"/>
        </w:rPr>
        <w:t>&gt;</w:t>
      </w:r>
    </w:p>
    <w:p w:rsidR="009D1437" w:rsidP="009D1437" w14:paraId="5FAF3F25"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TTChung</w:t>
      </w:r>
      <w:r>
        <w:rPr>
          <w:rFonts w:ascii="Consolas" w:hAnsi="Consolas" w:cs="Consolas"/>
          <w:color w:val="0000FF"/>
          <w:sz w:val="19"/>
          <w:szCs w:val="19"/>
        </w:rPr>
        <w:t>&gt;</w:t>
      </w:r>
    </w:p>
    <w:p w:rsidR="009D1437" w:rsidP="009D1437" w14:paraId="61164C5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MHSo</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hồ</w:t>
      </w:r>
      <w:r>
        <w:rPr>
          <w:rFonts w:ascii="Consolas" w:hAnsi="Consolas" w:cs="Consolas"/>
          <w:color w:val="000000"/>
          <w:sz w:val="19"/>
          <w:szCs w:val="19"/>
        </w:rPr>
        <w:t xml:space="preserve"> </w:t>
      </w:r>
      <w:r>
        <w:rPr>
          <w:rFonts w:ascii="Consolas" w:hAnsi="Consolas" w:cs="Consolas"/>
          <w:color w:val="000000"/>
          <w:sz w:val="19"/>
          <w:szCs w:val="19"/>
        </w:rPr>
        <w:t>sơ</w:t>
      </w:r>
      <w:r>
        <w:rPr>
          <w:rFonts w:ascii="Consolas" w:hAnsi="Consolas" w:cs="Consolas"/>
          <w:color w:val="0000FF"/>
          <w:sz w:val="19"/>
          <w:szCs w:val="19"/>
        </w:rPr>
        <w:t>&lt;/</w:t>
      </w:r>
      <w:r>
        <w:rPr>
          <w:rFonts w:ascii="Consolas" w:hAnsi="Consolas" w:cs="Consolas"/>
          <w:color w:val="A31515"/>
          <w:sz w:val="19"/>
          <w:szCs w:val="19"/>
        </w:rPr>
        <w:t>MHSo</w:t>
      </w:r>
      <w:r>
        <w:rPr>
          <w:rFonts w:ascii="Consolas" w:hAnsi="Consolas" w:cs="Consolas"/>
          <w:color w:val="0000FF"/>
          <w:sz w:val="19"/>
          <w:szCs w:val="19"/>
        </w:rPr>
        <w:t>&gt;</w:t>
      </w:r>
    </w:p>
    <w:p w:rsidR="009D1437" w:rsidP="009D1437" w14:paraId="2F7AFCD9"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SBKe</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bảng</w:t>
      </w:r>
      <w:r>
        <w:rPr>
          <w:rFonts w:ascii="Consolas" w:hAnsi="Consolas" w:cs="Consolas"/>
          <w:color w:val="000000"/>
          <w:sz w:val="19"/>
          <w:szCs w:val="19"/>
        </w:rPr>
        <w:t xml:space="preserve"> </w:t>
      </w:r>
      <w:r>
        <w:rPr>
          <w:rFonts w:ascii="Consolas" w:hAnsi="Consolas" w:cs="Consolas"/>
          <w:color w:val="000000"/>
          <w:sz w:val="19"/>
          <w:szCs w:val="19"/>
        </w:rPr>
        <w:t>kê</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của</w:t>
      </w:r>
      <w:r>
        <w:rPr>
          <w:rFonts w:ascii="Consolas" w:hAnsi="Consolas" w:cs="Consolas"/>
          <w:color w:val="000000"/>
          <w:sz w:val="19"/>
          <w:szCs w:val="19"/>
        </w:rPr>
        <w:t xml:space="preserve"> </w:t>
      </w:r>
      <w:r>
        <w:rPr>
          <w:rFonts w:ascii="Consolas" w:hAnsi="Consolas" w:cs="Consolas"/>
          <w:color w:val="000000"/>
          <w:sz w:val="19"/>
          <w:szCs w:val="19"/>
        </w:rPr>
        <w:t>bảng</w:t>
      </w:r>
      <w:r>
        <w:rPr>
          <w:rFonts w:ascii="Consolas" w:hAnsi="Consolas" w:cs="Consolas"/>
          <w:color w:val="000000"/>
          <w:sz w:val="19"/>
          <w:szCs w:val="19"/>
        </w:rPr>
        <w:t xml:space="preserve"> </w:t>
      </w:r>
      <w:r>
        <w:rPr>
          <w:rFonts w:ascii="Consolas" w:hAnsi="Consolas" w:cs="Consolas"/>
          <w:color w:val="000000"/>
          <w:sz w:val="19"/>
          <w:szCs w:val="19"/>
        </w:rPr>
        <w:t>kê</w:t>
      </w:r>
      <w:r>
        <w:rPr>
          <w:rFonts w:ascii="Consolas" w:hAnsi="Consolas" w:cs="Consolas"/>
          <w:color w:val="000000"/>
          <w:sz w:val="19"/>
          <w:szCs w:val="19"/>
        </w:rPr>
        <w:t xml:space="preserve"> </w:t>
      </w:r>
      <w:r>
        <w:rPr>
          <w:rFonts w:ascii="Consolas" w:hAnsi="Consolas" w:cs="Consolas"/>
          <w:color w:val="000000"/>
          <w:sz w:val="19"/>
          <w:szCs w:val="19"/>
        </w:rPr>
        <w:t>các</w:t>
      </w:r>
      <w:r>
        <w:rPr>
          <w:rFonts w:ascii="Consolas" w:hAnsi="Consolas" w:cs="Consolas"/>
          <w:color w:val="000000"/>
          <w:sz w:val="19"/>
          <w:szCs w:val="19"/>
        </w:rPr>
        <w:t xml:space="preserve"> </w:t>
      </w:r>
      <w:r>
        <w:rPr>
          <w:rFonts w:ascii="Consolas" w:hAnsi="Consolas" w:cs="Consolas"/>
          <w:color w:val="000000"/>
          <w:sz w:val="19"/>
          <w:szCs w:val="19"/>
        </w:rPr>
        <w:t>loại</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w:t>
      </w:r>
      <w:r>
        <w:rPr>
          <w:rFonts w:ascii="Consolas" w:hAnsi="Consolas" w:cs="Consolas"/>
          <w:color w:val="000000"/>
          <w:sz w:val="19"/>
          <w:szCs w:val="19"/>
        </w:rPr>
        <w:t>đã</w:t>
      </w:r>
      <w:r>
        <w:rPr>
          <w:rFonts w:ascii="Consolas" w:hAnsi="Consolas" w:cs="Consolas"/>
          <w:color w:val="000000"/>
          <w:sz w:val="19"/>
          <w:szCs w:val="19"/>
        </w:rPr>
        <w:t xml:space="preserve"> </w:t>
      </w:r>
      <w:r>
        <w:rPr>
          <w:rFonts w:ascii="Consolas" w:hAnsi="Consolas" w:cs="Consolas"/>
          <w:color w:val="000000"/>
          <w:sz w:val="19"/>
          <w:szCs w:val="19"/>
        </w:rPr>
        <w:t>bán</w:t>
      </w:r>
      <w:r>
        <w:rPr>
          <w:rFonts w:ascii="Consolas" w:hAnsi="Consolas" w:cs="Consolas"/>
          <w:color w:val="000000"/>
          <w:sz w:val="19"/>
          <w:szCs w:val="19"/>
        </w:rPr>
        <w:t xml:space="preserve"> </w:t>
      </w:r>
      <w:r>
        <w:rPr>
          <w:rFonts w:ascii="Consolas" w:hAnsi="Consolas" w:cs="Consolas"/>
          <w:color w:val="000000"/>
          <w:sz w:val="19"/>
          <w:szCs w:val="19"/>
        </w:rPr>
        <w:t>kèm</w:t>
      </w:r>
      <w:r>
        <w:rPr>
          <w:rFonts w:ascii="Consolas" w:hAnsi="Consolas" w:cs="Consolas"/>
          <w:color w:val="000000"/>
          <w:sz w:val="19"/>
          <w:szCs w:val="19"/>
        </w:rPr>
        <w:t xml:space="preserve"> </w:t>
      </w:r>
      <w:r>
        <w:rPr>
          <w:rFonts w:ascii="Consolas" w:hAnsi="Consolas" w:cs="Consolas"/>
          <w:color w:val="000000"/>
          <w:sz w:val="19"/>
          <w:szCs w:val="19"/>
        </w:rPr>
        <w:t>theo</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SBKe</w:t>
      </w:r>
      <w:r>
        <w:rPr>
          <w:rFonts w:ascii="Consolas" w:hAnsi="Consolas" w:cs="Consolas"/>
          <w:color w:val="0000FF"/>
          <w:sz w:val="19"/>
          <w:szCs w:val="19"/>
        </w:rPr>
        <w:t>&gt;</w:t>
      </w:r>
    </w:p>
    <w:p w:rsidR="009D1437" w:rsidP="009D1437" w14:paraId="1C42CB81"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NBKe</w:t>
      </w:r>
      <w:r>
        <w:rPr>
          <w:rFonts w:ascii="Consolas" w:hAnsi="Consolas" w:cs="Consolas"/>
          <w:color w:val="0000FF"/>
          <w:sz w:val="19"/>
          <w:szCs w:val="19"/>
        </w:rPr>
        <w:t>&gt;</w:t>
      </w:r>
      <w:r>
        <w:rPr>
          <w:rFonts w:ascii="Consolas" w:hAnsi="Consolas" w:cs="Consolas"/>
          <w:color w:val="000000"/>
          <w:sz w:val="19"/>
          <w:szCs w:val="19"/>
        </w:rPr>
        <w:t>Ngày</w:t>
      </w:r>
      <w:r>
        <w:rPr>
          <w:rFonts w:ascii="Consolas" w:hAnsi="Consolas" w:cs="Consolas"/>
          <w:color w:val="000000"/>
          <w:sz w:val="19"/>
          <w:szCs w:val="19"/>
        </w:rPr>
        <w:t xml:space="preserve"> </w:t>
      </w:r>
      <w:r>
        <w:rPr>
          <w:rFonts w:ascii="Consolas" w:hAnsi="Consolas" w:cs="Consolas"/>
          <w:color w:val="000000"/>
          <w:sz w:val="19"/>
          <w:szCs w:val="19"/>
        </w:rPr>
        <w:t>bảng</w:t>
      </w:r>
      <w:r>
        <w:rPr>
          <w:rFonts w:ascii="Consolas" w:hAnsi="Consolas" w:cs="Consolas"/>
          <w:color w:val="000000"/>
          <w:sz w:val="19"/>
          <w:szCs w:val="19"/>
        </w:rPr>
        <w:t xml:space="preserve"> </w:t>
      </w:r>
      <w:r>
        <w:rPr>
          <w:rFonts w:ascii="Consolas" w:hAnsi="Consolas" w:cs="Consolas"/>
          <w:color w:val="000000"/>
          <w:sz w:val="19"/>
          <w:szCs w:val="19"/>
        </w:rPr>
        <w:t>kê</w:t>
      </w:r>
      <w:r>
        <w:rPr>
          <w:rFonts w:ascii="Consolas" w:hAnsi="Consolas" w:cs="Consolas"/>
          <w:color w:val="000000"/>
          <w:sz w:val="19"/>
          <w:szCs w:val="19"/>
        </w:rPr>
        <w:t xml:space="preserve"> (</w:t>
      </w:r>
      <w:r>
        <w:rPr>
          <w:rFonts w:ascii="Consolas" w:hAnsi="Consolas" w:cs="Consolas"/>
          <w:color w:val="000000"/>
          <w:sz w:val="19"/>
          <w:szCs w:val="19"/>
        </w:rPr>
        <w:t>Ngày</w:t>
      </w:r>
      <w:r>
        <w:rPr>
          <w:rFonts w:ascii="Consolas" w:hAnsi="Consolas" w:cs="Consolas"/>
          <w:color w:val="000000"/>
          <w:sz w:val="19"/>
          <w:szCs w:val="19"/>
        </w:rPr>
        <w:t xml:space="preserve"> </w:t>
      </w:r>
      <w:r>
        <w:rPr>
          <w:rFonts w:ascii="Consolas" w:hAnsi="Consolas" w:cs="Consolas"/>
          <w:color w:val="000000"/>
          <w:sz w:val="19"/>
          <w:szCs w:val="19"/>
        </w:rPr>
        <w:t>của</w:t>
      </w:r>
      <w:r>
        <w:rPr>
          <w:rFonts w:ascii="Consolas" w:hAnsi="Consolas" w:cs="Consolas"/>
          <w:color w:val="000000"/>
          <w:sz w:val="19"/>
          <w:szCs w:val="19"/>
        </w:rPr>
        <w:t xml:space="preserve"> </w:t>
      </w:r>
      <w:r>
        <w:rPr>
          <w:rFonts w:ascii="Consolas" w:hAnsi="Consolas" w:cs="Consolas"/>
          <w:color w:val="000000"/>
          <w:sz w:val="19"/>
          <w:szCs w:val="19"/>
        </w:rPr>
        <w:t>bảng</w:t>
      </w:r>
      <w:r>
        <w:rPr>
          <w:rFonts w:ascii="Consolas" w:hAnsi="Consolas" w:cs="Consolas"/>
          <w:color w:val="000000"/>
          <w:sz w:val="19"/>
          <w:szCs w:val="19"/>
        </w:rPr>
        <w:t xml:space="preserve"> </w:t>
      </w:r>
      <w:r>
        <w:rPr>
          <w:rFonts w:ascii="Consolas" w:hAnsi="Consolas" w:cs="Consolas"/>
          <w:color w:val="000000"/>
          <w:sz w:val="19"/>
          <w:szCs w:val="19"/>
        </w:rPr>
        <w:t>kê</w:t>
      </w:r>
      <w:r>
        <w:rPr>
          <w:rFonts w:ascii="Consolas" w:hAnsi="Consolas" w:cs="Consolas"/>
          <w:color w:val="000000"/>
          <w:sz w:val="19"/>
          <w:szCs w:val="19"/>
        </w:rPr>
        <w:t xml:space="preserve"> </w:t>
      </w:r>
      <w:r>
        <w:rPr>
          <w:rFonts w:ascii="Consolas" w:hAnsi="Consolas" w:cs="Consolas"/>
          <w:color w:val="000000"/>
          <w:sz w:val="19"/>
          <w:szCs w:val="19"/>
        </w:rPr>
        <w:t>các</w:t>
      </w:r>
      <w:r>
        <w:rPr>
          <w:rFonts w:ascii="Consolas" w:hAnsi="Consolas" w:cs="Consolas"/>
          <w:color w:val="000000"/>
          <w:sz w:val="19"/>
          <w:szCs w:val="19"/>
        </w:rPr>
        <w:t xml:space="preserve"> </w:t>
      </w:r>
      <w:r>
        <w:rPr>
          <w:rFonts w:ascii="Consolas" w:hAnsi="Consolas" w:cs="Consolas"/>
          <w:color w:val="000000"/>
          <w:sz w:val="19"/>
          <w:szCs w:val="19"/>
        </w:rPr>
        <w:t>loại</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w:t>
      </w:r>
      <w:r>
        <w:rPr>
          <w:rFonts w:ascii="Consolas" w:hAnsi="Consolas" w:cs="Consolas"/>
          <w:color w:val="000000"/>
          <w:sz w:val="19"/>
          <w:szCs w:val="19"/>
        </w:rPr>
        <w:t>đã</w:t>
      </w:r>
      <w:r>
        <w:rPr>
          <w:rFonts w:ascii="Consolas" w:hAnsi="Consolas" w:cs="Consolas"/>
          <w:color w:val="000000"/>
          <w:sz w:val="19"/>
          <w:szCs w:val="19"/>
        </w:rPr>
        <w:t xml:space="preserve"> </w:t>
      </w:r>
      <w:r>
        <w:rPr>
          <w:rFonts w:ascii="Consolas" w:hAnsi="Consolas" w:cs="Consolas"/>
          <w:color w:val="000000"/>
          <w:sz w:val="19"/>
          <w:szCs w:val="19"/>
        </w:rPr>
        <w:t>bán</w:t>
      </w:r>
      <w:r>
        <w:rPr>
          <w:rFonts w:ascii="Consolas" w:hAnsi="Consolas" w:cs="Consolas"/>
          <w:color w:val="000000"/>
          <w:sz w:val="19"/>
          <w:szCs w:val="19"/>
        </w:rPr>
        <w:t xml:space="preserve"> </w:t>
      </w:r>
      <w:r>
        <w:rPr>
          <w:rFonts w:ascii="Consolas" w:hAnsi="Consolas" w:cs="Consolas"/>
          <w:color w:val="000000"/>
          <w:sz w:val="19"/>
          <w:szCs w:val="19"/>
        </w:rPr>
        <w:t>kèm</w:t>
      </w:r>
      <w:r>
        <w:rPr>
          <w:rFonts w:ascii="Consolas" w:hAnsi="Consolas" w:cs="Consolas"/>
          <w:color w:val="000000"/>
          <w:sz w:val="19"/>
          <w:szCs w:val="19"/>
        </w:rPr>
        <w:t xml:space="preserve"> </w:t>
      </w:r>
      <w:r>
        <w:rPr>
          <w:rFonts w:ascii="Consolas" w:hAnsi="Consolas" w:cs="Consolas"/>
          <w:color w:val="000000"/>
          <w:sz w:val="19"/>
          <w:szCs w:val="19"/>
        </w:rPr>
        <w:t>theo</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NBKe</w:t>
      </w:r>
      <w:r>
        <w:rPr>
          <w:rFonts w:ascii="Consolas" w:hAnsi="Consolas" w:cs="Consolas"/>
          <w:color w:val="0000FF"/>
          <w:sz w:val="19"/>
          <w:szCs w:val="19"/>
        </w:rPr>
        <w:t>&gt;</w:t>
      </w:r>
    </w:p>
    <w:p w:rsidR="009D1437" w:rsidP="009D1437" w14:paraId="4985CFF5"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DVTTe</w:t>
      </w:r>
      <w:r>
        <w:rPr>
          <w:rFonts w:ascii="Consolas" w:hAnsi="Consolas" w:cs="Consolas"/>
          <w:color w:val="0000FF"/>
          <w:sz w:val="19"/>
          <w:szCs w:val="19"/>
        </w:rPr>
        <w:t>&gt;</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vị</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tệ</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DVTTe</w:t>
      </w:r>
      <w:r>
        <w:rPr>
          <w:rFonts w:ascii="Consolas" w:hAnsi="Consolas" w:cs="Consolas"/>
          <w:color w:val="0000FF"/>
          <w:sz w:val="19"/>
          <w:szCs w:val="19"/>
        </w:rPr>
        <w:t>&gt;</w:t>
      </w:r>
    </w:p>
    <w:p w:rsidR="009D1437" w:rsidP="009D1437" w14:paraId="2D87B76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TGia</w:t>
      </w:r>
      <w:r>
        <w:rPr>
          <w:rFonts w:ascii="Consolas" w:hAnsi="Consolas" w:cs="Consolas"/>
          <w:color w:val="0000FF"/>
          <w:sz w:val="19"/>
          <w:szCs w:val="19"/>
        </w:rPr>
        <w:t>&gt;</w:t>
      </w:r>
      <w:r>
        <w:rPr>
          <w:rFonts w:ascii="Consolas" w:hAnsi="Consolas" w:cs="Consolas"/>
          <w:color w:val="000000"/>
          <w:sz w:val="19"/>
          <w:szCs w:val="19"/>
        </w:rPr>
        <w:t>Tỷ</w:t>
      </w:r>
      <w:r>
        <w:rPr>
          <w:rFonts w:ascii="Consolas" w:hAnsi="Consolas" w:cs="Consolas"/>
          <w:color w:val="000000"/>
          <w:sz w:val="19"/>
          <w:szCs w:val="19"/>
        </w:rPr>
        <w:t xml:space="preserve"> </w:t>
      </w:r>
      <w:r>
        <w:rPr>
          <w:rFonts w:ascii="Consolas" w:hAnsi="Consolas" w:cs="Consolas"/>
          <w:color w:val="000000"/>
          <w:sz w:val="19"/>
          <w:szCs w:val="19"/>
        </w:rPr>
        <w:t>giá</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Trừ</w:t>
      </w:r>
      <w:r>
        <w:rPr>
          <w:rFonts w:ascii="Consolas" w:hAnsi="Consolas" w:cs="Consolas"/>
          <w:color w:val="000000"/>
          <w:sz w:val="19"/>
          <w:szCs w:val="19"/>
        </w:rPr>
        <w:t xml:space="preserve"> </w:t>
      </w:r>
      <w:r>
        <w:rPr>
          <w:rFonts w:ascii="Consolas" w:hAnsi="Consolas" w:cs="Consolas"/>
          <w:color w:val="000000"/>
          <w:sz w:val="19"/>
          <w:szCs w:val="19"/>
        </w:rPr>
        <w:t>trường</w:t>
      </w:r>
      <w:r>
        <w:rPr>
          <w:rFonts w:ascii="Consolas" w:hAnsi="Consolas" w:cs="Consolas"/>
          <w:color w:val="000000"/>
          <w:sz w:val="19"/>
          <w:szCs w:val="19"/>
        </w:rPr>
        <w:t xml:space="preserve"> </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vị</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tệ</w:t>
      </w:r>
      <w:r>
        <w:rPr>
          <w:rFonts w:ascii="Consolas" w:hAnsi="Consolas" w:cs="Consolas"/>
          <w:color w:val="000000"/>
          <w:sz w:val="19"/>
          <w:szCs w:val="19"/>
        </w:rPr>
        <w:t xml:space="preserve"> </w:t>
      </w:r>
      <w:r>
        <w:rPr>
          <w:rFonts w:ascii="Consolas" w:hAnsi="Consolas" w:cs="Consolas"/>
          <w:color w:val="000000"/>
          <w:sz w:val="19"/>
          <w:szCs w:val="19"/>
        </w:rPr>
        <w:t>là</w:t>
      </w:r>
      <w:r>
        <w:rPr>
          <w:rFonts w:ascii="Consolas" w:hAnsi="Consolas" w:cs="Consolas"/>
          <w:color w:val="000000"/>
          <w:sz w:val="19"/>
          <w:szCs w:val="19"/>
        </w:rPr>
        <w:t xml:space="preserve"> VND))</w:t>
      </w:r>
      <w:r>
        <w:rPr>
          <w:rFonts w:ascii="Consolas" w:hAnsi="Consolas" w:cs="Consolas"/>
          <w:color w:val="0000FF"/>
          <w:sz w:val="19"/>
          <w:szCs w:val="19"/>
        </w:rPr>
        <w:t>&lt;/</w:t>
      </w:r>
      <w:r>
        <w:rPr>
          <w:rFonts w:ascii="Consolas" w:hAnsi="Consolas" w:cs="Consolas"/>
          <w:color w:val="A31515"/>
          <w:sz w:val="19"/>
          <w:szCs w:val="19"/>
        </w:rPr>
        <w:t>TGia</w:t>
      </w:r>
      <w:r>
        <w:rPr>
          <w:rFonts w:ascii="Consolas" w:hAnsi="Consolas" w:cs="Consolas"/>
          <w:color w:val="0000FF"/>
          <w:sz w:val="19"/>
          <w:szCs w:val="19"/>
        </w:rPr>
        <w:t>&gt;</w:t>
      </w:r>
    </w:p>
    <w:p w:rsidR="009D1437" w:rsidP="009D1437" w14:paraId="4A93DC9C"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HTTToan</w:t>
      </w:r>
      <w:r>
        <w:rPr>
          <w:rFonts w:ascii="Consolas" w:hAnsi="Consolas" w:cs="Consolas"/>
          <w:color w:val="0000FF"/>
          <w:sz w:val="19"/>
          <w:szCs w:val="19"/>
        </w:rPr>
        <w:t>&gt;</w:t>
      </w:r>
      <w:r>
        <w:rPr>
          <w:rFonts w:ascii="Consolas" w:hAnsi="Consolas" w:cs="Consolas"/>
          <w:color w:val="000000"/>
          <w:sz w:val="19"/>
          <w:szCs w:val="19"/>
        </w:rPr>
        <w:t>Hình</w:t>
      </w:r>
      <w:r>
        <w:rPr>
          <w:rFonts w:ascii="Consolas" w:hAnsi="Consolas" w:cs="Consolas"/>
          <w:color w:val="000000"/>
          <w:sz w:val="19"/>
          <w:szCs w:val="19"/>
        </w:rPr>
        <w:t xml:space="preserve"> </w:t>
      </w:r>
      <w:r>
        <w:rPr>
          <w:rFonts w:ascii="Consolas" w:hAnsi="Consolas" w:cs="Consolas"/>
          <w:color w:val="000000"/>
          <w:sz w:val="19"/>
          <w:szCs w:val="19"/>
        </w:rPr>
        <w:t>thức</w:t>
      </w:r>
      <w:r>
        <w:rPr>
          <w:rFonts w:ascii="Consolas" w:hAnsi="Consolas" w:cs="Consolas"/>
          <w:color w:val="000000"/>
          <w:sz w:val="19"/>
          <w:szCs w:val="19"/>
        </w:rPr>
        <w:t xml:space="preserve"> </w:t>
      </w:r>
      <w:r>
        <w:rPr>
          <w:rFonts w:ascii="Consolas" w:hAnsi="Consolas" w:cs="Consolas"/>
          <w:color w:val="000000"/>
          <w:sz w:val="19"/>
          <w:szCs w:val="19"/>
        </w:rPr>
        <w:t>thanh</w:t>
      </w:r>
      <w:r>
        <w:rPr>
          <w:rFonts w:ascii="Consolas" w:hAnsi="Consolas" w:cs="Consolas"/>
          <w:color w:val="000000"/>
          <w:sz w:val="19"/>
          <w:szCs w:val="19"/>
        </w:rPr>
        <w:t xml:space="preserve"> </w:t>
      </w:r>
      <w:r>
        <w:rPr>
          <w:rFonts w:ascii="Consolas" w:hAnsi="Consolas" w:cs="Consolas"/>
          <w:color w:val="000000"/>
          <w:sz w:val="19"/>
          <w:szCs w:val="19"/>
        </w:rPr>
        <w:t>toán</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HTTToan</w:t>
      </w:r>
      <w:r>
        <w:rPr>
          <w:rFonts w:ascii="Consolas" w:hAnsi="Consolas" w:cs="Consolas"/>
          <w:color w:val="0000FF"/>
          <w:sz w:val="19"/>
          <w:szCs w:val="19"/>
        </w:rPr>
        <w:t>&gt;</w:t>
      </w:r>
    </w:p>
    <w:p w:rsidR="009D1437" w:rsidP="009D1437" w14:paraId="25831F9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TTChung</w:t>
      </w:r>
      <w:r>
        <w:rPr>
          <w:rFonts w:ascii="Consolas" w:hAnsi="Consolas" w:cs="Consolas"/>
          <w:color w:val="0000FF"/>
          <w:sz w:val="19"/>
          <w:szCs w:val="19"/>
        </w:rPr>
        <w:t>&gt;</w:t>
      </w:r>
    </w:p>
    <w:p w:rsidR="009D1437" w:rsidP="009D1437" w14:paraId="3260CD29"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NDHDon</w:t>
      </w:r>
      <w:r>
        <w:rPr>
          <w:rFonts w:ascii="Consolas" w:hAnsi="Consolas" w:cs="Consolas"/>
          <w:color w:val="0000FF"/>
          <w:sz w:val="19"/>
          <w:szCs w:val="19"/>
        </w:rPr>
        <w:t>&gt;</w:t>
      </w:r>
    </w:p>
    <w:p w:rsidR="009D1437" w:rsidP="009D1437" w14:paraId="46AB72C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NBan</w:t>
      </w:r>
      <w:r>
        <w:rPr>
          <w:rFonts w:ascii="Consolas" w:hAnsi="Consolas" w:cs="Consolas"/>
          <w:color w:val="0000FF"/>
          <w:sz w:val="19"/>
          <w:szCs w:val="19"/>
        </w:rPr>
        <w:t>&gt;</w:t>
      </w:r>
    </w:p>
    <w:p w:rsidR="009D1437" w:rsidP="009D1437" w14:paraId="3A5F8181"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Ten</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Ten</w:t>
      </w:r>
      <w:r>
        <w:rPr>
          <w:rFonts w:ascii="Consolas" w:hAnsi="Consolas" w:cs="Consolas"/>
          <w:color w:val="0000FF"/>
          <w:sz w:val="19"/>
          <w:szCs w:val="19"/>
        </w:rPr>
        <w:t>&gt;</w:t>
      </w:r>
    </w:p>
    <w:p w:rsidR="009D1437" w:rsidP="009D1437" w14:paraId="7CF80EB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MST</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MST</w:t>
      </w:r>
      <w:r>
        <w:rPr>
          <w:rFonts w:ascii="Consolas" w:hAnsi="Consolas" w:cs="Consolas"/>
          <w:color w:val="0000FF"/>
          <w:sz w:val="19"/>
          <w:szCs w:val="19"/>
        </w:rPr>
        <w:t>&gt;</w:t>
      </w:r>
    </w:p>
    <w:p w:rsidR="009D1437" w:rsidP="009D1437" w14:paraId="5358C4E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DChi</w:t>
      </w:r>
      <w:r>
        <w:rPr>
          <w:rFonts w:ascii="Consolas" w:hAnsi="Consolas" w:cs="Consolas"/>
          <w:color w:val="0000FF"/>
          <w:sz w:val="19"/>
          <w:szCs w:val="19"/>
        </w:rPr>
        <w:t>&gt;</w:t>
      </w:r>
      <w:r>
        <w:rPr>
          <w:rFonts w:ascii="Consolas" w:hAnsi="Consolas" w:cs="Consolas"/>
          <w:color w:val="000000"/>
          <w:sz w:val="19"/>
          <w:szCs w:val="19"/>
        </w:rPr>
        <w:t>Địa</w:t>
      </w:r>
      <w:r>
        <w:rPr>
          <w:rFonts w:ascii="Consolas" w:hAnsi="Consolas" w:cs="Consolas"/>
          <w:color w:val="000000"/>
          <w:sz w:val="19"/>
          <w:szCs w:val="19"/>
        </w:rPr>
        <w:t xml:space="preserve"> </w:t>
      </w:r>
      <w:r>
        <w:rPr>
          <w:rFonts w:ascii="Consolas" w:hAnsi="Consolas" w:cs="Consolas"/>
          <w:color w:val="000000"/>
          <w:sz w:val="19"/>
          <w:szCs w:val="19"/>
        </w:rPr>
        <w:t>chỉ</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DChi</w:t>
      </w:r>
      <w:r>
        <w:rPr>
          <w:rFonts w:ascii="Consolas" w:hAnsi="Consolas" w:cs="Consolas"/>
          <w:color w:val="0000FF"/>
          <w:sz w:val="19"/>
          <w:szCs w:val="19"/>
        </w:rPr>
        <w:t>&gt;</w:t>
      </w:r>
    </w:p>
    <w:p w:rsidR="009D1437" w:rsidP="009D1437" w14:paraId="0F862CFB"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SDThoai</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điện</w:t>
      </w:r>
      <w:r>
        <w:rPr>
          <w:rFonts w:ascii="Consolas" w:hAnsi="Consolas" w:cs="Consolas"/>
          <w:color w:val="000000"/>
          <w:sz w:val="19"/>
          <w:szCs w:val="19"/>
        </w:rPr>
        <w:t xml:space="preserve"> </w:t>
      </w:r>
      <w:r>
        <w:rPr>
          <w:rFonts w:ascii="Consolas" w:hAnsi="Consolas" w:cs="Consolas"/>
          <w:color w:val="000000"/>
          <w:sz w:val="19"/>
          <w:szCs w:val="19"/>
        </w:rPr>
        <w:t>thoại</w:t>
      </w:r>
      <w:r>
        <w:rPr>
          <w:rFonts w:ascii="Consolas" w:hAnsi="Consolas" w:cs="Consolas"/>
          <w:color w:val="0000FF"/>
          <w:sz w:val="19"/>
          <w:szCs w:val="19"/>
        </w:rPr>
        <w:t>&lt;/</w:t>
      </w:r>
      <w:r>
        <w:rPr>
          <w:rFonts w:ascii="Consolas" w:hAnsi="Consolas" w:cs="Consolas"/>
          <w:color w:val="A31515"/>
          <w:sz w:val="19"/>
          <w:szCs w:val="19"/>
        </w:rPr>
        <w:t>SDThoai</w:t>
      </w:r>
      <w:r>
        <w:rPr>
          <w:rFonts w:ascii="Consolas" w:hAnsi="Consolas" w:cs="Consolas"/>
          <w:color w:val="0000FF"/>
          <w:sz w:val="19"/>
          <w:szCs w:val="19"/>
        </w:rPr>
        <w:t>&gt;</w:t>
      </w:r>
    </w:p>
    <w:p w:rsidR="009D1437" w:rsidP="009D1437" w14:paraId="29785DF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DCTDTu</w:t>
      </w:r>
      <w:r>
        <w:rPr>
          <w:rFonts w:ascii="Consolas" w:hAnsi="Consolas" w:cs="Consolas"/>
          <w:color w:val="0000FF"/>
          <w:sz w:val="19"/>
          <w:szCs w:val="19"/>
        </w:rPr>
        <w:t>&gt;</w:t>
      </w:r>
      <w:r>
        <w:rPr>
          <w:rFonts w:ascii="Consolas" w:hAnsi="Consolas" w:cs="Consolas"/>
          <w:color w:val="000000"/>
          <w:sz w:val="19"/>
          <w:szCs w:val="19"/>
        </w:rPr>
        <w:t>Địa</w:t>
      </w:r>
      <w:r>
        <w:rPr>
          <w:rFonts w:ascii="Consolas" w:hAnsi="Consolas" w:cs="Consolas"/>
          <w:color w:val="000000"/>
          <w:sz w:val="19"/>
          <w:szCs w:val="19"/>
        </w:rPr>
        <w:t xml:space="preserve"> </w:t>
      </w:r>
      <w:r>
        <w:rPr>
          <w:rFonts w:ascii="Consolas" w:hAnsi="Consolas" w:cs="Consolas"/>
          <w:color w:val="000000"/>
          <w:sz w:val="19"/>
          <w:szCs w:val="19"/>
        </w:rPr>
        <w:t>chỉ</w:t>
      </w:r>
      <w:r>
        <w:rPr>
          <w:rFonts w:ascii="Consolas" w:hAnsi="Consolas" w:cs="Consolas"/>
          <w:color w:val="000000"/>
          <w:sz w:val="19"/>
          <w:szCs w:val="19"/>
        </w:rPr>
        <w:t xml:space="preserve"> </w:t>
      </w:r>
      <w:r>
        <w:rPr>
          <w:rFonts w:ascii="Consolas" w:hAnsi="Consolas" w:cs="Consolas"/>
          <w:color w:val="000000"/>
          <w:sz w:val="19"/>
          <w:szCs w:val="19"/>
        </w:rPr>
        <w:t>thư</w:t>
      </w:r>
      <w:r>
        <w:rPr>
          <w:rFonts w:ascii="Consolas" w:hAnsi="Consolas" w:cs="Consolas"/>
          <w:color w:val="000000"/>
          <w:sz w:val="19"/>
          <w:szCs w:val="19"/>
        </w:rPr>
        <w:t xml:space="preserve"> </w:t>
      </w:r>
      <w:r>
        <w:rPr>
          <w:rFonts w:ascii="Consolas" w:hAnsi="Consolas" w:cs="Consolas"/>
          <w:color w:val="000000"/>
          <w:sz w:val="19"/>
          <w:szCs w:val="19"/>
        </w:rPr>
        <w:t>điện</w:t>
      </w:r>
      <w:r>
        <w:rPr>
          <w:rFonts w:ascii="Consolas" w:hAnsi="Consolas" w:cs="Consolas"/>
          <w:color w:val="000000"/>
          <w:sz w:val="19"/>
          <w:szCs w:val="19"/>
        </w:rPr>
        <w:t xml:space="preserve"> </w:t>
      </w:r>
      <w:r>
        <w:rPr>
          <w:rFonts w:ascii="Consolas" w:hAnsi="Consolas" w:cs="Consolas"/>
          <w:color w:val="000000"/>
          <w:sz w:val="19"/>
          <w:szCs w:val="19"/>
        </w:rPr>
        <w:t>tử</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DCTDTu</w:t>
      </w:r>
      <w:r>
        <w:rPr>
          <w:rFonts w:ascii="Consolas" w:hAnsi="Consolas" w:cs="Consolas"/>
          <w:color w:val="0000FF"/>
          <w:sz w:val="19"/>
          <w:szCs w:val="19"/>
        </w:rPr>
        <w:t>&gt;</w:t>
      </w:r>
    </w:p>
    <w:p w:rsidR="009D1437" w:rsidP="009D1437" w14:paraId="09B9C33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STKNHang</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tài</w:t>
      </w:r>
      <w:r>
        <w:rPr>
          <w:rFonts w:ascii="Consolas" w:hAnsi="Consolas" w:cs="Consolas"/>
          <w:color w:val="000000"/>
          <w:sz w:val="19"/>
          <w:szCs w:val="19"/>
        </w:rPr>
        <w:t xml:space="preserve"> </w:t>
      </w:r>
      <w:r>
        <w:rPr>
          <w:rFonts w:ascii="Consolas" w:hAnsi="Consolas" w:cs="Consolas"/>
          <w:color w:val="000000"/>
          <w:sz w:val="19"/>
          <w:szCs w:val="19"/>
        </w:rPr>
        <w:t>khoản</w:t>
      </w:r>
      <w:r>
        <w:rPr>
          <w:rFonts w:ascii="Consolas" w:hAnsi="Consolas" w:cs="Consolas"/>
          <w:color w:val="000000"/>
          <w:sz w:val="19"/>
          <w:szCs w:val="19"/>
        </w:rPr>
        <w:t xml:space="preserve"> </w:t>
      </w:r>
      <w:r>
        <w:rPr>
          <w:rFonts w:ascii="Consolas" w:hAnsi="Consolas" w:cs="Consolas"/>
          <w:color w:val="000000"/>
          <w:sz w:val="19"/>
          <w:szCs w:val="19"/>
        </w:rPr>
        <w:t>ngân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STKNHang</w:t>
      </w:r>
      <w:r>
        <w:rPr>
          <w:rFonts w:ascii="Consolas" w:hAnsi="Consolas" w:cs="Consolas"/>
          <w:color w:val="0000FF"/>
          <w:sz w:val="19"/>
          <w:szCs w:val="19"/>
        </w:rPr>
        <w:t>&gt;</w:t>
      </w:r>
    </w:p>
    <w:p w:rsidR="009D1437" w:rsidP="009D1437" w14:paraId="36820F4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TNHang</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ngân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TNHang</w:t>
      </w:r>
      <w:r>
        <w:rPr>
          <w:rFonts w:ascii="Consolas" w:hAnsi="Consolas" w:cs="Consolas"/>
          <w:color w:val="0000FF"/>
          <w:sz w:val="19"/>
          <w:szCs w:val="19"/>
        </w:rPr>
        <w:t>&gt;</w:t>
      </w:r>
    </w:p>
    <w:p w:rsidR="009D1437" w:rsidP="009D1437" w14:paraId="369221B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Fax</w:t>
      </w:r>
      <w:r>
        <w:rPr>
          <w:rFonts w:ascii="Consolas" w:hAnsi="Consolas" w:cs="Consolas"/>
          <w:color w:val="0000FF"/>
          <w:sz w:val="19"/>
          <w:szCs w:val="19"/>
        </w:rPr>
        <w:t>&gt;</w:t>
      </w:r>
      <w:r>
        <w:rPr>
          <w:rFonts w:ascii="Consolas" w:hAnsi="Consolas" w:cs="Consolas"/>
          <w:color w:val="000000"/>
          <w:sz w:val="19"/>
          <w:szCs w:val="19"/>
        </w:rPr>
        <w:t>Fax</w:t>
      </w:r>
      <w:r>
        <w:rPr>
          <w:rFonts w:ascii="Consolas" w:hAnsi="Consolas" w:cs="Consolas"/>
          <w:color w:val="0000FF"/>
          <w:sz w:val="19"/>
          <w:szCs w:val="19"/>
        </w:rPr>
        <w:t>&lt;/</w:t>
      </w:r>
      <w:r>
        <w:rPr>
          <w:rFonts w:ascii="Consolas" w:hAnsi="Consolas" w:cs="Consolas"/>
          <w:color w:val="A31515"/>
          <w:sz w:val="19"/>
          <w:szCs w:val="19"/>
        </w:rPr>
        <w:t>Fax</w:t>
      </w:r>
      <w:r>
        <w:rPr>
          <w:rFonts w:ascii="Consolas" w:hAnsi="Consolas" w:cs="Consolas"/>
          <w:color w:val="0000FF"/>
          <w:sz w:val="19"/>
          <w:szCs w:val="19"/>
        </w:rPr>
        <w:t>&gt;</w:t>
      </w:r>
    </w:p>
    <w:p w:rsidR="009D1437" w:rsidP="009D1437" w14:paraId="1F2539E9"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LDDNBo</w:t>
      </w:r>
      <w:r>
        <w:rPr>
          <w:rFonts w:ascii="Consolas" w:hAnsi="Consolas" w:cs="Consolas"/>
          <w:color w:val="0000FF"/>
          <w:sz w:val="19"/>
          <w:szCs w:val="19"/>
        </w:rPr>
        <w:t>&gt;</w:t>
      </w:r>
      <w:r>
        <w:rPr>
          <w:rFonts w:ascii="Consolas" w:hAnsi="Consolas" w:cs="Consolas"/>
          <w:color w:val="000000"/>
          <w:sz w:val="19"/>
          <w:szCs w:val="19"/>
        </w:rPr>
        <w:t>Lệnh</w:t>
      </w:r>
      <w:r>
        <w:rPr>
          <w:rFonts w:ascii="Consolas" w:hAnsi="Consolas" w:cs="Consolas"/>
          <w:color w:val="000000"/>
          <w:sz w:val="19"/>
          <w:szCs w:val="19"/>
        </w:rPr>
        <w:t xml:space="preserve"> </w:t>
      </w:r>
      <w:r>
        <w:rPr>
          <w:rFonts w:ascii="Consolas" w:hAnsi="Consolas" w:cs="Consolas"/>
          <w:color w:val="000000"/>
          <w:sz w:val="19"/>
          <w:szCs w:val="19"/>
        </w:rPr>
        <w:t>điều</w:t>
      </w:r>
      <w:r>
        <w:rPr>
          <w:rFonts w:ascii="Consolas" w:hAnsi="Consolas" w:cs="Consolas"/>
          <w:color w:val="000000"/>
          <w:sz w:val="19"/>
          <w:szCs w:val="19"/>
        </w:rPr>
        <w:t xml:space="preserve"> </w:t>
      </w:r>
      <w:r>
        <w:rPr>
          <w:rFonts w:ascii="Consolas" w:hAnsi="Consolas" w:cs="Consolas"/>
          <w:color w:val="000000"/>
          <w:sz w:val="19"/>
          <w:szCs w:val="19"/>
        </w:rPr>
        <w:t>động</w:t>
      </w:r>
      <w:r>
        <w:rPr>
          <w:rFonts w:ascii="Consolas" w:hAnsi="Consolas" w:cs="Consolas"/>
          <w:color w:val="000000"/>
          <w:sz w:val="19"/>
          <w:szCs w:val="19"/>
        </w:rPr>
        <w:t xml:space="preserve"> </w:t>
      </w:r>
      <w:r>
        <w:rPr>
          <w:rFonts w:ascii="Consolas" w:hAnsi="Consolas" w:cs="Consolas"/>
          <w:color w:val="000000"/>
          <w:sz w:val="19"/>
          <w:szCs w:val="19"/>
        </w:rPr>
        <w:t>nội</w:t>
      </w:r>
      <w:r>
        <w:rPr>
          <w:rFonts w:ascii="Consolas" w:hAnsi="Consolas" w:cs="Consolas"/>
          <w:color w:val="000000"/>
          <w:sz w:val="19"/>
          <w:szCs w:val="19"/>
        </w:rPr>
        <w:t xml:space="preserve"> </w:t>
      </w:r>
      <w:r>
        <w:rPr>
          <w:rFonts w:ascii="Consolas" w:hAnsi="Consolas" w:cs="Consolas"/>
          <w:color w:val="000000"/>
          <w:sz w:val="19"/>
          <w:szCs w:val="19"/>
        </w:rPr>
        <w:t>bộ</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đối</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nội</w:t>
      </w:r>
      <w:r>
        <w:rPr>
          <w:rFonts w:ascii="Consolas" w:hAnsi="Consolas" w:cs="Consolas"/>
          <w:color w:val="000000"/>
          <w:sz w:val="19"/>
          <w:szCs w:val="19"/>
        </w:rPr>
        <w:t xml:space="preserve"> </w:t>
      </w:r>
      <w:r>
        <w:rPr>
          <w:rFonts w:ascii="Consolas" w:hAnsi="Consolas" w:cs="Consolas"/>
          <w:color w:val="000000"/>
          <w:sz w:val="19"/>
          <w:szCs w:val="19"/>
        </w:rPr>
        <w:t>bộ</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LDDNBo</w:t>
      </w:r>
      <w:r>
        <w:rPr>
          <w:rFonts w:ascii="Consolas" w:hAnsi="Consolas" w:cs="Consolas"/>
          <w:color w:val="0000FF"/>
          <w:sz w:val="19"/>
          <w:szCs w:val="19"/>
        </w:rPr>
        <w:t>&gt;</w:t>
      </w:r>
    </w:p>
    <w:p w:rsidR="009D1437" w:rsidP="009D1437" w14:paraId="722B68D9"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HDSo</w:t>
      </w:r>
      <w:r>
        <w:rPr>
          <w:rFonts w:ascii="Consolas" w:hAnsi="Consolas" w:cs="Consolas"/>
          <w:color w:val="0000FF"/>
          <w:sz w:val="19"/>
          <w:szCs w:val="19"/>
        </w:rPr>
        <w:t>&gt;</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đồng</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đồng</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nội</w:t>
      </w:r>
      <w:r>
        <w:rPr>
          <w:rFonts w:ascii="Consolas" w:hAnsi="Consolas" w:cs="Consolas"/>
          <w:color w:val="000000"/>
          <w:sz w:val="19"/>
          <w:szCs w:val="19"/>
        </w:rPr>
        <w:t xml:space="preserve"> </w:t>
      </w:r>
      <w:r>
        <w:rPr>
          <w:rFonts w:ascii="Consolas" w:hAnsi="Consolas" w:cs="Consolas"/>
          <w:color w:val="000000"/>
          <w:sz w:val="19"/>
          <w:szCs w:val="19"/>
        </w:rPr>
        <w:t>bộ</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HDSo</w:t>
      </w:r>
      <w:r>
        <w:rPr>
          <w:rFonts w:ascii="Consolas" w:hAnsi="Consolas" w:cs="Consolas"/>
          <w:color w:val="0000FF"/>
          <w:sz w:val="19"/>
          <w:szCs w:val="19"/>
        </w:rPr>
        <w:t>&gt;</w:t>
      </w:r>
    </w:p>
    <w:p w:rsidR="009D1437" w:rsidP="009D1437" w14:paraId="0662386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HVTNXHang</w:t>
      </w:r>
      <w:r>
        <w:rPr>
          <w:rFonts w:ascii="Consolas" w:hAnsi="Consolas" w:cs="Consolas"/>
          <w:color w:val="0000FF"/>
          <w:sz w:val="19"/>
          <w:szCs w:val="19"/>
        </w:rPr>
        <w:t>&gt;</w:t>
      </w:r>
      <w:r>
        <w:rPr>
          <w:rFonts w:ascii="Consolas" w:hAnsi="Consolas" w:cs="Consolas"/>
          <w:color w:val="000000"/>
          <w:sz w:val="19"/>
          <w:szCs w:val="19"/>
        </w:rPr>
        <w:t>Họ</w:t>
      </w:r>
      <w:r>
        <w:rPr>
          <w:rFonts w:ascii="Consolas" w:hAnsi="Consolas" w:cs="Consolas"/>
          <w:color w:val="000000"/>
          <w:sz w:val="19"/>
          <w:szCs w:val="19"/>
        </w:rPr>
        <w:t xml:space="preserve"> </w:t>
      </w:r>
      <w:r>
        <w:rPr>
          <w:rFonts w:ascii="Consolas" w:hAnsi="Consolas" w:cs="Consolas"/>
          <w:color w:val="000000"/>
          <w:sz w:val="19"/>
          <w:szCs w:val="19"/>
        </w:rPr>
        <w:t>và</w:t>
      </w:r>
      <w:r>
        <w:rPr>
          <w:rFonts w:ascii="Consolas" w:hAnsi="Consolas" w:cs="Consolas"/>
          <w:color w:val="000000"/>
          <w:sz w:val="19"/>
          <w:szCs w:val="19"/>
        </w:rPr>
        <w:t xml:space="preserve"> </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người</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nội</w:t>
      </w:r>
      <w:r>
        <w:rPr>
          <w:rFonts w:ascii="Consolas" w:hAnsi="Consolas" w:cs="Consolas"/>
          <w:color w:val="000000"/>
          <w:sz w:val="19"/>
          <w:szCs w:val="19"/>
        </w:rPr>
        <w:t xml:space="preserve"> </w:t>
      </w:r>
      <w:r>
        <w:rPr>
          <w:rFonts w:ascii="Consolas" w:hAnsi="Consolas" w:cs="Consolas"/>
          <w:color w:val="000000"/>
          <w:sz w:val="19"/>
          <w:szCs w:val="19"/>
        </w:rPr>
        <w:t>bộ</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HVTNXHang</w:t>
      </w:r>
      <w:r>
        <w:rPr>
          <w:rFonts w:ascii="Consolas" w:hAnsi="Consolas" w:cs="Consolas"/>
          <w:color w:val="0000FF"/>
          <w:sz w:val="19"/>
          <w:szCs w:val="19"/>
        </w:rPr>
        <w:t>&gt;</w:t>
      </w:r>
    </w:p>
    <w:p w:rsidR="009D1437" w:rsidP="009D1437" w14:paraId="011BA78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TNVChuyen</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người</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TNVChuyen</w:t>
      </w:r>
      <w:r>
        <w:rPr>
          <w:rFonts w:ascii="Consolas" w:hAnsi="Consolas" w:cs="Consolas"/>
          <w:color w:val="0000FF"/>
          <w:sz w:val="19"/>
          <w:szCs w:val="19"/>
        </w:rPr>
        <w:t>&gt;</w:t>
      </w:r>
    </w:p>
    <w:p w:rsidR="009D1437" w:rsidP="009D1437" w14:paraId="1CF5EE0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PTVChuyen</w:t>
      </w:r>
      <w:r>
        <w:rPr>
          <w:rFonts w:ascii="Consolas" w:hAnsi="Consolas" w:cs="Consolas"/>
          <w:color w:val="0000FF"/>
          <w:sz w:val="19"/>
          <w:szCs w:val="19"/>
        </w:rPr>
        <w:t>&gt;</w:t>
      </w:r>
      <w:r>
        <w:rPr>
          <w:rFonts w:ascii="Consolas" w:hAnsi="Consolas" w:cs="Consolas"/>
          <w:color w:val="000000"/>
          <w:sz w:val="19"/>
          <w:szCs w:val="19"/>
        </w:rPr>
        <w:t xml:space="preserve">Phương </w:t>
      </w:r>
      <w:r>
        <w:rPr>
          <w:rFonts w:ascii="Consolas" w:hAnsi="Consolas" w:cs="Consolas"/>
          <w:color w:val="000000"/>
          <w:sz w:val="19"/>
          <w:szCs w:val="19"/>
        </w:rPr>
        <w:t>tiện</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đối</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PTVChuyen</w:t>
      </w:r>
      <w:r>
        <w:rPr>
          <w:rFonts w:ascii="Consolas" w:hAnsi="Consolas" w:cs="Consolas"/>
          <w:color w:val="0000FF"/>
          <w:sz w:val="19"/>
          <w:szCs w:val="19"/>
        </w:rPr>
        <w:t>&gt;</w:t>
      </w:r>
    </w:p>
    <w:p w:rsidR="009D1437" w:rsidP="009D1437" w14:paraId="21B89D05"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HDKTSo</w:t>
      </w:r>
      <w:r>
        <w:rPr>
          <w:rFonts w:ascii="Consolas" w:hAnsi="Consolas" w:cs="Consolas"/>
          <w:color w:val="0000FF"/>
          <w:sz w:val="19"/>
          <w:szCs w:val="19"/>
        </w:rPr>
        <w:t>&gt;</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đồng</w:t>
      </w:r>
      <w:r>
        <w:rPr>
          <w:rFonts w:ascii="Consolas" w:hAnsi="Consolas" w:cs="Consolas"/>
          <w:color w:val="000000"/>
          <w:sz w:val="19"/>
          <w:szCs w:val="19"/>
        </w:rPr>
        <w:t xml:space="preserve"> </w:t>
      </w:r>
      <w:r>
        <w:rPr>
          <w:rFonts w:ascii="Consolas" w:hAnsi="Consolas" w:cs="Consolas"/>
          <w:color w:val="000000"/>
          <w:sz w:val="19"/>
          <w:szCs w:val="19"/>
        </w:rPr>
        <w:t>kinh</w:t>
      </w:r>
      <w:r>
        <w:rPr>
          <w:rFonts w:ascii="Consolas" w:hAnsi="Consolas" w:cs="Consolas"/>
          <w:color w:val="000000"/>
          <w:sz w:val="19"/>
          <w:szCs w:val="19"/>
        </w:rPr>
        <w:t xml:space="preserve"> </w:t>
      </w:r>
      <w:r>
        <w:rPr>
          <w:rFonts w:ascii="Consolas" w:hAnsi="Consolas" w:cs="Consolas"/>
          <w:color w:val="000000"/>
          <w:sz w:val="19"/>
          <w:szCs w:val="19"/>
        </w:rPr>
        <w:t>tế</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đối</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gửi</w:t>
      </w:r>
      <w:r>
        <w:rPr>
          <w:rFonts w:ascii="Consolas" w:hAnsi="Consolas" w:cs="Consolas"/>
          <w:color w:val="000000"/>
          <w:sz w:val="19"/>
          <w:szCs w:val="19"/>
        </w:rPr>
        <w:t xml:space="preserve"> </w:t>
      </w:r>
      <w:r>
        <w:rPr>
          <w:rFonts w:ascii="Consolas" w:hAnsi="Consolas" w:cs="Consolas"/>
          <w:color w:val="000000"/>
          <w:sz w:val="19"/>
          <w:szCs w:val="19"/>
        </w:rPr>
        <w:t>bán</w:t>
      </w:r>
      <w:r>
        <w:rPr>
          <w:rFonts w:ascii="Consolas" w:hAnsi="Consolas" w:cs="Consolas"/>
          <w:color w:val="000000"/>
          <w:sz w:val="19"/>
          <w:szCs w:val="19"/>
        </w:rPr>
        <w:t xml:space="preserve"> </w:t>
      </w:r>
      <w:r>
        <w:rPr>
          <w:rFonts w:ascii="Consolas" w:hAnsi="Consolas" w:cs="Consolas"/>
          <w:color w:val="000000"/>
          <w:sz w:val="19"/>
          <w:szCs w:val="19"/>
        </w:rPr>
        <w:t>đại</w:t>
      </w:r>
      <w:r>
        <w:rPr>
          <w:rFonts w:ascii="Consolas" w:hAnsi="Consolas" w:cs="Consolas"/>
          <w:color w:val="000000"/>
          <w:sz w:val="19"/>
          <w:szCs w:val="19"/>
        </w:rPr>
        <w:t xml:space="preserve"> </w:t>
      </w:r>
      <w:r>
        <w:rPr>
          <w:rFonts w:ascii="Consolas" w:hAnsi="Consolas" w:cs="Consolas"/>
          <w:color w:val="000000"/>
          <w:sz w:val="19"/>
          <w:szCs w:val="19"/>
        </w:rPr>
        <w:t>lý</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HDKTSo</w:t>
      </w:r>
      <w:r>
        <w:rPr>
          <w:rFonts w:ascii="Consolas" w:hAnsi="Consolas" w:cs="Consolas"/>
          <w:color w:val="0000FF"/>
          <w:sz w:val="19"/>
          <w:szCs w:val="19"/>
        </w:rPr>
        <w:t>&gt;</w:t>
      </w:r>
    </w:p>
    <w:p w:rsidR="009D1437" w:rsidP="009D1437" w14:paraId="426C831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HDKTNgay</w:t>
      </w:r>
      <w:r>
        <w:rPr>
          <w:rFonts w:ascii="Consolas" w:hAnsi="Consolas" w:cs="Consolas"/>
          <w:color w:val="0000FF"/>
          <w:sz w:val="19"/>
          <w:szCs w:val="19"/>
        </w:rPr>
        <w:t>&gt;</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đồng</w:t>
      </w:r>
      <w:r>
        <w:rPr>
          <w:rFonts w:ascii="Consolas" w:hAnsi="Consolas" w:cs="Consolas"/>
          <w:color w:val="000000"/>
          <w:sz w:val="19"/>
          <w:szCs w:val="19"/>
        </w:rPr>
        <w:t xml:space="preserve"> </w:t>
      </w:r>
      <w:r>
        <w:rPr>
          <w:rFonts w:ascii="Consolas" w:hAnsi="Consolas" w:cs="Consolas"/>
          <w:color w:val="000000"/>
          <w:sz w:val="19"/>
          <w:szCs w:val="19"/>
        </w:rPr>
        <w:t>kinh</w:t>
      </w:r>
      <w:r>
        <w:rPr>
          <w:rFonts w:ascii="Consolas" w:hAnsi="Consolas" w:cs="Consolas"/>
          <w:color w:val="000000"/>
          <w:sz w:val="19"/>
          <w:szCs w:val="19"/>
        </w:rPr>
        <w:t xml:space="preserve"> </w:t>
      </w:r>
      <w:r>
        <w:rPr>
          <w:rFonts w:ascii="Consolas" w:hAnsi="Consolas" w:cs="Consolas"/>
          <w:color w:val="000000"/>
          <w:sz w:val="19"/>
          <w:szCs w:val="19"/>
        </w:rPr>
        <w:t>tế</w:t>
      </w:r>
      <w:r>
        <w:rPr>
          <w:rFonts w:ascii="Consolas" w:hAnsi="Consolas" w:cs="Consolas"/>
          <w:color w:val="000000"/>
          <w:sz w:val="19"/>
          <w:szCs w:val="19"/>
        </w:rPr>
        <w:t xml:space="preserve"> </w:t>
      </w:r>
      <w:r>
        <w:rPr>
          <w:rFonts w:ascii="Consolas" w:hAnsi="Consolas" w:cs="Consolas"/>
          <w:color w:val="000000"/>
          <w:sz w:val="19"/>
          <w:szCs w:val="19"/>
        </w:rPr>
        <w:t>ngày</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đối</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gửi</w:t>
      </w:r>
      <w:r>
        <w:rPr>
          <w:rFonts w:ascii="Consolas" w:hAnsi="Consolas" w:cs="Consolas"/>
          <w:color w:val="000000"/>
          <w:sz w:val="19"/>
          <w:szCs w:val="19"/>
        </w:rPr>
        <w:t xml:space="preserve"> </w:t>
      </w:r>
      <w:r>
        <w:rPr>
          <w:rFonts w:ascii="Consolas" w:hAnsi="Consolas" w:cs="Consolas"/>
          <w:color w:val="000000"/>
          <w:sz w:val="19"/>
          <w:szCs w:val="19"/>
        </w:rPr>
        <w:t>bán</w:t>
      </w:r>
      <w:r>
        <w:rPr>
          <w:rFonts w:ascii="Consolas" w:hAnsi="Consolas" w:cs="Consolas"/>
          <w:color w:val="000000"/>
          <w:sz w:val="19"/>
          <w:szCs w:val="19"/>
        </w:rPr>
        <w:t xml:space="preserve"> </w:t>
      </w:r>
      <w:r>
        <w:rPr>
          <w:rFonts w:ascii="Consolas" w:hAnsi="Consolas" w:cs="Consolas"/>
          <w:color w:val="000000"/>
          <w:sz w:val="19"/>
          <w:szCs w:val="19"/>
        </w:rPr>
        <w:t>đại</w:t>
      </w:r>
      <w:r>
        <w:rPr>
          <w:rFonts w:ascii="Consolas" w:hAnsi="Consolas" w:cs="Consolas"/>
          <w:color w:val="000000"/>
          <w:sz w:val="19"/>
          <w:szCs w:val="19"/>
        </w:rPr>
        <w:t xml:space="preserve"> </w:t>
      </w:r>
      <w:r>
        <w:rPr>
          <w:rFonts w:ascii="Consolas" w:hAnsi="Consolas" w:cs="Consolas"/>
          <w:color w:val="000000"/>
          <w:sz w:val="19"/>
          <w:szCs w:val="19"/>
        </w:rPr>
        <w:t>lý</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HDKTNgay</w:t>
      </w:r>
      <w:r>
        <w:rPr>
          <w:rFonts w:ascii="Consolas" w:hAnsi="Consolas" w:cs="Consolas"/>
          <w:color w:val="0000FF"/>
          <w:sz w:val="19"/>
          <w:szCs w:val="19"/>
        </w:rPr>
        <w:t>&gt;</w:t>
      </w:r>
    </w:p>
    <w:p w:rsidR="009D1437" w:rsidP="009D1437" w14:paraId="57ED3F3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NBan</w:t>
      </w:r>
      <w:r>
        <w:rPr>
          <w:rFonts w:ascii="Consolas" w:hAnsi="Consolas" w:cs="Consolas"/>
          <w:color w:val="0000FF"/>
          <w:sz w:val="19"/>
          <w:szCs w:val="19"/>
        </w:rPr>
        <w:t>&gt;</w:t>
      </w:r>
    </w:p>
    <w:p w:rsidR="009D1437" w:rsidP="009D1437" w14:paraId="439EF1E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NMua</w:t>
      </w:r>
      <w:r>
        <w:rPr>
          <w:rFonts w:ascii="Consolas" w:hAnsi="Consolas" w:cs="Consolas"/>
          <w:color w:val="0000FF"/>
          <w:sz w:val="19"/>
          <w:szCs w:val="19"/>
        </w:rPr>
        <w:t>&gt;</w:t>
      </w:r>
    </w:p>
    <w:p w:rsidR="009D1437" w:rsidP="009D1437" w14:paraId="43B30B5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Ten</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Ten</w:t>
      </w:r>
      <w:r>
        <w:rPr>
          <w:rFonts w:ascii="Consolas" w:hAnsi="Consolas" w:cs="Consolas"/>
          <w:color w:val="0000FF"/>
          <w:sz w:val="19"/>
          <w:szCs w:val="19"/>
        </w:rPr>
        <w:t>&gt;</w:t>
      </w:r>
    </w:p>
    <w:p w:rsidR="009D1437" w:rsidP="009D1437" w14:paraId="46C74CC5"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MST</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MST</w:t>
      </w:r>
      <w:r>
        <w:rPr>
          <w:rFonts w:ascii="Consolas" w:hAnsi="Consolas" w:cs="Consolas"/>
          <w:color w:val="0000FF"/>
          <w:sz w:val="19"/>
          <w:szCs w:val="19"/>
        </w:rPr>
        <w:t>&gt;</w:t>
      </w:r>
    </w:p>
    <w:p w:rsidR="009D1437" w:rsidP="009D1437" w14:paraId="66D8E99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DChi</w:t>
      </w:r>
      <w:r>
        <w:rPr>
          <w:rFonts w:ascii="Consolas" w:hAnsi="Consolas" w:cs="Consolas"/>
          <w:color w:val="0000FF"/>
          <w:sz w:val="19"/>
          <w:szCs w:val="19"/>
        </w:rPr>
        <w:t>&gt;</w:t>
      </w:r>
      <w:r>
        <w:rPr>
          <w:rFonts w:ascii="Consolas" w:hAnsi="Consolas" w:cs="Consolas"/>
          <w:color w:val="000000"/>
          <w:sz w:val="19"/>
          <w:szCs w:val="19"/>
        </w:rPr>
        <w:t>Địa</w:t>
      </w:r>
      <w:r>
        <w:rPr>
          <w:rFonts w:ascii="Consolas" w:hAnsi="Consolas" w:cs="Consolas"/>
          <w:color w:val="000000"/>
          <w:sz w:val="19"/>
          <w:szCs w:val="19"/>
        </w:rPr>
        <w:t xml:space="preserve"> </w:t>
      </w:r>
      <w:r>
        <w:rPr>
          <w:rFonts w:ascii="Consolas" w:hAnsi="Consolas" w:cs="Consolas"/>
          <w:color w:val="000000"/>
          <w:sz w:val="19"/>
          <w:szCs w:val="19"/>
        </w:rPr>
        <w:t>chỉ</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DChi</w:t>
      </w:r>
      <w:r>
        <w:rPr>
          <w:rFonts w:ascii="Consolas" w:hAnsi="Consolas" w:cs="Consolas"/>
          <w:color w:val="0000FF"/>
          <w:sz w:val="19"/>
          <w:szCs w:val="19"/>
        </w:rPr>
        <w:t>&gt;</w:t>
      </w:r>
    </w:p>
    <w:p w:rsidR="009D1437" w:rsidP="009D1437" w14:paraId="2A85753C"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MKHang</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khách</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MKHang</w:t>
      </w:r>
      <w:r>
        <w:rPr>
          <w:rFonts w:ascii="Consolas" w:hAnsi="Consolas" w:cs="Consolas"/>
          <w:color w:val="0000FF"/>
          <w:sz w:val="19"/>
          <w:szCs w:val="19"/>
        </w:rPr>
        <w:t>&gt;</w:t>
      </w:r>
    </w:p>
    <w:p w:rsidR="009D1437" w:rsidP="009D1437" w14:paraId="5CEF478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SDThoai</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điện</w:t>
      </w:r>
      <w:r>
        <w:rPr>
          <w:rFonts w:ascii="Consolas" w:hAnsi="Consolas" w:cs="Consolas"/>
          <w:color w:val="000000"/>
          <w:sz w:val="19"/>
          <w:szCs w:val="19"/>
        </w:rPr>
        <w:t xml:space="preserve"> </w:t>
      </w:r>
      <w:r>
        <w:rPr>
          <w:rFonts w:ascii="Consolas" w:hAnsi="Consolas" w:cs="Consolas"/>
          <w:color w:val="000000"/>
          <w:sz w:val="19"/>
          <w:szCs w:val="19"/>
        </w:rPr>
        <w:t>thoại</w:t>
      </w:r>
      <w:r>
        <w:rPr>
          <w:rFonts w:ascii="Consolas" w:hAnsi="Consolas" w:cs="Consolas"/>
          <w:color w:val="0000FF"/>
          <w:sz w:val="19"/>
          <w:szCs w:val="19"/>
        </w:rPr>
        <w:t>&lt;/</w:t>
      </w:r>
      <w:r>
        <w:rPr>
          <w:rFonts w:ascii="Consolas" w:hAnsi="Consolas" w:cs="Consolas"/>
          <w:color w:val="A31515"/>
          <w:sz w:val="19"/>
          <w:szCs w:val="19"/>
        </w:rPr>
        <w:t>SDThoai</w:t>
      </w:r>
      <w:r>
        <w:rPr>
          <w:rFonts w:ascii="Consolas" w:hAnsi="Consolas" w:cs="Consolas"/>
          <w:color w:val="0000FF"/>
          <w:sz w:val="19"/>
          <w:szCs w:val="19"/>
        </w:rPr>
        <w:t>&gt;</w:t>
      </w:r>
    </w:p>
    <w:p w:rsidR="009D1437" w:rsidP="009D1437" w14:paraId="6298D45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DCTDTu</w:t>
      </w:r>
      <w:r>
        <w:rPr>
          <w:rFonts w:ascii="Consolas" w:hAnsi="Consolas" w:cs="Consolas"/>
          <w:color w:val="0000FF"/>
          <w:sz w:val="19"/>
          <w:szCs w:val="19"/>
        </w:rPr>
        <w:t>&gt;</w:t>
      </w:r>
      <w:r>
        <w:rPr>
          <w:rFonts w:ascii="Consolas" w:hAnsi="Consolas" w:cs="Consolas"/>
          <w:color w:val="000000"/>
          <w:sz w:val="19"/>
          <w:szCs w:val="19"/>
        </w:rPr>
        <w:t>Địa</w:t>
      </w:r>
      <w:r>
        <w:rPr>
          <w:rFonts w:ascii="Consolas" w:hAnsi="Consolas" w:cs="Consolas"/>
          <w:color w:val="000000"/>
          <w:sz w:val="19"/>
          <w:szCs w:val="19"/>
        </w:rPr>
        <w:t xml:space="preserve"> </w:t>
      </w:r>
      <w:r>
        <w:rPr>
          <w:rFonts w:ascii="Consolas" w:hAnsi="Consolas" w:cs="Consolas"/>
          <w:color w:val="000000"/>
          <w:sz w:val="19"/>
          <w:szCs w:val="19"/>
        </w:rPr>
        <w:t>chỉ</w:t>
      </w:r>
      <w:r>
        <w:rPr>
          <w:rFonts w:ascii="Consolas" w:hAnsi="Consolas" w:cs="Consolas"/>
          <w:color w:val="000000"/>
          <w:sz w:val="19"/>
          <w:szCs w:val="19"/>
        </w:rPr>
        <w:t xml:space="preserve"> </w:t>
      </w:r>
      <w:r>
        <w:rPr>
          <w:rFonts w:ascii="Consolas" w:hAnsi="Consolas" w:cs="Consolas"/>
          <w:color w:val="000000"/>
          <w:sz w:val="19"/>
          <w:szCs w:val="19"/>
        </w:rPr>
        <w:t>thư</w:t>
      </w:r>
      <w:r>
        <w:rPr>
          <w:rFonts w:ascii="Consolas" w:hAnsi="Consolas" w:cs="Consolas"/>
          <w:color w:val="000000"/>
          <w:sz w:val="19"/>
          <w:szCs w:val="19"/>
        </w:rPr>
        <w:t xml:space="preserve"> </w:t>
      </w:r>
      <w:r>
        <w:rPr>
          <w:rFonts w:ascii="Consolas" w:hAnsi="Consolas" w:cs="Consolas"/>
          <w:color w:val="000000"/>
          <w:sz w:val="19"/>
          <w:szCs w:val="19"/>
        </w:rPr>
        <w:t>điện</w:t>
      </w:r>
      <w:r>
        <w:rPr>
          <w:rFonts w:ascii="Consolas" w:hAnsi="Consolas" w:cs="Consolas"/>
          <w:color w:val="000000"/>
          <w:sz w:val="19"/>
          <w:szCs w:val="19"/>
        </w:rPr>
        <w:t xml:space="preserve"> </w:t>
      </w:r>
      <w:r>
        <w:rPr>
          <w:rFonts w:ascii="Consolas" w:hAnsi="Consolas" w:cs="Consolas"/>
          <w:color w:val="000000"/>
          <w:sz w:val="19"/>
          <w:szCs w:val="19"/>
        </w:rPr>
        <w:t>tử</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DCTDTu</w:t>
      </w:r>
      <w:r>
        <w:rPr>
          <w:rFonts w:ascii="Consolas" w:hAnsi="Consolas" w:cs="Consolas"/>
          <w:color w:val="0000FF"/>
          <w:sz w:val="19"/>
          <w:szCs w:val="19"/>
        </w:rPr>
        <w:t>&gt;</w:t>
      </w:r>
    </w:p>
    <w:p w:rsidR="009D1437" w:rsidP="009D1437" w14:paraId="1C182CC9"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HVTNMHang</w:t>
      </w:r>
      <w:r>
        <w:rPr>
          <w:rFonts w:ascii="Consolas" w:hAnsi="Consolas" w:cs="Consolas"/>
          <w:color w:val="0000FF"/>
          <w:sz w:val="19"/>
          <w:szCs w:val="19"/>
        </w:rPr>
        <w:t>&gt;</w:t>
      </w:r>
      <w:r>
        <w:rPr>
          <w:rFonts w:ascii="Consolas" w:hAnsi="Consolas" w:cs="Consolas"/>
          <w:color w:val="000000"/>
          <w:sz w:val="19"/>
          <w:szCs w:val="19"/>
        </w:rPr>
        <w:t>Họ</w:t>
      </w:r>
      <w:r>
        <w:rPr>
          <w:rFonts w:ascii="Consolas" w:hAnsi="Consolas" w:cs="Consolas"/>
          <w:color w:val="000000"/>
          <w:sz w:val="19"/>
          <w:szCs w:val="19"/>
        </w:rPr>
        <w:t xml:space="preserve"> </w:t>
      </w:r>
      <w:r>
        <w:rPr>
          <w:rFonts w:ascii="Consolas" w:hAnsi="Consolas" w:cs="Consolas"/>
          <w:color w:val="000000"/>
          <w:sz w:val="19"/>
          <w:szCs w:val="19"/>
        </w:rPr>
        <w:t>và</w:t>
      </w:r>
      <w:r>
        <w:rPr>
          <w:rFonts w:ascii="Consolas" w:hAnsi="Consolas" w:cs="Consolas"/>
          <w:color w:val="000000"/>
          <w:sz w:val="19"/>
          <w:szCs w:val="19"/>
        </w:rPr>
        <w:t xml:space="preserve"> </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người</w:t>
      </w:r>
      <w:r>
        <w:rPr>
          <w:rFonts w:ascii="Consolas" w:hAnsi="Consolas" w:cs="Consolas"/>
          <w:color w:val="000000"/>
          <w:sz w:val="19"/>
          <w:szCs w:val="19"/>
        </w:rPr>
        <w:t xml:space="preserve"> </w:t>
      </w:r>
      <w:r>
        <w:rPr>
          <w:rFonts w:ascii="Consolas" w:hAnsi="Consolas" w:cs="Consolas"/>
          <w:color w:val="000000"/>
          <w:sz w:val="19"/>
          <w:szCs w:val="19"/>
        </w:rPr>
        <w:t>mua</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HVTNMHang</w:t>
      </w:r>
      <w:r>
        <w:rPr>
          <w:rFonts w:ascii="Consolas" w:hAnsi="Consolas" w:cs="Consolas"/>
          <w:color w:val="0000FF"/>
          <w:sz w:val="19"/>
          <w:szCs w:val="19"/>
        </w:rPr>
        <w:t>&gt;</w:t>
      </w:r>
    </w:p>
    <w:p w:rsidR="009D1437" w:rsidP="009D1437" w14:paraId="667AE08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STKNHang</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tài</w:t>
      </w:r>
      <w:r>
        <w:rPr>
          <w:rFonts w:ascii="Consolas" w:hAnsi="Consolas" w:cs="Consolas"/>
          <w:color w:val="000000"/>
          <w:sz w:val="19"/>
          <w:szCs w:val="19"/>
        </w:rPr>
        <w:t xml:space="preserve"> </w:t>
      </w:r>
      <w:r>
        <w:rPr>
          <w:rFonts w:ascii="Consolas" w:hAnsi="Consolas" w:cs="Consolas"/>
          <w:color w:val="000000"/>
          <w:sz w:val="19"/>
          <w:szCs w:val="19"/>
        </w:rPr>
        <w:t>khoản</w:t>
      </w:r>
      <w:r>
        <w:rPr>
          <w:rFonts w:ascii="Consolas" w:hAnsi="Consolas" w:cs="Consolas"/>
          <w:color w:val="000000"/>
          <w:sz w:val="19"/>
          <w:szCs w:val="19"/>
        </w:rPr>
        <w:t xml:space="preserve"> </w:t>
      </w:r>
      <w:r>
        <w:rPr>
          <w:rFonts w:ascii="Consolas" w:hAnsi="Consolas" w:cs="Consolas"/>
          <w:color w:val="000000"/>
          <w:sz w:val="19"/>
          <w:szCs w:val="19"/>
        </w:rPr>
        <w:t>ngân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STKNHang</w:t>
      </w:r>
      <w:r>
        <w:rPr>
          <w:rFonts w:ascii="Consolas" w:hAnsi="Consolas" w:cs="Consolas"/>
          <w:color w:val="0000FF"/>
          <w:sz w:val="19"/>
          <w:szCs w:val="19"/>
        </w:rPr>
        <w:t>&gt;</w:t>
      </w:r>
    </w:p>
    <w:p w:rsidR="009D1437" w:rsidP="009D1437" w14:paraId="130570A5"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TNHang</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ngân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TNHang</w:t>
      </w:r>
      <w:r>
        <w:rPr>
          <w:rFonts w:ascii="Consolas" w:hAnsi="Consolas" w:cs="Consolas"/>
          <w:color w:val="0000FF"/>
          <w:sz w:val="19"/>
          <w:szCs w:val="19"/>
        </w:rPr>
        <w:t>&gt;</w:t>
      </w:r>
    </w:p>
    <w:p w:rsidR="009D1437" w:rsidP="009D1437" w14:paraId="52BF213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HVTNNHang</w:t>
      </w:r>
      <w:r>
        <w:rPr>
          <w:rFonts w:ascii="Consolas" w:hAnsi="Consolas" w:cs="Consolas"/>
          <w:color w:val="0000FF"/>
          <w:sz w:val="19"/>
          <w:szCs w:val="19"/>
        </w:rPr>
        <w:t>&gt;</w:t>
      </w:r>
      <w:r>
        <w:rPr>
          <w:rFonts w:ascii="Consolas" w:hAnsi="Consolas" w:cs="Consolas"/>
          <w:color w:val="000000"/>
          <w:sz w:val="19"/>
          <w:szCs w:val="19"/>
        </w:rPr>
        <w:t>Họ</w:t>
      </w:r>
      <w:r>
        <w:rPr>
          <w:rFonts w:ascii="Consolas" w:hAnsi="Consolas" w:cs="Consolas"/>
          <w:color w:val="000000"/>
          <w:sz w:val="19"/>
          <w:szCs w:val="19"/>
        </w:rPr>
        <w:t xml:space="preserve"> </w:t>
      </w:r>
      <w:r>
        <w:rPr>
          <w:rFonts w:ascii="Consolas" w:hAnsi="Consolas" w:cs="Consolas"/>
          <w:color w:val="000000"/>
          <w:sz w:val="19"/>
          <w:szCs w:val="19"/>
        </w:rPr>
        <w:t>và</w:t>
      </w:r>
      <w:r>
        <w:rPr>
          <w:rFonts w:ascii="Consolas" w:hAnsi="Consolas" w:cs="Consolas"/>
          <w:color w:val="000000"/>
          <w:sz w:val="19"/>
          <w:szCs w:val="19"/>
        </w:rPr>
        <w:t xml:space="preserve"> </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người</w:t>
      </w:r>
      <w:r>
        <w:rPr>
          <w:rFonts w:ascii="Consolas" w:hAnsi="Consolas" w:cs="Consolas"/>
          <w:color w:val="000000"/>
          <w:sz w:val="19"/>
          <w:szCs w:val="19"/>
        </w:rPr>
        <w:t xml:space="preserve"> </w:t>
      </w:r>
      <w:r>
        <w:rPr>
          <w:rFonts w:ascii="Consolas" w:hAnsi="Consolas" w:cs="Consolas"/>
          <w:color w:val="000000"/>
          <w:sz w:val="19"/>
          <w:szCs w:val="19"/>
        </w:rPr>
        <w:t>nhận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HVTNNHang</w:t>
      </w:r>
      <w:r>
        <w:rPr>
          <w:rFonts w:ascii="Consolas" w:hAnsi="Consolas" w:cs="Consolas"/>
          <w:color w:val="0000FF"/>
          <w:sz w:val="19"/>
          <w:szCs w:val="19"/>
        </w:rPr>
        <w:t>&gt;</w:t>
      </w:r>
    </w:p>
    <w:p w:rsidR="009D1437" w:rsidP="009D1437" w14:paraId="096AFCF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NMua</w:t>
      </w:r>
      <w:r>
        <w:rPr>
          <w:rFonts w:ascii="Consolas" w:hAnsi="Consolas" w:cs="Consolas"/>
          <w:color w:val="0000FF"/>
          <w:sz w:val="19"/>
          <w:szCs w:val="19"/>
        </w:rPr>
        <w:t>&gt;</w:t>
      </w:r>
    </w:p>
    <w:p w:rsidR="009D1437" w:rsidP="009D1437" w14:paraId="6876BD4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DSHHDVu</w:t>
      </w:r>
      <w:r>
        <w:rPr>
          <w:rFonts w:ascii="Consolas" w:hAnsi="Consolas" w:cs="Consolas"/>
          <w:color w:val="0000FF"/>
          <w:sz w:val="19"/>
          <w:szCs w:val="19"/>
        </w:rPr>
        <w:t>&gt;</w:t>
      </w:r>
    </w:p>
    <w:p w:rsidR="009D1437" w:rsidP="009D1437" w14:paraId="2E49610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HHDVu</w:t>
      </w:r>
      <w:r>
        <w:rPr>
          <w:rFonts w:ascii="Consolas" w:hAnsi="Consolas" w:cs="Consolas"/>
          <w:color w:val="0000FF"/>
          <w:sz w:val="19"/>
          <w:szCs w:val="19"/>
        </w:rPr>
        <w:t>&gt;</w:t>
      </w:r>
    </w:p>
    <w:p w:rsidR="009D1437" w:rsidP="009D1437" w14:paraId="501C47D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TChat</w:t>
      </w:r>
      <w:r>
        <w:rPr>
          <w:rFonts w:ascii="Consolas" w:hAnsi="Consolas" w:cs="Consolas"/>
          <w:color w:val="0000FF"/>
          <w:sz w:val="19"/>
          <w:szCs w:val="19"/>
        </w:rPr>
        <w:t>&gt;</w:t>
      </w:r>
      <w:r>
        <w:rPr>
          <w:rFonts w:ascii="Consolas" w:hAnsi="Consolas" w:cs="Consolas"/>
          <w:color w:val="000000"/>
          <w:sz w:val="19"/>
          <w:szCs w:val="19"/>
        </w:rPr>
        <w:t>Tính</w:t>
      </w:r>
      <w:r>
        <w:rPr>
          <w:rFonts w:ascii="Consolas" w:hAnsi="Consolas" w:cs="Consolas"/>
          <w:color w:val="000000"/>
          <w:sz w:val="19"/>
          <w:szCs w:val="19"/>
        </w:rPr>
        <w:t xml:space="preserve"> </w:t>
      </w:r>
      <w:r>
        <w:rPr>
          <w:rFonts w:ascii="Consolas" w:hAnsi="Consolas" w:cs="Consolas"/>
          <w:color w:val="000000"/>
          <w:sz w:val="19"/>
          <w:szCs w:val="19"/>
        </w:rPr>
        <w:t>chất</w:t>
      </w:r>
      <w:r>
        <w:rPr>
          <w:rFonts w:ascii="Consolas" w:hAnsi="Consolas" w:cs="Consolas"/>
          <w:color w:val="000000"/>
          <w:sz w:val="19"/>
          <w:szCs w:val="19"/>
        </w:rPr>
        <w:t xml:space="preserve"> * (1-Hàng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2-Khuyến </w:t>
      </w:r>
      <w:r>
        <w:rPr>
          <w:rFonts w:ascii="Consolas" w:hAnsi="Consolas" w:cs="Consolas"/>
          <w:color w:val="000000"/>
          <w:sz w:val="19"/>
          <w:szCs w:val="19"/>
        </w:rPr>
        <w:t>mại</w:t>
      </w:r>
      <w:r>
        <w:rPr>
          <w:rFonts w:ascii="Consolas" w:hAnsi="Consolas" w:cs="Consolas"/>
          <w:color w:val="000000"/>
          <w:sz w:val="19"/>
          <w:szCs w:val="19"/>
        </w:rPr>
        <w:t xml:space="preserve">; 3-Chiết </w:t>
      </w:r>
      <w:r>
        <w:rPr>
          <w:rFonts w:ascii="Consolas" w:hAnsi="Consolas" w:cs="Consolas"/>
          <w:color w:val="000000"/>
          <w:sz w:val="19"/>
          <w:szCs w:val="19"/>
        </w:rPr>
        <w:t>khấu</w:t>
      </w:r>
      <w:r>
        <w:rPr>
          <w:rFonts w:ascii="Consolas" w:hAnsi="Consolas" w:cs="Consolas"/>
          <w:color w:val="000000"/>
          <w:sz w:val="19"/>
          <w:szCs w:val="19"/>
        </w:rPr>
        <w:t xml:space="preserve"> </w:t>
      </w:r>
      <w:r>
        <w:rPr>
          <w:rFonts w:ascii="Consolas" w:hAnsi="Consolas" w:cs="Consolas"/>
          <w:color w:val="000000"/>
          <w:sz w:val="19"/>
          <w:szCs w:val="19"/>
        </w:rPr>
        <w:t>thương</w:t>
      </w:r>
      <w:r>
        <w:rPr>
          <w:rFonts w:ascii="Consolas" w:hAnsi="Consolas" w:cs="Consolas"/>
          <w:color w:val="000000"/>
          <w:sz w:val="19"/>
          <w:szCs w:val="19"/>
        </w:rPr>
        <w:t xml:space="preserve"> </w:t>
      </w:r>
      <w:r>
        <w:rPr>
          <w:rFonts w:ascii="Consolas" w:hAnsi="Consolas" w:cs="Consolas"/>
          <w:color w:val="000000"/>
          <w:sz w:val="19"/>
          <w:szCs w:val="19"/>
        </w:rPr>
        <w:t>mại</w:t>
      </w:r>
      <w:r>
        <w:rPr>
          <w:rFonts w:ascii="Consolas" w:hAnsi="Consolas" w:cs="Consolas"/>
          <w:color w:val="000000"/>
          <w:sz w:val="19"/>
          <w:szCs w:val="19"/>
        </w:rPr>
        <w:t xml:space="preserve"> (</w:t>
      </w:r>
      <w:r>
        <w:rPr>
          <w:rFonts w:ascii="Consolas" w:hAnsi="Consolas" w:cs="Consolas"/>
          <w:color w:val="000000"/>
          <w:sz w:val="19"/>
          <w:szCs w:val="19"/>
        </w:rPr>
        <w:t>trong</w:t>
      </w:r>
      <w:r>
        <w:rPr>
          <w:rFonts w:ascii="Consolas" w:hAnsi="Consolas" w:cs="Consolas"/>
          <w:color w:val="000000"/>
          <w:sz w:val="19"/>
          <w:szCs w:val="19"/>
        </w:rPr>
        <w:t xml:space="preserve"> </w:t>
      </w:r>
      <w:r>
        <w:rPr>
          <w:rFonts w:ascii="Consolas" w:hAnsi="Consolas" w:cs="Consolas"/>
          <w:color w:val="000000"/>
          <w:sz w:val="19"/>
          <w:szCs w:val="19"/>
        </w:rPr>
        <w:t>trường</w:t>
      </w:r>
      <w:r>
        <w:rPr>
          <w:rFonts w:ascii="Consolas" w:hAnsi="Consolas" w:cs="Consolas"/>
          <w:color w:val="000000"/>
          <w:sz w:val="19"/>
          <w:szCs w:val="19"/>
        </w:rPr>
        <w:t xml:space="preserve"> </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muốn</w:t>
      </w:r>
      <w:r>
        <w:rPr>
          <w:rFonts w:ascii="Consolas" w:hAnsi="Consolas" w:cs="Consolas"/>
          <w:color w:val="000000"/>
          <w:sz w:val="19"/>
          <w:szCs w:val="19"/>
        </w:rPr>
        <w:t xml:space="preserve"> </w:t>
      </w:r>
      <w:r>
        <w:rPr>
          <w:rFonts w:ascii="Consolas" w:hAnsi="Consolas" w:cs="Consolas"/>
          <w:color w:val="000000"/>
          <w:sz w:val="19"/>
          <w:szCs w:val="19"/>
        </w:rPr>
        <w:t>thể</w:t>
      </w:r>
      <w:r>
        <w:rPr>
          <w:rFonts w:ascii="Consolas" w:hAnsi="Consolas" w:cs="Consolas"/>
          <w:color w:val="000000"/>
          <w:sz w:val="19"/>
          <w:szCs w:val="19"/>
        </w:rPr>
        <w:t xml:space="preserve"> </w:t>
      </w:r>
      <w:r>
        <w:rPr>
          <w:rFonts w:ascii="Consolas" w:hAnsi="Consolas" w:cs="Consolas"/>
          <w:color w:val="000000"/>
          <w:sz w:val="19"/>
          <w:szCs w:val="19"/>
        </w:rPr>
        <w:t>hiện</w:t>
      </w:r>
      <w:r>
        <w:rPr>
          <w:rFonts w:ascii="Consolas" w:hAnsi="Consolas" w:cs="Consolas"/>
          <w:color w:val="000000"/>
          <w:sz w:val="19"/>
          <w:szCs w:val="19"/>
        </w:rPr>
        <w:t xml:space="preserve"> </w:t>
      </w:r>
      <w:r>
        <w:rPr>
          <w:rFonts w:ascii="Consolas" w:hAnsi="Consolas" w:cs="Consolas"/>
          <w:color w:val="000000"/>
          <w:sz w:val="19"/>
          <w:szCs w:val="19"/>
        </w:rPr>
        <w:t>thông</w:t>
      </w:r>
      <w:r>
        <w:rPr>
          <w:rFonts w:ascii="Consolas" w:hAnsi="Consolas" w:cs="Consolas"/>
          <w:color w:val="000000"/>
          <w:sz w:val="19"/>
          <w:szCs w:val="19"/>
        </w:rPr>
        <w:t xml:space="preserve"> tin </w:t>
      </w:r>
      <w:r>
        <w:rPr>
          <w:rFonts w:ascii="Consolas" w:hAnsi="Consolas" w:cs="Consolas"/>
          <w:color w:val="000000"/>
          <w:sz w:val="19"/>
          <w:szCs w:val="19"/>
        </w:rPr>
        <w:t>chiết</w:t>
      </w:r>
      <w:r>
        <w:rPr>
          <w:rFonts w:ascii="Consolas" w:hAnsi="Consolas" w:cs="Consolas"/>
          <w:color w:val="000000"/>
          <w:sz w:val="19"/>
          <w:szCs w:val="19"/>
        </w:rPr>
        <w:t xml:space="preserve"> </w:t>
      </w:r>
      <w:r>
        <w:rPr>
          <w:rFonts w:ascii="Consolas" w:hAnsi="Consolas" w:cs="Consolas"/>
          <w:color w:val="000000"/>
          <w:sz w:val="19"/>
          <w:szCs w:val="19"/>
        </w:rPr>
        <w:t>khấu</w:t>
      </w:r>
      <w:r>
        <w:rPr>
          <w:rFonts w:ascii="Consolas" w:hAnsi="Consolas" w:cs="Consolas"/>
          <w:color w:val="000000"/>
          <w:sz w:val="19"/>
          <w:szCs w:val="19"/>
        </w:rPr>
        <w:t xml:space="preserve"> </w:t>
      </w:r>
      <w:r>
        <w:rPr>
          <w:rFonts w:ascii="Consolas" w:hAnsi="Consolas" w:cs="Consolas"/>
          <w:color w:val="000000"/>
          <w:sz w:val="19"/>
          <w:szCs w:val="19"/>
        </w:rPr>
        <w:t>theo</w:t>
      </w:r>
      <w:r>
        <w:rPr>
          <w:rFonts w:ascii="Consolas" w:hAnsi="Consolas" w:cs="Consolas"/>
          <w:color w:val="000000"/>
          <w:sz w:val="19"/>
          <w:szCs w:val="19"/>
        </w:rPr>
        <w:t xml:space="preserve"> </w:t>
      </w:r>
      <w:r>
        <w:rPr>
          <w:rFonts w:ascii="Consolas" w:hAnsi="Consolas" w:cs="Consolas"/>
          <w:color w:val="000000"/>
          <w:sz w:val="19"/>
          <w:szCs w:val="19"/>
        </w:rPr>
        <w:t>dòng</w:t>
      </w:r>
      <w:r>
        <w:rPr>
          <w:rFonts w:ascii="Consolas" w:hAnsi="Consolas" w:cs="Consolas"/>
          <w:color w:val="000000"/>
          <w:sz w:val="19"/>
          <w:szCs w:val="19"/>
        </w:rPr>
        <w:t xml:space="preserve">); 4-Ghi </w:t>
      </w:r>
      <w:r>
        <w:rPr>
          <w:rFonts w:ascii="Consolas" w:hAnsi="Consolas" w:cs="Consolas"/>
          <w:color w:val="000000"/>
          <w:sz w:val="19"/>
          <w:szCs w:val="19"/>
        </w:rPr>
        <w:t>chú</w:t>
      </w:r>
      <w:r>
        <w:rPr>
          <w:rFonts w:ascii="Consolas" w:hAnsi="Consolas" w:cs="Consolas"/>
          <w:color w:val="000000"/>
          <w:sz w:val="19"/>
          <w:szCs w:val="19"/>
        </w:rPr>
        <w:t>/</w:t>
      </w:r>
      <w:r>
        <w:rPr>
          <w:rFonts w:ascii="Consolas" w:hAnsi="Consolas" w:cs="Consolas"/>
          <w:color w:val="000000"/>
          <w:sz w:val="19"/>
          <w:szCs w:val="19"/>
        </w:rPr>
        <w:t>diễn</w:t>
      </w:r>
      <w:r>
        <w:rPr>
          <w:rFonts w:ascii="Consolas" w:hAnsi="Consolas" w:cs="Consolas"/>
          <w:color w:val="000000"/>
          <w:sz w:val="19"/>
          <w:szCs w:val="19"/>
        </w:rPr>
        <w:t xml:space="preserve"> </w:t>
      </w:r>
      <w:r>
        <w:rPr>
          <w:rFonts w:ascii="Consolas" w:hAnsi="Consolas" w:cs="Consolas"/>
          <w:color w:val="000000"/>
          <w:sz w:val="19"/>
          <w:szCs w:val="19"/>
        </w:rPr>
        <w:t>giải</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TChat</w:t>
      </w:r>
      <w:r>
        <w:rPr>
          <w:rFonts w:ascii="Consolas" w:hAnsi="Consolas" w:cs="Consolas"/>
          <w:color w:val="0000FF"/>
          <w:sz w:val="19"/>
          <w:szCs w:val="19"/>
        </w:rPr>
        <w:t>&gt;</w:t>
      </w:r>
    </w:p>
    <w:p w:rsidR="009D1437" w:rsidP="009D1437" w14:paraId="67FE194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STT</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thứ</w:t>
      </w:r>
      <w:r>
        <w:rPr>
          <w:rFonts w:ascii="Consolas" w:hAnsi="Consolas" w:cs="Consolas"/>
          <w:color w:val="000000"/>
          <w:sz w:val="19"/>
          <w:szCs w:val="19"/>
        </w:rPr>
        <w:t xml:space="preserve"> </w:t>
      </w:r>
      <w:r>
        <w:rPr>
          <w:rFonts w:ascii="Consolas" w:hAnsi="Consolas" w:cs="Consolas"/>
          <w:color w:val="000000"/>
          <w:sz w:val="19"/>
          <w:szCs w:val="19"/>
        </w:rPr>
        <w:t>tự</w:t>
      </w:r>
      <w:r>
        <w:rPr>
          <w:rFonts w:ascii="Consolas" w:hAnsi="Consolas" w:cs="Consolas"/>
          <w:color w:val="0000FF"/>
          <w:sz w:val="19"/>
          <w:szCs w:val="19"/>
        </w:rPr>
        <w:t>&lt;/</w:t>
      </w:r>
      <w:r>
        <w:rPr>
          <w:rFonts w:ascii="Consolas" w:hAnsi="Consolas" w:cs="Consolas"/>
          <w:color w:val="A31515"/>
          <w:sz w:val="19"/>
          <w:szCs w:val="19"/>
        </w:rPr>
        <w:t>STT</w:t>
      </w:r>
      <w:r>
        <w:rPr>
          <w:rFonts w:ascii="Consolas" w:hAnsi="Consolas" w:cs="Consolas"/>
          <w:color w:val="0000FF"/>
          <w:sz w:val="19"/>
          <w:szCs w:val="19"/>
        </w:rPr>
        <w:t>&gt;</w:t>
      </w:r>
    </w:p>
    <w:p w:rsidR="009D1437" w:rsidP="009D1437" w14:paraId="1A1D1F9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MHHDVu</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MHHDVu</w:t>
      </w:r>
      <w:r>
        <w:rPr>
          <w:rFonts w:ascii="Consolas" w:hAnsi="Consolas" w:cs="Consolas"/>
          <w:color w:val="0000FF"/>
          <w:sz w:val="19"/>
          <w:szCs w:val="19"/>
        </w:rPr>
        <w:t>&gt;</w:t>
      </w:r>
    </w:p>
    <w:p w:rsidR="009D1437" w:rsidP="009D1437" w14:paraId="6A510F4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THHDVu</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THHDVu</w:t>
      </w:r>
      <w:r>
        <w:rPr>
          <w:rFonts w:ascii="Consolas" w:hAnsi="Consolas" w:cs="Consolas"/>
          <w:color w:val="0000FF"/>
          <w:sz w:val="19"/>
          <w:szCs w:val="19"/>
        </w:rPr>
        <w:t>&gt;</w:t>
      </w:r>
    </w:p>
    <w:p w:rsidR="009D1437" w:rsidP="009D1437" w14:paraId="42C3546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DVTinh</w:t>
      </w:r>
      <w:r>
        <w:rPr>
          <w:rFonts w:ascii="Consolas" w:hAnsi="Consolas" w:cs="Consolas"/>
          <w:color w:val="0000FF"/>
          <w:sz w:val="19"/>
          <w:szCs w:val="19"/>
        </w:rPr>
        <w:t>&gt;</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vị</w:t>
      </w:r>
      <w:r>
        <w:rPr>
          <w:rFonts w:ascii="Consolas" w:hAnsi="Consolas" w:cs="Consolas"/>
          <w:color w:val="000000"/>
          <w:sz w:val="19"/>
          <w:szCs w:val="19"/>
        </w:rPr>
        <w:t xml:space="preserve"> </w:t>
      </w:r>
      <w:r>
        <w:rPr>
          <w:rFonts w:ascii="Consolas" w:hAnsi="Consolas" w:cs="Consolas"/>
          <w:color w:val="000000"/>
          <w:sz w:val="19"/>
          <w:szCs w:val="19"/>
        </w:rPr>
        <w:t>tính</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DVTinh</w:t>
      </w:r>
      <w:r>
        <w:rPr>
          <w:rFonts w:ascii="Consolas" w:hAnsi="Consolas" w:cs="Consolas"/>
          <w:color w:val="0000FF"/>
          <w:sz w:val="19"/>
          <w:szCs w:val="19"/>
        </w:rPr>
        <w:t>&gt;</w:t>
      </w:r>
    </w:p>
    <w:p w:rsidR="009D1437" w:rsidP="009D1437" w14:paraId="5A89F62B"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SLuong</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lượng</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SLuong</w:t>
      </w:r>
      <w:r>
        <w:rPr>
          <w:rFonts w:ascii="Consolas" w:hAnsi="Consolas" w:cs="Consolas"/>
          <w:color w:val="0000FF"/>
          <w:sz w:val="19"/>
          <w:szCs w:val="19"/>
        </w:rPr>
        <w:t>&gt;</w:t>
      </w:r>
    </w:p>
    <w:p w:rsidR="009D1437" w:rsidP="009D1437" w14:paraId="79B5A809"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DGia</w:t>
      </w:r>
      <w:r>
        <w:rPr>
          <w:rFonts w:ascii="Consolas" w:hAnsi="Consolas" w:cs="Consolas"/>
          <w:color w:val="0000FF"/>
          <w:sz w:val="19"/>
          <w:szCs w:val="19"/>
        </w:rPr>
        <w:t>&gt;</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giá</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DGia</w:t>
      </w:r>
      <w:r>
        <w:rPr>
          <w:rFonts w:ascii="Consolas" w:hAnsi="Consolas" w:cs="Consolas"/>
          <w:color w:val="0000FF"/>
          <w:sz w:val="19"/>
          <w:szCs w:val="19"/>
        </w:rPr>
        <w:t>&gt;</w:t>
      </w:r>
    </w:p>
    <w:p w:rsidR="009D1437" w:rsidP="009D1437" w14:paraId="48FC47F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TLCKhau</w:t>
      </w:r>
      <w:r>
        <w:rPr>
          <w:rFonts w:ascii="Consolas" w:hAnsi="Consolas" w:cs="Consolas"/>
          <w:color w:val="0000FF"/>
          <w:sz w:val="19"/>
          <w:szCs w:val="19"/>
        </w:rPr>
        <w:t>&gt;</w:t>
      </w:r>
      <w:r>
        <w:rPr>
          <w:rFonts w:ascii="Consolas" w:hAnsi="Consolas" w:cs="Consolas"/>
          <w:color w:val="000000"/>
          <w:sz w:val="19"/>
          <w:szCs w:val="19"/>
        </w:rPr>
        <w:t>Tỷ</w:t>
      </w:r>
      <w:r>
        <w:rPr>
          <w:rFonts w:ascii="Consolas" w:hAnsi="Consolas" w:cs="Consolas"/>
          <w:color w:val="000000"/>
          <w:sz w:val="19"/>
          <w:szCs w:val="19"/>
        </w:rPr>
        <w:t xml:space="preserve"> </w:t>
      </w:r>
      <w:r>
        <w:rPr>
          <w:rFonts w:ascii="Consolas" w:hAnsi="Consolas" w:cs="Consolas"/>
          <w:color w:val="000000"/>
          <w:sz w:val="19"/>
          <w:szCs w:val="19"/>
        </w:rPr>
        <w:t>lệ</w:t>
      </w:r>
      <w:r>
        <w:rPr>
          <w:rFonts w:ascii="Consolas" w:hAnsi="Consolas" w:cs="Consolas"/>
          <w:color w:val="000000"/>
          <w:sz w:val="19"/>
          <w:szCs w:val="19"/>
        </w:rPr>
        <w:t xml:space="preserve"> % </w:t>
      </w:r>
      <w:r>
        <w:rPr>
          <w:rFonts w:ascii="Consolas" w:hAnsi="Consolas" w:cs="Consolas"/>
          <w:color w:val="000000"/>
          <w:sz w:val="19"/>
          <w:szCs w:val="19"/>
        </w:rPr>
        <w:t>chiết</w:t>
      </w:r>
      <w:r>
        <w:rPr>
          <w:rFonts w:ascii="Consolas" w:hAnsi="Consolas" w:cs="Consolas"/>
          <w:color w:val="000000"/>
          <w:sz w:val="19"/>
          <w:szCs w:val="19"/>
        </w:rPr>
        <w:t xml:space="preserve"> </w:t>
      </w:r>
      <w:r>
        <w:rPr>
          <w:rFonts w:ascii="Consolas" w:hAnsi="Consolas" w:cs="Consolas"/>
          <w:color w:val="000000"/>
          <w:sz w:val="19"/>
          <w:szCs w:val="19"/>
        </w:rPr>
        <w:t>khấu</w:t>
      </w:r>
      <w:r>
        <w:rPr>
          <w:rFonts w:ascii="Consolas" w:hAnsi="Consolas" w:cs="Consolas"/>
          <w:color w:val="0000FF"/>
          <w:sz w:val="19"/>
          <w:szCs w:val="19"/>
        </w:rPr>
        <w:t>&lt;/</w:t>
      </w:r>
      <w:r>
        <w:rPr>
          <w:rFonts w:ascii="Consolas" w:hAnsi="Consolas" w:cs="Consolas"/>
          <w:color w:val="A31515"/>
          <w:sz w:val="19"/>
          <w:szCs w:val="19"/>
        </w:rPr>
        <w:t>TLCKhau</w:t>
      </w:r>
      <w:r>
        <w:rPr>
          <w:rFonts w:ascii="Consolas" w:hAnsi="Consolas" w:cs="Consolas"/>
          <w:color w:val="0000FF"/>
          <w:sz w:val="19"/>
          <w:szCs w:val="19"/>
        </w:rPr>
        <w:t>&gt;</w:t>
      </w:r>
    </w:p>
    <w:p w:rsidR="009D1437" w:rsidP="009D1437" w14:paraId="1162DCAE" w14:textId="77777777">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STCKhau</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chiết</w:t>
      </w:r>
      <w:r>
        <w:rPr>
          <w:rFonts w:ascii="Consolas" w:hAnsi="Consolas" w:cs="Consolas"/>
          <w:color w:val="000000"/>
          <w:sz w:val="19"/>
          <w:szCs w:val="19"/>
        </w:rPr>
        <w:t xml:space="preserve"> </w:t>
      </w:r>
      <w:r>
        <w:rPr>
          <w:rFonts w:ascii="Consolas" w:hAnsi="Consolas" w:cs="Consolas"/>
          <w:color w:val="000000"/>
          <w:sz w:val="19"/>
          <w:szCs w:val="19"/>
        </w:rPr>
        <w:t>khấu</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STCKhau</w:t>
      </w:r>
      <w:r>
        <w:rPr>
          <w:rFonts w:ascii="Consolas" w:hAnsi="Consolas" w:cs="Consolas"/>
          <w:color w:val="0000FF"/>
          <w:sz w:val="19"/>
          <w:szCs w:val="19"/>
        </w:rPr>
        <w:t>&gt;</w:t>
      </w:r>
    </w:p>
    <w:p w:rsidR="003D1496" w:rsidP="009D1437" w14:paraId="4C53A655" w14:textId="62D697C3">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GTKCThue</w:t>
      </w:r>
      <w:r>
        <w:rPr>
          <w:rFonts w:ascii="Consolas" w:hAnsi="Consolas" w:cs="Consolas"/>
          <w:color w:val="0000FF"/>
          <w:sz w:val="19"/>
          <w:szCs w:val="19"/>
        </w:rPr>
        <w:t>&gt;</w:t>
      </w:r>
      <w:r>
        <w:rPr>
          <w:rFonts w:ascii="Consolas" w:hAnsi="Consolas" w:cs="Consolas"/>
          <w:color w:val="000000"/>
          <w:sz w:val="19"/>
          <w:szCs w:val="19"/>
        </w:rPr>
        <w:t>Giảm</w:t>
      </w:r>
      <w:r>
        <w:rPr>
          <w:rFonts w:ascii="Consolas" w:hAnsi="Consolas" w:cs="Consolas"/>
          <w:color w:val="000000"/>
          <w:sz w:val="19"/>
          <w:szCs w:val="19"/>
        </w:rPr>
        <w:t xml:space="preserve"> </w:t>
      </w:r>
      <w:r>
        <w:rPr>
          <w:rFonts w:ascii="Consolas" w:hAnsi="Consolas" w:cs="Consolas"/>
          <w:color w:val="000000"/>
          <w:sz w:val="19"/>
          <w:szCs w:val="19"/>
        </w:rPr>
        <w:t>trừ</w:t>
      </w:r>
      <w:r>
        <w:rPr>
          <w:rFonts w:ascii="Consolas" w:hAnsi="Consolas" w:cs="Consolas"/>
          <w:color w:val="000000"/>
          <w:sz w:val="19"/>
          <w:szCs w:val="19"/>
        </w:rPr>
        <w:t xml:space="preserve"> </w:t>
      </w:r>
      <w:r>
        <w:rPr>
          <w:rFonts w:ascii="Consolas" w:hAnsi="Consolas" w:cs="Consolas"/>
          <w:color w:val="000000"/>
          <w:sz w:val="19"/>
          <w:szCs w:val="19"/>
        </w:rPr>
        <w:t>không</w:t>
      </w:r>
      <w:r>
        <w:rPr>
          <w:rFonts w:ascii="Consolas" w:hAnsi="Consolas" w:cs="Consolas"/>
          <w:color w:val="000000"/>
          <w:sz w:val="19"/>
          <w:szCs w:val="19"/>
        </w:rPr>
        <w:t xml:space="preserve"> </w:t>
      </w:r>
      <w:r>
        <w:rPr>
          <w:rFonts w:ascii="Consolas" w:hAnsi="Consolas" w:cs="Consolas"/>
          <w:color w:val="000000"/>
          <w:sz w:val="19"/>
          <w:szCs w:val="19"/>
        </w:rPr>
        <w:t>chịu</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FF"/>
          <w:sz w:val="19"/>
          <w:szCs w:val="19"/>
        </w:rPr>
        <w:t>&lt;/</w:t>
      </w:r>
      <w:r>
        <w:rPr>
          <w:rFonts w:ascii="Consolas" w:hAnsi="Consolas" w:cs="Consolas"/>
          <w:color w:val="A31515"/>
          <w:sz w:val="19"/>
          <w:szCs w:val="19"/>
        </w:rPr>
        <w:t>GTKCThue</w:t>
      </w:r>
      <w:r>
        <w:rPr>
          <w:rFonts w:ascii="Consolas" w:hAnsi="Consolas" w:cs="Consolas"/>
          <w:color w:val="0000FF"/>
          <w:sz w:val="19"/>
          <w:szCs w:val="19"/>
        </w:rPr>
        <w:t>&gt;</w:t>
      </w:r>
    </w:p>
    <w:p w:rsidR="009D1437" w:rsidP="009D1437" w14:paraId="18B8A6E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ThTien</w:t>
      </w:r>
      <w:r>
        <w:rPr>
          <w:rFonts w:ascii="Consolas" w:hAnsi="Consolas" w:cs="Consolas"/>
          <w:color w:val="0000FF"/>
          <w:sz w:val="19"/>
          <w:szCs w:val="19"/>
        </w:rPr>
        <w:t>&gt;</w:t>
      </w:r>
      <w:r>
        <w:rPr>
          <w:rFonts w:ascii="Consolas" w:hAnsi="Consolas" w:cs="Consolas"/>
          <w:color w:val="000000"/>
          <w:sz w:val="19"/>
          <w:szCs w:val="19"/>
        </w:rPr>
        <w:t xml:space="preserve">Thành </w:t>
      </w:r>
      <w:r>
        <w:rPr>
          <w:rFonts w:ascii="Consolas" w:hAnsi="Consolas" w:cs="Consolas"/>
          <w:color w:val="000000"/>
          <w:sz w:val="19"/>
          <w:szCs w:val="19"/>
        </w:rPr>
        <w:t>tiền</w:t>
      </w:r>
      <w:r>
        <w:rPr>
          <w:rFonts w:ascii="Consolas" w:hAnsi="Consolas" w:cs="Consolas"/>
          <w:color w:val="000000"/>
          <w:sz w:val="19"/>
          <w:szCs w:val="19"/>
        </w:rPr>
        <w:t xml:space="preserve"> (Thành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chưa</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 -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trừ</w:t>
      </w:r>
      <w:r>
        <w:rPr>
          <w:rFonts w:ascii="Consolas" w:hAnsi="Consolas" w:cs="Consolas"/>
          <w:color w:val="000000"/>
          <w:sz w:val="19"/>
          <w:szCs w:val="19"/>
        </w:rPr>
        <w:t xml:space="preserve"> </w:t>
      </w:r>
      <w:r>
        <w:rPr>
          <w:rFonts w:ascii="Consolas" w:hAnsi="Consolas" w:cs="Consolas"/>
          <w:color w:val="000000"/>
          <w:sz w:val="19"/>
          <w:szCs w:val="19"/>
        </w:rPr>
        <w:t>trường</w:t>
      </w:r>
      <w:r>
        <w:rPr>
          <w:rFonts w:ascii="Consolas" w:hAnsi="Consolas" w:cs="Consolas"/>
          <w:color w:val="000000"/>
          <w:sz w:val="19"/>
          <w:szCs w:val="19"/>
        </w:rPr>
        <w:t xml:space="preserve"> </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TChat</w:t>
      </w:r>
      <w:r>
        <w:rPr>
          <w:rFonts w:ascii="Consolas" w:hAnsi="Consolas" w:cs="Consolas"/>
          <w:color w:val="000000"/>
          <w:sz w:val="19"/>
          <w:szCs w:val="19"/>
        </w:rPr>
        <w:t xml:space="preserve"> = 4</w:t>
      </w:r>
      <w:r>
        <w:rPr>
          <w:rFonts w:ascii="Consolas" w:hAnsi="Consolas" w:cs="Consolas"/>
          <w:color w:val="0000FF"/>
          <w:sz w:val="19"/>
          <w:szCs w:val="19"/>
        </w:rPr>
        <w:t>&lt;/</w:t>
      </w:r>
      <w:r>
        <w:rPr>
          <w:rFonts w:ascii="Consolas" w:hAnsi="Consolas" w:cs="Consolas"/>
          <w:color w:val="A31515"/>
          <w:sz w:val="19"/>
          <w:szCs w:val="19"/>
        </w:rPr>
        <w:t>ThTien</w:t>
      </w:r>
      <w:r>
        <w:rPr>
          <w:rFonts w:ascii="Consolas" w:hAnsi="Consolas" w:cs="Consolas"/>
          <w:color w:val="0000FF"/>
          <w:sz w:val="19"/>
          <w:szCs w:val="19"/>
        </w:rPr>
        <w:t>&gt;</w:t>
      </w:r>
    </w:p>
    <w:p w:rsidR="009D1437" w:rsidP="009D1437" w14:paraId="7EE88FE9" w14:textId="77777777">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TSuat</w:t>
      </w:r>
      <w:r>
        <w:rPr>
          <w:rFonts w:ascii="Consolas" w:hAnsi="Consolas" w:cs="Consolas"/>
          <w:color w:val="0000FF"/>
          <w:sz w:val="19"/>
          <w:szCs w:val="19"/>
        </w:rPr>
        <w:t>&gt;</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suất</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suất</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TSuat</w:t>
      </w:r>
      <w:r>
        <w:rPr>
          <w:rFonts w:ascii="Consolas" w:hAnsi="Consolas" w:cs="Consolas"/>
          <w:color w:val="0000FF"/>
          <w:sz w:val="19"/>
          <w:szCs w:val="19"/>
        </w:rPr>
        <w:t>&gt;</w:t>
      </w:r>
    </w:p>
    <w:p w:rsidR="009D1437" w:rsidRPr="00B62304" w:rsidP="009D1437" w14:paraId="3AE5D83A" w14:textId="77777777">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sidRPr="00B62304">
        <w:rPr>
          <w:rFonts w:ascii="Consolas" w:hAnsi="Consolas" w:cs="Consolas"/>
          <w:color w:val="0000FF"/>
          <w:sz w:val="19"/>
          <w:szCs w:val="19"/>
        </w:rPr>
        <w:t>&lt;</w:t>
      </w:r>
      <w:r w:rsidRPr="00B62304">
        <w:rPr>
          <w:rFonts w:ascii="Consolas" w:hAnsi="Consolas" w:cs="Consolas"/>
          <w:color w:val="C00000"/>
          <w:sz w:val="19"/>
          <w:szCs w:val="19"/>
        </w:rPr>
        <w:t>TThue</w:t>
      </w:r>
      <w:r w:rsidRPr="00B62304">
        <w:rPr>
          <w:rFonts w:ascii="Consolas" w:hAnsi="Consolas" w:cs="Consolas"/>
          <w:color w:val="0000FF"/>
          <w:sz w:val="19"/>
          <w:szCs w:val="19"/>
        </w:rPr>
        <w:t>&gt;</w:t>
      </w:r>
      <w:r w:rsidRPr="00B62304">
        <w:rPr>
          <w:rFonts w:ascii="Consolas" w:hAnsi="Consolas" w:cs="Consolas"/>
          <w:sz w:val="19"/>
          <w:szCs w:val="19"/>
        </w:rPr>
        <w:t>Tiền</w:t>
      </w:r>
      <w:r w:rsidRPr="00B62304">
        <w:rPr>
          <w:rFonts w:ascii="Consolas" w:hAnsi="Consolas" w:cs="Consolas"/>
          <w:sz w:val="19"/>
          <w:szCs w:val="19"/>
        </w:rPr>
        <w:t xml:space="preserve"> </w:t>
      </w:r>
      <w:r w:rsidRPr="00B62304">
        <w:rPr>
          <w:rFonts w:ascii="Consolas" w:hAnsi="Consolas" w:cs="Consolas"/>
          <w:sz w:val="19"/>
          <w:szCs w:val="19"/>
        </w:rPr>
        <w:t>thuế</w:t>
      </w:r>
      <w:r w:rsidRPr="00B62304">
        <w:rPr>
          <w:rFonts w:ascii="Consolas" w:hAnsi="Consolas" w:cs="Consolas"/>
          <w:color w:val="0000FF"/>
          <w:sz w:val="19"/>
          <w:szCs w:val="19"/>
        </w:rPr>
        <w:t>&lt;/</w:t>
      </w:r>
      <w:r w:rsidRPr="00B62304">
        <w:rPr>
          <w:rFonts w:ascii="Consolas" w:hAnsi="Consolas" w:cs="Consolas"/>
          <w:color w:val="C00000"/>
          <w:sz w:val="19"/>
          <w:szCs w:val="19"/>
        </w:rPr>
        <w:t>TThue</w:t>
      </w:r>
      <w:r w:rsidRPr="00B62304">
        <w:rPr>
          <w:rFonts w:ascii="Consolas" w:hAnsi="Consolas" w:cs="Consolas"/>
          <w:color w:val="0000FF"/>
          <w:sz w:val="19"/>
          <w:szCs w:val="19"/>
        </w:rPr>
        <w:t>&gt;</w:t>
      </w:r>
    </w:p>
    <w:p w:rsidR="009D1437" w:rsidP="009D1437" w14:paraId="1EA50935" w14:textId="77777777">
      <w:pPr>
        <w:autoSpaceDE w:val="0"/>
        <w:autoSpaceDN w:val="0"/>
        <w:adjustRightInd w:val="0"/>
        <w:rPr>
          <w:rFonts w:ascii="Consolas" w:hAnsi="Consolas" w:cs="Consolas"/>
          <w:color w:val="000000"/>
          <w:sz w:val="19"/>
          <w:szCs w:val="19"/>
        </w:rPr>
      </w:pPr>
      <w:r w:rsidRPr="00B62304">
        <w:rPr>
          <w:rFonts w:ascii="Consolas" w:hAnsi="Consolas" w:cs="Consolas"/>
          <w:color w:val="0000FF"/>
          <w:sz w:val="19"/>
          <w:szCs w:val="19"/>
        </w:rPr>
        <w:t xml:space="preserve">               </w:t>
      </w:r>
      <w:r>
        <w:rPr>
          <w:rFonts w:ascii="Consolas" w:hAnsi="Consolas" w:cs="Consolas"/>
          <w:color w:val="0000FF"/>
          <w:sz w:val="19"/>
          <w:szCs w:val="19"/>
        </w:rPr>
        <w:tab/>
      </w:r>
      <w:r>
        <w:rPr>
          <w:rFonts w:ascii="Consolas" w:hAnsi="Consolas" w:cs="Consolas"/>
          <w:color w:val="0000FF"/>
          <w:sz w:val="19"/>
          <w:szCs w:val="19"/>
        </w:rPr>
        <w:tab/>
      </w:r>
      <w:r w:rsidRPr="00B62304">
        <w:rPr>
          <w:rFonts w:ascii="Consolas" w:hAnsi="Consolas" w:cs="Consolas"/>
          <w:color w:val="0000FF"/>
          <w:sz w:val="19"/>
          <w:szCs w:val="19"/>
        </w:rPr>
        <w:t>&lt;</w:t>
      </w:r>
      <w:r w:rsidRPr="00B62304">
        <w:rPr>
          <w:rFonts w:ascii="Consolas" w:hAnsi="Consolas" w:cs="Consolas"/>
          <w:color w:val="C00000"/>
          <w:sz w:val="19"/>
          <w:szCs w:val="19"/>
        </w:rPr>
        <w:t>TSThue</w:t>
      </w:r>
      <w:r w:rsidRPr="00B62304">
        <w:rPr>
          <w:rFonts w:ascii="Consolas" w:hAnsi="Consolas" w:cs="Consolas"/>
          <w:color w:val="0000FF"/>
          <w:sz w:val="19"/>
          <w:szCs w:val="19"/>
        </w:rPr>
        <w:t>&gt;</w:t>
      </w:r>
      <w:r w:rsidRPr="00B62304">
        <w:rPr>
          <w:rFonts w:ascii="Consolas" w:hAnsi="Consolas" w:cs="Consolas"/>
          <w:sz w:val="19"/>
          <w:szCs w:val="19"/>
        </w:rPr>
        <w:t>Tiền</w:t>
      </w:r>
      <w:r w:rsidRPr="00B62304">
        <w:rPr>
          <w:rFonts w:ascii="Consolas" w:hAnsi="Consolas" w:cs="Consolas"/>
          <w:sz w:val="19"/>
          <w:szCs w:val="19"/>
        </w:rPr>
        <w:t xml:space="preserve"> sau </w:t>
      </w:r>
      <w:r w:rsidRPr="00B62304">
        <w:rPr>
          <w:rFonts w:ascii="Consolas" w:hAnsi="Consolas" w:cs="Consolas"/>
          <w:sz w:val="19"/>
          <w:szCs w:val="19"/>
        </w:rPr>
        <w:t>thuế</w:t>
      </w:r>
      <w:r w:rsidRPr="00B62304">
        <w:rPr>
          <w:rFonts w:ascii="Consolas" w:hAnsi="Consolas" w:cs="Consolas"/>
          <w:color w:val="0000FF"/>
          <w:sz w:val="19"/>
          <w:szCs w:val="19"/>
        </w:rPr>
        <w:t>&lt;/</w:t>
      </w:r>
      <w:r w:rsidRPr="00B62304">
        <w:rPr>
          <w:rFonts w:ascii="Consolas" w:hAnsi="Consolas" w:cs="Consolas"/>
          <w:color w:val="C00000"/>
          <w:sz w:val="19"/>
          <w:szCs w:val="19"/>
        </w:rPr>
        <w:t>TSThue</w:t>
      </w:r>
      <w:r w:rsidRPr="00B62304">
        <w:rPr>
          <w:rFonts w:ascii="Consolas" w:hAnsi="Consolas" w:cs="Consolas"/>
          <w:color w:val="0000FF"/>
          <w:sz w:val="19"/>
          <w:szCs w:val="19"/>
        </w:rPr>
        <w:t>&gt;</w:t>
      </w:r>
    </w:p>
    <w:p w:rsidR="009D1437" w:rsidP="009D1437" w14:paraId="3C5EEB74"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TTKhac</w:t>
      </w:r>
      <w:r>
        <w:rPr>
          <w:rFonts w:ascii="Consolas" w:hAnsi="Consolas" w:cs="Consolas"/>
          <w:color w:val="0000FF"/>
          <w:sz w:val="19"/>
          <w:szCs w:val="19"/>
        </w:rPr>
        <w:t>&gt;</w:t>
      </w:r>
    </w:p>
    <w:p w:rsidR="009D1437" w:rsidP="009D1437" w14:paraId="207B99A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TTin</w:t>
      </w:r>
      <w:r>
        <w:rPr>
          <w:rFonts w:ascii="Consolas" w:hAnsi="Consolas" w:cs="Consolas"/>
          <w:color w:val="0000FF"/>
          <w:sz w:val="19"/>
          <w:szCs w:val="19"/>
        </w:rPr>
        <w:t>&gt;</w:t>
      </w:r>
    </w:p>
    <w:p w:rsidR="009D1437" w:rsidP="009D1437" w14:paraId="40C1A32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TTruong</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trường</w:t>
      </w:r>
      <w:r>
        <w:rPr>
          <w:rFonts w:ascii="Consolas" w:hAnsi="Consolas" w:cs="Consolas"/>
          <w:color w:val="0000FF"/>
          <w:sz w:val="19"/>
          <w:szCs w:val="19"/>
        </w:rPr>
        <w:t>&lt;/</w:t>
      </w:r>
      <w:r>
        <w:rPr>
          <w:rFonts w:ascii="Consolas" w:hAnsi="Consolas" w:cs="Consolas"/>
          <w:color w:val="A31515"/>
          <w:sz w:val="19"/>
          <w:szCs w:val="19"/>
        </w:rPr>
        <w:t>TTruong</w:t>
      </w:r>
      <w:r>
        <w:rPr>
          <w:rFonts w:ascii="Consolas" w:hAnsi="Consolas" w:cs="Consolas"/>
          <w:color w:val="0000FF"/>
          <w:sz w:val="19"/>
          <w:szCs w:val="19"/>
        </w:rPr>
        <w:t>&gt;</w:t>
      </w:r>
    </w:p>
    <w:p w:rsidR="009D1437" w:rsidP="009D1437" w14:paraId="5F9E18E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KDLieu</w:t>
      </w:r>
      <w:r>
        <w:rPr>
          <w:rFonts w:ascii="Consolas" w:hAnsi="Consolas" w:cs="Consolas"/>
          <w:color w:val="0000FF"/>
          <w:sz w:val="19"/>
          <w:szCs w:val="19"/>
        </w:rPr>
        <w:t>&gt;</w:t>
      </w:r>
      <w:r>
        <w:rPr>
          <w:rFonts w:ascii="Consolas" w:hAnsi="Consolas" w:cs="Consolas"/>
          <w:color w:val="000000"/>
          <w:sz w:val="19"/>
          <w:szCs w:val="19"/>
        </w:rPr>
        <w:t>Kiểu</w:t>
      </w:r>
      <w:r>
        <w:rPr>
          <w:rFonts w:ascii="Consolas" w:hAnsi="Consolas" w:cs="Consolas"/>
          <w:color w:val="000000"/>
          <w:sz w:val="19"/>
          <w:szCs w:val="19"/>
        </w:rPr>
        <w:t xml:space="preserve"> </w:t>
      </w:r>
      <w:r>
        <w:rPr>
          <w:rFonts w:ascii="Consolas" w:hAnsi="Consolas" w:cs="Consolas"/>
          <w:color w:val="000000"/>
          <w:sz w:val="19"/>
          <w:szCs w:val="19"/>
        </w:rPr>
        <w:t>dữ</w:t>
      </w:r>
      <w:r>
        <w:rPr>
          <w:rFonts w:ascii="Consolas" w:hAnsi="Consolas" w:cs="Consolas"/>
          <w:color w:val="000000"/>
          <w:sz w:val="19"/>
          <w:szCs w:val="19"/>
        </w:rPr>
        <w:t xml:space="preserve"> </w:t>
      </w:r>
      <w:r>
        <w:rPr>
          <w:rFonts w:ascii="Consolas" w:hAnsi="Consolas" w:cs="Consolas"/>
          <w:color w:val="000000"/>
          <w:sz w:val="19"/>
          <w:szCs w:val="19"/>
        </w:rPr>
        <w:t>liệu</w:t>
      </w:r>
      <w:r>
        <w:rPr>
          <w:rFonts w:ascii="Consolas" w:hAnsi="Consolas" w:cs="Consolas"/>
          <w:color w:val="0000FF"/>
          <w:sz w:val="19"/>
          <w:szCs w:val="19"/>
        </w:rPr>
        <w:t>&lt;/</w:t>
      </w:r>
      <w:r>
        <w:rPr>
          <w:rFonts w:ascii="Consolas" w:hAnsi="Consolas" w:cs="Consolas"/>
          <w:color w:val="A31515"/>
          <w:sz w:val="19"/>
          <w:szCs w:val="19"/>
        </w:rPr>
        <w:t>KDLieu</w:t>
      </w:r>
      <w:r>
        <w:rPr>
          <w:rFonts w:ascii="Consolas" w:hAnsi="Consolas" w:cs="Consolas"/>
          <w:color w:val="0000FF"/>
          <w:sz w:val="19"/>
          <w:szCs w:val="19"/>
        </w:rPr>
        <w:t>&gt;</w:t>
      </w:r>
    </w:p>
    <w:p w:rsidR="009D1437" w:rsidP="009D1437" w14:paraId="4F2EB6D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DLieu</w:t>
      </w:r>
      <w:r>
        <w:rPr>
          <w:rFonts w:ascii="Consolas" w:hAnsi="Consolas" w:cs="Consolas"/>
          <w:color w:val="0000FF"/>
          <w:sz w:val="19"/>
          <w:szCs w:val="19"/>
        </w:rPr>
        <w:t>&gt;</w:t>
      </w:r>
      <w:r>
        <w:rPr>
          <w:rFonts w:ascii="Consolas" w:hAnsi="Consolas" w:cs="Consolas"/>
          <w:color w:val="000000"/>
          <w:sz w:val="19"/>
          <w:szCs w:val="19"/>
        </w:rPr>
        <w:t>Dữ</w:t>
      </w:r>
      <w:r>
        <w:rPr>
          <w:rFonts w:ascii="Consolas" w:hAnsi="Consolas" w:cs="Consolas"/>
          <w:color w:val="000000"/>
          <w:sz w:val="19"/>
          <w:szCs w:val="19"/>
        </w:rPr>
        <w:t xml:space="preserve"> </w:t>
      </w:r>
      <w:r>
        <w:rPr>
          <w:rFonts w:ascii="Consolas" w:hAnsi="Consolas" w:cs="Consolas"/>
          <w:color w:val="000000"/>
          <w:sz w:val="19"/>
          <w:szCs w:val="19"/>
        </w:rPr>
        <w:t>liệu</w:t>
      </w:r>
      <w:r>
        <w:rPr>
          <w:rFonts w:ascii="Consolas" w:hAnsi="Consolas" w:cs="Consolas"/>
          <w:color w:val="0000FF"/>
          <w:sz w:val="19"/>
          <w:szCs w:val="19"/>
        </w:rPr>
        <w:t>&lt;/</w:t>
      </w:r>
      <w:r>
        <w:rPr>
          <w:rFonts w:ascii="Consolas" w:hAnsi="Consolas" w:cs="Consolas"/>
          <w:color w:val="A31515"/>
          <w:sz w:val="19"/>
          <w:szCs w:val="19"/>
        </w:rPr>
        <w:t>DLieu</w:t>
      </w:r>
      <w:r>
        <w:rPr>
          <w:rFonts w:ascii="Consolas" w:hAnsi="Consolas" w:cs="Consolas"/>
          <w:color w:val="0000FF"/>
          <w:sz w:val="19"/>
          <w:szCs w:val="19"/>
        </w:rPr>
        <w:t>&gt;</w:t>
      </w:r>
    </w:p>
    <w:p w:rsidR="009D1437" w:rsidP="009D1437" w14:paraId="4E29ADF9"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TTin</w:t>
      </w:r>
      <w:r>
        <w:rPr>
          <w:rFonts w:ascii="Consolas" w:hAnsi="Consolas" w:cs="Consolas"/>
          <w:color w:val="0000FF"/>
          <w:sz w:val="19"/>
          <w:szCs w:val="19"/>
        </w:rPr>
        <w:t>&gt;</w:t>
      </w:r>
    </w:p>
    <w:p w:rsidR="009D1437" w:rsidP="009D1437" w14:paraId="30040F1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TTKhac</w:t>
      </w:r>
      <w:r>
        <w:rPr>
          <w:rFonts w:ascii="Consolas" w:hAnsi="Consolas" w:cs="Consolas"/>
          <w:color w:val="0000FF"/>
          <w:sz w:val="19"/>
          <w:szCs w:val="19"/>
        </w:rPr>
        <w:t>&gt;</w:t>
      </w:r>
    </w:p>
    <w:p w:rsidR="009D1437" w:rsidP="009D1437" w14:paraId="26C297FB"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HHDVu</w:t>
      </w:r>
      <w:r>
        <w:rPr>
          <w:rFonts w:ascii="Consolas" w:hAnsi="Consolas" w:cs="Consolas"/>
          <w:color w:val="0000FF"/>
          <w:sz w:val="19"/>
          <w:szCs w:val="19"/>
        </w:rPr>
        <w:t>&gt;</w:t>
      </w:r>
    </w:p>
    <w:p w:rsidR="009D1437" w:rsidP="009D1437" w14:paraId="124D306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DSHHDVu</w:t>
      </w:r>
      <w:r>
        <w:rPr>
          <w:rFonts w:ascii="Consolas" w:hAnsi="Consolas" w:cs="Consolas"/>
          <w:color w:val="0000FF"/>
          <w:sz w:val="19"/>
          <w:szCs w:val="19"/>
        </w:rPr>
        <w:t>&gt;</w:t>
      </w:r>
    </w:p>
    <w:p w:rsidR="009D1437" w:rsidP="009D1437" w14:paraId="3645DBEB"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TToan</w:t>
      </w:r>
      <w:r>
        <w:rPr>
          <w:rFonts w:ascii="Consolas" w:hAnsi="Consolas" w:cs="Consolas"/>
          <w:color w:val="0000FF"/>
          <w:sz w:val="19"/>
          <w:szCs w:val="19"/>
        </w:rPr>
        <w:t>&gt;</w:t>
      </w:r>
    </w:p>
    <w:p w:rsidR="009D1437" w:rsidP="009D1437" w14:paraId="3112A8A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THTTLTSuat</w:t>
      </w:r>
      <w:r>
        <w:rPr>
          <w:rFonts w:ascii="Consolas" w:hAnsi="Consolas" w:cs="Consolas"/>
          <w:color w:val="0000FF"/>
          <w:sz w:val="19"/>
          <w:szCs w:val="19"/>
        </w:rPr>
        <w:t>&gt; &lt;!--</w:t>
      </w:r>
      <w:r>
        <w:rPr>
          <w:rFonts w:ascii="Consolas" w:hAnsi="Consolas" w:cs="Consolas"/>
          <w:color w:val="008000"/>
          <w:sz w:val="19"/>
          <w:szCs w:val="19"/>
        </w:rPr>
        <w:t>sử</w:t>
      </w:r>
      <w:r>
        <w:rPr>
          <w:rFonts w:ascii="Consolas" w:hAnsi="Consolas" w:cs="Consolas"/>
          <w:color w:val="008000"/>
          <w:sz w:val="19"/>
          <w:szCs w:val="19"/>
        </w:rPr>
        <w:t xml:space="preserve"> </w:t>
      </w:r>
      <w:r>
        <w:rPr>
          <w:rFonts w:ascii="Consolas" w:hAnsi="Consolas" w:cs="Consolas"/>
          <w:color w:val="008000"/>
          <w:sz w:val="19"/>
          <w:szCs w:val="19"/>
        </w:rPr>
        <w:t>dụng</w:t>
      </w:r>
      <w:r>
        <w:rPr>
          <w:rFonts w:ascii="Consolas" w:hAnsi="Consolas" w:cs="Consolas"/>
          <w:color w:val="008000"/>
          <w:sz w:val="19"/>
          <w:szCs w:val="19"/>
        </w:rPr>
        <w:t xml:space="preserve"> </w:t>
      </w:r>
      <w:r>
        <w:rPr>
          <w:rFonts w:ascii="Consolas" w:hAnsi="Consolas" w:cs="Consolas"/>
          <w:color w:val="008000"/>
          <w:sz w:val="19"/>
          <w:szCs w:val="19"/>
        </w:rPr>
        <w:t>hóa</w:t>
      </w:r>
      <w:r>
        <w:rPr>
          <w:rFonts w:ascii="Consolas" w:hAnsi="Consolas" w:cs="Consolas"/>
          <w:color w:val="008000"/>
          <w:sz w:val="19"/>
          <w:szCs w:val="19"/>
        </w:rPr>
        <w:t xml:space="preserve"> </w:t>
      </w:r>
      <w:r>
        <w:rPr>
          <w:rFonts w:ascii="Consolas" w:hAnsi="Consolas" w:cs="Consolas"/>
          <w:color w:val="008000"/>
          <w:sz w:val="19"/>
          <w:szCs w:val="19"/>
        </w:rPr>
        <w:t>đơn</w:t>
      </w:r>
      <w:r>
        <w:rPr>
          <w:rFonts w:ascii="Consolas" w:hAnsi="Consolas" w:cs="Consolas"/>
          <w:color w:val="008000"/>
          <w:sz w:val="19"/>
          <w:szCs w:val="19"/>
        </w:rPr>
        <w:t xml:space="preserve"> GTGT</w:t>
      </w:r>
      <w:r>
        <w:rPr>
          <w:rFonts w:ascii="Consolas" w:hAnsi="Consolas" w:cs="Consolas"/>
          <w:color w:val="0000FF"/>
          <w:sz w:val="19"/>
          <w:szCs w:val="19"/>
        </w:rPr>
        <w:t>--&gt;</w:t>
      </w:r>
    </w:p>
    <w:p w:rsidR="009D1437" w:rsidP="009D1437" w14:paraId="33DDDAA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LTSuat</w:t>
      </w:r>
      <w:r>
        <w:rPr>
          <w:rFonts w:ascii="Consolas" w:hAnsi="Consolas" w:cs="Consolas"/>
          <w:color w:val="0000FF"/>
          <w:sz w:val="19"/>
          <w:szCs w:val="19"/>
        </w:rPr>
        <w:t>&gt;</w:t>
      </w:r>
    </w:p>
    <w:p w:rsidR="009D1437" w:rsidP="009D1437" w14:paraId="611AF2E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TSuat</w:t>
      </w:r>
      <w:r>
        <w:rPr>
          <w:rFonts w:ascii="Consolas" w:hAnsi="Consolas" w:cs="Consolas"/>
          <w:color w:val="0000FF"/>
          <w:sz w:val="19"/>
          <w:szCs w:val="19"/>
        </w:rPr>
        <w:t>&gt;</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suất</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suất</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TSuat</w:t>
      </w:r>
      <w:r>
        <w:rPr>
          <w:rFonts w:ascii="Consolas" w:hAnsi="Consolas" w:cs="Consolas"/>
          <w:color w:val="0000FF"/>
          <w:sz w:val="19"/>
          <w:szCs w:val="19"/>
        </w:rPr>
        <w:t>&gt;</w:t>
      </w:r>
    </w:p>
    <w:p w:rsidR="009D1437" w:rsidP="009D1437" w14:paraId="61E5F391"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ThTien</w:t>
      </w:r>
      <w:r>
        <w:rPr>
          <w:rFonts w:ascii="Consolas" w:hAnsi="Consolas" w:cs="Consolas"/>
          <w:color w:val="0000FF"/>
          <w:sz w:val="19"/>
          <w:szCs w:val="19"/>
        </w:rPr>
        <w:t>&gt;</w:t>
      </w:r>
      <w:r>
        <w:rPr>
          <w:rFonts w:ascii="Consolas" w:hAnsi="Consolas" w:cs="Consolas"/>
          <w:color w:val="000000"/>
          <w:sz w:val="19"/>
          <w:szCs w:val="19"/>
        </w:rPr>
        <w:t xml:space="preserve">Thành </w:t>
      </w:r>
      <w:r>
        <w:rPr>
          <w:rFonts w:ascii="Consolas" w:hAnsi="Consolas" w:cs="Consolas"/>
          <w:color w:val="000000"/>
          <w:sz w:val="19"/>
          <w:szCs w:val="19"/>
        </w:rPr>
        <w:t>tiền</w:t>
      </w:r>
      <w:r>
        <w:rPr>
          <w:rFonts w:ascii="Consolas" w:hAnsi="Consolas" w:cs="Consolas"/>
          <w:color w:val="000000"/>
          <w:sz w:val="19"/>
          <w:szCs w:val="19"/>
        </w:rPr>
        <w:t xml:space="preserve"> (Thành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chưa</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ThTien</w:t>
      </w:r>
      <w:r>
        <w:rPr>
          <w:rFonts w:ascii="Consolas" w:hAnsi="Consolas" w:cs="Consolas"/>
          <w:color w:val="0000FF"/>
          <w:sz w:val="19"/>
          <w:szCs w:val="19"/>
        </w:rPr>
        <w:t>&gt;</w:t>
      </w:r>
    </w:p>
    <w:p w:rsidR="009D1437" w:rsidP="009D1437" w14:paraId="4DBDE57B"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TThue</w:t>
      </w:r>
      <w:r>
        <w:rPr>
          <w:rFonts w:ascii="Consolas" w:hAnsi="Consolas" w:cs="Consolas"/>
          <w:color w:val="0000FF"/>
          <w:sz w:val="19"/>
          <w:szCs w:val="19"/>
        </w:rPr>
        <w:t>&gt;</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TThue</w:t>
      </w:r>
      <w:r>
        <w:rPr>
          <w:rFonts w:ascii="Consolas" w:hAnsi="Consolas" w:cs="Consolas"/>
          <w:color w:val="0000FF"/>
          <w:sz w:val="19"/>
          <w:szCs w:val="19"/>
        </w:rPr>
        <w:t>&gt;</w:t>
      </w:r>
    </w:p>
    <w:p w:rsidR="009D1437" w:rsidP="009D1437" w14:paraId="0919776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LTSuat</w:t>
      </w:r>
      <w:r>
        <w:rPr>
          <w:rFonts w:ascii="Consolas" w:hAnsi="Consolas" w:cs="Consolas"/>
          <w:color w:val="0000FF"/>
          <w:sz w:val="19"/>
          <w:szCs w:val="19"/>
        </w:rPr>
        <w:t>&gt;</w:t>
      </w:r>
    </w:p>
    <w:p w:rsidR="009D1437" w:rsidP="009D1437" w14:paraId="31075EF9"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THTTLTSuat</w:t>
      </w:r>
      <w:r>
        <w:rPr>
          <w:rFonts w:ascii="Consolas" w:hAnsi="Consolas" w:cs="Consolas"/>
          <w:color w:val="0000FF"/>
          <w:sz w:val="19"/>
          <w:szCs w:val="19"/>
        </w:rPr>
        <w:t>&gt;</w:t>
      </w:r>
    </w:p>
    <w:p w:rsidR="009D1437" w:rsidP="009D1437" w14:paraId="02D3502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TgTCThue</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chưa</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cộng</w:t>
      </w:r>
      <w:r>
        <w:rPr>
          <w:rFonts w:ascii="Consolas" w:hAnsi="Consolas" w:cs="Consolas"/>
          <w:color w:val="000000"/>
          <w:sz w:val="19"/>
          <w:szCs w:val="19"/>
        </w:rPr>
        <w:t xml:space="preserve"> </w:t>
      </w:r>
      <w:r>
        <w:rPr>
          <w:rFonts w:ascii="Consolas" w:hAnsi="Consolas" w:cs="Consolas"/>
          <w:color w:val="000000"/>
          <w:sz w:val="19"/>
          <w:szCs w:val="19"/>
        </w:rPr>
        <w:t>thành</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chưa</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TgTCThue</w:t>
      </w:r>
      <w:r>
        <w:rPr>
          <w:rFonts w:ascii="Consolas" w:hAnsi="Consolas" w:cs="Consolas"/>
          <w:color w:val="0000FF"/>
          <w:sz w:val="19"/>
          <w:szCs w:val="19"/>
        </w:rPr>
        <w:t>&gt;</w:t>
      </w:r>
    </w:p>
    <w:p w:rsidR="009D1437" w:rsidP="009D1437" w14:paraId="7FB68589"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TgTThue</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cộng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TgTThue</w:t>
      </w:r>
      <w:r>
        <w:rPr>
          <w:rFonts w:ascii="Consolas" w:hAnsi="Consolas" w:cs="Consolas"/>
          <w:color w:val="0000FF"/>
          <w:sz w:val="19"/>
          <w:szCs w:val="19"/>
        </w:rPr>
        <w:t>&gt;</w:t>
      </w:r>
    </w:p>
    <w:p w:rsidR="009D1437" w:rsidP="009D1437" w14:paraId="182DE0C5"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TTCKTMai</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chiết</w:t>
      </w:r>
      <w:r>
        <w:rPr>
          <w:rFonts w:ascii="Consolas" w:hAnsi="Consolas" w:cs="Consolas"/>
          <w:color w:val="000000"/>
          <w:sz w:val="19"/>
          <w:szCs w:val="19"/>
        </w:rPr>
        <w:t xml:space="preserve"> </w:t>
      </w:r>
      <w:r>
        <w:rPr>
          <w:rFonts w:ascii="Consolas" w:hAnsi="Consolas" w:cs="Consolas"/>
          <w:color w:val="000000"/>
          <w:sz w:val="19"/>
          <w:szCs w:val="19"/>
        </w:rPr>
        <w:t>khấu</w:t>
      </w:r>
      <w:r>
        <w:rPr>
          <w:rFonts w:ascii="Consolas" w:hAnsi="Consolas" w:cs="Consolas"/>
          <w:color w:val="000000"/>
          <w:sz w:val="19"/>
          <w:szCs w:val="19"/>
        </w:rPr>
        <w:t xml:space="preserve"> </w:t>
      </w:r>
      <w:r>
        <w:rPr>
          <w:rFonts w:ascii="Consolas" w:hAnsi="Consolas" w:cs="Consolas"/>
          <w:color w:val="000000"/>
          <w:sz w:val="19"/>
          <w:szCs w:val="19"/>
        </w:rPr>
        <w:t>thương</w:t>
      </w:r>
      <w:r>
        <w:rPr>
          <w:rFonts w:ascii="Consolas" w:hAnsi="Consolas" w:cs="Consolas"/>
          <w:color w:val="000000"/>
          <w:sz w:val="19"/>
          <w:szCs w:val="19"/>
        </w:rPr>
        <w:t xml:space="preserve"> </w:t>
      </w:r>
      <w:r>
        <w:rPr>
          <w:rFonts w:ascii="Consolas" w:hAnsi="Consolas" w:cs="Consolas"/>
          <w:color w:val="000000"/>
          <w:sz w:val="19"/>
          <w:szCs w:val="19"/>
        </w:rPr>
        <w:t>mại</w:t>
      </w:r>
      <w:r>
        <w:rPr>
          <w:rFonts w:ascii="Consolas" w:hAnsi="Consolas" w:cs="Consolas"/>
          <w:color w:val="0000FF"/>
          <w:sz w:val="19"/>
          <w:szCs w:val="19"/>
        </w:rPr>
        <w:t>&lt;/</w:t>
      </w:r>
      <w:r>
        <w:rPr>
          <w:rFonts w:ascii="Consolas" w:hAnsi="Consolas" w:cs="Consolas"/>
          <w:color w:val="A31515"/>
          <w:sz w:val="19"/>
          <w:szCs w:val="19"/>
        </w:rPr>
        <w:t>TTCKTMai</w:t>
      </w:r>
      <w:r>
        <w:rPr>
          <w:rFonts w:ascii="Consolas" w:hAnsi="Consolas" w:cs="Consolas"/>
          <w:color w:val="0000FF"/>
          <w:sz w:val="19"/>
          <w:szCs w:val="19"/>
        </w:rPr>
        <w:t>&gt;</w:t>
      </w:r>
    </w:p>
    <w:p w:rsidR="009D1437" w:rsidP="009D1437" w14:paraId="3314A3A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TgTTTBSo</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thanh</w:t>
      </w:r>
      <w:r>
        <w:rPr>
          <w:rFonts w:ascii="Consolas" w:hAnsi="Consolas" w:cs="Consolas"/>
          <w:color w:val="000000"/>
          <w:sz w:val="19"/>
          <w:szCs w:val="19"/>
        </w:rPr>
        <w:t xml:space="preserve"> </w:t>
      </w:r>
      <w:r>
        <w:rPr>
          <w:rFonts w:ascii="Consolas" w:hAnsi="Consolas" w:cs="Consolas"/>
          <w:color w:val="000000"/>
          <w:sz w:val="19"/>
          <w:szCs w:val="19"/>
        </w:rPr>
        <w:t>toán</w:t>
      </w:r>
      <w:r>
        <w:rPr>
          <w:rFonts w:ascii="Consolas" w:hAnsi="Consolas" w:cs="Consolas"/>
          <w:color w:val="000000"/>
          <w:sz w:val="19"/>
          <w:szCs w:val="19"/>
        </w:rPr>
        <w:t xml:space="preserve"> </w:t>
      </w:r>
      <w:r>
        <w:rPr>
          <w:rFonts w:ascii="Consolas" w:hAnsi="Consolas" w:cs="Consolas"/>
          <w:color w:val="000000"/>
          <w:sz w:val="19"/>
          <w:szCs w:val="19"/>
        </w:rPr>
        <w:t>bằng</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TgTTTBSo</w:t>
      </w:r>
      <w:r>
        <w:rPr>
          <w:rFonts w:ascii="Consolas" w:hAnsi="Consolas" w:cs="Consolas"/>
          <w:color w:val="0000FF"/>
          <w:sz w:val="19"/>
          <w:szCs w:val="19"/>
        </w:rPr>
        <w:t>&gt;</w:t>
      </w:r>
    </w:p>
    <w:p w:rsidR="009D1437" w:rsidP="009D1437" w14:paraId="39D83A4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TgTTTBChu</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thanh</w:t>
      </w:r>
      <w:r>
        <w:rPr>
          <w:rFonts w:ascii="Consolas" w:hAnsi="Consolas" w:cs="Consolas"/>
          <w:color w:val="000000"/>
          <w:sz w:val="19"/>
          <w:szCs w:val="19"/>
        </w:rPr>
        <w:t xml:space="preserve"> </w:t>
      </w:r>
      <w:r>
        <w:rPr>
          <w:rFonts w:ascii="Consolas" w:hAnsi="Consolas" w:cs="Consolas"/>
          <w:color w:val="000000"/>
          <w:sz w:val="19"/>
          <w:szCs w:val="19"/>
        </w:rPr>
        <w:t>toán</w:t>
      </w:r>
      <w:r>
        <w:rPr>
          <w:rFonts w:ascii="Consolas" w:hAnsi="Consolas" w:cs="Consolas"/>
          <w:color w:val="000000"/>
          <w:sz w:val="19"/>
          <w:szCs w:val="19"/>
        </w:rPr>
        <w:t xml:space="preserve"> </w:t>
      </w:r>
      <w:r>
        <w:rPr>
          <w:rFonts w:ascii="Consolas" w:hAnsi="Consolas" w:cs="Consolas"/>
          <w:color w:val="000000"/>
          <w:sz w:val="19"/>
          <w:szCs w:val="19"/>
        </w:rPr>
        <w:t>bằng</w:t>
      </w:r>
      <w:r>
        <w:rPr>
          <w:rFonts w:ascii="Consolas" w:hAnsi="Consolas" w:cs="Consolas"/>
          <w:color w:val="000000"/>
          <w:sz w:val="19"/>
          <w:szCs w:val="19"/>
        </w:rPr>
        <w:t xml:space="preserve"> </w:t>
      </w:r>
      <w:r>
        <w:rPr>
          <w:rFonts w:ascii="Consolas" w:hAnsi="Consolas" w:cs="Consolas"/>
          <w:color w:val="000000"/>
          <w:sz w:val="19"/>
          <w:szCs w:val="19"/>
        </w:rPr>
        <w:t>chữ</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TgTTTBChu</w:t>
      </w:r>
      <w:r>
        <w:rPr>
          <w:rFonts w:ascii="Consolas" w:hAnsi="Consolas" w:cs="Consolas"/>
          <w:color w:val="0000FF"/>
          <w:sz w:val="19"/>
          <w:szCs w:val="19"/>
        </w:rPr>
        <w:t>&gt;</w:t>
      </w:r>
    </w:p>
    <w:p w:rsidR="009D1437" w:rsidP="009D1437" w14:paraId="374191FC"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TToan</w:t>
      </w:r>
      <w:r>
        <w:rPr>
          <w:rFonts w:ascii="Consolas" w:hAnsi="Consolas" w:cs="Consolas"/>
          <w:color w:val="0000FF"/>
          <w:sz w:val="19"/>
          <w:szCs w:val="19"/>
        </w:rPr>
        <w:t>&gt;</w:t>
      </w:r>
    </w:p>
    <w:p w:rsidR="009D1437" w:rsidP="009D1437" w14:paraId="698A4D9B"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NDHDon</w:t>
      </w:r>
      <w:r>
        <w:rPr>
          <w:rFonts w:ascii="Consolas" w:hAnsi="Consolas" w:cs="Consolas"/>
          <w:color w:val="0000FF"/>
          <w:sz w:val="19"/>
          <w:szCs w:val="19"/>
        </w:rPr>
        <w:t>&gt;</w:t>
      </w:r>
    </w:p>
    <w:p w:rsidR="009D1437" w:rsidRPr="000A4319" w:rsidP="009D1437" w14:paraId="79D02413" w14:textId="77777777">
      <w:pPr>
        <w:ind w:firstLine="720"/>
        <w:rPr>
          <w:b/>
          <w:u w:val="single"/>
        </w:rPr>
      </w:pPr>
      <w:r>
        <w:rPr>
          <w:rFonts w:ascii="Consolas" w:hAnsi="Consolas" w:cs="Consolas"/>
          <w:color w:val="0000FF"/>
          <w:sz w:val="19"/>
          <w:szCs w:val="19"/>
        </w:rPr>
        <w:t>&lt;/</w:t>
      </w:r>
      <w:r>
        <w:rPr>
          <w:rFonts w:ascii="Consolas" w:hAnsi="Consolas" w:cs="Consolas"/>
          <w:color w:val="A31515"/>
          <w:sz w:val="19"/>
          <w:szCs w:val="19"/>
        </w:rPr>
        <w:t>ThayTheHD</w:t>
      </w:r>
      <w:r>
        <w:rPr>
          <w:rFonts w:ascii="Consolas" w:hAnsi="Consolas" w:cs="Consolas"/>
          <w:color w:val="0000FF"/>
          <w:sz w:val="19"/>
          <w:szCs w:val="19"/>
        </w:rPr>
        <w:t>&gt;</w:t>
      </w:r>
    </w:p>
    <w:p w:rsidR="009D1437" w:rsidRPr="007C7E60" w:rsidP="00C35F19" w14:paraId="4104D4E7" w14:textId="77777777">
      <w:pPr>
        <w:pStyle w:val="Heading3"/>
      </w:pPr>
      <w:bookmarkStart w:id="579" w:name="_Toc106724534"/>
      <w:r>
        <w:t xml:space="preserve">Html </w:t>
      </w:r>
      <w:r>
        <w:t>xem</w:t>
      </w:r>
      <w:r>
        <w:t xml:space="preserve"> </w:t>
      </w:r>
      <w:r>
        <w:t>trước</w:t>
      </w:r>
      <w:r>
        <w:t xml:space="preserve"> </w:t>
      </w:r>
      <w:r>
        <w:t>khi</w:t>
      </w:r>
      <w:r>
        <w:t xml:space="preserve"> </w:t>
      </w:r>
      <w:r>
        <w:t>thay</w:t>
      </w:r>
      <w:r>
        <w:t xml:space="preserve"> </w:t>
      </w:r>
      <w:r>
        <w:t>thế</w:t>
      </w:r>
      <w:r>
        <w:t xml:space="preserve"> </w:t>
      </w:r>
      <w:r>
        <w:t>hóa</w:t>
      </w:r>
      <w:r>
        <w:t xml:space="preserve"> </w:t>
      </w:r>
      <w:r>
        <w:t>đơn</w:t>
      </w:r>
      <w:bookmarkEnd w:id="579"/>
    </w:p>
    <w:p w:rsidR="009D1437" w:rsidP="009D1437" w14:paraId="71688040" w14:textId="77777777">
      <w:r>
        <w:t>URL</w:t>
      </w:r>
    </w:p>
    <w:p w:rsidR="009D1437" w:rsidRPr="004A4DD9" w:rsidP="009D1437" w14:paraId="510D0B63" w14:textId="77777777">
      <w:pPr>
        <w:ind w:firstLine="720"/>
        <w:jc w:val="both"/>
      </w:pPr>
      <w:r>
        <w:rPr>
          <w:rFonts w:eastAsia="Calibri"/>
        </w:rPr>
        <w:t>s</w:t>
      </w:r>
      <w:r w:rsidRPr="009372AD">
        <w:rPr>
          <w:rFonts w:eastAsia="Calibri"/>
        </w:rPr>
        <w:t xml:space="preserve">tring </w:t>
      </w:r>
      <w:r w:rsidRPr="0096022F">
        <w:rPr>
          <w:b/>
        </w:rPr>
        <w:t>ReplaceInvoice</w:t>
      </w:r>
      <w:r>
        <w:rPr>
          <w:b/>
        </w:rPr>
        <w:t>NoPublish</w:t>
      </w:r>
      <w:r w:rsidRPr="00D16E25">
        <w:rPr>
          <w:rFonts w:eastAsia="Calibri"/>
        </w:rPr>
        <w:t>(</w:t>
      </w:r>
      <w:r w:rsidRPr="00D16E25">
        <w:t xml:space="preserve">string Account, string </w:t>
      </w:r>
      <w:r w:rsidRPr="00D16E25">
        <w:t>ACpass</w:t>
      </w:r>
      <w:r w:rsidRPr="00D16E25">
        <w:t xml:space="preserve">, string </w:t>
      </w:r>
      <w:r w:rsidRPr="00D16E25">
        <w:t>xmlInvData</w:t>
      </w:r>
      <w:r w:rsidRPr="00D16E25">
        <w:t>, string user</w:t>
      </w:r>
      <w:r>
        <w:t xml:space="preserve">name, string pass, string </w:t>
      </w:r>
      <w:r>
        <w:t>fkey</w:t>
      </w:r>
      <w:r w:rsidRPr="00D16E25">
        <w:t>, int? convert, string pattern = null, string serial = null</w:t>
      </w:r>
      <w:r w:rsidRPr="00D16E25">
        <w:rPr>
          <w:rFonts w:eastAsia="Calibri"/>
        </w:rPr>
        <w:t>)</w:t>
      </w:r>
      <w:r w:rsidRPr="009372AD">
        <w:rPr>
          <w:rFonts w:eastAsia="Calibri"/>
        </w:rPr>
        <w:t>.</w:t>
      </w:r>
    </w:p>
    <w:p w:rsidR="009D1437" w:rsidRPr="00593BE8" w:rsidP="009D1437" w14:paraId="7C7AC3C8" w14:textId="77777777">
      <w:pPr>
        <w:pStyle w:val="N"/>
      </w:pPr>
      <w:r w:rsidRPr="00593BE8">
        <w:t>DESCRIPTION</w:t>
      </w:r>
    </w:p>
    <w:p w:rsidR="009D1437" w:rsidP="009D1437" w14:paraId="0CB5C24D" w14:textId="77777777">
      <w:pPr>
        <w:pStyle w:val="N"/>
      </w:pPr>
      <w:r>
        <w:tab/>
        <w:t>Đây là web service thực hiện lấy dữ liệu html hóa đơn mới của thay thế hóa đơn trước khi ký số phát hành</w:t>
      </w:r>
    </w:p>
    <w:p w:rsidR="009D1437" w:rsidRPr="00007702" w:rsidP="009D1437" w14:paraId="33EBB427" w14:textId="77777777">
      <w:pPr>
        <w:pStyle w:val="N"/>
      </w:pPr>
      <w:r w:rsidRPr="00663B3E">
        <w:t>HTTP METHOD</w:t>
      </w:r>
    </w:p>
    <w:p w:rsidR="009D1437" w:rsidRPr="00007702" w:rsidP="009D1437" w14:paraId="746B0E23" w14:textId="77777777">
      <w:pPr>
        <w:pStyle w:val="N"/>
        <w:rPr>
          <w:b/>
        </w:rPr>
      </w:pPr>
      <w:r>
        <w:tab/>
      </w:r>
      <w:r w:rsidRPr="00610AFD">
        <w:t>POST</w:t>
      </w:r>
    </w:p>
    <w:p w:rsidR="009D1437" w:rsidRPr="00610AFD" w:rsidP="009D1437" w14:paraId="4A0A49FA" w14:textId="77777777">
      <w:pPr>
        <w:pStyle w:val="N"/>
      </w:pPr>
      <w:r w:rsidRPr="00610AFD">
        <w:t>REQUEST BODY</w:t>
      </w:r>
    </w:p>
    <w:p w:rsidR="009D1437" w:rsidRPr="004720D2" w:rsidP="009D1437" w14:paraId="07C4E001" w14:textId="7777777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w:t>
      </w:r>
      <w:r w:rsidRPr="009372AD">
        <w:rPr>
          <w:rFonts w:eastAsia="Calibri"/>
        </w:rPr>
        <w:t>khoản</w:t>
      </w:r>
      <w:r w:rsidRPr="009372AD">
        <w:rPr>
          <w:rFonts w:eastAsia="Calibri"/>
        </w:rPr>
        <w:t xml:space="preserve"> </w:t>
      </w:r>
      <w:r w:rsidRPr="009372AD">
        <w:rPr>
          <w:rFonts w:eastAsia="Calibri"/>
        </w:rPr>
        <w:t>được</w:t>
      </w:r>
      <w:r w:rsidRPr="009372AD">
        <w:rPr>
          <w:rFonts w:eastAsia="Calibri"/>
        </w:rPr>
        <w:t xml:space="preserve"> </w:t>
      </w:r>
      <w:r w:rsidRPr="009372AD">
        <w:rPr>
          <w:rFonts w:eastAsia="Calibri"/>
        </w:rPr>
        <w:t>cấp</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cho</w:t>
      </w:r>
      <w:r w:rsidRPr="009372AD">
        <w:rPr>
          <w:rFonts w:eastAsia="Calibri"/>
        </w:rPr>
        <w:t xml:space="preserve"> </w:t>
      </w:r>
      <w:r w:rsidRPr="009372AD">
        <w:rPr>
          <w:rFonts w:eastAsia="Calibri"/>
        </w:rPr>
        <w:t>khách</w:t>
      </w:r>
      <w:r w:rsidRPr="009372AD">
        <w:rPr>
          <w:rFonts w:eastAsia="Calibri"/>
        </w:rPr>
        <w:t xml:space="preserve"> </w:t>
      </w:r>
      <w:r w:rsidRPr="009372AD">
        <w:rPr>
          <w:rFonts w:eastAsia="Calibri"/>
        </w:rPr>
        <w:t>hàng</w:t>
      </w:r>
      <w:r w:rsidRPr="009372AD">
        <w:rPr>
          <w:rFonts w:eastAsia="Calibri"/>
        </w:rPr>
        <w:t xml:space="preserve"> </w:t>
      </w:r>
      <w:r w:rsidRPr="009372AD">
        <w:rPr>
          <w:rFonts w:eastAsia="Calibri"/>
        </w:rPr>
        <w:t>để</w:t>
      </w:r>
      <w:r w:rsidRPr="009372AD">
        <w:rPr>
          <w:rFonts w:eastAsia="Calibri"/>
        </w:rPr>
        <w:t xml:space="preserve"> </w:t>
      </w:r>
      <w:r w:rsidRPr="009372AD">
        <w:rPr>
          <w:rFonts w:eastAsia="Calibri"/>
        </w:rPr>
        <w:t>gọi</w:t>
      </w:r>
      <w:r w:rsidRPr="009372AD">
        <w:rPr>
          <w:rFonts w:eastAsia="Calibri"/>
        </w:rPr>
        <w:t xml:space="preserve"> </w:t>
      </w:r>
      <w:r>
        <w:rPr>
          <w:rFonts w:eastAsia="Calibri"/>
        </w:rPr>
        <w:t>đến</w:t>
      </w:r>
      <w:r>
        <w:rPr>
          <w:rFonts w:eastAsia="Calibri"/>
        </w:rPr>
        <w:t xml:space="preserve"> webservice (</w:t>
      </w:r>
      <w:r>
        <w:rPr>
          <w:rFonts w:eastAsia="Calibri"/>
        </w:rPr>
        <w:t>tài</w:t>
      </w:r>
      <w:r>
        <w:rPr>
          <w:rFonts w:eastAsia="Calibri"/>
        </w:rPr>
        <w:t xml:space="preserve"> </w:t>
      </w:r>
      <w:r>
        <w:rPr>
          <w:rFonts w:eastAsia="Calibri"/>
        </w:rPr>
        <w:t>khoản</w:t>
      </w:r>
      <w:r>
        <w:rPr>
          <w:rFonts w:eastAsia="Calibri"/>
        </w:rPr>
        <w:t xml:space="preserve"> </w:t>
      </w:r>
      <w:r>
        <w:rPr>
          <w:rFonts w:eastAsia="Calibri"/>
        </w:rPr>
        <w:t>có</w:t>
      </w:r>
      <w:r>
        <w:rPr>
          <w:rFonts w:eastAsia="Calibri"/>
        </w:rPr>
        <w:t xml:space="preserve"> </w:t>
      </w:r>
      <w:r>
        <w:rPr>
          <w:rFonts w:eastAsia="Calibri"/>
        </w:rPr>
        <w:t>quyền</w:t>
      </w:r>
      <w:r>
        <w:rPr>
          <w:rFonts w:eastAsia="Calibri"/>
        </w:rPr>
        <w:t xml:space="preserve"> </w:t>
      </w:r>
      <w:r>
        <w:rPr>
          <w:rFonts w:eastAsia="Calibri"/>
        </w:rPr>
        <w:t>ServiceRole</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r>
        <w:rPr>
          <w:rFonts w:eastAsia="Calibri"/>
        </w:rPr>
        <w:t>)</w:t>
      </w:r>
      <w:r w:rsidRPr="009372AD">
        <w:rPr>
          <w:rFonts w:eastAsia="Calibri"/>
        </w:rPr>
        <w:t>.</w:t>
      </w:r>
    </w:p>
    <w:p w:rsidR="009D1437" w:rsidRPr="004720D2" w:rsidP="009D1437" w14:paraId="26D23439" w14:textId="77777777">
      <w:pPr>
        <w:pStyle w:val="ListParagraph"/>
        <w:numPr>
          <w:ilvl w:val="0"/>
          <w:numId w:val="2"/>
        </w:numPr>
        <w:spacing w:after="0" w:line="360" w:lineRule="auto"/>
        <w:ind w:left="1080"/>
        <w:jc w:val="both"/>
        <w:rPr>
          <w:rFonts w:eastAsia="Calibri"/>
          <w:b/>
          <w:u w:val="single"/>
        </w:rPr>
      </w:pPr>
      <w:r>
        <w:rPr>
          <w:rFonts w:eastAsia="Calibri"/>
          <w:b/>
        </w:rPr>
        <w:t>Account/</w:t>
      </w:r>
      <w:r>
        <w:rPr>
          <w:rFonts w:eastAsia="Calibri"/>
          <w:b/>
        </w:rPr>
        <w:t>ACPass</w:t>
      </w:r>
      <w:r w:rsidRPr="004720D2">
        <w:rPr>
          <w:rFonts w:eastAsia="Calibri"/>
          <w:b/>
        </w:rPr>
        <w:t xml:space="preserve">:  </w:t>
      </w:r>
      <w:r w:rsidRPr="004720D2">
        <w:rPr>
          <w:rFonts w:eastAsia="Calibri"/>
        </w:rPr>
        <w:t xml:space="preserve">Tài </w:t>
      </w:r>
      <w:r w:rsidRPr="004720D2">
        <w:rPr>
          <w:rFonts w:eastAsia="Calibri"/>
        </w:rPr>
        <w:t>khoản</w:t>
      </w:r>
      <w:r w:rsidRPr="004720D2">
        <w:rPr>
          <w:rFonts w:eastAsia="Calibri"/>
        </w:rPr>
        <w:t xml:space="preserve"> </w:t>
      </w:r>
      <w:r w:rsidRPr="004720D2">
        <w:rPr>
          <w:rFonts w:eastAsia="Calibri"/>
        </w:rPr>
        <w:t>được</w:t>
      </w:r>
      <w:r w:rsidRPr="004720D2">
        <w:rPr>
          <w:rFonts w:eastAsia="Calibri"/>
        </w:rPr>
        <w:t xml:space="preserve"> </w:t>
      </w:r>
      <w:r w:rsidRPr="004720D2">
        <w:rPr>
          <w:rFonts w:eastAsia="Calibri"/>
        </w:rPr>
        <w:t>cấp</w:t>
      </w:r>
      <w:r w:rsidRPr="004720D2">
        <w:rPr>
          <w:rFonts w:eastAsia="Calibri"/>
        </w:rPr>
        <w:t xml:space="preserve"> </w:t>
      </w:r>
      <w:r w:rsidRPr="004720D2">
        <w:rPr>
          <w:rFonts w:eastAsia="Calibri"/>
        </w:rPr>
        <w:t>phát</w:t>
      </w:r>
      <w:r w:rsidRPr="004720D2">
        <w:rPr>
          <w:rFonts w:eastAsia="Calibri"/>
        </w:rPr>
        <w:t xml:space="preserve"> </w:t>
      </w:r>
      <w:r w:rsidRPr="004720D2">
        <w:rPr>
          <w:rFonts w:eastAsia="Calibri"/>
        </w:rPr>
        <w:t>cho</w:t>
      </w:r>
      <w:r w:rsidRPr="004720D2">
        <w:rPr>
          <w:rFonts w:eastAsia="Calibri"/>
        </w:rPr>
        <w:t xml:space="preserve"> </w:t>
      </w:r>
      <w:r w:rsidRPr="004720D2">
        <w:rPr>
          <w:rFonts w:eastAsia="Calibri"/>
        </w:rPr>
        <w:t>nhân</w:t>
      </w:r>
      <w:r w:rsidRPr="004720D2">
        <w:rPr>
          <w:rFonts w:eastAsia="Calibri"/>
        </w:rPr>
        <w:t xml:space="preserve"> </w:t>
      </w:r>
      <w:r w:rsidRPr="004720D2">
        <w:rPr>
          <w:rFonts w:eastAsia="Calibri"/>
        </w:rPr>
        <w:t>viên</w:t>
      </w:r>
      <w:r w:rsidRPr="004720D2">
        <w:rPr>
          <w:rFonts w:eastAsia="Calibri"/>
        </w:rPr>
        <w:t xml:space="preserve"> </w:t>
      </w:r>
      <w:r w:rsidRPr="004720D2">
        <w:rPr>
          <w:rFonts w:eastAsia="Calibri"/>
        </w:rPr>
        <w:t>gọi</w:t>
      </w:r>
      <w:r w:rsidRPr="004720D2">
        <w:rPr>
          <w:rFonts w:eastAsia="Calibri"/>
        </w:rPr>
        <w:t xml:space="preserve"> </w:t>
      </w:r>
      <w:r w:rsidRPr="004720D2">
        <w:rPr>
          <w:rFonts w:eastAsia="Calibri"/>
        </w:rPr>
        <w:t>lệnh</w:t>
      </w:r>
      <w:r w:rsidRPr="004720D2">
        <w:rPr>
          <w:rFonts w:eastAsia="Calibri"/>
        </w:rPr>
        <w:t xml:space="preserve"> </w:t>
      </w:r>
      <w:r w:rsidRPr="004720D2">
        <w:rPr>
          <w:rFonts w:eastAsia="Calibri"/>
        </w:rPr>
        <w:t>phát</w:t>
      </w:r>
      <w:r w:rsidRPr="004720D2">
        <w:rPr>
          <w:rFonts w:eastAsia="Calibri"/>
        </w:rPr>
        <w:t xml:space="preserve"> </w:t>
      </w:r>
      <w:r w:rsidRPr="004720D2">
        <w:rPr>
          <w:rFonts w:eastAsia="Calibri"/>
        </w:rPr>
        <w:t>hành</w:t>
      </w:r>
      <w:r w:rsidRPr="004720D2">
        <w:rPr>
          <w:rFonts w:eastAsia="Calibri"/>
        </w:rPr>
        <w:t xml:space="preserve"> </w:t>
      </w:r>
      <w:r w:rsidRPr="004720D2">
        <w:rPr>
          <w:rFonts w:eastAsia="Calibri"/>
        </w:rPr>
        <w:t>hóa</w:t>
      </w:r>
      <w:r w:rsidRPr="004720D2">
        <w:rPr>
          <w:rFonts w:eastAsia="Calibri"/>
        </w:rPr>
        <w:t xml:space="preserve"> </w:t>
      </w:r>
      <w:r w:rsidRPr="004720D2">
        <w:rPr>
          <w:rFonts w:eastAsia="Calibri"/>
        </w:rPr>
        <w:t>đơn</w:t>
      </w:r>
    </w:p>
    <w:p w:rsidR="009D1437" w:rsidRPr="009372AD" w:rsidP="009D1437" w14:paraId="692A2879" w14:textId="77777777">
      <w:pPr>
        <w:pStyle w:val="ListParagraph"/>
        <w:numPr>
          <w:ilvl w:val="0"/>
          <w:numId w:val="2"/>
        </w:numPr>
        <w:spacing w:after="0" w:line="360" w:lineRule="auto"/>
        <w:ind w:left="1080"/>
        <w:jc w:val="both"/>
        <w:rPr>
          <w:rFonts w:eastAsia="Calibri"/>
          <w:b/>
          <w:u w:val="single"/>
        </w:rPr>
      </w:pPr>
      <w:r w:rsidRPr="009372AD">
        <w:rPr>
          <w:rFonts w:eastAsia="Calibri"/>
          <w:b/>
        </w:rPr>
        <w:t>xmlInvData</w:t>
      </w:r>
      <w:r w:rsidRPr="009372AD">
        <w:rPr>
          <w:rFonts w:eastAsia="Calibri"/>
        </w:rPr>
        <w:t xml:space="preserve">: String XML </w:t>
      </w:r>
      <w:r w:rsidRPr="009372AD">
        <w:rPr>
          <w:rFonts w:eastAsia="Calibri"/>
        </w:rPr>
        <w:t>dữ</w:t>
      </w:r>
      <w:r w:rsidRPr="009372AD">
        <w:rPr>
          <w:rFonts w:eastAsia="Calibri"/>
        </w:rPr>
        <w:t xml:space="preserve"> </w:t>
      </w:r>
      <w:r w:rsidRPr="009372AD">
        <w:rPr>
          <w:rFonts w:eastAsia="Calibri"/>
        </w:rPr>
        <w:t>liệu</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sidRPr="009372AD">
        <w:rPr>
          <w:rFonts w:eastAsia="Calibri"/>
        </w:rPr>
        <w:t>cũ</w:t>
      </w:r>
      <w:r w:rsidRPr="009372AD">
        <w:rPr>
          <w:rFonts w:eastAsia="Calibri"/>
        </w:rPr>
        <w:t xml:space="preserve"> </w:t>
      </w:r>
      <w:r w:rsidRPr="009372AD">
        <w:rPr>
          <w:rFonts w:eastAsia="Calibri"/>
        </w:rPr>
        <w:t>và</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Pr>
          <w:rFonts w:eastAsia="Calibri"/>
        </w:rPr>
        <w:t>thay</w:t>
      </w:r>
      <w:r>
        <w:rPr>
          <w:rFonts w:eastAsia="Calibri"/>
        </w:rPr>
        <w:t xml:space="preserve"> </w:t>
      </w:r>
      <w:r>
        <w:rPr>
          <w:rFonts w:eastAsia="Calibri"/>
        </w:rPr>
        <w:t>thế</w:t>
      </w:r>
    </w:p>
    <w:p w:rsidR="009D1437" w:rsidRPr="00CF2FC3" w:rsidP="009D1437" w14:paraId="115FABE3" w14:textId="77777777">
      <w:pPr>
        <w:pStyle w:val="ListParagraph"/>
        <w:numPr>
          <w:ilvl w:val="0"/>
          <w:numId w:val="2"/>
        </w:numPr>
        <w:spacing w:after="0" w:line="360" w:lineRule="auto"/>
        <w:ind w:left="1080"/>
        <w:jc w:val="both"/>
        <w:rPr>
          <w:rFonts w:eastAsia="Calibri"/>
          <w:b/>
        </w:rPr>
      </w:pPr>
      <w:r>
        <w:rPr>
          <w:rFonts w:eastAsia="Calibri"/>
          <w:b/>
        </w:rPr>
        <w:t>fkey</w:t>
      </w:r>
      <w:r>
        <w:rPr>
          <w:rFonts w:eastAsia="Calibri"/>
          <w:b/>
        </w:rPr>
        <w:t xml:space="preserve">: </w:t>
      </w:r>
      <w:r>
        <w:rPr>
          <w:rFonts w:eastAsia="Calibri"/>
        </w:rPr>
        <w:t>Chuỗi</w:t>
      </w:r>
      <w:r>
        <w:rPr>
          <w:rFonts w:eastAsia="Calibri"/>
        </w:rPr>
        <w:t xml:space="preserve"> </w:t>
      </w:r>
      <w:r>
        <w:rPr>
          <w:rFonts w:eastAsia="Calibri"/>
        </w:rPr>
        <w:t>xác</w:t>
      </w:r>
      <w:r>
        <w:rPr>
          <w:rFonts w:eastAsia="Calibri"/>
        </w:rPr>
        <w:t xml:space="preserve"> </w:t>
      </w:r>
      <w:r>
        <w:rPr>
          <w:rFonts w:eastAsia="Calibri"/>
        </w:rPr>
        <w:t>định</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cần</w:t>
      </w:r>
      <w:r>
        <w:rPr>
          <w:rFonts w:eastAsia="Calibri"/>
        </w:rPr>
        <w:t xml:space="preserve"> </w:t>
      </w:r>
      <w:r>
        <w:rPr>
          <w:rFonts w:eastAsia="Calibri"/>
        </w:rPr>
        <w:t>thay</w:t>
      </w:r>
      <w:r>
        <w:rPr>
          <w:rFonts w:eastAsia="Calibri"/>
        </w:rPr>
        <w:t xml:space="preserve"> </w:t>
      </w:r>
      <w:r>
        <w:rPr>
          <w:rFonts w:eastAsia="Calibri"/>
        </w:rPr>
        <w:t>thế</w:t>
      </w:r>
    </w:p>
    <w:p w:rsidR="009D1437" w:rsidRPr="00E009AD" w:rsidP="009D1437" w14:paraId="1E51D598" w14:textId="77777777">
      <w:pPr>
        <w:pStyle w:val="ListParagraph"/>
        <w:numPr>
          <w:ilvl w:val="0"/>
          <w:numId w:val="2"/>
        </w:numPr>
        <w:spacing w:after="0" w:line="360" w:lineRule="auto"/>
        <w:ind w:left="1080"/>
        <w:jc w:val="both"/>
        <w:rPr>
          <w:rFonts w:eastAsia="Calibri"/>
          <w:b/>
        </w:rPr>
      </w:pPr>
      <w:r>
        <w:rPr>
          <w:rFonts w:eastAsia="Calibri"/>
          <w:b/>
        </w:rPr>
        <w:t>Convert</w:t>
      </w:r>
      <w:r>
        <w:rPr>
          <w:rFonts w:eastAsia="Calibri"/>
        </w:rPr>
        <w:t xml:space="preserve">: </w:t>
      </w:r>
      <w:r w:rsidRPr="009372AD">
        <w:rPr>
          <w:rFonts w:eastAsia="Calibri"/>
        </w:rPr>
        <w:t>Mặc</w:t>
      </w:r>
      <w:r w:rsidRPr="009372AD">
        <w:rPr>
          <w:rFonts w:eastAsia="Calibri"/>
        </w:rPr>
        <w:t xml:space="preserve"> </w:t>
      </w:r>
      <w:r w:rsidRPr="009372AD">
        <w:rPr>
          <w:rFonts w:eastAsia="Calibri"/>
        </w:rPr>
        <w:t>định</w:t>
      </w:r>
      <w:r w:rsidRPr="009372AD">
        <w:rPr>
          <w:rFonts w:eastAsia="Calibri"/>
        </w:rPr>
        <w:t xml:space="preserve"> </w:t>
      </w:r>
      <w:r w:rsidRPr="009372AD">
        <w:rPr>
          <w:rFonts w:eastAsia="Calibri"/>
        </w:rPr>
        <w:t>là</w:t>
      </w:r>
      <w:r w:rsidRPr="009372AD">
        <w:rPr>
          <w:rFonts w:eastAsia="Calibri"/>
        </w:rPr>
        <w:t xml:space="preserve"> 0, </w:t>
      </w:r>
      <w:r>
        <w:rPr>
          <w:rFonts w:eastAsia="Calibri"/>
        </w:rPr>
        <w:t>(</w:t>
      </w:r>
      <w:r w:rsidRPr="009372AD">
        <w:rPr>
          <w:rFonts w:eastAsia="Calibri"/>
        </w:rPr>
        <w:t xml:space="preserve">0 – </w:t>
      </w:r>
      <w:r w:rsidRPr="009372AD">
        <w:rPr>
          <w:rFonts w:eastAsia="Calibri"/>
        </w:rPr>
        <w:t>Không</w:t>
      </w:r>
      <w:r w:rsidRPr="009372AD">
        <w:rPr>
          <w:rFonts w:eastAsia="Calibri"/>
        </w:rPr>
        <w:t xml:space="preserve"> </w:t>
      </w:r>
      <w:r w:rsidRPr="009372AD">
        <w:rPr>
          <w:rFonts w:eastAsia="Calibri"/>
        </w:rPr>
        <w:t>cần</w:t>
      </w:r>
      <w:r w:rsidRPr="009372AD">
        <w:rPr>
          <w:rFonts w:eastAsia="Calibri"/>
        </w:rPr>
        <w:t xml:space="preserve"> convert </w:t>
      </w:r>
      <w:r w:rsidRPr="009372AD">
        <w:rPr>
          <w:rFonts w:eastAsia="Calibri"/>
        </w:rPr>
        <w:t>từ</w:t>
      </w:r>
      <w:r w:rsidRPr="009372AD">
        <w:rPr>
          <w:rFonts w:eastAsia="Calibri"/>
        </w:rPr>
        <w:t xml:space="preserve"> TCVN3 sang Unicode. 1- </w:t>
      </w:r>
      <w:r w:rsidRPr="009372AD">
        <w:rPr>
          <w:rFonts w:eastAsia="Calibri"/>
        </w:rPr>
        <w:t>Cần</w:t>
      </w:r>
      <w:r w:rsidRPr="009372AD">
        <w:rPr>
          <w:rFonts w:eastAsia="Calibri"/>
        </w:rPr>
        <w:t xml:space="preserve"> convert </w:t>
      </w:r>
      <w:r w:rsidRPr="009372AD">
        <w:rPr>
          <w:rFonts w:eastAsia="Calibri"/>
        </w:rPr>
        <w:t>từ</w:t>
      </w:r>
      <w:r w:rsidRPr="009372AD">
        <w:rPr>
          <w:rFonts w:eastAsia="Calibri"/>
        </w:rPr>
        <w:t xml:space="preserve"> TCVN3 sang Unicode</w:t>
      </w:r>
      <w:r>
        <w:rPr>
          <w:rFonts w:eastAsia="Calibri"/>
        </w:rPr>
        <w:t>)</w:t>
      </w:r>
    </w:p>
    <w:p w:rsidR="009D1437" w:rsidRPr="00E009AD" w:rsidP="009D1437" w14:paraId="447BEF8D" w14:textId="77777777">
      <w:pPr>
        <w:pStyle w:val="ListParagraph"/>
        <w:numPr>
          <w:ilvl w:val="0"/>
          <w:numId w:val="2"/>
        </w:numPr>
        <w:spacing w:after="0" w:line="360" w:lineRule="auto"/>
        <w:ind w:left="1080"/>
        <w:jc w:val="both"/>
        <w:rPr>
          <w:rFonts w:eastAsia="Calibri"/>
          <w:b/>
        </w:rPr>
      </w:pPr>
      <w:r w:rsidRPr="006479A0">
        <w:rPr>
          <w:b/>
        </w:rPr>
        <w:t>Pattern</w:t>
      </w:r>
      <w:r>
        <w:t xml:space="preserve">: </w:t>
      </w:r>
      <w:r>
        <w:t>Mẫu</w:t>
      </w:r>
      <w:r>
        <w:t xml:space="preserve"> </w:t>
      </w:r>
      <w:r>
        <w:t>số</w:t>
      </w:r>
    </w:p>
    <w:p w:rsidR="009D1437" w:rsidRPr="009372AD" w:rsidP="009D1437" w14:paraId="61A1CB10" w14:textId="77777777">
      <w:pPr>
        <w:pStyle w:val="ListParagraph"/>
        <w:numPr>
          <w:ilvl w:val="0"/>
          <w:numId w:val="2"/>
        </w:numPr>
        <w:spacing w:after="0" w:line="360" w:lineRule="auto"/>
        <w:ind w:left="1080"/>
        <w:jc w:val="both"/>
        <w:rPr>
          <w:rFonts w:eastAsia="Calibri"/>
          <w:b/>
        </w:rPr>
      </w:pPr>
      <w:r w:rsidRPr="006479A0">
        <w:rPr>
          <w:b/>
        </w:rPr>
        <w:t>Serial</w:t>
      </w:r>
      <w:r>
        <w:t xml:space="preserve">: </w:t>
      </w:r>
      <w:r>
        <w:t>Ký</w:t>
      </w:r>
      <w:r>
        <w:t xml:space="preserve"> </w:t>
      </w:r>
      <w:r>
        <w:t>hiệu</w:t>
      </w:r>
    </w:p>
    <w:p w:rsidR="009D1437" w:rsidRPr="007A4FB0" w:rsidP="009D1437" w14:paraId="16F812A9" w14:textId="77777777">
      <w:pPr>
        <w:ind w:left="360" w:firstLine="720"/>
      </w:pPr>
    </w:p>
    <w:p w:rsidR="009D1437" w:rsidP="009D1437" w14:paraId="45F09BCF" w14:textId="7777777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710"/>
        <w:gridCol w:w="5040"/>
        <w:gridCol w:w="2515"/>
      </w:tblGrid>
      <w:tr w14:paraId="3F1F21A1" w14:textId="77777777" w:rsidTr="00616EC4">
        <w:tblPrEx>
          <w:tblW w:w="0" w:type="auto"/>
          <w:tblInd w:w="85" w:type="dxa"/>
          <w:tblLayout w:type="fixed"/>
          <w:tblLook w:val="04A0"/>
        </w:tblPrEx>
        <w:tc>
          <w:tcPr>
            <w:tcW w:w="171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3A9639CD" w14:textId="77777777">
            <w:pPr>
              <w:pStyle w:val="ListParagraph"/>
              <w:jc w:val="center"/>
            </w:pPr>
            <w:r>
              <w:t>Kết</w:t>
            </w:r>
            <w:r>
              <w:t xml:space="preserve"> </w:t>
            </w:r>
            <w:r>
              <w:t>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30345300" w14:textId="77777777">
            <w:pPr>
              <w:pStyle w:val="ListParagraph"/>
            </w:pPr>
            <w:r w:rsidRPr="00660ABB">
              <w:t>Mô</w:t>
            </w:r>
            <w:r w:rsidRPr="00660ABB">
              <w:t xml:space="preserve"> </w:t>
            </w:r>
            <w:r w:rsidRPr="00660ABB">
              <w:t>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6261058F" w14:textId="77777777">
            <w:pPr>
              <w:pStyle w:val="ListParagraph"/>
            </w:pPr>
            <w:r>
              <w:t>Ghi</w:t>
            </w:r>
            <w:r>
              <w:t xml:space="preserve"> </w:t>
            </w:r>
            <w:r>
              <w:t>chú</w:t>
            </w:r>
          </w:p>
        </w:tc>
      </w:tr>
      <w:tr w14:paraId="28141728" w14:textId="77777777" w:rsidTr="00616EC4">
        <w:tblPrEx>
          <w:tblW w:w="0" w:type="auto"/>
          <w:tblInd w:w="85" w:type="dxa"/>
          <w:tblLayout w:type="fixed"/>
          <w:tblLook w:val="04A0"/>
        </w:tblPrEx>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2859FFCC" w14:textId="77777777">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1FB6F493" w14:textId="77777777">
            <w:pPr>
              <w:pStyle w:val="ListParagraph"/>
              <w:ind w:left="0"/>
              <w:jc w:val="both"/>
            </w:pPr>
            <w:r w:rsidRPr="009372AD">
              <w:t xml:space="preserve">Tài </w:t>
            </w:r>
            <w:r w:rsidRPr="009372AD">
              <w:t>khoản</w:t>
            </w:r>
            <w:r w:rsidRPr="009372AD">
              <w:t xml:space="preserve"> </w:t>
            </w:r>
            <w:r w:rsidRPr="009372AD">
              <w:t>đăng</w:t>
            </w:r>
            <w:r w:rsidRPr="009372AD">
              <w:t xml:space="preserve"> </w:t>
            </w:r>
            <w:r w:rsidRPr="009372AD">
              <w:t>nhập</w:t>
            </w:r>
            <w:r w:rsidRPr="009372AD">
              <w:t xml:space="preserve"> </w:t>
            </w:r>
            <w:r w:rsidRPr="009372AD">
              <w:t>sai</w:t>
            </w:r>
            <w:r>
              <w:t xml:space="preserve"> </w:t>
            </w:r>
            <w:r>
              <w:t>hoặc</w:t>
            </w:r>
            <w:r>
              <w:t xml:space="preserve"> </w:t>
            </w:r>
            <w:r>
              <w:t>không</w:t>
            </w:r>
            <w:r>
              <w:t xml:space="preserve"> </w:t>
            </w:r>
            <w:r>
              <w:t>có</w:t>
            </w:r>
            <w:r>
              <w:t xml:space="preserve"> </w:t>
            </w:r>
            <w:r>
              <w:t>quyền</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48D17F79" w14:textId="77777777">
            <w:pPr>
              <w:pStyle w:val="ListParagraph"/>
              <w:ind w:left="0"/>
              <w:jc w:val="both"/>
            </w:pPr>
          </w:p>
        </w:tc>
      </w:tr>
      <w:tr w14:paraId="2C8FB79C" w14:textId="77777777" w:rsidTr="00616EC4">
        <w:tblPrEx>
          <w:tblW w:w="0" w:type="auto"/>
          <w:tblInd w:w="85" w:type="dxa"/>
          <w:tblLayout w:type="fixed"/>
          <w:tblLook w:val="04A0"/>
        </w:tblPrEx>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25C916F9" w14:textId="77777777">
            <w:pPr>
              <w:rPr>
                <w:rFonts w:eastAsia="Calibri"/>
              </w:rPr>
            </w:pPr>
            <w:r w:rsidRPr="009372AD">
              <w:rPr>
                <w:rFonts w:eastAsia="Calibri"/>
              </w:rPr>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2E832633" w14:textId="77777777">
            <w:pPr>
              <w:rPr>
                <w:rFonts w:eastAsia="Calibri"/>
              </w:rPr>
            </w:pPr>
            <w:r w:rsidRPr="009372AD">
              <w:rPr>
                <w:rFonts w:eastAsia="Calibri"/>
              </w:rPr>
              <w:t>Không</w:t>
            </w:r>
            <w:r w:rsidRPr="009372AD">
              <w:rPr>
                <w:rFonts w:eastAsia="Calibri"/>
              </w:rPr>
              <w:t xml:space="preserve"> </w:t>
            </w:r>
            <w:r w:rsidRPr="009372AD">
              <w:rPr>
                <w:rFonts w:eastAsia="Calibri"/>
              </w:rPr>
              <w:t>tồn</w:t>
            </w:r>
            <w:r w:rsidRPr="009372AD">
              <w:rPr>
                <w:rFonts w:eastAsia="Calibri"/>
              </w:rPr>
              <w:t xml:space="preserve"> </w:t>
            </w:r>
            <w:r w:rsidRPr="009372AD">
              <w:rPr>
                <w:rFonts w:eastAsia="Calibri"/>
              </w:rPr>
              <w:t>tại</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sidRPr="009372AD">
              <w:rPr>
                <w:rFonts w:eastAsia="Calibri"/>
              </w:rPr>
              <w:t>cần</w:t>
            </w:r>
            <w:r w:rsidRPr="009372AD">
              <w:rPr>
                <w:rFonts w:eastAsia="Calibri"/>
              </w:rPr>
              <w:t xml:space="preserve"> </w:t>
            </w:r>
            <w:r w:rsidRPr="009372AD">
              <w:rPr>
                <w:rFonts w:eastAsia="Calibri"/>
              </w:rPr>
              <w:t>thay</w:t>
            </w:r>
            <w:r w:rsidRPr="009372AD">
              <w:rPr>
                <w:rFonts w:eastAsia="Calibri"/>
              </w:rPr>
              <w:t xml:space="preserve"> </w:t>
            </w:r>
            <w:r w:rsidRPr="009372AD">
              <w:rPr>
                <w:rFonts w:eastAsia="Calibri"/>
              </w:rPr>
              <w:t>thế</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785D40E6" w14:textId="77777777">
            <w:pPr>
              <w:pStyle w:val="ListParagraph"/>
              <w:ind w:left="0"/>
              <w:jc w:val="both"/>
            </w:pPr>
          </w:p>
        </w:tc>
      </w:tr>
      <w:tr w14:paraId="53E3039F" w14:textId="77777777" w:rsidTr="00616EC4">
        <w:tblPrEx>
          <w:tblW w:w="0" w:type="auto"/>
          <w:tblInd w:w="85" w:type="dxa"/>
          <w:tblLayout w:type="fixed"/>
          <w:tblLook w:val="04A0"/>
        </w:tblPrEx>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20839F7C" w14:textId="77777777">
            <w:pPr>
              <w:rPr>
                <w:rFonts w:eastAsia="Calibri"/>
              </w:rPr>
            </w:pPr>
            <w:r w:rsidRPr="009372AD">
              <w:rPr>
                <w:rFonts w:eastAsia="Calibri"/>
              </w:rPr>
              <w:t>ERR:3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48A1A48" w14:textId="77777777">
            <w:pPr>
              <w:rPr>
                <w:rFonts w:eastAsia="Calibri"/>
              </w:rPr>
            </w:pPr>
            <w:r w:rsidRPr="009372AD">
              <w:rPr>
                <w:rFonts w:eastAsia="Calibri"/>
              </w:rPr>
              <w:t>Dữ</w:t>
            </w:r>
            <w:r w:rsidRPr="009372AD">
              <w:rPr>
                <w:rFonts w:eastAsia="Calibri"/>
              </w:rPr>
              <w:t xml:space="preserve"> </w:t>
            </w:r>
            <w:r w:rsidRPr="009372AD">
              <w:rPr>
                <w:rFonts w:eastAsia="Calibri"/>
              </w:rPr>
              <w:t>liệu</w:t>
            </w:r>
            <w:r w:rsidRPr="009372AD">
              <w:rPr>
                <w:rFonts w:eastAsia="Calibri"/>
              </w:rPr>
              <w:t xml:space="preserve"> xml </w:t>
            </w:r>
            <w:r w:rsidRPr="009372AD">
              <w:rPr>
                <w:rFonts w:eastAsia="Calibri"/>
              </w:rPr>
              <w:t>đầu</w:t>
            </w:r>
            <w:r w:rsidRPr="009372AD">
              <w:rPr>
                <w:rFonts w:eastAsia="Calibri"/>
              </w:rPr>
              <w:t xml:space="preserve"> </w:t>
            </w:r>
            <w:r w:rsidRPr="009372AD">
              <w:rPr>
                <w:rFonts w:eastAsia="Calibri"/>
              </w:rPr>
              <w:t>vào</w:t>
            </w:r>
            <w:r w:rsidRPr="009372AD">
              <w:rPr>
                <w:rFonts w:eastAsia="Calibri"/>
              </w:rPr>
              <w:t xml:space="preserve"> </w:t>
            </w:r>
            <w:r w:rsidRPr="009372AD">
              <w:rPr>
                <w:rFonts w:eastAsia="Calibri"/>
              </w:rPr>
              <w:t>không</w:t>
            </w:r>
            <w:r w:rsidRPr="009372AD">
              <w:rPr>
                <w:rFonts w:eastAsia="Calibri"/>
              </w:rPr>
              <w:t xml:space="preserve"> </w:t>
            </w:r>
            <w:r w:rsidRPr="009372AD">
              <w:rPr>
                <w:rFonts w:eastAsia="Calibri"/>
              </w:rPr>
              <w:t>đúng</w:t>
            </w:r>
            <w:r w:rsidRPr="009372AD">
              <w:rPr>
                <w:rFonts w:eastAsia="Calibri"/>
              </w:rPr>
              <w:t xml:space="preserve"> </w:t>
            </w:r>
            <w:r w:rsidRPr="009372AD">
              <w:rPr>
                <w:rFonts w:eastAsia="Calibri"/>
              </w:rPr>
              <w:t>quy</w:t>
            </w:r>
            <w:r w:rsidRPr="009372AD">
              <w:rPr>
                <w:rFonts w:eastAsia="Calibri"/>
              </w:rPr>
              <w:t xml:space="preserve"> </w:t>
            </w:r>
            <w:r w:rsidRPr="009372AD">
              <w:rPr>
                <w:rFonts w:eastAsia="Calibri"/>
              </w:rPr>
              <w:t>định</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711F2BDF" w14:textId="77777777">
            <w:pPr>
              <w:pStyle w:val="ListParagraph"/>
              <w:ind w:left="0"/>
              <w:jc w:val="both"/>
            </w:pPr>
          </w:p>
        </w:tc>
      </w:tr>
      <w:tr w14:paraId="3C2E0E55" w14:textId="77777777" w:rsidTr="00616EC4">
        <w:tblPrEx>
          <w:tblW w:w="0" w:type="auto"/>
          <w:tblInd w:w="85" w:type="dxa"/>
          <w:tblLayout w:type="fixed"/>
          <w:tblLook w:val="04A0"/>
        </w:tblPrEx>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470EBD1C" w14:textId="77777777">
            <w:pPr>
              <w:rPr>
                <w:rFonts w:eastAsia="Calibri"/>
              </w:rPr>
            </w:pPr>
            <w:r>
              <w:rPr>
                <w:rFonts w:eastAsia="Calibri"/>
              </w:rPr>
              <w:t>ERR:5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1B79A68D" w14:textId="77777777">
            <w:pPr>
              <w:rPr>
                <w:rFonts w:eastAsia="Calibri"/>
              </w:rPr>
            </w:pPr>
            <w:r w:rsidRPr="009575F7">
              <w:rPr>
                <w:rFonts w:eastAsia="Calibri"/>
              </w:rPr>
              <w:t>Có</w:t>
            </w:r>
            <w:r w:rsidRPr="009575F7">
              <w:rPr>
                <w:rFonts w:eastAsia="Calibri"/>
              </w:rPr>
              <w:t xml:space="preserve"> </w:t>
            </w:r>
            <w:r w:rsidRPr="009575F7">
              <w:rPr>
                <w:rFonts w:eastAsia="Calibri"/>
              </w:rPr>
              <w:t>lỗi</w:t>
            </w:r>
            <w:r w:rsidRPr="009575F7">
              <w:rPr>
                <w:rFonts w:eastAsia="Calibri"/>
              </w:rPr>
              <w:t xml:space="preserve"> </w:t>
            </w:r>
            <w:r w:rsidRPr="009575F7">
              <w:rPr>
                <w:rFonts w:eastAsia="Calibri"/>
              </w:rPr>
              <w:t>trong</w:t>
            </w:r>
            <w:r w:rsidRPr="009575F7">
              <w:rPr>
                <w:rFonts w:eastAsia="Calibri"/>
              </w:rPr>
              <w:t xml:space="preserve"> </w:t>
            </w:r>
            <w:r w:rsidRPr="009575F7">
              <w:rPr>
                <w:rFonts w:eastAsia="Calibri"/>
              </w:rPr>
              <w:t>quá</w:t>
            </w:r>
            <w:r w:rsidRPr="009575F7">
              <w:rPr>
                <w:rFonts w:eastAsia="Calibri"/>
              </w:rPr>
              <w:t xml:space="preserve"> </w:t>
            </w:r>
            <w:r w:rsidRPr="009575F7">
              <w:rPr>
                <w:rFonts w:eastAsia="Calibri"/>
              </w:rPr>
              <w:t>trình</w:t>
            </w:r>
            <w:r w:rsidRPr="009575F7">
              <w:rPr>
                <w:rFonts w:eastAsia="Calibri"/>
              </w:rPr>
              <w:t xml:space="preserve"> </w:t>
            </w:r>
            <w:r>
              <w:rPr>
                <w:rFonts w:eastAsia="Calibri"/>
              </w:rPr>
              <w:t>tạo</w:t>
            </w:r>
            <w:r>
              <w:rPr>
                <w:rFonts w:eastAsia="Calibri"/>
              </w:rPr>
              <w:t xml:space="preserve"> </w:t>
            </w:r>
            <w:r>
              <w:rPr>
                <w:rFonts w:eastAsia="Calibri"/>
              </w:rPr>
              <w:t>mới</w:t>
            </w:r>
            <w:r w:rsidRPr="009575F7">
              <w:rPr>
                <w:rFonts w:eastAsia="Calibri"/>
              </w:rPr>
              <w:t xml:space="preserve"> </w:t>
            </w:r>
            <w:r w:rsidRPr="009575F7">
              <w:rPr>
                <w:rFonts w:eastAsia="Calibri"/>
              </w:rPr>
              <w:t>hóa</w:t>
            </w:r>
            <w:r w:rsidRPr="009575F7">
              <w:rPr>
                <w:rFonts w:eastAsia="Calibri"/>
              </w:rPr>
              <w:t xml:space="preserve"> </w:t>
            </w:r>
            <w:r w:rsidRPr="009575F7">
              <w:rPr>
                <w:rFonts w:eastAsia="Calibri"/>
              </w:rPr>
              <w:t>đơn</w:t>
            </w:r>
            <w:r>
              <w:rPr>
                <w:rFonts w:eastAsia="Calibri"/>
              </w:rPr>
              <w:t xml:space="preserve"> </w:t>
            </w:r>
            <w:r>
              <w:rPr>
                <w:rFonts w:eastAsia="Calibri"/>
              </w:rPr>
              <w:t>thay</w:t>
            </w:r>
            <w:r>
              <w:rPr>
                <w:rFonts w:eastAsia="Calibri"/>
              </w:rPr>
              <w:t xml:space="preserve"> </w:t>
            </w:r>
            <w:r>
              <w:rPr>
                <w:rFonts w:eastAsia="Calibri"/>
              </w:rPr>
              <w:t>thế</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24F73EB9" w14:textId="77777777">
            <w:pPr>
              <w:pStyle w:val="ListParagraph"/>
              <w:ind w:left="0"/>
              <w:jc w:val="both"/>
            </w:pPr>
          </w:p>
        </w:tc>
      </w:tr>
      <w:tr w14:paraId="61B247CD" w14:textId="77777777" w:rsidTr="00616EC4">
        <w:tblPrEx>
          <w:tblW w:w="0" w:type="auto"/>
          <w:tblInd w:w="85" w:type="dxa"/>
          <w:tblLayout w:type="fixed"/>
          <w:tblLook w:val="04A0"/>
        </w:tblPrEx>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4DE8A586" w14:textId="77777777">
            <w:pPr>
              <w:rPr>
                <w:rFonts w:eastAsia="Calibri"/>
              </w:rPr>
            </w:pPr>
            <w:r w:rsidRPr="009372AD">
              <w:rPr>
                <w:rFonts w:eastAsia="Calibri"/>
              </w:rPr>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122ECEE" w14:textId="77777777">
            <w:pPr>
              <w:rPr>
                <w:rFonts w:eastAsia="Calibri"/>
              </w:rPr>
            </w:pPr>
            <w:r w:rsidRPr="009372AD">
              <w:rPr>
                <w:rFonts w:eastAsia="Calibri"/>
              </w:rPr>
              <w:t>Dải</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sidRPr="009372AD">
              <w:rPr>
                <w:rFonts w:eastAsia="Calibri"/>
              </w:rPr>
              <w:t>cũ</w:t>
            </w:r>
            <w:r w:rsidRPr="009372AD">
              <w:rPr>
                <w:rFonts w:eastAsia="Calibri"/>
              </w:rPr>
              <w:t xml:space="preserve"> </w:t>
            </w:r>
            <w:r w:rsidRPr="009372AD">
              <w:rPr>
                <w:rFonts w:eastAsia="Calibri"/>
              </w:rPr>
              <w:t>đã</w:t>
            </w:r>
            <w:r w:rsidRPr="009372AD">
              <w:rPr>
                <w:rFonts w:eastAsia="Calibri"/>
              </w:rPr>
              <w:t xml:space="preserve"> </w:t>
            </w:r>
            <w:r w:rsidRPr="009372AD">
              <w:rPr>
                <w:rFonts w:eastAsia="Calibri"/>
              </w:rPr>
              <w:t>hết</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63E84BD6" w14:textId="77777777">
            <w:pPr>
              <w:pStyle w:val="ListParagraph"/>
              <w:ind w:left="0"/>
              <w:jc w:val="both"/>
            </w:pPr>
          </w:p>
        </w:tc>
      </w:tr>
      <w:tr w14:paraId="40131F40"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F79755E" w14:textId="77777777">
            <w:pPr>
              <w:autoSpaceDE w:val="0"/>
              <w:autoSpaceDN w:val="0"/>
              <w:adjustRightInd w:val="0"/>
              <w:rPr>
                <w:rFonts w:eastAsia="Calibri"/>
              </w:rPr>
            </w:pPr>
            <w:r w:rsidRPr="009372AD">
              <w:rPr>
                <w:rFonts w:eastAsia="Calibri"/>
              </w:rPr>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1984E39" w14:textId="77777777">
            <w:pPr>
              <w:pStyle w:val="ListParagraph"/>
              <w:spacing w:after="0" w:line="240" w:lineRule="auto"/>
              <w:ind w:left="0"/>
              <w:rPr>
                <w:rFonts w:eastAsia="Calibri"/>
              </w:rPr>
            </w:pPr>
            <w:r w:rsidRPr="009372AD">
              <w:rPr>
                <w:rFonts w:eastAsia="Calibri"/>
              </w:rPr>
              <w:t xml:space="preserve">User name </w:t>
            </w:r>
            <w:r w:rsidRPr="009372AD">
              <w:rPr>
                <w:rFonts w:eastAsia="Calibri"/>
              </w:rPr>
              <w:t>không</w:t>
            </w:r>
            <w:r w:rsidRPr="009372AD">
              <w:rPr>
                <w:rFonts w:eastAsia="Calibri"/>
              </w:rPr>
              <w:t xml:space="preserve"> </w:t>
            </w:r>
            <w:r w:rsidRPr="009372AD">
              <w:rPr>
                <w:rFonts w:eastAsia="Calibri"/>
              </w:rPr>
              <w:t>phù</w:t>
            </w:r>
            <w:r w:rsidRPr="009372AD">
              <w:rPr>
                <w:rFonts w:eastAsia="Calibri"/>
              </w:rPr>
              <w:t xml:space="preserve"> </w:t>
            </w:r>
            <w:r w:rsidRPr="009372AD">
              <w:rPr>
                <w:rFonts w:eastAsia="Calibri"/>
              </w:rPr>
              <w:t>hợp</w:t>
            </w:r>
            <w:r w:rsidRPr="009372AD">
              <w:rPr>
                <w:rFonts w:eastAsia="Calibri"/>
              </w:rPr>
              <w:t xml:space="preserve">, </w:t>
            </w:r>
            <w:r w:rsidRPr="009372AD">
              <w:rPr>
                <w:rFonts w:eastAsia="Calibri"/>
              </w:rPr>
              <w:t>không</w:t>
            </w:r>
            <w:r w:rsidRPr="009372AD">
              <w:rPr>
                <w:rFonts w:eastAsia="Calibri"/>
              </w:rPr>
              <w:t xml:space="preserve"> </w:t>
            </w:r>
            <w:r w:rsidRPr="009372AD">
              <w:rPr>
                <w:rFonts w:eastAsia="Calibri"/>
              </w:rPr>
              <w:t>tìm</w:t>
            </w:r>
            <w:r w:rsidRPr="009372AD">
              <w:rPr>
                <w:rFonts w:eastAsia="Calibri"/>
              </w:rPr>
              <w:t xml:space="preserve"> </w:t>
            </w:r>
            <w:r w:rsidRPr="009372AD">
              <w:rPr>
                <w:rFonts w:eastAsia="Calibri"/>
              </w:rPr>
              <w:t>thấy</w:t>
            </w:r>
            <w:r w:rsidRPr="009372AD">
              <w:rPr>
                <w:rFonts w:eastAsia="Calibri"/>
              </w:rPr>
              <w:t xml:space="preserve"> company </w:t>
            </w:r>
            <w:r w:rsidRPr="009372AD">
              <w:rPr>
                <w:rFonts w:eastAsia="Calibri"/>
              </w:rPr>
              <w:t>tương</w:t>
            </w:r>
            <w:r w:rsidRPr="009372AD">
              <w:rPr>
                <w:rFonts w:eastAsia="Calibri"/>
              </w:rPr>
              <w:t xml:space="preserve"> </w:t>
            </w:r>
            <w:r w:rsidRPr="009372AD">
              <w:rPr>
                <w:rFonts w:eastAsia="Calibri"/>
              </w:rPr>
              <w:t>ứng</w:t>
            </w:r>
            <w:r w:rsidRPr="009372AD">
              <w:rPr>
                <w:rFonts w:eastAsia="Calibri"/>
              </w:rPr>
              <w:t xml:space="preserve"> </w:t>
            </w:r>
            <w:r w:rsidRPr="009372AD">
              <w:rPr>
                <w:rFonts w:eastAsia="Calibri"/>
              </w:rPr>
              <w:t>cho</w:t>
            </w:r>
            <w:r w:rsidRPr="009372AD">
              <w:rPr>
                <w:rFonts w:eastAsia="Calibri"/>
              </w:rPr>
              <w:t xml:space="preserve"> user.</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0AFDA798" w14:textId="77777777">
            <w:pPr>
              <w:jc w:val="both"/>
            </w:pPr>
          </w:p>
        </w:tc>
      </w:tr>
      <w:tr w14:paraId="29585949"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8A2BA75" w14:textId="77777777">
            <w:pPr>
              <w:autoSpaceDE w:val="0"/>
              <w:autoSpaceDN w:val="0"/>
              <w:adjustRightInd w:val="0"/>
              <w:rPr>
                <w:rFonts w:eastAsia="Calibri"/>
              </w:rPr>
            </w:pPr>
            <w:r w:rsidRPr="009372AD">
              <w:rPr>
                <w:rFonts w:eastAsia="Calibri"/>
              </w:rPr>
              <w:t>ERR:8</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55D7FD09" w14:textId="77777777">
            <w:pPr>
              <w:pStyle w:val="ListParagraph"/>
              <w:spacing w:after="0" w:line="240" w:lineRule="auto"/>
              <w:ind w:left="0"/>
              <w:rPr>
                <w:rFonts w:eastAsia="Calibri"/>
              </w:rPr>
            </w:pPr>
            <w:r w:rsidRPr="009372AD">
              <w:rPr>
                <w:rFonts w:eastAsia="Calibri"/>
              </w:rPr>
              <w:t xml:space="preserve">Hóa </w:t>
            </w:r>
            <w:r w:rsidRPr="009372AD">
              <w:rPr>
                <w:rFonts w:eastAsia="Calibri"/>
              </w:rPr>
              <w:t>đơn</w:t>
            </w:r>
            <w:r w:rsidRPr="009372AD">
              <w:rPr>
                <w:rFonts w:eastAsia="Calibri"/>
              </w:rPr>
              <w:t xml:space="preserve"> </w:t>
            </w:r>
            <w:r w:rsidRPr="009372AD">
              <w:rPr>
                <w:rFonts w:eastAsia="Calibri"/>
              </w:rPr>
              <w:t>đã</w:t>
            </w:r>
            <w:r w:rsidRPr="009372AD">
              <w:rPr>
                <w:rFonts w:eastAsia="Calibri"/>
              </w:rPr>
              <w:t xml:space="preserve"> </w:t>
            </w:r>
            <w:r w:rsidRPr="009372AD">
              <w:rPr>
                <w:rFonts w:eastAsia="Calibri"/>
              </w:rPr>
              <w:t>được</w:t>
            </w:r>
            <w:r w:rsidRPr="009372AD">
              <w:rPr>
                <w:rFonts w:eastAsia="Calibri"/>
              </w:rPr>
              <w:t xml:space="preserve"> </w:t>
            </w:r>
            <w:r w:rsidRPr="009372AD">
              <w:rPr>
                <w:rFonts w:eastAsia="Calibri"/>
              </w:rPr>
              <w:t>thay</w:t>
            </w:r>
            <w:r w:rsidRPr="009372AD">
              <w:rPr>
                <w:rFonts w:eastAsia="Calibri"/>
              </w:rPr>
              <w:t xml:space="preserve"> </w:t>
            </w:r>
            <w:r w:rsidRPr="009372AD">
              <w:rPr>
                <w:rFonts w:eastAsia="Calibri"/>
              </w:rPr>
              <w:t>thế</w:t>
            </w:r>
            <w:r w:rsidRPr="009372AD">
              <w:rPr>
                <w:rFonts w:eastAsia="Calibri"/>
              </w:rPr>
              <w:t xml:space="preserve"> </w:t>
            </w:r>
            <w:r w:rsidRPr="009372AD">
              <w:rPr>
                <w:rFonts w:eastAsia="Calibri"/>
              </w:rPr>
              <w:t>rồi</w:t>
            </w:r>
            <w:r w:rsidRPr="009372AD">
              <w:rPr>
                <w:rFonts w:eastAsia="Calibri"/>
              </w:rPr>
              <w:t xml:space="preserve">. </w:t>
            </w:r>
            <w:r w:rsidRPr="009372AD">
              <w:rPr>
                <w:rFonts w:eastAsia="Calibri"/>
              </w:rPr>
              <w:t>Không</w:t>
            </w:r>
            <w:r w:rsidRPr="009372AD">
              <w:rPr>
                <w:rFonts w:eastAsia="Calibri"/>
              </w:rPr>
              <w:t xml:space="preserve"> </w:t>
            </w:r>
            <w:r w:rsidRPr="009372AD">
              <w:rPr>
                <w:rFonts w:eastAsia="Calibri"/>
              </w:rPr>
              <w:t>thể</w:t>
            </w:r>
            <w:r w:rsidRPr="009372AD">
              <w:rPr>
                <w:rFonts w:eastAsia="Calibri"/>
              </w:rPr>
              <w:t xml:space="preserve"> </w:t>
            </w:r>
            <w:r w:rsidRPr="009372AD">
              <w:rPr>
                <w:rFonts w:eastAsia="Calibri"/>
              </w:rPr>
              <w:t>thay</w:t>
            </w:r>
            <w:r w:rsidRPr="009372AD">
              <w:rPr>
                <w:rFonts w:eastAsia="Calibri"/>
              </w:rPr>
              <w:t xml:space="preserve"> </w:t>
            </w:r>
            <w:r w:rsidRPr="009372AD">
              <w:rPr>
                <w:rFonts w:eastAsia="Calibri"/>
              </w:rPr>
              <w:t>thế</w:t>
            </w:r>
            <w:r w:rsidRPr="009372AD">
              <w:rPr>
                <w:rFonts w:eastAsia="Calibri"/>
              </w:rPr>
              <w:t xml:space="preserve"> </w:t>
            </w:r>
            <w:r w:rsidRPr="009372AD">
              <w:rPr>
                <w:rFonts w:eastAsia="Calibri"/>
              </w:rPr>
              <w:t>nữa</w:t>
            </w:r>
            <w:r w:rsidRPr="009372AD">
              <w:rPr>
                <w:rFonts w:eastAsia="Calibri"/>
              </w:rPr>
              <w:t>.</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5A1316A3" w14:textId="77777777">
            <w:pPr>
              <w:jc w:val="both"/>
            </w:pPr>
          </w:p>
        </w:tc>
      </w:tr>
      <w:tr w14:paraId="5028BBB4"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D6618D7" w14:textId="77777777">
            <w:pPr>
              <w:autoSpaceDE w:val="0"/>
              <w:autoSpaceDN w:val="0"/>
              <w:adjustRightInd w:val="0"/>
              <w:rPr>
                <w:rFonts w:eastAsia="Calibri"/>
              </w:rPr>
            </w:pPr>
            <w:r w:rsidRPr="009372AD">
              <w:rPr>
                <w:rFonts w:eastAsia="Calibri"/>
              </w:rPr>
              <w:t>ERR:9</w:t>
            </w:r>
          </w:p>
          <w:p w:rsidR="009D1437" w:rsidRPr="009372AD" w:rsidP="00616EC4" w14:paraId="10D3C959" w14:textId="77777777">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27E01B9F" w14:textId="77777777">
            <w:pPr>
              <w:pStyle w:val="ListParagraph"/>
              <w:spacing w:after="0" w:line="240" w:lineRule="auto"/>
              <w:ind w:left="0"/>
              <w:rPr>
                <w:rFonts w:eastAsia="Calibri"/>
              </w:rPr>
            </w:pPr>
            <w:r>
              <w:rPr>
                <w:rFonts w:eastAsia="Calibri"/>
              </w:rPr>
              <w:t>Trạng</w:t>
            </w:r>
            <w:r>
              <w:rPr>
                <w:rFonts w:eastAsia="Calibri"/>
              </w:rPr>
              <w:t xml:space="preserve"> </w:t>
            </w:r>
            <w:r>
              <w:rPr>
                <w:rFonts w:eastAsia="Calibri"/>
              </w:rPr>
              <w:t>thái</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không</w:t>
            </w:r>
            <w:r>
              <w:rPr>
                <w:rFonts w:eastAsia="Calibri"/>
              </w:rPr>
              <w:t xml:space="preserve"> </w:t>
            </w:r>
            <w:r>
              <w:rPr>
                <w:rFonts w:eastAsia="Calibri"/>
              </w:rPr>
              <w:t>được</w:t>
            </w:r>
            <w:r>
              <w:rPr>
                <w:rFonts w:eastAsia="Calibri"/>
              </w:rPr>
              <w:t xml:space="preserve"> </w:t>
            </w:r>
            <w:r>
              <w:rPr>
                <w:rFonts w:eastAsia="Calibri"/>
              </w:rPr>
              <w:t>thay</w:t>
            </w:r>
            <w:r>
              <w:rPr>
                <w:rFonts w:eastAsia="Calibri"/>
              </w:rPr>
              <w:t xml:space="preserve"> </w:t>
            </w:r>
            <w:r>
              <w:rPr>
                <w:rFonts w:eastAsia="Calibri"/>
              </w:rPr>
              <w:t>thế</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5B9076C1" w14:textId="77777777">
            <w:pPr>
              <w:jc w:val="both"/>
            </w:pPr>
          </w:p>
        </w:tc>
      </w:tr>
      <w:tr w14:paraId="792404F2"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5B5D051" w14:textId="77777777">
            <w:pPr>
              <w:autoSpaceDE w:val="0"/>
              <w:autoSpaceDN w:val="0"/>
              <w:adjustRightInd w:val="0"/>
              <w:rPr>
                <w:rFonts w:eastAsia="Calibri"/>
              </w:rPr>
            </w:pPr>
            <w:r w:rsidRPr="00170EAA">
              <w:rPr>
                <w:rFonts w:eastAsia="Calibri"/>
              </w:rPr>
              <w:t>ERR:15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6B058ACA" w14:textId="77777777">
            <w:pPr>
              <w:pStyle w:val="ListParagraph"/>
              <w:spacing w:after="0" w:line="240" w:lineRule="auto"/>
              <w:ind w:left="0"/>
              <w:rPr>
                <w:rFonts w:eastAsia="Calibri"/>
              </w:rPr>
            </w:pPr>
            <w:r>
              <w:rPr>
                <w:rFonts w:eastAsia="Calibri"/>
              </w:rPr>
              <w:t>Lỗi</w:t>
            </w:r>
            <w:r>
              <w:rPr>
                <w:rFonts w:eastAsia="Calibri"/>
              </w:rPr>
              <w:t xml:space="preserve"> </w:t>
            </w:r>
            <w:r>
              <w:rPr>
                <w:rFonts w:eastAsia="Calibri"/>
              </w:rPr>
              <w:t>khi</w:t>
            </w:r>
            <w:r>
              <w:rPr>
                <w:rFonts w:eastAsia="Calibri"/>
              </w:rPr>
              <w:t xml:space="preserve"> </w:t>
            </w:r>
            <w:r>
              <w:rPr>
                <w:rFonts w:eastAsia="Calibri"/>
              </w:rPr>
              <w:t>thực</w:t>
            </w:r>
            <w:r>
              <w:rPr>
                <w:rFonts w:eastAsia="Calibri"/>
              </w:rPr>
              <w:t xml:space="preserve"> </w:t>
            </w:r>
            <w:r>
              <w:rPr>
                <w:rFonts w:eastAsia="Calibri"/>
              </w:rPr>
              <w:t>hiện</w:t>
            </w:r>
            <w:r>
              <w:rPr>
                <w:rFonts w:eastAsia="Calibri"/>
              </w:rPr>
              <w:t xml:space="preserve"> </w:t>
            </w:r>
            <w:r w:rsidRPr="00170EAA">
              <w:rPr>
                <w:rFonts w:eastAsia="Calibri"/>
              </w:rPr>
              <w:t>Deserialize</w:t>
            </w:r>
            <w:r>
              <w:rPr>
                <w:rFonts w:eastAsia="Calibri"/>
              </w:rPr>
              <w:t xml:space="preserve"> </w:t>
            </w:r>
            <w:r>
              <w:rPr>
                <w:rFonts w:eastAsia="Calibri"/>
              </w:rPr>
              <w:t>chuỗi</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đầu</w:t>
            </w:r>
            <w:r>
              <w:rPr>
                <w:rFonts w:eastAsia="Calibri"/>
              </w:rPr>
              <w:t xml:space="preserve"> </w:t>
            </w:r>
            <w:r>
              <w:rPr>
                <w:rFonts w:eastAsia="Calibri"/>
              </w:rPr>
              <w:t>vào</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4EAA5FA4" w14:textId="77777777">
            <w:pPr>
              <w:jc w:val="both"/>
            </w:pPr>
          </w:p>
        </w:tc>
      </w:tr>
      <w:tr w14:paraId="67A70243"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5DEA71B" w14:textId="77777777">
            <w:pPr>
              <w:autoSpaceDE w:val="0"/>
              <w:autoSpaceDN w:val="0"/>
              <w:adjustRightInd w:val="0"/>
              <w:rPr>
                <w:rFonts w:eastAsia="Calibri"/>
              </w:rPr>
            </w:pPr>
            <w:r w:rsidRPr="009372AD">
              <w:rPr>
                <w:rFonts w:eastAsia="Calibri"/>
              </w:rPr>
              <w:t>ERR:</w:t>
            </w:r>
            <w:r>
              <w:rPr>
                <w:rFonts w:eastAsia="Calibri"/>
              </w:rPr>
              <w:t>1</w:t>
            </w:r>
            <w:r w:rsidRPr="009372AD">
              <w:rPr>
                <w:rFonts w:eastAsia="Calibri"/>
              </w:rPr>
              <w:t>9</w:t>
            </w:r>
          </w:p>
          <w:p w:rsidR="009D1437" w:rsidRPr="009372AD" w:rsidP="00616EC4" w14:paraId="79BDA5ED" w14:textId="77777777">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7B935D52" w14:textId="77777777">
            <w:pPr>
              <w:pStyle w:val="ListParagraph"/>
              <w:spacing w:after="0" w:line="240" w:lineRule="auto"/>
              <w:ind w:left="0"/>
              <w:rPr>
                <w:rFonts w:eastAsia="Calibri"/>
              </w:rPr>
            </w:pPr>
            <w:r>
              <w:rPr>
                <w:rFonts w:eastAsia="Calibri"/>
              </w:rPr>
              <w:t xml:space="preserve">Pattern </w:t>
            </w:r>
            <w:r>
              <w:rPr>
                <w:rFonts w:eastAsia="Calibri"/>
              </w:rPr>
              <w:t>truyền</w:t>
            </w:r>
            <w:r>
              <w:rPr>
                <w:rFonts w:eastAsia="Calibri"/>
              </w:rPr>
              <w:t xml:space="preserve"> </w:t>
            </w:r>
            <w:r>
              <w:rPr>
                <w:rFonts w:eastAsia="Calibri"/>
              </w:rPr>
              <w:t>vào</w:t>
            </w:r>
            <w:r>
              <w:rPr>
                <w:rFonts w:eastAsia="Calibri"/>
              </w:rPr>
              <w:t xml:space="preserve"> </w:t>
            </w:r>
            <w:r>
              <w:rPr>
                <w:rFonts w:eastAsia="Calibri"/>
              </w:rPr>
              <w:t>không</w:t>
            </w:r>
            <w:r>
              <w:rPr>
                <w:rFonts w:eastAsia="Calibri"/>
              </w:rPr>
              <w:t xml:space="preserve"> </w:t>
            </w:r>
            <w:r>
              <w:rPr>
                <w:rFonts w:eastAsia="Calibri"/>
              </w:rPr>
              <w:t>giống</w:t>
            </w:r>
            <w:r>
              <w:rPr>
                <w:rFonts w:eastAsia="Calibri"/>
              </w:rPr>
              <w:t xml:space="preserve"> </w:t>
            </w:r>
            <w:r>
              <w:rPr>
                <w:rFonts w:eastAsia="Calibri"/>
              </w:rPr>
              <w:t>với</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cần</w:t>
            </w:r>
            <w:r>
              <w:rPr>
                <w:rFonts w:eastAsia="Calibri"/>
              </w:rPr>
              <w:t xml:space="preserve"> </w:t>
            </w:r>
            <w:r>
              <w:rPr>
                <w:rFonts w:eastAsia="Calibri"/>
              </w:rPr>
              <w:t>điều</w:t>
            </w:r>
            <w:r>
              <w:rPr>
                <w:rFonts w:eastAsia="Calibri"/>
              </w:rPr>
              <w:t xml:space="preserve"> </w:t>
            </w:r>
            <w:r>
              <w:rPr>
                <w:rFonts w:eastAsia="Calibri"/>
              </w:rPr>
              <w:t>chỉnh</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5F70061A" w14:textId="77777777">
            <w:pPr>
              <w:jc w:val="both"/>
            </w:pPr>
          </w:p>
        </w:tc>
      </w:tr>
      <w:tr w14:paraId="699E6B63"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D0EB6FC" w14:textId="77777777">
            <w:pPr>
              <w:autoSpaceDE w:val="0"/>
              <w:autoSpaceDN w:val="0"/>
              <w:adjustRightInd w:val="0"/>
              <w:rPr>
                <w:rFonts w:eastAsia="Calibri"/>
              </w:rPr>
            </w:pPr>
            <w:r>
              <w:rPr>
                <w:rFonts w:eastAsia="Calibri"/>
              </w:rPr>
              <w:t>ERR:20</w:t>
            </w:r>
          </w:p>
          <w:p w:rsidR="009D1437" w:rsidRPr="009372AD" w:rsidP="00616EC4" w14:paraId="088E9194" w14:textId="77777777">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60739ECD" w14:textId="77777777">
            <w:pPr>
              <w:pStyle w:val="ListParagraph"/>
              <w:spacing w:after="0" w:line="240" w:lineRule="auto"/>
              <w:ind w:left="0"/>
              <w:rPr>
                <w:rFonts w:eastAsia="Calibri"/>
              </w:rPr>
            </w:pPr>
            <w:r w:rsidRPr="002A5863">
              <w:t>Dải</w:t>
            </w:r>
            <w:r w:rsidRPr="002A5863">
              <w:t xml:space="preserve"> </w:t>
            </w:r>
            <w:r w:rsidRPr="002A5863">
              <w:t>hóa</w:t>
            </w:r>
            <w:r w:rsidRPr="002A5863">
              <w:t xml:space="preserve"> </w:t>
            </w:r>
            <w:r w:rsidRPr="002A5863">
              <w:t>đơn</w:t>
            </w:r>
            <w:r w:rsidRPr="002A5863">
              <w:t xml:space="preserve"> </w:t>
            </w:r>
            <w:r>
              <w:t>hết</w:t>
            </w:r>
            <w:r>
              <w:t>,</w:t>
            </w:r>
            <w:r w:rsidRPr="002A5863">
              <w:t xml:space="preserve"> User/Account </w:t>
            </w:r>
            <w:r w:rsidRPr="002A5863">
              <w:t>không</w:t>
            </w:r>
            <w:r w:rsidRPr="002A5863">
              <w:t xml:space="preserve"> </w:t>
            </w:r>
            <w:r w:rsidRPr="002A5863">
              <w:t>có</w:t>
            </w:r>
            <w:r w:rsidRPr="002A5863">
              <w:t xml:space="preserve"> </w:t>
            </w:r>
            <w:r w:rsidRPr="002A5863">
              <w:t>quyền</w:t>
            </w:r>
            <w:r w:rsidRPr="002A5863">
              <w:t xml:space="preserve"> </w:t>
            </w:r>
            <w:r w:rsidRPr="002A5863">
              <w:t>với</w:t>
            </w:r>
            <w:r w:rsidRPr="002A5863">
              <w:t xml:space="preserve"> Serial</w:t>
            </w:r>
            <w:r>
              <w:t>/</w:t>
            </w:r>
            <w:r w:rsidRPr="002A5863">
              <w:t xml:space="preserve">Pattern </w:t>
            </w:r>
            <w:r w:rsidRPr="002A5863">
              <w:t>và</w:t>
            </w:r>
            <w:r w:rsidRPr="002A5863">
              <w:t xml:space="preserve"> serial </w:t>
            </w:r>
            <w:r w:rsidRPr="002A5863">
              <w:t>không</w:t>
            </w:r>
            <w:r w:rsidRPr="002A5863">
              <w:t xml:space="preserve"> </w:t>
            </w:r>
            <w:r w:rsidRPr="002A5863">
              <w:t>phù</w:t>
            </w:r>
            <w:r w:rsidRPr="002A5863">
              <w:t xml:space="preserve"> </w:t>
            </w:r>
            <w:r w:rsidRPr="002A5863">
              <w:t>hợp</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4E9FF59D" w14:textId="77777777">
            <w:pPr>
              <w:jc w:val="both"/>
            </w:pPr>
          </w:p>
        </w:tc>
      </w:tr>
      <w:tr w14:paraId="45D842A6"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right w:val="single" w:sz="4" w:space="0" w:color="2E74B5"/>
            </w:tcBorders>
            <w:shd w:val="clear" w:color="auto" w:fill="auto"/>
          </w:tcPr>
          <w:p w:rsidR="009D1437" w:rsidRPr="004A4DD9" w:rsidP="00616EC4" w14:paraId="7D8AAF9E" w14:textId="77777777">
            <w:pPr>
              <w:autoSpaceDE w:val="0"/>
              <w:autoSpaceDN w:val="0"/>
              <w:adjustRightInd w:val="0"/>
              <w:jc w:val="both"/>
            </w:pPr>
            <w:r w:rsidRPr="004A4DD9">
              <w:t>chuỗi_hml_trả_về</w:t>
            </w:r>
          </w:p>
          <w:p w:rsidR="009D1437" w:rsidRPr="004A4DD9" w:rsidP="00616EC4" w14:paraId="4C804DDD" w14:textId="77777777">
            <w:pPr>
              <w:autoSpaceDE w:val="0"/>
              <w:autoSpaceDN w:val="0"/>
              <w:adjustRightInd w:val="0"/>
              <w:jc w:val="both"/>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4A4DD9" w:rsidP="00616EC4" w14:paraId="7137EEB9" w14:textId="77777777">
            <w:pPr>
              <w:jc w:val="both"/>
            </w:pPr>
            <w:r w:rsidRPr="004A4DD9">
              <w:t>Trả</w:t>
            </w:r>
            <w:r w:rsidRPr="004A4DD9">
              <w:t xml:space="preserve"> </w:t>
            </w:r>
            <w:r w:rsidRPr="004A4DD9">
              <w:t>về</w:t>
            </w:r>
            <w:r w:rsidRPr="004A4DD9">
              <w:t xml:space="preserve"> </w:t>
            </w:r>
            <w:r w:rsidRPr="004A4DD9">
              <w:t>chuỗi</w:t>
            </w:r>
            <w:r w:rsidRPr="004A4DD9">
              <w:t xml:space="preserve"> </w:t>
            </w:r>
            <w:r w:rsidRPr="004A4DD9">
              <w:t>hml</w:t>
            </w:r>
            <w:r w:rsidRPr="004A4DD9">
              <w:t xml:space="preserve"> </w:t>
            </w:r>
            <w:r w:rsidRPr="004A4DD9">
              <w:t>tương</w:t>
            </w:r>
            <w:r w:rsidRPr="004A4DD9">
              <w:t xml:space="preserve"> </w:t>
            </w:r>
            <w:r w:rsidRPr="004A4DD9">
              <w:t>ứng</w:t>
            </w:r>
            <w:r w:rsidRPr="004A4DD9">
              <w:t xml:space="preserve"> </w:t>
            </w:r>
            <w:r w:rsidRPr="004A4DD9">
              <w:t>với</w:t>
            </w:r>
            <w:r w:rsidRPr="004A4DD9">
              <w:t xml:space="preserve"> </w:t>
            </w:r>
            <w:r w:rsidRPr="004A4DD9">
              <w:t>hóa</w:t>
            </w:r>
            <w:r w:rsidRPr="004A4DD9">
              <w:t xml:space="preserve"> </w:t>
            </w:r>
            <w:r w:rsidRPr="004A4DD9">
              <w:t>đơn</w:t>
            </w:r>
            <w:r>
              <w:t xml:space="preserve"> </w:t>
            </w:r>
            <w:r>
              <w:t>thay</w:t>
            </w:r>
            <w:r>
              <w:t xml:space="preserve"> </w:t>
            </w:r>
            <w:r>
              <w:t>thế</w:t>
            </w:r>
            <w:r>
              <w:t xml:space="preserve">  </w:t>
            </w:r>
            <w:r>
              <w:t>nhưng</w:t>
            </w:r>
            <w:r>
              <w:t xml:space="preserve"> </w:t>
            </w:r>
            <w:r>
              <w:t>chưa</w:t>
            </w:r>
            <w:r>
              <w:t xml:space="preserve"> </w:t>
            </w:r>
            <w:r>
              <w:t>phát</w:t>
            </w:r>
            <w:r>
              <w:t xml:space="preserve"> </w:t>
            </w:r>
            <w:r>
              <w:t>hành</w:t>
            </w:r>
            <w:r>
              <w:t xml:space="preserve">, </w:t>
            </w:r>
            <w:r>
              <w:t>ký</w:t>
            </w:r>
            <w:r>
              <w:t xml:space="preserve"> </w:t>
            </w:r>
            <w:r>
              <w:t>số</w:t>
            </w:r>
          </w:p>
        </w:tc>
        <w:tc>
          <w:tcPr>
            <w:tcW w:w="2515" w:type="dxa"/>
            <w:tcBorders>
              <w:top w:val="single" w:sz="4" w:space="0" w:color="2E74B5"/>
              <w:left w:val="single" w:sz="4" w:space="0" w:color="2E74B5"/>
              <w:bottom w:val="single" w:sz="4" w:space="0" w:color="2E74B5"/>
              <w:right w:val="single" w:sz="4" w:space="0" w:color="2E74B5"/>
            </w:tcBorders>
          </w:tcPr>
          <w:p w:rsidR="009D1437" w:rsidRPr="004A4DD9" w:rsidP="00616EC4" w14:paraId="09CE2E70" w14:textId="77777777">
            <w:pPr>
              <w:jc w:val="both"/>
            </w:pPr>
            <w:r w:rsidRPr="004A4DD9">
              <w:t>Trả</w:t>
            </w:r>
            <w:r w:rsidRPr="004A4DD9">
              <w:t xml:space="preserve"> </w:t>
            </w:r>
            <w:r w:rsidRPr="004A4DD9">
              <w:t>về</w:t>
            </w:r>
            <w:r w:rsidRPr="004A4DD9">
              <w:t xml:space="preserve"> </w:t>
            </w:r>
            <w:r w:rsidRPr="004A4DD9">
              <w:t>một</w:t>
            </w:r>
            <w:r w:rsidRPr="004A4DD9">
              <w:t xml:space="preserve"> </w:t>
            </w:r>
            <w:r w:rsidRPr="004A4DD9">
              <w:t>hóa</w:t>
            </w:r>
            <w:r w:rsidRPr="004A4DD9">
              <w:t xml:space="preserve"> </w:t>
            </w:r>
            <w:r w:rsidRPr="004A4DD9">
              <w:t>đơn</w:t>
            </w:r>
            <w:r w:rsidRPr="004A4DD9">
              <w:t xml:space="preserve"> </w:t>
            </w:r>
            <w:r w:rsidRPr="004A4DD9">
              <w:t>dưới</w:t>
            </w:r>
            <w:r w:rsidRPr="004A4DD9">
              <w:t xml:space="preserve"> </w:t>
            </w:r>
            <w:r w:rsidRPr="004A4DD9">
              <w:t>dạng</w:t>
            </w:r>
            <w:r w:rsidRPr="004A4DD9">
              <w:t xml:space="preserve"> html</w:t>
            </w:r>
          </w:p>
        </w:tc>
      </w:tr>
    </w:tbl>
    <w:p w:rsidR="009D1437" w:rsidRPr="003264D9" w:rsidP="009D1437" w14:paraId="1481AA7B" w14:textId="77777777">
      <w:pPr>
        <w:spacing w:line="360" w:lineRule="auto"/>
        <w:jc w:val="both"/>
        <w:rPr>
          <w:rFonts w:eastAsia="Calibri"/>
          <w:b/>
          <w:u w:val="single"/>
        </w:rPr>
      </w:pPr>
    </w:p>
    <w:p w:rsidR="009D1437" w:rsidRPr="000A4319" w:rsidP="009D1437" w14:paraId="4D75F1CC" w14:textId="77777777">
      <w:pPr>
        <w:ind w:firstLine="720"/>
        <w:rPr>
          <w:b/>
          <w:u w:val="single"/>
        </w:rPr>
      </w:pPr>
      <w:r w:rsidRPr="000A4319">
        <w:rPr>
          <w:b/>
          <w:u w:val="single"/>
        </w:rPr>
        <w:t>Cấu</w:t>
      </w:r>
      <w:r w:rsidRPr="000A4319">
        <w:rPr>
          <w:b/>
          <w:u w:val="single"/>
        </w:rPr>
        <w:t xml:space="preserve"> </w:t>
      </w:r>
      <w:r w:rsidRPr="000A4319">
        <w:rPr>
          <w:b/>
          <w:u w:val="single"/>
        </w:rPr>
        <w:t>trúc</w:t>
      </w:r>
      <w:r w:rsidRPr="000A4319">
        <w:rPr>
          <w:b/>
          <w:u w:val="single"/>
        </w:rPr>
        <w:t xml:space="preserve"> </w:t>
      </w:r>
      <w:r w:rsidRPr="000A4319">
        <w:rPr>
          <w:b/>
          <w:u w:val="single"/>
        </w:rPr>
        <w:t>của</w:t>
      </w:r>
      <w:r w:rsidRPr="000A4319">
        <w:rPr>
          <w:b/>
          <w:u w:val="single"/>
        </w:rPr>
        <w:t xml:space="preserve"> </w:t>
      </w:r>
      <w:r>
        <w:rPr>
          <w:b/>
          <w:u w:val="single"/>
        </w:rPr>
        <w:t>xmlInv</w:t>
      </w:r>
      <w:r w:rsidRPr="000A4319">
        <w:rPr>
          <w:b/>
          <w:u w:val="single"/>
        </w:rPr>
        <w:t>Data</w:t>
      </w:r>
      <w:r>
        <w:rPr>
          <w:b/>
          <w:u w:val="single"/>
        </w:rPr>
        <w:t xml:space="preserve"> </w:t>
      </w:r>
      <w:r w:rsidRPr="000A4319">
        <w:rPr>
          <w:b/>
          <w:u w:val="single"/>
        </w:rPr>
        <w:t>(</w:t>
      </w:r>
      <w:r w:rsidRPr="000A4319">
        <w:rPr>
          <w:b/>
          <w:u w:val="single"/>
        </w:rPr>
        <w:t>các</w:t>
      </w:r>
      <w:r w:rsidRPr="000A4319">
        <w:rPr>
          <w:b/>
          <w:u w:val="single"/>
        </w:rPr>
        <w:t xml:space="preserve"> </w:t>
      </w:r>
      <w:r w:rsidRPr="000A4319">
        <w:rPr>
          <w:b/>
          <w:u w:val="single"/>
        </w:rPr>
        <w:t>trường</w:t>
      </w:r>
      <w:r w:rsidRPr="000A4319">
        <w:rPr>
          <w:b/>
          <w:u w:val="single"/>
        </w:rPr>
        <w:t xml:space="preserve"> </w:t>
      </w:r>
      <w:r w:rsidRPr="000A4319">
        <w:rPr>
          <w:b/>
          <w:color w:val="FF0000"/>
          <w:u w:val="single"/>
        </w:rPr>
        <w:t>*</w:t>
      </w:r>
      <w:r w:rsidRPr="000A4319">
        <w:rPr>
          <w:b/>
          <w:u w:val="single"/>
        </w:rPr>
        <w:t xml:space="preserve"> </w:t>
      </w:r>
      <w:r w:rsidRPr="000A4319">
        <w:rPr>
          <w:b/>
          <w:u w:val="single"/>
        </w:rPr>
        <w:t>là</w:t>
      </w:r>
      <w:r w:rsidRPr="000A4319">
        <w:rPr>
          <w:b/>
          <w:u w:val="single"/>
        </w:rPr>
        <w:t xml:space="preserve"> </w:t>
      </w:r>
      <w:r w:rsidRPr="000A4319">
        <w:rPr>
          <w:b/>
          <w:u w:val="single"/>
        </w:rPr>
        <w:t>bắt</w:t>
      </w:r>
      <w:r w:rsidRPr="000A4319">
        <w:rPr>
          <w:b/>
          <w:u w:val="single"/>
        </w:rPr>
        <w:t xml:space="preserve"> </w:t>
      </w:r>
      <w:r w:rsidRPr="000A4319">
        <w:rPr>
          <w:b/>
          <w:u w:val="single"/>
        </w:rPr>
        <w:t>buộc</w:t>
      </w:r>
      <w:r w:rsidRPr="000A4319">
        <w:rPr>
          <w:b/>
          <w:u w:val="single"/>
        </w:rPr>
        <w:t>):</w:t>
      </w:r>
    </w:p>
    <w:p w:rsidR="009D1437" w:rsidP="009D1437" w14:paraId="40C9F30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A31515"/>
          <w:sz w:val="19"/>
          <w:szCs w:val="19"/>
        </w:rPr>
        <w:t>ThayTheHD</w:t>
      </w:r>
      <w:r>
        <w:rPr>
          <w:rFonts w:ascii="Consolas" w:hAnsi="Consolas" w:cs="Consolas"/>
          <w:color w:val="0000FF"/>
          <w:sz w:val="19"/>
          <w:szCs w:val="19"/>
        </w:rPr>
        <w:t>&gt;</w:t>
      </w:r>
    </w:p>
    <w:p w:rsidR="009D1437" w:rsidP="009D1437" w14:paraId="1E7D3E2B"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key</w:t>
      </w:r>
      <w:r>
        <w:rPr>
          <w:rFonts w:ascii="Consolas" w:hAnsi="Consolas" w:cs="Consolas"/>
          <w:color w:val="0000FF"/>
          <w:sz w:val="19"/>
          <w:szCs w:val="19"/>
        </w:rPr>
        <w:t>&gt;</w:t>
      </w:r>
      <w:r>
        <w:rPr>
          <w:rFonts w:ascii="Consolas" w:hAnsi="Consolas" w:cs="Consolas"/>
          <w:color w:val="000000"/>
          <w:sz w:val="19"/>
          <w:szCs w:val="19"/>
        </w:rPr>
        <w:t>Fkey</w:t>
      </w:r>
      <w:r>
        <w:rPr>
          <w:rFonts w:ascii="Consolas" w:hAnsi="Consolas" w:cs="Consolas"/>
          <w:color w:val="000000"/>
          <w:sz w:val="19"/>
          <w:szCs w:val="19"/>
        </w:rPr>
        <w:t xml:space="preserve"> </w:t>
      </w:r>
      <w:r>
        <w:rPr>
          <w:rFonts w:ascii="Consolas" w:hAnsi="Consolas" w:cs="Consolas"/>
          <w:color w:val="000000"/>
          <w:sz w:val="19"/>
          <w:szCs w:val="19"/>
        </w:rPr>
        <w:t>của</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cần</w:t>
      </w:r>
      <w:r>
        <w:rPr>
          <w:rFonts w:ascii="Consolas" w:hAnsi="Consolas" w:cs="Consolas"/>
          <w:color w:val="000000"/>
          <w:sz w:val="19"/>
          <w:szCs w:val="19"/>
        </w:rPr>
        <w:t xml:space="preserve"> </w:t>
      </w:r>
      <w:r>
        <w:rPr>
          <w:rFonts w:ascii="Consolas" w:hAnsi="Consolas" w:cs="Consolas"/>
          <w:color w:val="000000"/>
          <w:sz w:val="19"/>
          <w:szCs w:val="19"/>
        </w:rPr>
        <w:t>thay</w:t>
      </w:r>
      <w:r>
        <w:rPr>
          <w:rFonts w:ascii="Consolas" w:hAnsi="Consolas" w:cs="Consolas"/>
          <w:color w:val="000000"/>
          <w:sz w:val="19"/>
          <w:szCs w:val="19"/>
        </w:rPr>
        <w:t xml:space="preserve"> </w:t>
      </w:r>
      <w:r>
        <w:rPr>
          <w:rFonts w:ascii="Consolas" w:hAnsi="Consolas" w:cs="Consolas"/>
          <w:color w:val="000000"/>
          <w:sz w:val="19"/>
          <w:szCs w:val="19"/>
        </w:rPr>
        <w:t>thế</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key</w:t>
      </w:r>
      <w:r>
        <w:rPr>
          <w:rFonts w:ascii="Consolas" w:hAnsi="Consolas" w:cs="Consolas"/>
          <w:color w:val="0000FF"/>
          <w:sz w:val="19"/>
          <w:szCs w:val="19"/>
        </w:rPr>
        <w:t>&gt;</w:t>
      </w:r>
    </w:p>
    <w:p w:rsidR="009D1437" w:rsidP="009D1437" w14:paraId="45C6BD4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TTChung</w:t>
      </w:r>
      <w:r>
        <w:rPr>
          <w:rFonts w:ascii="Consolas" w:hAnsi="Consolas" w:cs="Consolas"/>
          <w:color w:val="0000FF"/>
          <w:sz w:val="19"/>
          <w:szCs w:val="19"/>
        </w:rPr>
        <w:t xml:space="preserve">&gt; </w:t>
      </w:r>
    </w:p>
    <w:p w:rsidR="009D1437" w:rsidP="009D1437" w14:paraId="7459305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MHSo</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hồ</w:t>
      </w:r>
      <w:r>
        <w:rPr>
          <w:rFonts w:ascii="Consolas" w:hAnsi="Consolas" w:cs="Consolas"/>
          <w:color w:val="000000"/>
          <w:sz w:val="19"/>
          <w:szCs w:val="19"/>
        </w:rPr>
        <w:t xml:space="preserve"> </w:t>
      </w:r>
      <w:r>
        <w:rPr>
          <w:rFonts w:ascii="Consolas" w:hAnsi="Consolas" w:cs="Consolas"/>
          <w:color w:val="000000"/>
          <w:sz w:val="19"/>
          <w:szCs w:val="19"/>
        </w:rPr>
        <w:t>sơ</w:t>
      </w:r>
      <w:r>
        <w:rPr>
          <w:rFonts w:ascii="Consolas" w:hAnsi="Consolas" w:cs="Consolas"/>
          <w:color w:val="0000FF"/>
          <w:sz w:val="19"/>
          <w:szCs w:val="19"/>
        </w:rPr>
        <w:t>&lt;/</w:t>
      </w:r>
      <w:r>
        <w:rPr>
          <w:rFonts w:ascii="Consolas" w:hAnsi="Consolas" w:cs="Consolas"/>
          <w:color w:val="A31515"/>
          <w:sz w:val="19"/>
          <w:szCs w:val="19"/>
        </w:rPr>
        <w:t>MHSo</w:t>
      </w:r>
      <w:r>
        <w:rPr>
          <w:rFonts w:ascii="Consolas" w:hAnsi="Consolas" w:cs="Consolas"/>
          <w:color w:val="0000FF"/>
          <w:sz w:val="19"/>
          <w:szCs w:val="19"/>
        </w:rPr>
        <w:t>&gt;</w:t>
      </w:r>
    </w:p>
    <w:p w:rsidR="009D1437" w:rsidP="009D1437" w14:paraId="1C9FDBF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SBKe</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bảng</w:t>
      </w:r>
      <w:r>
        <w:rPr>
          <w:rFonts w:ascii="Consolas" w:hAnsi="Consolas" w:cs="Consolas"/>
          <w:color w:val="000000"/>
          <w:sz w:val="19"/>
          <w:szCs w:val="19"/>
        </w:rPr>
        <w:t xml:space="preserve"> </w:t>
      </w:r>
      <w:r>
        <w:rPr>
          <w:rFonts w:ascii="Consolas" w:hAnsi="Consolas" w:cs="Consolas"/>
          <w:color w:val="000000"/>
          <w:sz w:val="19"/>
          <w:szCs w:val="19"/>
        </w:rPr>
        <w:t>kê</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của</w:t>
      </w:r>
      <w:r>
        <w:rPr>
          <w:rFonts w:ascii="Consolas" w:hAnsi="Consolas" w:cs="Consolas"/>
          <w:color w:val="000000"/>
          <w:sz w:val="19"/>
          <w:szCs w:val="19"/>
        </w:rPr>
        <w:t xml:space="preserve"> </w:t>
      </w:r>
      <w:r>
        <w:rPr>
          <w:rFonts w:ascii="Consolas" w:hAnsi="Consolas" w:cs="Consolas"/>
          <w:color w:val="000000"/>
          <w:sz w:val="19"/>
          <w:szCs w:val="19"/>
        </w:rPr>
        <w:t>bảng</w:t>
      </w:r>
      <w:r>
        <w:rPr>
          <w:rFonts w:ascii="Consolas" w:hAnsi="Consolas" w:cs="Consolas"/>
          <w:color w:val="000000"/>
          <w:sz w:val="19"/>
          <w:szCs w:val="19"/>
        </w:rPr>
        <w:t xml:space="preserve"> </w:t>
      </w:r>
      <w:r>
        <w:rPr>
          <w:rFonts w:ascii="Consolas" w:hAnsi="Consolas" w:cs="Consolas"/>
          <w:color w:val="000000"/>
          <w:sz w:val="19"/>
          <w:szCs w:val="19"/>
        </w:rPr>
        <w:t>kê</w:t>
      </w:r>
      <w:r>
        <w:rPr>
          <w:rFonts w:ascii="Consolas" w:hAnsi="Consolas" w:cs="Consolas"/>
          <w:color w:val="000000"/>
          <w:sz w:val="19"/>
          <w:szCs w:val="19"/>
        </w:rPr>
        <w:t xml:space="preserve"> </w:t>
      </w:r>
      <w:r>
        <w:rPr>
          <w:rFonts w:ascii="Consolas" w:hAnsi="Consolas" w:cs="Consolas"/>
          <w:color w:val="000000"/>
          <w:sz w:val="19"/>
          <w:szCs w:val="19"/>
        </w:rPr>
        <w:t>các</w:t>
      </w:r>
      <w:r>
        <w:rPr>
          <w:rFonts w:ascii="Consolas" w:hAnsi="Consolas" w:cs="Consolas"/>
          <w:color w:val="000000"/>
          <w:sz w:val="19"/>
          <w:szCs w:val="19"/>
        </w:rPr>
        <w:t xml:space="preserve"> </w:t>
      </w:r>
      <w:r>
        <w:rPr>
          <w:rFonts w:ascii="Consolas" w:hAnsi="Consolas" w:cs="Consolas"/>
          <w:color w:val="000000"/>
          <w:sz w:val="19"/>
          <w:szCs w:val="19"/>
        </w:rPr>
        <w:t>loại</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w:t>
      </w:r>
      <w:r>
        <w:rPr>
          <w:rFonts w:ascii="Consolas" w:hAnsi="Consolas" w:cs="Consolas"/>
          <w:color w:val="000000"/>
          <w:sz w:val="19"/>
          <w:szCs w:val="19"/>
        </w:rPr>
        <w:t>đã</w:t>
      </w:r>
      <w:r>
        <w:rPr>
          <w:rFonts w:ascii="Consolas" w:hAnsi="Consolas" w:cs="Consolas"/>
          <w:color w:val="000000"/>
          <w:sz w:val="19"/>
          <w:szCs w:val="19"/>
        </w:rPr>
        <w:t xml:space="preserve"> </w:t>
      </w:r>
      <w:r>
        <w:rPr>
          <w:rFonts w:ascii="Consolas" w:hAnsi="Consolas" w:cs="Consolas"/>
          <w:color w:val="000000"/>
          <w:sz w:val="19"/>
          <w:szCs w:val="19"/>
        </w:rPr>
        <w:t>bán</w:t>
      </w:r>
      <w:r>
        <w:rPr>
          <w:rFonts w:ascii="Consolas" w:hAnsi="Consolas" w:cs="Consolas"/>
          <w:color w:val="000000"/>
          <w:sz w:val="19"/>
          <w:szCs w:val="19"/>
        </w:rPr>
        <w:t xml:space="preserve"> </w:t>
      </w:r>
      <w:r>
        <w:rPr>
          <w:rFonts w:ascii="Consolas" w:hAnsi="Consolas" w:cs="Consolas"/>
          <w:color w:val="000000"/>
          <w:sz w:val="19"/>
          <w:szCs w:val="19"/>
        </w:rPr>
        <w:t>kèm</w:t>
      </w:r>
      <w:r>
        <w:rPr>
          <w:rFonts w:ascii="Consolas" w:hAnsi="Consolas" w:cs="Consolas"/>
          <w:color w:val="000000"/>
          <w:sz w:val="19"/>
          <w:szCs w:val="19"/>
        </w:rPr>
        <w:t xml:space="preserve"> </w:t>
      </w:r>
      <w:r>
        <w:rPr>
          <w:rFonts w:ascii="Consolas" w:hAnsi="Consolas" w:cs="Consolas"/>
          <w:color w:val="000000"/>
          <w:sz w:val="19"/>
          <w:szCs w:val="19"/>
        </w:rPr>
        <w:t>theo</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SBKe</w:t>
      </w:r>
      <w:r>
        <w:rPr>
          <w:rFonts w:ascii="Consolas" w:hAnsi="Consolas" w:cs="Consolas"/>
          <w:color w:val="0000FF"/>
          <w:sz w:val="19"/>
          <w:szCs w:val="19"/>
        </w:rPr>
        <w:t>&gt;</w:t>
      </w:r>
    </w:p>
    <w:p w:rsidR="009D1437" w:rsidP="009D1437" w14:paraId="3BC53C5C"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NBKe</w:t>
      </w:r>
      <w:r>
        <w:rPr>
          <w:rFonts w:ascii="Consolas" w:hAnsi="Consolas" w:cs="Consolas"/>
          <w:color w:val="0000FF"/>
          <w:sz w:val="19"/>
          <w:szCs w:val="19"/>
        </w:rPr>
        <w:t>&gt;</w:t>
      </w:r>
      <w:r>
        <w:rPr>
          <w:rFonts w:ascii="Consolas" w:hAnsi="Consolas" w:cs="Consolas"/>
          <w:color w:val="000000"/>
          <w:sz w:val="19"/>
          <w:szCs w:val="19"/>
        </w:rPr>
        <w:t>Ngày</w:t>
      </w:r>
      <w:r>
        <w:rPr>
          <w:rFonts w:ascii="Consolas" w:hAnsi="Consolas" w:cs="Consolas"/>
          <w:color w:val="000000"/>
          <w:sz w:val="19"/>
          <w:szCs w:val="19"/>
        </w:rPr>
        <w:t xml:space="preserve"> </w:t>
      </w:r>
      <w:r>
        <w:rPr>
          <w:rFonts w:ascii="Consolas" w:hAnsi="Consolas" w:cs="Consolas"/>
          <w:color w:val="000000"/>
          <w:sz w:val="19"/>
          <w:szCs w:val="19"/>
        </w:rPr>
        <w:t>bảng</w:t>
      </w:r>
      <w:r>
        <w:rPr>
          <w:rFonts w:ascii="Consolas" w:hAnsi="Consolas" w:cs="Consolas"/>
          <w:color w:val="000000"/>
          <w:sz w:val="19"/>
          <w:szCs w:val="19"/>
        </w:rPr>
        <w:t xml:space="preserve"> </w:t>
      </w:r>
      <w:r>
        <w:rPr>
          <w:rFonts w:ascii="Consolas" w:hAnsi="Consolas" w:cs="Consolas"/>
          <w:color w:val="000000"/>
          <w:sz w:val="19"/>
          <w:szCs w:val="19"/>
        </w:rPr>
        <w:t>kê</w:t>
      </w:r>
      <w:r>
        <w:rPr>
          <w:rFonts w:ascii="Consolas" w:hAnsi="Consolas" w:cs="Consolas"/>
          <w:color w:val="000000"/>
          <w:sz w:val="19"/>
          <w:szCs w:val="19"/>
        </w:rPr>
        <w:t xml:space="preserve"> (</w:t>
      </w:r>
      <w:r>
        <w:rPr>
          <w:rFonts w:ascii="Consolas" w:hAnsi="Consolas" w:cs="Consolas"/>
          <w:color w:val="000000"/>
          <w:sz w:val="19"/>
          <w:szCs w:val="19"/>
        </w:rPr>
        <w:t>Ngày</w:t>
      </w:r>
      <w:r>
        <w:rPr>
          <w:rFonts w:ascii="Consolas" w:hAnsi="Consolas" w:cs="Consolas"/>
          <w:color w:val="000000"/>
          <w:sz w:val="19"/>
          <w:szCs w:val="19"/>
        </w:rPr>
        <w:t xml:space="preserve"> </w:t>
      </w:r>
      <w:r>
        <w:rPr>
          <w:rFonts w:ascii="Consolas" w:hAnsi="Consolas" w:cs="Consolas"/>
          <w:color w:val="000000"/>
          <w:sz w:val="19"/>
          <w:szCs w:val="19"/>
        </w:rPr>
        <w:t>của</w:t>
      </w:r>
      <w:r>
        <w:rPr>
          <w:rFonts w:ascii="Consolas" w:hAnsi="Consolas" w:cs="Consolas"/>
          <w:color w:val="000000"/>
          <w:sz w:val="19"/>
          <w:szCs w:val="19"/>
        </w:rPr>
        <w:t xml:space="preserve"> </w:t>
      </w:r>
      <w:r>
        <w:rPr>
          <w:rFonts w:ascii="Consolas" w:hAnsi="Consolas" w:cs="Consolas"/>
          <w:color w:val="000000"/>
          <w:sz w:val="19"/>
          <w:szCs w:val="19"/>
        </w:rPr>
        <w:t>bảng</w:t>
      </w:r>
      <w:r>
        <w:rPr>
          <w:rFonts w:ascii="Consolas" w:hAnsi="Consolas" w:cs="Consolas"/>
          <w:color w:val="000000"/>
          <w:sz w:val="19"/>
          <w:szCs w:val="19"/>
        </w:rPr>
        <w:t xml:space="preserve"> </w:t>
      </w:r>
      <w:r>
        <w:rPr>
          <w:rFonts w:ascii="Consolas" w:hAnsi="Consolas" w:cs="Consolas"/>
          <w:color w:val="000000"/>
          <w:sz w:val="19"/>
          <w:szCs w:val="19"/>
        </w:rPr>
        <w:t>kê</w:t>
      </w:r>
      <w:r>
        <w:rPr>
          <w:rFonts w:ascii="Consolas" w:hAnsi="Consolas" w:cs="Consolas"/>
          <w:color w:val="000000"/>
          <w:sz w:val="19"/>
          <w:szCs w:val="19"/>
        </w:rPr>
        <w:t xml:space="preserve"> </w:t>
      </w:r>
      <w:r>
        <w:rPr>
          <w:rFonts w:ascii="Consolas" w:hAnsi="Consolas" w:cs="Consolas"/>
          <w:color w:val="000000"/>
          <w:sz w:val="19"/>
          <w:szCs w:val="19"/>
        </w:rPr>
        <w:t>các</w:t>
      </w:r>
      <w:r>
        <w:rPr>
          <w:rFonts w:ascii="Consolas" w:hAnsi="Consolas" w:cs="Consolas"/>
          <w:color w:val="000000"/>
          <w:sz w:val="19"/>
          <w:szCs w:val="19"/>
        </w:rPr>
        <w:t xml:space="preserve"> </w:t>
      </w:r>
      <w:r>
        <w:rPr>
          <w:rFonts w:ascii="Consolas" w:hAnsi="Consolas" w:cs="Consolas"/>
          <w:color w:val="000000"/>
          <w:sz w:val="19"/>
          <w:szCs w:val="19"/>
        </w:rPr>
        <w:t>loại</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w:t>
      </w:r>
      <w:r>
        <w:rPr>
          <w:rFonts w:ascii="Consolas" w:hAnsi="Consolas" w:cs="Consolas"/>
          <w:color w:val="000000"/>
          <w:sz w:val="19"/>
          <w:szCs w:val="19"/>
        </w:rPr>
        <w:t>đã</w:t>
      </w:r>
      <w:r>
        <w:rPr>
          <w:rFonts w:ascii="Consolas" w:hAnsi="Consolas" w:cs="Consolas"/>
          <w:color w:val="000000"/>
          <w:sz w:val="19"/>
          <w:szCs w:val="19"/>
        </w:rPr>
        <w:t xml:space="preserve"> </w:t>
      </w:r>
      <w:r>
        <w:rPr>
          <w:rFonts w:ascii="Consolas" w:hAnsi="Consolas" w:cs="Consolas"/>
          <w:color w:val="000000"/>
          <w:sz w:val="19"/>
          <w:szCs w:val="19"/>
        </w:rPr>
        <w:t>bán</w:t>
      </w:r>
      <w:r>
        <w:rPr>
          <w:rFonts w:ascii="Consolas" w:hAnsi="Consolas" w:cs="Consolas"/>
          <w:color w:val="000000"/>
          <w:sz w:val="19"/>
          <w:szCs w:val="19"/>
        </w:rPr>
        <w:t xml:space="preserve"> </w:t>
      </w:r>
      <w:r>
        <w:rPr>
          <w:rFonts w:ascii="Consolas" w:hAnsi="Consolas" w:cs="Consolas"/>
          <w:color w:val="000000"/>
          <w:sz w:val="19"/>
          <w:szCs w:val="19"/>
        </w:rPr>
        <w:t>kèm</w:t>
      </w:r>
      <w:r>
        <w:rPr>
          <w:rFonts w:ascii="Consolas" w:hAnsi="Consolas" w:cs="Consolas"/>
          <w:color w:val="000000"/>
          <w:sz w:val="19"/>
          <w:szCs w:val="19"/>
        </w:rPr>
        <w:t xml:space="preserve"> </w:t>
      </w:r>
      <w:r>
        <w:rPr>
          <w:rFonts w:ascii="Consolas" w:hAnsi="Consolas" w:cs="Consolas"/>
          <w:color w:val="000000"/>
          <w:sz w:val="19"/>
          <w:szCs w:val="19"/>
        </w:rPr>
        <w:t>theo</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NBKe</w:t>
      </w:r>
      <w:r>
        <w:rPr>
          <w:rFonts w:ascii="Consolas" w:hAnsi="Consolas" w:cs="Consolas"/>
          <w:color w:val="0000FF"/>
          <w:sz w:val="19"/>
          <w:szCs w:val="19"/>
        </w:rPr>
        <w:t>&gt;</w:t>
      </w:r>
    </w:p>
    <w:p w:rsidR="009D1437" w:rsidP="009D1437" w14:paraId="18A97BC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DVTTe</w:t>
      </w:r>
      <w:r>
        <w:rPr>
          <w:rFonts w:ascii="Consolas" w:hAnsi="Consolas" w:cs="Consolas"/>
          <w:color w:val="0000FF"/>
          <w:sz w:val="19"/>
          <w:szCs w:val="19"/>
        </w:rPr>
        <w:t>&gt;</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vị</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tệ</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DVTTe</w:t>
      </w:r>
      <w:r>
        <w:rPr>
          <w:rFonts w:ascii="Consolas" w:hAnsi="Consolas" w:cs="Consolas"/>
          <w:color w:val="0000FF"/>
          <w:sz w:val="19"/>
          <w:szCs w:val="19"/>
        </w:rPr>
        <w:t>&gt;</w:t>
      </w:r>
    </w:p>
    <w:p w:rsidR="009D1437" w:rsidP="009D1437" w14:paraId="38FE396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TGia</w:t>
      </w:r>
      <w:r>
        <w:rPr>
          <w:rFonts w:ascii="Consolas" w:hAnsi="Consolas" w:cs="Consolas"/>
          <w:color w:val="0000FF"/>
          <w:sz w:val="19"/>
          <w:szCs w:val="19"/>
        </w:rPr>
        <w:t>&gt;</w:t>
      </w:r>
      <w:r>
        <w:rPr>
          <w:rFonts w:ascii="Consolas" w:hAnsi="Consolas" w:cs="Consolas"/>
          <w:color w:val="000000"/>
          <w:sz w:val="19"/>
          <w:szCs w:val="19"/>
        </w:rPr>
        <w:t>Tỷ</w:t>
      </w:r>
      <w:r>
        <w:rPr>
          <w:rFonts w:ascii="Consolas" w:hAnsi="Consolas" w:cs="Consolas"/>
          <w:color w:val="000000"/>
          <w:sz w:val="19"/>
          <w:szCs w:val="19"/>
        </w:rPr>
        <w:t xml:space="preserve"> </w:t>
      </w:r>
      <w:r>
        <w:rPr>
          <w:rFonts w:ascii="Consolas" w:hAnsi="Consolas" w:cs="Consolas"/>
          <w:color w:val="000000"/>
          <w:sz w:val="19"/>
          <w:szCs w:val="19"/>
        </w:rPr>
        <w:t>giá</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Trừ</w:t>
      </w:r>
      <w:r>
        <w:rPr>
          <w:rFonts w:ascii="Consolas" w:hAnsi="Consolas" w:cs="Consolas"/>
          <w:color w:val="000000"/>
          <w:sz w:val="19"/>
          <w:szCs w:val="19"/>
        </w:rPr>
        <w:t xml:space="preserve"> </w:t>
      </w:r>
      <w:r>
        <w:rPr>
          <w:rFonts w:ascii="Consolas" w:hAnsi="Consolas" w:cs="Consolas"/>
          <w:color w:val="000000"/>
          <w:sz w:val="19"/>
          <w:szCs w:val="19"/>
        </w:rPr>
        <w:t>trường</w:t>
      </w:r>
      <w:r>
        <w:rPr>
          <w:rFonts w:ascii="Consolas" w:hAnsi="Consolas" w:cs="Consolas"/>
          <w:color w:val="000000"/>
          <w:sz w:val="19"/>
          <w:szCs w:val="19"/>
        </w:rPr>
        <w:t xml:space="preserve"> </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vị</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tệ</w:t>
      </w:r>
      <w:r>
        <w:rPr>
          <w:rFonts w:ascii="Consolas" w:hAnsi="Consolas" w:cs="Consolas"/>
          <w:color w:val="000000"/>
          <w:sz w:val="19"/>
          <w:szCs w:val="19"/>
        </w:rPr>
        <w:t xml:space="preserve"> </w:t>
      </w:r>
      <w:r>
        <w:rPr>
          <w:rFonts w:ascii="Consolas" w:hAnsi="Consolas" w:cs="Consolas"/>
          <w:color w:val="000000"/>
          <w:sz w:val="19"/>
          <w:szCs w:val="19"/>
        </w:rPr>
        <w:t>là</w:t>
      </w:r>
      <w:r>
        <w:rPr>
          <w:rFonts w:ascii="Consolas" w:hAnsi="Consolas" w:cs="Consolas"/>
          <w:color w:val="000000"/>
          <w:sz w:val="19"/>
          <w:szCs w:val="19"/>
        </w:rPr>
        <w:t xml:space="preserve"> VND))</w:t>
      </w:r>
      <w:r>
        <w:rPr>
          <w:rFonts w:ascii="Consolas" w:hAnsi="Consolas" w:cs="Consolas"/>
          <w:color w:val="0000FF"/>
          <w:sz w:val="19"/>
          <w:szCs w:val="19"/>
        </w:rPr>
        <w:t>&lt;/</w:t>
      </w:r>
      <w:r>
        <w:rPr>
          <w:rFonts w:ascii="Consolas" w:hAnsi="Consolas" w:cs="Consolas"/>
          <w:color w:val="A31515"/>
          <w:sz w:val="19"/>
          <w:szCs w:val="19"/>
        </w:rPr>
        <w:t>TGia</w:t>
      </w:r>
      <w:r>
        <w:rPr>
          <w:rFonts w:ascii="Consolas" w:hAnsi="Consolas" w:cs="Consolas"/>
          <w:color w:val="0000FF"/>
          <w:sz w:val="19"/>
          <w:szCs w:val="19"/>
        </w:rPr>
        <w:t>&gt;</w:t>
      </w:r>
    </w:p>
    <w:p w:rsidR="009D1437" w:rsidP="009D1437" w14:paraId="0BED7339"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HTTToan</w:t>
      </w:r>
      <w:r>
        <w:rPr>
          <w:rFonts w:ascii="Consolas" w:hAnsi="Consolas" w:cs="Consolas"/>
          <w:color w:val="0000FF"/>
          <w:sz w:val="19"/>
          <w:szCs w:val="19"/>
        </w:rPr>
        <w:t>&gt;</w:t>
      </w:r>
      <w:r>
        <w:rPr>
          <w:rFonts w:ascii="Consolas" w:hAnsi="Consolas" w:cs="Consolas"/>
          <w:color w:val="000000"/>
          <w:sz w:val="19"/>
          <w:szCs w:val="19"/>
        </w:rPr>
        <w:t>Hình</w:t>
      </w:r>
      <w:r>
        <w:rPr>
          <w:rFonts w:ascii="Consolas" w:hAnsi="Consolas" w:cs="Consolas"/>
          <w:color w:val="000000"/>
          <w:sz w:val="19"/>
          <w:szCs w:val="19"/>
        </w:rPr>
        <w:t xml:space="preserve"> </w:t>
      </w:r>
      <w:r>
        <w:rPr>
          <w:rFonts w:ascii="Consolas" w:hAnsi="Consolas" w:cs="Consolas"/>
          <w:color w:val="000000"/>
          <w:sz w:val="19"/>
          <w:szCs w:val="19"/>
        </w:rPr>
        <w:t>thức</w:t>
      </w:r>
      <w:r>
        <w:rPr>
          <w:rFonts w:ascii="Consolas" w:hAnsi="Consolas" w:cs="Consolas"/>
          <w:color w:val="000000"/>
          <w:sz w:val="19"/>
          <w:szCs w:val="19"/>
        </w:rPr>
        <w:t xml:space="preserve"> </w:t>
      </w:r>
      <w:r>
        <w:rPr>
          <w:rFonts w:ascii="Consolas" w:hAnsi="Consolas" w:cs="Consolas"/>
          <w:color w:val="000000"/>
          <w:sz w:val="19"/>
          <w:szCs w:val="19"/>
        </w:rPr>
        <w:t>thanh</w:t>
      </w:r>
      <w:r>
        <w:rPr>
          <w:rFonts w:ascii="Consolas" w:hAnsi="Consolas" w:cs="Consolas"/>
          <w:color w:val="000000"/>
          <w:sz w:val="19"/>
          <w:szCs w:val="19"/>
        </w:rPr>
        <w:t xml:space="preserve"> </w:t>
      </w:r>
      <w:r>
        <w:rPr>
          <w:rFonts w:ascii="Consolas" w:hAnsi="Consolas" w:cs="Consolas"/>
          <w:color w:val="000000"/>
          <w:sz w:val="19"/>
          <w:szCs w:val="19"/>
        </w:rPr>
        <w:t>toán</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HTTToan</w:t>
      </w:r>
      <w:r>
        <w:rPr>
          <w:rFonts w:ascii="Consolas" w:hAnsi="Consolas" w:cs="Consolas"/>
          <w:color w:val="0000FF"/>
          <w:sz w:val="19"/>
          <w:szCs w:val="19"/>
        </w:rPr>
        <w:t>&gt;</w:t>
      </w:r>
    </w:p>
    <w:p w:rsidR="009D1437" w:rsidP="009D1437" w14:paraId="2F6A11C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TTChung</w:t>
      </w:r>
      <w:r>
        <w:rPr>
          <w:rFonts w:ascii="Consolas" w:hAnsi="Consolas" w:cs="Consolas"/>
          <w:color w:val="0000FF"/>
          <w:sz w:val="19"/>
          <w:szCs w:val="19"/>
        </w:rPr>
        <w:t>&gt;</w:t>
      </w:r>
    </w:p>
    <w:p w:rsidR="009D1437" w:rsidP="009D1437" w14:paraId="1338980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NDHDon</w:t>
      </w:r>
      <w:r>
        <w:rPr>
          <w:rFonts w:ascii="Consolas" w:hAnsi="Consolas" w:cs="Consolas"/>
          <w:color w:val="0000FF"/>
          <w:sz w:val="19"/>
          <w:szCs w:val="19"/>
        </w:rPr>
        <w:t>&gt;</w:t>
      </w:r>
    </w:p>
    <w:p w:rsidR="009D1437" w:rsidP="009D1437" w14:paraId="7D2CCF6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NBan</w:t>
      </w:r>
      <w:r>
        <w:rPr>
          <w:rFonts w:ascii="Consolas" w:hAnsi="Consolas" w:cs="Consolas"/>
          <w:color w:val="0000FF"/>
          <w:sz w:val="19"/>
          <w:szCs w:val="19"/>
        </w:rPr>
        <w:t>&gt;</w:t>
      </w:r>
    </w:p>
    <w:p w:rsidR="009D1437" w:rsidP="009D1437" w14:paraId="3B1DAF95"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Ten</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Ten</w:t>
      </w:r>
      <w:r>
        <w:rPr>
          <w:rFonts w:ascii="Consolas" w:hAnsi="Consolas" w:cs="Consolas"/>
          <w:color w:val="0000FF"/>
          <w:sz w:val="19"/>
          <w:szCs w:val="19"/>
        </w:rPr>
        <w:t>&gt;</w:t>
      </w:r>
    </w:p>
    <w:p w:rsidR="009D1437" w:rsidP="009D1437" w14:paraId="7CE5C90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MST</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MST</w:t>
      </w:r>
      <w:r>
        <w:rPr>
          <w:rFonts w:ascii="Consolas" w:hAnsi="Consolas" w:cs="Consolas"/>
          <w:color w:val="0000FF"/>
          <w:sz w:val="19"/>
          <w:szCs w:val="19"/>
        </w:rPr>
        <w:t>&gt;</w:t>
      </w:r>
    </w:p>
    <w:p w:rsidR="009D1437" w:rsidP="009D1437" w14:paraId="165F2DC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DChi</w:t>
      </w:r>
      <w:r>
        <w:rPr>
          <w:rFonts w:ascii="Consolas" w:hAnsi="Consolas" w:cs="Consolas"/>
          <w:color w:val="0000FF"/>
          <w:sz w:val="19"/>
          <w:szCs w:val="19"/>
        </w:rPr>
        <w:t>&gt;</w:t>
      </w:r>
      <w:r>
        <w:rPr>
          <w:rFonts w:ascii="Consolas" w:hAnsi="Consolas" w:cs="Consolas"/>
          <w:color w:val="000000"/>
          <w:sz w:val="19"/>
          <w:szCs w:val="19"/>
        </w:rPr>
        <w:t>Địa</w:t>
      </w:r>
      <w:r>
        <w:rPr>
          <w:rFonts w:ascii="Consolas" w:hAnsi="Consolas" w:cs="Consolas"/>
          <w:color w:val="000000"/>
          <w:sz w:val="19"/>
          <w:szCs w:val="19"/>
        </w:rPr>
        <w:t xml:space="preserve"> </w:t>
      </w:r>
      <w:r>
        <w:rPr>
          <w:rFonts w:ascii="Consolas" w:hAnsi="Consolas" w:cs="Consolas"/>
          <w:color w:val="000000"/>
          <w:sz w:val="19"/>
          <w:szCs w:val="19"/>
        </w:rPr>
        <w:t>chỉ</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DChi</w:t>
      </w:r>
      <w:r>
        <w:rPr>
          <w:rFonts w:ascii="Consolas" w:hAnsi="Consolas" w:cs="Consolas"/>
          <w:color w:val="0000FF"/>
          <w:sz w:val="19"/>
          <w:szCs w:val="19"/>
        </w:rPr>
        <w:t>&gt;</w:t>
      </w:r>
    </w:p>
    <w:p w:rsidR="009D1437" w:rsidP="009D1437" w14:paraId="5C6CD3E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SDThoai</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điện</w:t>
      </w:r>
      <w:r>
        <w:rPr>
          <w:rFonts w:ascii="Consolas" w:hAnsi="Consolas" w:cs="Consolas"/>
          <w:color w:val="000000"/>
          <w:sz w:val="19"/>
          <w:szCs w:val="19"/>
        </w:rPr>
        <w:t xml:space="preserve"> </w:t>
      </w:r>
      <w:r>
        <w:rPr>
          <w:rFonts w:ascii="Consolas" w:hAnsi="Consolas" w:cs="Consolas"/>
          <w:color w:val="000000"/>
          <w:sz w:val="19"/>
          <w:szCs w:val="19"/>
        </w:rPr>
        <w:t>thoại</w:t>
      </w:r>
      <w:r>
        <w:rPr>
          <w:rFonts w:ascii="Consolas" w:hAnsi="Consolas" w:cs="Consolas"/>
          <w:color w:val="0000FF"/>
          <w:sz w:val="19"/>
          <w:szCs w:val="19"/>
        </w:rPr>
        <w:t>&lt;/</w:t>
      </w:r>
      <w:r>
        <w:rPr>
          <w:rFonts w:ascii="Consolas" w:hAnsi="Consolas" w:cs="Consolas"/>
          <w:color w:val="A31515"/>
          <w:sz w:val="19"/>
          <w:szCs w:val="19"/>
        </w:rPr>
        <w:t>SDThoai</w:t>
      </w:r>
      <w:r>
        <w:rPr>
          <w:rFonts w:ascii="Consolas" w:hAnsi="Consolas" w:cs="Consolas"/>
          <w:color w:val="0000FF"/>
          <w:sz w:val="19"/>
          <w:szCs w:val="19"/>
        </w:rPr>
        <w:t>&gt;</w:t>
      </w:r>
    </w:p>
    <w:p w:rsidR="009D1437" w:rsidP="009D1437" w14:paraId="560B5615"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DCTDTu</w:t>
      </w:r>
      <w:r>
        <w:rPr>
          <w:rFonts w:ascii="Consolas" w:hAnsi="Consolas" w:cs="Consolas"/>
          <w:color w:val="0000FF"/>
          <w:sz w:val="19"/>
          <w:szCs w:val="19"/>
        </w:rPr>
        <w:t>&gt;</w:t>
      </w:r>
      <w:r>
        <w:rPr>
          <w:rFonts w:ascii="Consolas" w:hAnsi="Consolas" w:cs="Consolas"/>
          <w:color w:val="000000"/>
          <w:sz w:val="19"/>
          <w:szCs w:val="19"/>
        </w:rPr>
        <w:t>Địa</w:t>
      </w:r>
      <w:r>
        <w:rPr>
          <w:rFonts w:ascii="Consolas" w:hAnsi="Consolas" w:cs="Consolas"/>
          <w:color w:val="000000"/>
          <w:sz w:val="19"/>
          <w:szCs w:val="19"/>
        </w:rPr>
        <w:t xml:space="preserve"> </w:t>
      </w:r>
      <w:r>
        <w:rPr>
          <w:rFonts w:ascii="Consolas" w:hAnsi="Consolas" w:cs="Consolas"/>
          <w:color w:val="000000"/>
          <w:sz w:val="19"/>
          <w:szCs w:val="19"/>
        </w:rPr>
        <w:t>chỉ</w:t>
      </w:r>
      <w:r>
        <w:rPr>
          <w:rFonts w:ascii="Consolas" w:hAnsi="Consolas" w:cs="Consolas"/>
          <w:color w:val="000000"/>
          <w:sz w:val="19"/>
          <w:szCs w:val="19"/>
        </w:rPr>
        <w:t xml:space="preserve"> </w:t>
      </w:r>
      <w:r>
        <w:rPr>
          <w:rFonts w:ascii="Consolas" w:hAnsi="Consolas" w:cs="Consolas"/>
          <w:color w:val="000000"/>
          <w:sz w:val="19"/>
          <w:szCs w:val="19"/>
        </w:rPr>
        <w:t>thư</w:t>
      </w:r>
      <w:r>
        <w:rPr>
          <w:rFonts w:ascii="Consolas" w:hAnsi="Consolas" w:cs="Consolas"/>
          <w:color w:val="000000"/>
          <w:sz w:val="19"/>
          <w:szCs w:val="19"/>
        </w:rPr>
        <w:t xml:space="preserve"> </w:t>
      </w:r>
      <w:r>
        <w:rPr>
          <w:rFonts w:ascii="Consolas" w:hAnsi="Consolas" w:cs="Consolas"/>
          <w:color w:val="000000"/>
          <w:sz w:val="19"/>
          <w:szCs w:val="19"/>
        </w:rPr>
        <w:t>điện</w:t>
      </w:r>
      <w:r>
        <w:rPr>
          <w:rFonts w:ascii="Consolas" w:hAnsi="Consolas" w:cs="Consolas"/>
          <w:color w:val="000000"/>
          <w:sz w:val="19"/>
          <w:szCs w:val="19"/>
        </w:rPr>
        <w:t xml:space="preserve"> </w:t>
      </w:r>
      <w:r>
        <w:rPr>
          <w:rFonts w:ascii="Consolas" w:hAnsi="Consolas" w:cs="Consolas"/>
          <w:color w:val="000000"/>
          <w:sz w:val="19"/>
          <w:szCs w:val="19"/>
        </w:rPr>
        <w:t>tử</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DCTDTu</w:t>
      </w:r>
      <w:r>
        <w:rPr>
          <w:rFonts w:ascii="Consolas" w:hAnsi="Consolas" w:cs="Consolas"/>
          <w:color w:val="0000FF"/>
          <w:sz w:val="19"/>
          <w:szCs w:val="19"/>
        </w:rPr>
        <w:t>&gt;</w:t>
      </w:r>
    </w:p>
    <w:p w:rsidR="009D1437" w:rsidP="009D1437" w14:paraId="0BF250C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STKNHang</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tài</w:t>
      </w:r>
      <w:r>
        <w:rPr>
          <w:rFonts w:ascii="Consolas" w:hAnsi="Consolas" w:cs="Consolas"/>
          <w:color w:val="000000"/>
          <w:sz w:val="19"/>
          <w:szCs w:val="19"/>
        </w:rPr>
        <w:t xml:space="preserve"> </w:t>
      </w:r>
      <w:r>
        <w:rPr>
          <w:rFonts w:ascii="Consolas" w:hAnsi="Consolas" w:cs="Consolas"/>
          <w:color w:val="000000"/>
          <w:sz w:val="19"/>
          <w:szCs w:val="19"/>
        </w:rPr>
        <w:t>khoản</w:t>
      </w:r>
      <w:r>
        <w:rPr>
          <w:rFonts w:ascii="Consolas" w:hAnsi="Consolas" w:cs="Consolas"/>
          <w:color w:val="000000"/>
          <w:sz w:val="19"/>
          <w:szCs w:val="19"/>
        </w:rPr>
        <w:t xml:space="preserve"> </w:t>
      </w:r>
      <w:r>
        <w:rPr>
          <w:rFonts w:ascii="Consolas" w:hAnsi="Consolas" w:cs="Consolas"/>
          <w:color w:val="000000"/>
          <w:sz w:val="19"/>
          <w:szCs w:val="19"/>
        </w:rPr>
        <w:t>ngân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STKNHang</w:t>
      </w:r>
      <w:r>
        <w:rPr>
          <w:rFonts w:ascii="Consolas" w:hAnsi="Consolas" w:cs="Consolas"/>
          <w:color w:val="0000FF"/>
          <w:sz w:val="19"/>
          <w:szCs w:val="19"/>
        </w:rPr>
        <w:t>&gt;</w:t>
      </w:r>
    </w:p>
    <w:p w:rsidR="009D1437" w:rsidP="009D1437" w14:paraId="6A1294E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TNHang</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ngân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TNHang</w:t>
      </w:r>
      <w:r>
        <w:rPr>
          <w:rFonts w:ascii="Consolas" w:hAnsi="Consolas" w:cs="Consolas"/>
          <w:color w:val="0000FF"/>
          <w:sz w:val="19"/>
          <w:szCs w:val="19"/>
        </w:rPr>
        <w:t>&gt;</w:t>
      </w:r>
    </w:p>
    <w:p w:rsidR="009D1437" w:rsidP="009D1437" w14:paraId="65E71FE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Fax</w:t>
      </w:r>
      <w:r>
        <w:rPr>
          <w:rFonts w:ascii="Consolas" w:hAnsi="Consolas" w:cs="Consolas"/>
          <w:color w:val="0000FF"/>
          <w:sz w:val="19"/>
          <w:szCs w:val="19"/>
        </w:rPr>
        <w:t>&gt;</w:t>
      </w:r>
      <w:r>
        <w:rPr>
          <w:rFonts w:ascii="Consolas" w:hAnsi="Consolas" w:cs="Consolas"/>
          <w:color w:val="000000"/>
          <w:sz w:val="19"/>
          <w:szCs w:val="19"/>
        </w:rPr>
        <w:t>Fax</w:t>
      </w:r>
      <w:r>
        <w:rPr>
          <w:rFonts w:ascii="Consolas" w:hAnsi="Consolas" w:cs="Consolas"/>
          <w:color w:val="0000FF"/>
          <w:sz w:val="19"/>
          <w:szCs w:val="19"/>
        </w:rPr>
        <w:t>&lt;/</w:t>
      </w:r>
      <w:r>
        <w:rPr>
          <w:rFonts w:ascii="Consolas" w:hAnsi="Consolas" w:cs="Consolas"/>
          <w:color w:val="A31515"/>
          <w:sz w:val="19"/>
          <w:szCs w:val="19"/>
        </w:rPr>
        <w:t>Fax</w:t>
      </w:r>
      <w:r>
        <w:rPr>
          <w:rFonts w:ascii="Consolas" w:hAnsi="Consolas" w:cs="Consolas"/>
          <w:color w:val="0000FF"/>
          <w:sz w:val="19"/>
          <w:szCs w:val="19"/>
        </w:rPr>
        <w:t>&gt;</w:t>
      </w:r>
    </w:p>
    <w:p w:rsidR="009D1437" w:rsidP="009D1437" w14:paraId="6EBF0341"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LDDNBo</w:t>
      </w:r>
      <w:r>
        <w:rPr>
          <w:rFonts w:ascii="Consolas" w:hAnsi="Consolas" w:cs="Consolas"/>
          <w:color w:val="0000FF"/>
          <w:sz w:val="19"/>
          <w:szCs w:val="19"/>
        </w:rPr>
        <w:t>&gt;</w:t>
      </w:r>
      <w:r>
        <w:rPr>
          <w:rFonts w:ascii="Consolas" w:hAnsi="Consolas" w:cs="Consolas"/>
          <w:color w:val="000000"/>
          <w:sz w:val="19"/>
          <w:szCs w:val="19"/>
        </w:rPr>
        <w:t>Lệnh</w:t>
      </w:r>
      <w:r>
        <w:rPr>
          <w:rFonts w:ascii="Consolas" w:hAnsi="Consolas" w:cs="Consolas"/>
          <w:color w:val="000000"/>
          <w:sz w:val="19"/>
          <w:szCs w:val="19"/>
        </w:rPr>
        <w:t xml:space="preserve"> </w:t>
      </w:r>
      <w:r>
        <w:rPr>
          <w:rFonts w:ascii="Consolas" w:hAnsi="Consolas" w:cs="Consolas"/>
          <w:color w:val="000000"/>
          <w:sz w:val="19"/>
          <w:szCs w:val="19"/>
        </w:rPr>
        <w:t>điều</w:t>
      </w:r>
      <w:r>
        <w:rPr>
          <w:rFonts w:ascii="Consolas" w:hAnsi="Consolas" w:cs="Consolas"/>
          <w:color w:val="000000"/>
          <w:sz w:val="19"/>
          <w:szCs w:val="19"/>
        </w:rPr>
        <w:t xml:space="preserve"> </w:t>
      </w:r>
      <w:r>
        <w:rPr>
          <w:rFonts w:ascii="Consolas" w:hAnsi="Consolas" w:cs="Consolas"/>
          <w:color w:val="000000"/>
          <w:sz w:val="19"/>
          <w:szCs w:val="19"/>
        </w:rPr>
        <w:t>động</w:t>
      </w:r>
      <w:r>
        <w:rPr>
          <w:rFonts w:ascii="Consolas" w:hAnsi="Consolas" w:cs="Consolas"/>
          <w:color w:val="000000"/>
          <w:sz w:val="19"/>
          <w:szCs w:val="19"/>
        </w:rPr>
        <w:t xml:space="preserve"> </w:t>
      </w:r>
      <w:r>
        <w:rPr>
          <w:rFonts w:ascii="Consolas" w:hAnsi="Consolas" w:cs="Consolas"/>
          <w:color w:val="000000"/>
          <w:sz w:val="19"/>
          <w:szCs w:val="19"/>
        </w:rPr>
        <w:t>nội</w:t>
      </w:r>
      <w:r>
        <w:rPr>
          <w:rFonts w:ascii="Consolas" w:hAnsi="Consolas" w:cs="Consolas"/>
          <w:color w:val="000000"/>
          <w:sz w:val="19"/>
          <w:szCs w:val="19"/>
        </w:rPr>
        <w:t xml:space="preserve"> </w:t>
      </w:r>
      <w:r>
        <w:rPr>
          <w:rFonts w:ascii="Consolas" w:hAnsi="Consolas" w:cs="Consolas"/>
          <w:color w:val="000000"/>
          <w:sz w:val="19"/>
          <w:szCs w:val="19"/>
        </w:rPr>
        <w:t>bộ</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nội</w:t>
      </w:r>
      <w:r>
        <w:rPr>
          <w:rFonts w:ascii="Consolas" w:hAnsi="Consolas" w:cs="Consolas"/>
          <w:color w:val="000000"/>
          <w:sz w:val="19"/>
          <w:szCs w:val="19"/>
        </w:rPr>
        <w:t xml:space="preserve"> </w:t>
      </w:r>
      <w:r>
        <w:rPr>
          <w:rFonts w:ascii="Consolas" w:hAnsi="Consolas" w:cs="Consolas"/>
          <w:color w:val="000000"/>
          <w:sz w:val="19"/>
          <w:szCs w:val="19"/>
        </w:rPr>
        <w:t>bộ</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LDDNBo</w:t>
      </w:r>
      <w:r>
        <w:rPr>
          <w:rFonts w:ascii="Consolas" w:hAnsi="Consolas" w:cs="Consolas"/>
          <w:color w:val="0000FF"/>
          <w:sz w:val="19"/>
          <w:szCs w:val="19"/>
        </w:rPr>
        <w:t>&gt;</w:t>
      </w:r>
    </w:p>
    <w:p w:rsidR="009D1437" w:rsidP="009D1437" w14:paraId="30ECD2D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HDSo</w:t>
      </w:r>
      <w:r>
        <w:rPr>
          <w:rFonts w:ascii="Consolas" w:hAnsi="Consolas" w:cs="Consolas"/>
          <w:color w:val="0000FF"/>
          <w:sz w:val="19"/>
          <w:szCs w:val="19"/>
        </w:rPr>
        <w:t>&gt;</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đồng</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đồng</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nội</w:t>
      </w:r>
      <w:r>
        <w:rPr>
          <w:rFonts w:ascii="Consolas" w:hAnsi="Consolas" w:cs="Consolas"/>
          <w:color w:val="000000"/>
          <w:sz w:val="19"/>
          <w:szCs w:val="19"/>
        </w:rPr>
        <w:t xml:space="preserve"> </w:t>
      </w:r>
      <w:r>
        <w:rPr>
          <w:rFonts w:ascii="Consolas" w:hAnsi="Consolas" w:cs="Consolas"/>
          <w:color w:val="000000"/>
          <w:sz w:val="19"/>
          <w:szCs w:val="19"/>
        </w:rPr>
        <w:t>bộ</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HDSo</w:t>
      </w:r>
      <w:r>
        <w:rPr>
          <w:rFonts w:ascii="Consolas" w:hAnsi="Consolas" w:cs="Consolas"/>
          <w:color w:val="0000FF"/>
          <w:sz w:val="19"/>
          <w:szCs w:val="19"/>
        </w:rPr>
        <w:t>&gt;</w:t>
      </w:r>
    </w:p>
    <w:p w:rsidR="009D1437" w:rsidP="009D1437" w14:paraId="08626B0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HVTNXHang</w:t>
      </w:r>
      <w:r>
        <w:rPr>
          <w:rFonts w:ascii="Consolas" w:hAnsi="Consolas" w:cs="Consolas"/>
          <w:color w:val="0000FF"/>
          <w:sz w:val="19"/>
          <w:szCs w:val="19"/>
        </w:rPr>
        <w:t>&gt;</w:t>
      </w:r>
      <w:r>
        <w:rPr>
          <w:rFonts w:ascii="Consolas" w:hAnsi="Consolas" w:cs="Consolas"/>
          <w:color w:val="000000"/>
          <w:sz w:val="19"/>
          <w:szCs w:val="19"/>
        </w:rPr>
        <w:t>Họ</w:t>
      </w:r>
      <w:r>
        <w:rPr>
          <w:rFonts w:ascii="Consolas" w:hAnsi="Consolas" w:cs="Consolas"/>
          <w:color w:val="000000"/>
          <w:sz w:val="19"/>
          <w:szCs w:val="19"/>
        </w:rPr>
        <w:t xml:space="preserve"> </w:t>
      </w:r>
      <w:r>
        <w:rPr>
          <w:rFonts w:ascii="Consolas" w:hAnsi="Consolas" w:cs="Consolas"/>
          <w:color w:val="000000"/>
          <w:sz w:val="19"/>
          <w:szCs w:val="19"/>
        </w:rPr>
        <w:t>và</w:t>
      </w:r>
      <w:r>
        <w:rPr>
          <w:rFonts w:ascii="Consolas" w:hAnsi="Consolas" w:cs="Consolas"/>
          <w:color w:val="000000"/>
          <w:sz w:val="19"/>
          <w:szCs w:val="19"/>
        </w:rPr>
        <w:t xml:space="preserve"> </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người</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nội</w:t>
      </w:r>
      <w:r>
        <w:rPr>
          <w:rFonts w:ascii="Consolas" w:hAnsi="Consolas" w:cs="Consolas"/>
          <w:color w:val="000000"/>
          <w:sz w:val="19"/>
          <w:szCs w:val="19"/>
        </w:rPr>
        <w:t xml:space="preserve"> </w:t>
      </w:r>
      <w:r>
        <w:rPr>
          <w:rFonts w:ascii="Consolas" w:hAnsi="Consolas" w:cs="Consolas"/>
          <w:color w:val="000000"/>
          <w:sz w:val="19"/>
          <w:szCs w:val="19"/>
        </w:rPr>
        <w:t>bộ</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HVTNXHang</w:t>
      </w:r>
      <w:r>
        <w:rPr>
          <w:rFonts w:ascii="Consolas" w:hAnsi="Consolas" w:cs="Consolas"/>
          <w:color w:val="0000FF"/>
          <w:sz w:val="19"/>
          <w:szCs w:val="19"/>
        </w:rPr>
        <w:t>&gt;</w:t>
      </w:r>
    </w:p>
    <w:p w:rsidR="009D1437" w:rsidP="009D1437" w14:paraId="42B110A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TNVChuyen</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người</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TNVChuyen</w:t>
      </w:r>
      <w:r>
        <w:rPr>
          <w:rFonts w:ascii="Consolas" w:hAnsi="Consolas" w:cs="Consolas"/>
          <w:color w:val="0000FF"/>
          <w:sz w:val="19"/>
          <w:szCs w:val="19"/>
        </w:rPr>
        <w:t>&gt;</w:t>
      </w:r>
    </w:p>
    <w:p w:rsidR="009D1437" w:rsidP="009D1437" w14:paraId="1DD9F04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PTVChuyen</w:t>
      </w:r>
      <w:r>
        <w:rPr>
          <w:rFonts w:ascii="Consolas" w:hAnsi="Consolas" w:cs="Consolas"/>
          <w:color w:val="0000FF"/>
          <w:sz w:val="19"/>
          <w:szCs w:val="19"/>
        </w:rPr>
        <w:t>&gt;</w:t>
      </w:r>
      <w:r>
        <w:rPr>
          <w:rFonts w:ascii="Consolas" w:hAnsi="Consolas" w:cs="Consolas"/>
          <w:color w:val="000000"/>
          <w:sz w:val="19"/>
          <w:szCs w:val="19"/>
        </w:rPr>
        <w:t xml:space="preserve">Phương </w:t>
      </w:r>
      <w:r>
        <w:rPr>
          <w:rFonts w:ascii="Consolas" w:hAnsi="Consolas" w:cs="Consolas"/>
          <w:color w:val="000000"/>
          <w:sz w:val="19"/>
          <w:szCs w:val="19"/>
        </w:rPr>
        <w:t>tiện</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PTVChuyen</w:t>
      </w:r>
      <w:r>
        <w:rPr>
          <w:rFonts w:ascii="Consolas" w:hAnsi="Consolas" w:cs="Consolas"/>
          <w:color w:val="0000FF"/>
          <w:sz w:val="19"/>
          <w:szCs w:val="19"/>
        </w:rPr>
        <w:t>&gt;</w:t>
      </w:r>
    </w:p>
    <w:p w:rsidR="009D1437" w:rsidP="009D1437" w14:paraId="4CE494E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HDKTSo</w:t>
      </w:r>
      <w:r>
        <w:rPr>
          <w:rFonts w:ascii="Consolas" w:hAnsi="Consolas" w:cs="Consolas"/>
          <w:color w:val="0000FF"/>
          <w:sz w:val="19"/>
          <w:szCs w:val="19"/>
        </w:rPr>
        <w:t>&gt;</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đồng</w:t>
      </w:r>
      <w:r>
        <w:rPr>
          <w:rFonts w:ascii="Consolas" w:hAnsi="Consolas" w:cs="Consolas"/>
          <w:color w:val="000000"/>
          <w:sz w:val="19"/>
          <w:szCs w:val="19"/>
        </w:rPr>
        <w:t xml:space="preserve"> </w:t>
      </w:r>
      <w:r>
        <w:rPr>
          <w:rFonts w:ascii="Consolas" w:hAnsi="Consolas" w:cs="Consolas"/>
          <w:color w:val="000000"/>
          <w:sz w:val="19"/>
          <w:szCs w:val="19"/>
        </w:rPr>
        <w:t>kinh</w:t>
      </w:r>
      <w:r>
        <w:rPr>
          <w:rFonts w:ascii="Consolas" w:hAnsi="Consolas" w:cs="Consolas"/>
          <w:color w:val="000000"/>
          <w:sz w:val="19"/>
          <w:szCs w:val="19"/>
        </w:rPr>
        <w:t xml:space="preserve"> </w:t>
      </w:r>
      <w:r>
        <w:rPr>
          <w:rFonts w:ascii="Consolas" w:hAnsi="Consolas" w:cs="Consolas"/>
          <w:color w:val="000000"/>
          <w:sz w:val="19"/>
          <w:szCs w:val="19"/>
        </w:rPr>
        <w:t>tế</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gửi</w:t>
      </w:r>
      <w:r>
        <w:rPr>
          <w:rFonts w:ascii="Consolas" w:hAnsi="Consolas" w:cs="Consolas"/>
          <w:color w:val="000000"/>
          <w:sz w:val="19"/>
          <w:szCs w:val="19"/>
        </w:rPr>
        <w:t xml:space="preserve"> </w:t>
      </w:r>
      <w:r>
        <w:rPr>
          <w:rFonts w:ascii="Consolas" w:hAnsi="Consolas" w:cs="Consolas"/>
          <w:color w:val="000000"/>
          <w:sz w:val="19"/>
          <w:szCs w:val="19"/>
        </w:rPr>
        <w:t>bán</w:t>
      </w:r>
      <w:r>
        <w:rPr>
          <w:rFonts w:ascii="Consolas" w:hAnsi="Consolas" w:cs="Consolas"/>
          <w:color w:val="000000"/>
          <w:sz w:val="19"/>
          <w:szCs w:val="19"/>
        </w:rPr>
        <w:t xml:space="preserve"> </w:t>
      </w:r>
      <w:r>
        <w:rPr>
          <w:rFonts w:ascii="Consolas" w:hAnsi="Consolas" w:cs="Consolas"/>
          <w:color w:val="000000"/>
          <w:sz w:val="19"/>
          <w:szCs w:val="19"/>
        </w:rPr>
        <w:t>đại</w:t>
      </w:r>
      <w:r>
        <w:rPr>
          <w:rFonts w:ascii="Consolas" w:hAnsi="Consolas" w:cs="Consolas"/>
          <w:color w:val="000000"/>
          <w:sz w:val="19"/>
          <w:szCs w:val="19"/>
        </w:rPr>
        <w:t xml:space="preserve"> </w:t>
      </w:r>
      <w:r>
        <w:rPr>
          <w:rFonts w:ascii="Consolas" w:hAnsi="Consolas" w:cs="Consolas"/>
          <w:color w:val="000000"/>
          <w:sz w:val="19"/>
          <w:szCs w:val="19"/>
        </w:rPr>
        <w:t>lý</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HDKTSo</w:t>
      </w:r>
      <w:r>
        <w:rPr>
          <w:rFonts w:ascii="Consolas" w:hAnsi="Consolas" w:cs="Consolas"/>
          <w:color w:val="0000FF"/>
          <w:sz w:val="19"/>
          <w:szCs w:val="19"/>
        </w:rPr>
        <w:t>&gt;</w:t>
      </w:r>
    </w:p>
    <w:p w:rsidR="009D1437" w:rsidP="009D1437" w14:paraId="7832824B"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HDKTNgay</w:t>
      </w:r>
      <w:r>
        <w:rPr>
          <w:rFonts w:ascii="Consolas" w:hAnsi="Consolas" w:cs="Consolas"/>
          <w:color w:val="0000FF"/>
          <w:sz w:val="19"/>
          <w:szCs w:val="19"/>
        </w:rPr>
        <w:t>&gt;</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đồng</w:t>
      </w:r>
      <w:r>
        <w:rPr>
          <w:rFonts w:ascii="Consolas" w:hAnsi="Consolas" w:cs="Consolas"/>
          <w:color w:val="000000"/>
          <w:sz w:val="19"/>
          <w:szCs w:val="19"/>
        </w:rPr>
        <w:t xml:space="preserve"> </w:t>
      </w:r>
      <w:r>
        <w:rPr>
          <w:rFonts w:ascii="Consolas" w:hAnsi="Consolas" w:cs="Consolas"/>
          <w:color w:val="000000"/>
          <w:sz w:val="19"/>
          <w:szCs w:val="19"/>
        </w:rPr>
        <w:t>kinh</w:t>
      </w:r>
      <w:r>
        <w:rPr>
          <w:rFonts w:ascii="Consolas" w:hAnsi="Consolas" w:cs="Consolas"/>
          <w:color w:val="000000"/>
          <w:sz w:val="19"/>
          <w:szCs w:val="19"/>
        </w:rPr>
        <w:t xml:space="preserve"> </w:t>
      </w:r>
      <w:r>
        <w:rPr>
          <w:rFonts w:ascii="Consolas" w:hAnsi="Consolas" w:cs="Consolas"/>
          <w:color w:val="000000"/>
          <w:sz w:val="19"/>
          <w:szCs w:val="19"/>
        </w:rPr>
        <w:t>tế</w:t>
      </w:r>
      <w:r>
        <w:rPr>
          <w:rFonts w:ascii="Consolas" w:hAnsi="Consolas" w:cs="Consolas"/>
          <w:color w:val="000000"/>
          <w:sz w:val="19"/>
          <w:szCs w:val="19"/>
        </w:rPr>
        <w:t xml:space="preserve"> </w:t>
      </w:r>
      <w:r>
        <w:rPr>
          <w:rFonts w:ascii="Consolas" w:hAnsi="Consolas" w:cs="Consolas"/>
          <w:color w:val="000000"/>
          <w:sz w:val="19"/>
          <w:szCs w:val="19"/>
        </w:rPr>
        <w:t>ngày</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gửi</w:t>
      </w:r>
      <w:r>
        <w:rPr>
          <w:rFonts w:ascii="Consolas" w:hAnsi="Consolas" w:cs="Consolas"/>
          <w:color w:val="000000"/>
          <w:sz w:val="19"/>
          <w:szCs w:val="19"/>
        </w:rPr>
        <w:t xml:space="preserve"> </w:t>
      </w:r>
      <w:r>
        <w:rPr>
          <w:rFonts w:ascii="Consolas" w:hAnsi="Consolas" w:cs="Consolas"/>
          <w:color w:val="000000"/>
          <w:sz w:val="19"/>
          <w:szCs w:val="19"/>
        </w:rPr>
        <w:t>bán</w:t>
      </w:r>
      <w:r>
        <w:rPr>
          <w:rFonts w:ascii="Consolas" w:hAnsi="Consolas" w:cs="Consolas"/>
          <w:color w:val="000000"/>
          <w:sz w:val="19"/>
          <w:szCs w:val="19"/>
        </w:rPr>
        <w:t xml:space="preserve"> </w:t>
      </w:r>
      <w:r>
        <w:rPr>
          <w:rFonts w:ascii="Consolas" w:hAnsi="Consolas" w:cs="Consolas"/>
          <w:color w:val="000000"/>
          <w:sz w:val="19"/>
          <w:szCs w:val="19"/>
        </w:rPr>
        <w:t>đại</w:t>
      </w:r>
      <w:r>
        <w:rPr>
          <w:rFonts w:ascii="Consolas" w:hAnsi="Consolas" w:cs="Consolas"/>
          <w:color w:val="000000"/>
          <w:sz w:val="19"/>
          <w:szCs w:val="19"/>
        </w:rPr>
        <w:t xml:space="preserve"> </w:t>
      </w:r>
      <w:r>
        <w:rPr>
          <w:rFonts w:ascii="Consolas" w:hAnsi="Consolas" w:cs="Consolas"/>
          <w:color w:val="000000"/>
          <w:sz w:val="19"/>
          <w:szCs w:val="19"/>
        </w:rPr>
        <w:t>lý</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HDKTNgay</w:t>
      </w:r>
      <w:r>
        <w:rPr>
          <w:rFonts w:ascii="Consolas" w:hAnsi="Consolas" w:cs="Consolas"/>
          <w:color w:val="0000FF"/>
          <w:sz w:val="19"/>
          <w:szCs w:val="19"/>
        </w:rPr>
        <w:t>&gt;</w:t>
      </w:r>
    </w:p>
    <w:p w:rsidR="009D1437" w:rsidP="009D1437" w14:paraId="44BD5F8C"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NBan</w:t>
      </w:r>
      <w:r>
        <w:rPr>
          <w:rFonts w:ascii="Consolas" w:hAnsi="Consolas" w:cs="Consolas"/>
          <w:color w:val="0000FF"/>
          <w:sz w:val="19"/>
          <w:szCs w:val="19"/>
        </w:rPr>
        <w:t>&gt;</w:t>
      </w:r>
    </w:p>
    <w:p w:rsidR="009D1437" w:rsidP="009D1437" w14:paraId="300751B5"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NMua</w:t>
      </w:r>
      <w:r>
        <w:rPr>
          <w:rFonts w:ascii="Consolas" w:hAnsi="Consolas" w:cs="Consolas"/>
          <w:color w:val="0000FF"/>
          <w:sz w:val="19"/>
          <w:szCs w:val="19"/>
        </w:rPr>
        <w:t>&gt;</w:t>
      </w:r>
    </w:p>
    <w:p w:rsidR="009D1437" w:rsidP="009D1437" w14:paraId="23D64A0C"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Ten</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Ten</w:t>
      </w:r>
      <w:r>
        <w:rPr>
          <w:rFonts w:ascii="Consolas" w:hAnsi="Consolas" w:cs="Consolas"/>
          <w:color w:val="0000FF"/>
          <w:sz w:val="19"/>
          <w:szCs w:val="19"/>
        </w:rPr>
        <w:t>&gt;</w:t>
      </w:r>
    </w:p>
    <w:p w:rsidR="009D1437" w:rsidP="009D1437" w14:paraId="6EE37829"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MST</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MST</w:t>
      </w:r>
      <w:r>
        <w:rPr>
          <w:rFonts w:ascii="Consolas" w:hAnsi="Consolas" w:cs="Consolas"/>
          <w:color w:val="0000FF"/>
          <w:sz w:val="19"/>
          <w:szCs w:val="19"/>
        </w:rPr>
        <w:t>&gt;</w:t>
      </w:r>
    </w:p>
    <w:p w:rsidR="009D1437" w:rsidP="009D1437" w14:paraId="2785B9E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DChi</w:t>
      </w:r>
      <w:r>
        <w:rPr>
          <w:rFonts w:ascii="Consolas" w:hAnsi="Consolas" w:cs="Consolas"/>
          <w:color w:val="0000FF"/>
          <w:sz w:val="19"/>
          <w:szCs w:val="19"/>
        </w:rPr>
        <w:t>&gt;</w:t>
      </w:r>
      <w:r>
        <w:rPr>
          <w:rFonts w:ascii="Consolas" w:hAnsi="Consolas" w:cs="Consolas"/>
          <w:color w:val="000000"/>
          <w:sz w:val="19"/>
          <w:szCs w:val="19"/>
        </w:rPr>
        <w:t>Địa</w:t>
      </w:r>
      <w:r>
        <w:rPr>
          <w:rFonts w:ascii="Consolas" w:hAnsi="Consolas" w:cs="Consolas"/>
          <w:color w:val="000000"/>
          <w:sz w:val="19"/>
          <w:szCs w:val="19"/>
        </w:rPr>
        <w:t xml:space="preserve"> </w:t>
      </w:r>
      <w:r>
        <w:rPr>
          <w:rFonts w:ascii="Consolas" w:hAnsi="Consolas" w:cs="Consolas"/>
          <w:color w:val="000000"/>
          <w:sz w:val="19"/>
          <w:szCs w:val="19"/>
        </w:rPr>
        <w:t>chỉ</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DChi</w:t>
      </w:r>
      <w:r>
        <w:rPr>
          <w:rFonts w:ascii="Consolas" w:hAnsi="Consolas" w:cs="Consolas"/>
          <w:color w:val="0000FF"/>
          <w:sz w:val="19"/>
          <w:szCs w:val="19"/>
        </w:rPr>
        <w:t>&gt;</w:t>
      </w:r>
    </w:p>
    <w:p w:rsidR="009D1437" w:rsidP="009D1437" w14:paraId="50389F5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MKHang</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khách</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MKHang</w:t>
      </w:r>
      <w:r>
        <w:rPr>
          <w:rFonts w:ascii="Consolas" w:hAnsi="Consolas" w:cs="Consolas"/>
          <w:color w:val="0000FF"/>
          <w:sz w:val="19"/>
          <w:szCs w:val="19"/>
        </w:rPr>
        <w:t>&gt;</w:t>
      </w:r>
    </w:p>
    <w:p w:rsidR="009D1437" w:rsidP="009D1437" w14:paraId="2744B135"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SDThoai</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điện</w:t>
      </w:r>
      <w:r>
        <w:rPr>
          <w:rFonts w:ascii="Consolas" w:hAnsi="Consolas" w:cs="Consolas"/>
          <w:color w:val="000000"/>
          <w:sz w:val="19"/>
          <w:szCs w:val="19"/>
        </w:rPr>
        <w:t xml:space="preserve"> </w:t>
      </w:r>
      <w:r>
        <w:rPr>
          <w:rFonts w:ascii="Consolas" w:hAnsi="Consolas" w:cs="Consolas"/>
          <w:color w:val="000000"/>
          <w:sz w:val="19"/>
          <w:szCs w:val="19"/>
        </w:rPr>
        <w:t>thoại</w:t>
      </w:r>
      <w:r>
        <w:rPr>
          <w:rFonts w:ascii="Consolas" w:hAnsi="Consolas" w:cs="Consolas"/>
          <w:color w:val="0000FF"/>
          <w:sz w:val="19"/>
          <w:szCs w:val="19"/>
        </w:rPr>
        <w:t>&lt;/</w:t>
      </w:r>
      <w:r>
        <w:rPr>
          <w:rFonts w:ascii="Consolas" w:hAnsi="Consolas" w:cs="Consolas"/>
          <w:color w:val="A31515"/>
          <w:sz w:val="19"/>
          <w:szCs w:val="19"/>
        </w:rPr>
        <w:t>SDThoai</w:t>
      </w:r>
      <w:r>
        <w:rPr>
          <w:rFonts w:ascii="Consolas" w:hAnsi="Consolas" w:cs="Consolas"/>
          <w:color w:val="0000FF"/>
          <w:sz w:val="19"/>
          <w:szCs w:val="19"/>
        </w:rPr>
        <w:t>&gt;</w:t>
      </w:r>
    </w:p>
    <w:p w:rsidR="009D1437" w:rsidP="009D1437" w14:paraId="114EFC5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DCTDTu</w:t>
      </w:r>
      <w:r>
        <w:rPr>
          <w:rFonts w:ascii="Consolas" w:hAnsi="Consolas" w:cs="Consolas"/>
          <w:color w:val="0000FF"/>
          <w:sz w:val="19"/>
          <w:szCs w:val="19"/>
        </w:rPr>
        <w:t>&gt;</w:t>
      </w:r>
      <w:r>
        <w:rPr>
          <w:rFonts w:ascii="Consolas" w:hAnsi="Consolas" w:cs="Consolas"/>
          <w:color w:val="000000"/>
          <w:sz w:val="19"/>
          <w:szCs w:val="19"/>
        </w:rPr>
        <w:t>Địa</w:t>
      </w:r>
      <w:r>
        <w:rPr>
          <w:rFonts w:ascii="Consolas" w:hAnsi="Consolas" w:cs="Consolas"/>
          <w:color w:val="000000"/>
          <w:sz w:val="19"/>
          <w:szCs w:val="19"/>
        </w:rPr>
        <w:t xml:space="preserve"> </w:t>
      </w:r>
      <w:r>
        <w:rPr>
          <w:rFonts w:ascii="Consolas" w:hAnsi="Consolas" w:cs="Consolas"/>
          <w:color w:val="000000"/>
          <w:sz w:val="19"/>
          <w:szCs w:val="19"/>
        </w:rPr>
        <w:t>chỉ</w:t>
      </w:r>
      <w:r>
        <w:rPr>
          <w:rFonts w:ascii="Consolas" w:hAnsi="Consolas" w:cs="Consolas"/>
          <w:color w:val="000000"/>
          <w:sz w:val="19"/>
          <w:szCs w:val="19"/>
        </w:rPr>
        <w:t xml:space="preserve"> </w:t>
      </w:r>
      <w:r>
        <w:rPr>
          <w:rFonts w:ascii="Consolas" w:hAnsi="Consolas" w:cs="Consolas"/>
          <w:color w:val="000000"/>
          <w:sz w:val="19"/>
          <w:szCs w:val="19"/>
        </w:rPr>
        <w:t>thư</w:t>
      </w:r>
      <w:r>
        <w:rPr>
          <w:rFonts w:ascii="Consolas" w:hAnsi="Consolas" w:cs="Consolas"/>
          <w:color w:val="000000"/>
          <w:sz w:val="19"/>
          <w:szCs w:val="19"/>
        </w:rPr>
        <w:t xml:space="preserve"> </w:t>
      </w:r>
      <w:r>
        <w:rPr>
          <w:rFonts w:ascii="Consolas" w:hAnsi="Consolas" w:cs="Consolas"/>
          <w:color w:val="000000"/>
          <w:sz w:val="19"/>
          <w:szCs w:val="19"/>
        </w:rPr>
        <w:t>điện</w:t>
      </w:r>
      <w:r>
        <w:rPr>
          <w:rFonts w:ascii="Consolas" w:hAnsi="Consolas" w:cs="Consolas"/>
          <w:color w:val="000000"/>
          <w:sz w:val="19"/>
          <w:szCs w:val="19"/>
        </w:rPr>
        <w:t xml:space="preserve"> </w:t>
      </w:r>
      <w:r>
        <w:rPr>
          <w:rFonts w:ascii="Consolas" w:hAnsi="Consolas" w:cs="Consolas"/>
          <w:color w:val="000000"/>
          <w:sz w:val="19"/>
          <w:szCs w:val="19"/>
        </w:rPr>
        <w:t>tử</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DCTDTu</w:t>
      </w:r>
      <w:r>
        <w:rPr>
          <w:rFonts w:ascii="Consolas" w:hAnsi="Consolas" w:cs="Consolas"/>
          <w:color w:val="0000FF"/>
          <w:sz w:val="19"/>
          <w:szCs w:val="19"/>
        </w:rPr>
        <w:t>&gt;</w:t>
      </w:r>
    </w:p>
    <w:p w:rsidR="009D1437" w:rsidP="009D1437" w14:paraId="1E34923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HVTNMHang</w:t>
      </w:r>
      <w:r>
        <w:rPr>
          <w:rFonts w:ascii="Consolas" w:hAnsi="Consolas" w:cs="Consolas"/>
          <w:color w:val="0000FF"/>
          <w:sz w:val="19"/>
          <w:szCs w:val="19"/>
        </w:rPr>
        <w:t>&gt;</w:t>
      </w:r>
      <w:r>
        <w:rPr>
          <w:rFonts w:ascii="Consolas" w:hAnsi="Consolas" w:cs="Consolas"/>
          <w:color w:val="000000"/>
          <w:sz w:val="19"/>
          <w:szCs w:val="19"/>
        </w:rPr>
        <w:t>Họ</w:t>
      </w:r>
      <w:r>
        <w:rPr>
          <w:rFonts w:ascii="Consolas" w:hAnsi="Consolas" w:cs="Consolas"/>
          <w:color w:val="000000"/>
          <w:sz w:val="19"/>
          <w:szCs w:val="19"/>
        </w:rPr>
        <w:t xml:space="preserve"> </w:t>
      </w:r>
      <w:r>
        <w:rPr>
          <w:rFonts w:ascii="Consolas" w:hAnsi="Consolas" w:cs="Consolas"/>
          <w:color w:val="000000"/>
          <w:sz w:val="19"/>
          <w:szCs w:val="19"/>
        </w:rPr>
        <w:t>và</w:t>
      </w:r>
      <w:r>
        <w:rPr>
          <w:rFonts w:ascii="Consolas" w:hAnsi="Consolas" w:cs="Consolas"/>
          <w:color w:val="000000"/>
          <w:sz w:val="19"/>
          <w:szCs w:val="19"/>
        </w:rPr>
        <w:t xml:space="preserve"> </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người</w:t>
      </w:r>
      <w:r>
        <w:rPr>
          <w:rFonts w:ascii="Consolas" w:hAnsi="Consolas" w:cs="Consolas"/>
          <w:color w:val="000000"/>
          <w:sz w:val="19"/>
          <w:szCs w:val="19"/>
        </w:rPr>
        <w:t xml:space="preserve"> </w:t>
      </w:r>
      <w:r>
        <w:rPr>
          <w:rFonts w:ascii="Consolas" w:hAnsi="Consolas" w:cs="Consolas"/>
          <w:color w:val="000000"/>
          <w:sz w:val="19"/>
          <w:szCs w:val="19"/>
        </w:rPr>
        <w:t>mua</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HVTNMHang</w:t>
      </w:r>
      <w:r>
        <w:rPr>
          <w:rFonts w:ascii="Consolas" w:hAnsi="Consolas" w:cs="Consolas"/>
          <w:color w:val="0000FF"/>
          <w:sz w:val="19"/>
          <w:szCs w:val="19"/>
        </w:rPr>
        <w:t>&gt;</w:t>
      </w:r>
    </w:p>
    <w:p w:rsidR="009D1437" w:rsidP="009D1437" w14:paraId="61DB242C"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STKNHang</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tài</w:t>
      </w:r>
      <w:r>
        <w:rPr>
          <w:rFonts w:ascii="Consolas" w:hAnsi="Consolas" w:cs="Consolas"/>
          <w:color w:val="000000"/>
          <w:sz w:val="19"/>
          <w:szCs w:val="19"/>
        </w:rPr>
        <w:t xml:space="preserve"> </w:t>
      </w:r>
      <w:r>
        <w:rPr>
          <w:rFonts w:ascii="Consolas" w:hAnsi="Consolas" w:cs="Consolas"/>
          <w:color w:val="000000"/>
          <w:sz w:val="19"/>
          <w:szCs w:val="19"/>
        </w:rPr>
        <w:t>khoản</w:t>
      </w:r>
      <w:r>
        <w:rPr>
          <w:rFonts w:ascii="Consolas" w:hAnsi="Consolas" w:cs="Consolas"/>
          <w:color w:val="000000"/>
          <w:sz w:val="19"/>
          <w:szCs w:val="19"/>
        </w:rPr>
        <w:t xml:space="preserve"> </w:t>
      </w:r>
      <w:r>
        <w:rPr>
          <w:rFonts w:ascii="Consolas" w:hAnsi="Consolas" w:cs="Consolas"/>
          <w:color w:val="000000"/>
          <w:sz w:val="19"/>
          <w:szCs w:val="19"/>
        </w:rPr>
        <w:t>ngân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STKNHang</w:t>
      </w:r>
      <w:r>
        <w:rPr>
          <w:rFonts w:ascii="Consolas" w:hAnsi="Consolas" w:cs="Consolas"/>
          <w:color w:val="0000FF"/>
          <w:sz w:val="19"/>
          <w:szCs w:val="19"/>
        </w:rPr>
        <w:t>&gt;</w:t>
      </w:r>
    </w:p>
    <w:p w:rsidR="009D1437" w:rsidP="009D1437" w14:paraId="2F07890C"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TNHang</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ngân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TNHang</w:t>
      </w:r>
      <w:r>
        <w:rPr>
          <w:rFonts w:ascii="Consolas" w:hAnsi="Consolas" w:cs="Consolas"/>
          <w:color w:val="0000FF"/>
          <w:sz w:val="19"/>
          <w:szCs w:val="19"/>
        </w:rPr>
        <w:t>&gt;</w:t>
      </w:r>
    </w:p>
    <w:p w:rsidR="009D1437" w:rsidP="009D1437" w14:paraId="4F215BC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HVTNNHang</w:t>
      </w:r>
      <w:r>
        <w:rPr>
          <w:rFonts w:ascii="Consolas" w:hAnsi="Consolas" w:cs="Consolas"/>
          <w:color w:val="0000FF"/>
          <w:sz w:val="19"/>
          <w:szCs w:val="19"/>
        </w:rPr>
        <w:t>&gt;</w:t>
      </w:r>
      <w:r>
        <w:rPr>
          <w:rFonts w:ascii="Consolas" w:hAnsi="Consolas" w:cs="Consolas"/>
          <w:color w:val="000000"/>
          <w:sz w:val="19"/>
          <w:szCs w:val="19"/>
        </w:rPr>
        <w:t>Họ</w:t>
      </w:r>
      <w:r>
        <w:rPr>
          <w:rFonts w:ascii="Consolas" w:hAnsi="Consolas" w:cs="Consolas"/>
          <w:color w:val="000000"/>
          <w:sz w:val="19"/>
          <w:szCs w:val="19"/>
        </w:rPr>
        <w:t xml:space="preserve"> </w:t>
      </w:r>
      <w:r>
        <w:rPr>
          <w:rFonts w:ascii="Consolas" w:hAnsi="Consolas" w:cs="Consolas"/>
          <w:color w:val="000000"/>
          <w:sz w:val="19"/>
          <w:szCs w:val="19"/>
        </w:rPr>
        <w:t>và</w:t>
      </w:r>
      <w:r>
        <w:rPr>
          <w:rFonts w:ascii="Consolas" w:hAnsi="Consolas" w:cs="Consolas"/>
          <w:color w:val="000000"/>
          <w:sz w:val="19"/>
          <w:szCs w:val="19"/>
        </w:rPr>
        <w:t xml:space="preserve"> </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người</w:t>
      </w:r>
      <w:r>
        <w:rPr>
          <w:rFonts w:ascii="Consolas" w:hAnsi="Consolas" w:cs="Consolas"/>
          <w:color w:val="000000"/>
          <w:sz w:val="19"/>
          <w:szCs w:val="19"/>
        </w:rPr>
        <w:t xml:space="preserve"> </w:t>
      </w:r>
      <w:r>
        <w:rPr>
          <w:rFonts w:ascii="Consolas" w:hAnsi="Consolas" w:cs="Consolas"/>
          <w:color w:val="000000"/>
          <w:sz w:val="19"/>
          <w:szCs w:val="19"/>
        </w:rPr>
        <w:t>nhận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HVTNNHang</w:t>
      </w:r>
      <w:r>
        <w:rPr>
          <w:rFonts w:ascii="Consolas" w:hAnsi="Consolas" w:cs="Consolas"/>
          <w:color w:val="0000FF"/>
          <w:sz w:val="19"/>
          <w:szCs w:val="19"/>
        </w:rPr>
        <w:t>&gt;</w:t>
      </w:r>
    </w:p>
    <w:p w:rsidR="009D1437" w:rsidP="009D1437" w14:paraId="4DCA2FD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NMua</w:t>
      </w:r>
      <w:r>
        <w:rPr>
          <w:rFonts w:ascii="Consolas" w:hAnsi="Consolas" w:cs="Consolas"/>
          <w:color w:val="0000FF"/>
          <w:sz w:val="19"/>
          <w:szCs w:val="19"/>
        </w:rPr>
        <w:t>&gt;</w:t>
      </w:r>
    </w:p>
    <w:p w:rsidR="009D1437" w:rsidP="009D1437" w14:paraId="609A297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DSHHDVu</w:t>
      </w:r>
      <w:r>
        <w:rPr>
          <w:rFonts w:ascii="Consolas" w:hAnsi="Consolas" w:cs="Consolas"/>
          <w:color w:val="0000FF"/>
          <w:sz w:val="19"/>
          <w:szCs w:val="19"/>
        </w:rPr>
        <w:t>&gt;</w:t>
      </w:r>
    </w:p>
    <w:p w:rsidR="009D1437" w:rsidP="009D1437" w14:paraId="1534A1D4"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HHDVu</w:t>
      </w:r>
      <w:r>
        <w:rPr>
          <w:rFonts w:ascii="Consolas" w:hAnsi="Consolas" w:cs="Consolas"/>
          <w:color w:val="0000FF"/>
          <w:sz w:val="19"/>
          <w:szCs w:val="19"/>
        </w:rPr>
        <w:t>&gt;</w:t>
      </w:r>
    </w:p>
    <w:p w:rsidR="009D1437" w:rsidP="009D1437" w14:paraId="1F310A5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TChat</w:t>
      </w:r>
      <w:r>
        <w:rPr>
          <w:rFonts w:ascii="Consolas" w:hAnsi="Consolas" w:cs="Consolas"/>
          <w:color w:val="0000FF"/>
          <w:sz w:val="19"/>
          <w:szCs w:val="19"/>
        </w:rPr>
        <w:t>&gt;</w:t>
      </w:r>
      <w:r>
        <w:rPr>
          <w:rFonts w:ascii="Consolas" w:hAnsi="Consolas" w:cs="Consolas"/>
          <w:color w:val="000000"/>
          <w:sz w:val="19"/>
          <w:szCs w:val="19"/>
        </w:rPr>
        <w:t>Tính</w:t>
      </w:r>
      <w:r>
        <w:rPr>
          <w:rFonts w:ascii="Consolas" w:hAnsi="Consolas" w:cs="Consolas"/>
          <w:color w:val="000000"/>
          <w:sz w:val="19"/>
          <w:szCs w:val="19"/>
        </w:rPr>
        <w:t xml:space="preserve"> </w:t>
      </w:r>
      <w:r>
        <w:rPr>
          <w:rFonts w:ascii="Consolas" w:hAnsi="Consolas" w:cs="Consolas"/>
          <w:color w:val="000000"/>
          <w:sz w:val="19"/>
          <w:szCs w:val="19"/>
        </w:rPr>
        <w:t>chất</w:t>
      </w:r>
      <w:r>
        <w:rPr>
          <w:rFonts w:ascii="Consolas" w:hAnsi="Consolas" w:cs="Consolas"/>
          <w:color w:val="000000"/>
          <w:sz w:val="19"/>
          <w:szCs w:val="19"/>
        </w:rPr>
        <w:t xml:space="preserve"> * (1-Hàng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2-Khuyến </w:t>
      </w:r>
      <w:r>
        <w:rPr>
          <w:rFonts w:ascii="Consolas" w:hAnsi="Consolas" w:cs="Consolas"/>
          <w:color w:val="000000"/>
          <w:sz w:val="19"/>
          <w:szCs w:val="19"/>
        </w:rPr>
        <w:t>mại</w:t>
      </w:r>
      <w:r>
        <w:rPr>
          <w:rFonts w:ascii="Consolas" w:hAnsi="Consolas" w:cs="Consolas"/>
          <w:color w:val="000000"/>
          <w:sz w:val="19"/>
          <w:szCs w:val="19"/>
        </w:rPr>
        <w:t xml:space="preserve">; 3-Chiết </w:t>
      </w:r>
      <w:r>
        <w:rPr>
          <w:rFonts w:ascii="Consolas" w:hAnsi="Consolas" w:cs="Consolas"/>
          <w:color w:val="000000"/>
          <w:sz w:val="19"/>
          <w:szCs w:val="19"/>
        </w:rPr>
        <w:t>khấu</w:t>
      </w:r>
      <w:r>
        <w:rPr>
          <w:rFonts w:ascii="Consolas" w:hAnsi="Consolas" w:cs="Consolas"/>
          <w:color w:val="000000"/>
          <w:sz w:val="19"/>
          <w:szCs w:val="19"/>
        </w:rPr>
        <w:t xml:space="preserve"> </w:t>
      </w:r>
      <w:r>
        <w:rPr>
          <w:rFonts w:ascii="Consolas" w:hAnsi="Consolas" w:cs="Consolas"/>
          <w:color w:val="000000"/>
          <w:sz w:val="19"/>
          <w:szCs w:val="19"/>
        </w:rPr>
        <w:t>thương</w:t>
      </w:r>
      <w:r>
        <w:rPr>
          <w:rFonts w:ascii="Consolas" w:hAnsi="Consolas" w:cs="Consolas"/>
          <w:color w:val="000000"/>
          <w:sz w:val="19"/>
          <w:szCs w:val="19"/>
        </w:rPr>
        <w:t xml:space="preserve"> </w:t>
      </w:r>
      <w:r>
        <w:rPr>
          <w:rFonts w:ascii="Consolas" w:hAnsi="Consolas" w:cs="Consolas"/>
          <w:color w:val="000000"/>
          <w:sz w:val="19"/>
          <w:szCs w:val="19"/>
        </w:rPr>
        <w:t>mại</w:t>
      </w:r>
      <w:r>
        <w:rPr>
          <w:rFonts w:ascii="Consolas" w:hAnsi="Consolas" w:cs="Consolas"/>
          <w:color w:val="000000"/>
          <w:sz w:val="19"/>
          <w:szCs w:val="19"/>
        </w:rPr>
        <w:t xml:space="preserve"> (</w:t>
      </w:r>
      <w:r>
        <w:rPr>
          <w:rFonts w:ascii="Consolas" w:hAnsi="Consolas" w:cs="Consolas"/>
          <w:color w:val="000000"/>
          <w:sz w:val="19"/>
          <w:szCs w:val="19"/>
        </w:rPr>
        <w:t>trong</w:t>
      </w:r>
      <w:r>
        <w:rPr>
          <w:rFonts w:ascii="Consolas" w:hAnsi="Consolas" w:cs="Consolas"/>
          <w:color w:val="000000"/>
          <w:sz w:val="19"/>
          <w:szCs w:val="19"/>
        </w:rPr>
        <w:t xml:space="preserve"> </w:t>
      </w:r>
      <w:r>
        <w:rPr>
          <w:rFonts w:ascii="Consolas" w:hAnsi="Consolas" w:cs="Consolas"/>
          <w:color w:val="000000"/>
          <w:sz w:val="19"/>
          <w:szCs w:val="19"/>
        </w:rPr>
        <w:t>trường</w:t>
      </w:r>
      <w:r>
        <w:rPr>
          <w:rFonts w:ascii="Consolas" w:hAnsi="Consolas" w:cs="Consolas"/>
          <w:color w:val="000000"/>
          <w:sz w:val="19"/>
          <w:szCs w:val="19"/>
        </w:rPr>
        <w:t xml:space="preserve"> </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muốn</w:t>
      </w:r>
      <w:r>
        <w:rPr>
          <w:rFonts w:ascii="Consolas" w:hAnsi="Consolas" w:cs="Consolas"/>
          <w:color w:val="000000"/>
          <w:sz w:val="19"/>
          <w:szCs w:val="19"/>
        </w:rPr>
        <w:t xml:space="preserve"> </w:t>
      </w:r>
      <w:r>
        <w:rPr>
          <w:rFonts w:ascii="Consolas" w:hAnsi="Consolas" w:cs="Consolas"/>
          <w:color w:val="000000"/>
          <w:sz w:val="19"/>
          <w:szCs w:val="19"/>
        </w:rPr>
        <w:t>thể</w:t>
      </w:r>
      <w:r>
        <w:rPr>
          <w:rFonts w:ascii="Consolas" w:hAnsi="Consolas" w:cs="Consolas"/>
          <w:color w:val="000000"/>
          <w:sz w:val="19"/>
          <w:szCs w:val="19"/>
        </w:rPr>
        <w:t xml:space="preserve"> </w:t>
      </w:r>
      <w:r>
        <w:rPr>
          <w:rFonts w:ascii="Consolas" w:hAnsi="Consolas" w:cs="Consolas"/>
          <w:color w:val="000000"/>
          <w:sz w:val="19"/>
          <w:szCs w:val="19"/>
        </w:rPr>
        <w:t>hiện</w:t>
      </w:r>
      <w:r>
        <w:rPr>
          <w:rFonts w:ascii="Consolas" w:hAnsi="Consolas" w:cs="Consolas"/>
          <w:color w:val="000000"/>
          <w:sz w:val="19"/>
          <w:szCs w:val="19"/>
        </w:rPr>
        <w:t xml:space="preserve"> </w:t>
      </w:r>
      <w:r>
        <w:rPr>
          <w:rFonts w:ascii="Consolas" w:hAnsi="Consolas" w:cs="Consolas"/>
          <w:color w:val="000000"/>
          <w:sz w:val="19"/>
          <w:szCs w:val="19"/>
        </w:rPr>
        <w:t>thông</w:t>
      </w:r>
      <w:r>
        <w:rPr>
          <w:rFonts w:ascii="Consolas" w:hAnsi="Consolas" w:cs="Consolas"/>
          <w:color w:val="000000"/>
          <w:sz w:val="19"/>
          <w:szCs w:val="19"/>
        </w:rPr>
        <w:t xml:space="preserve"> tin </w:t>
      </w:r>
      <w:r>
        <w:rPr>
          <w:rFonts w:ascii="Consolas" w:hAnsi="Consolas" w:cs="Consolas"/>
          <w:color w:val="000000"/>
          <w:sz w:val="19"/>
          <w:szCs w:val="19"/>
        </w:rPr>
        <w:t>chiết</w:t>
      </w:r>
      <w:r>
        <w:rPr>
          <w:rFonts w:ascii="Consolas" w:hAnsi="Consolas" w:cs="Consolas"/>
          <w:color w:val="000000"/>
          <w:sz w:val="19"/>
          <w:szCs w:val="19"/>
        </w:rPr>
        <w:t xml:space="preserve"> </w:t>
      </w:r>
      <w:r>
        <w:rPr>
          <w:rFonts w:ascii="Consolas" w:hAnsi="Consolas" w:cs="Consolas"/>
          <w:color w:val="000000"/>
          <w:sz w:val="19"/>
          <w:szCs w:val="19"/>
        </w:rPr>
        <w:t>khấu</w:t>
      </w:r>
      <w:r>
        <w:rPr>
          <w:rFonts w:ascii="Consolas" w:hAnsi="Consolas" w:cs="Consolas"/>
          <w:color w:val="000000"/>
          <w:sz w:val="19"/>
          <w:szCs w:val="19"/>
        </w:rPr>
        <w:t xml:space="preserve"> </w:t>
      </w:r>
      <w:r>
        <w:rPr>
          <w:rFonts w:ascii="Consolas" w:hAnsi="Consolas" w:cs="Consolas"/>
          <w:color w:val="000000"/>
          <w:sz w:val="19"/>
          <w:szCs w:val="19"/>
        </w:rPr>
        <w:t>theo</w:t>
      </w:r>
      <w:r>
        <w:rPr>
          <w:rFonts w:ascii="Consolas" w:hAnsi="Consolas" w:cs="Consolas"/>
          <w:color w:val="000000"/>
          <w:sz w:val="19"/>
          <w:szCs w:val="19"/>
        </w:rPr>
        <w:t xml:space="preserve"> </w:t>
      </w:r>
      <w:r>
        <w:rPr>
          <w:rFonts w:ascii="Consolas" w:hAnsi="Consolas" w:cs="Consolas"/>
          <w:color w:val="000000"/>
          <w:sz w:val="19"/>
          <w:szCs w:val="19"/>
        </w:rPr>
        <w:t>dòng</w:t>
      </w:r>
      <w:r>
        <w:rPr>
          <w:rFonts w:ascii="Consolas" w:hAnsi="Consolas" w:cs="Consolas"/>
          <w:color w:val="000000"/>
          <w:sz w:val="19"/>
          <w:szCs w:val="19"/>
        </w:rPr>
        <w:t xml:space="preserve">); 4-Ghi </w:t>
      </w:r>
      <w:r>
        <w:rPr>
          <w:rFonts w:ascii="Consolas" w:hAnsi="Consolas" w:cs="Consolas"/>
          <w:color w:val="000000"/>
          <w:sz w:val="19"/>
          <w:szCs w:val="19"/>
        </w:rPr>
        <w:t>chú</w:t>
      </w:r>
      <w:r>
        <w:rPr>
          <w:rFonts w:ascii="Consolas" w:hAnsi="Consolas" w:cs="Consolas"/>
          <w:color w:val="000000"/>
          <w:sz w:val="19"/>
          <w:szCs w:val="19"/>
        </w:rPr>
        <w:t>/</w:t>
      </w:r>
      <w:r>
        <w:rPr>
          <w:rFonts w:ascii="Consolas" w:hAnsi="Consolas" w:cs="Consolas"/>
          <w:color w:val="000000"/>
          <w:sz w:val="19"/>
          <w:szCs w:val="19"/>
        </w:rPr>
        <w:t>diễn</w:t>
      </w:r>
      <w:r>
        <w:rPr>
          <w:rFonts w:ascii="Consolas" w:hAnsi="Consolas" w:cs="Consolas"/>
          <w:color w:val="000000"/>
          <w:sz w:val="19"/>
          <w:szCs w:val="19"/>
        </w:rPr>
        <w:t xml:space="preserve"> </w:t>
      </w:r>
      <w:r>
        <w:rPr>
          <w:rFonts w:ascii="Consolas" w:hAnsi="Consolas" w:cs="Consolas"/>
          <w:color w:val="000000"/>
          <w:sz w:val="19"/>
          <w:szCs w:val="19"/>
        </w:rPr>
        <w:t>giải</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TChat</w:t>
      </w:r>
      <w:r>
        <w:rPr>
          <w:rFonts w:ascii="Consolas" w:hAnsi="Consolas" w:cs="Consolas"/>
          <w:color w:val="0000FF"/>
          <w:sz w:val="19"/>
          <w:szCs w:val="19"/>
        </w:rPr>
        <w:t>&gt;</w:t>
      </w:r>
    </w:p>
    <w:p w:rsidR="009D1437" w:rsidP="009D1437" w14:paraId="3765D07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STT</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thứ</w:t>
      </w:r>
      <w:r>
        <w:rPr>
          <w:rFonts w:ascii="Consolas" w:hAnsi="Consolas" w:cs="Consolas"/>
          <w:color w:val="000000"/>
          <w:sz w:val="19"/>
          <w:szCs w:val="19"/>
        </w:rPr>
        <w:t xml:space="preserve"> </w:t>
      </w:r>
      <w:r>
        <w:rPr>
          <w:rFonts w:ascii="Consolas" w:hAnsi="Consolas" w:cs="Consolas"/>
          <w:color w:val="000000"/>
          <w:sz w:val="19"/>
          <w:szCs w:val="19"/>
        </w:rPr>
        <w:t>tự</w:t>
      </w:r>
      <w:r>
        <w:rPr>
          <w:rFonts w:ascii="Consolas" w:hAnsi="Consolas" w:cs="Consolas"/>
          <w:color w:val="0000FF"/>
          <w:sz w:val="19"/>
          <w:szCs w:val="19"/>
        </w:rPr>
        <w:t>&lt;/</w:t>
      </w:r>
      <w:r>
        <w:rPr>
          <w:rFonts w:ascii="Consolas" w:hAnsi="Consolas" w:cs="Consolas"/>
          <w:color w:val="A31515"/>
          <w:sz w:val="19"/>
          <w:szCs w:val="19"/>
        </w:rPr>
        <w:t>STT</w:t>
      </w:r>
      <w:r>
        <w:rPr>
          <w:rFonts w:ascii="Consolas" w:hAnsi="Consolas" w:cs="Consolas"/>
          <w:color w:val="0000FF"/>
          <w:sz w:val="19"/>
          <w:szCs w:val="19"/>
        </w:rPr>
        <w:t>&gt;</w:t>
      </w:r>
    </w:p>
    <w:p w:rsidR="009D1437" w:rsidP="009D1437" w14:paraId="57FC506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MHHDVu</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MHHDVu</w:t>
      </w:r>
      <w:r>
        <w:rPr>
          <w:rFonts w:ascii="Consolas" w:hAnsi="Consolas" w:cs="Consolas"/>
          <w:color w:val="0000FF"/>
          <w:sz w:val="19"/>
          <w:szCs w:val="19"/>
        </w:rPr>
        <w:t>&gt;</w:t>
      </w:r>
    </w:p>
    <w:p w:rsidR="009D1437" w:rsidP="009D1437" w14:paraId="05A58F6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THHDVu</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THHDVu</w:t>
      </w:r>
      <w:r>
        <w:rPr>
          <w:rFonts w:ascii="Consolas" w:hAnsi="Consolas" w:cs="Consolas"/>
          <w:color w:val="0000FF"/>
          <w:sz w:val="19"/>
          <w:szCs w:val="19"/>
        </w:rPr>
        <w:t>&gt;</w:t>
      </w:r>
    </w:p>
    <w:p w:rsidR="009D1437" w:rsidP="009D1437" w14:paraId="3B7C4D25"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DVTinh</w:t>
      </w:r>
      <w:r>
        <w:rPr>
          <w:rFonts w:ascii="Consolas" w:hAnsi="Consolas" w:cs="Consolas"/>
          <w:color w:val="0000FF"/>
          <w:sz w:val="19"/>
          <w:szCs w:val="19"/>
        </w:rPr>
        <w:t>&gt;</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vị</w:t>
      </w:r>
      <w:r>
        <w:rPr>
          <w:rFonts w:ascii="Consolas" w:hAnsi="Consolas" w:cs="Consolas"/>
          <w:color w:val="000000"/>
          <w:sz w:val="19"/>
          <w:szCs w:val="19"/>
        </w:rPr>
        <w:t xml:space="preserve"> </w:t>
      </w:r>
      <w:r>
        <w:rPr>
          <w:rFonts w:ascii="Consolas" w:hAnsi="Consolas" w:cs="Consolas"/>
          <w:color w:val="000000"/>
          <w:sz w:val="19"/>
          <w:szCs w:val="19"/>
        </w:rPr>
        <w:t>tính</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DVTinh</w:t>
      </w:r>
      <w:r>
        <w:rPr>
          <w:rFonts w:ascii="Consolas" w:hAnsi="Consolas" w:cs="Consolas"/>
          <w:color w:val="0000FF"/>
          <w:sz w:val="19"/>
          <w:szCs w:val="19"/>
        </w:rPr>
        <w:t>&gt;</w:t>
      </w:r>
    </w:p>
    <w:p w:rsidR="009D1437" w:rsidP="009D1437" w14:paraId="2AA86AA5"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SLuong</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lượng</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SLuong</w:t>
      </w:r>
      <w:r>
        <w:rPr>
          <w:rFonts w:ascii="Consolas" w:hAnsi="Consolas" w:cs="Consolas"/>
          <w:color w:val="0000FF"/>
          <w:sz w:val="19"/>
          <w:szCs w:val="19"/>
        </w:rPr>
        <w:t>&gt;</w:t>
      </w:r>
    </w:p>
    <w:p w:rsidR="009D1437" w:rsidP="009D1437" w14:paraId="1A100C7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DGia</w:t>
      </w:r>
      <w:r>
        <w:rPr>
          <w:rFonts w:ascii="Consolas" w:hAnsi="Consolas" w:cs="Consolas"/>
          <w:color w:val="0000FF"/>
          <w:sz w:val="19"/>
          <w:szCs w:val="19"/>
        </w:rPr>
        <w:t>&gt;</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giá</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DGia</w:t>
      </w:r>
      <w:r>
        <w:rPr>
          <w:rFonts w:ascii="Consolas" w:hAnsi="Consolas" w:cs="Consolas"/>
          <w:color w:val="0000FF"/>
          <w:sz w:val="19"/>
          <w:szCs w:val="19"/>
        </w:rPr>
        <w:t>&gt;</w:t>
      </w:r>
    </w:p>
    <w:p w:rsidR="009D1437" w:rsidP="009D1437" w14:paraId="74BBFB5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TLCKhau</w:t>
      </w:r>
      <w:r>
        <w:rPr>
          <w:rFonts w:ascii="Consolas" w:hAnsi="Consolas" w:cs="Consolas"/>
          <w:color w:val="0000FF"/>
          <w:sz w:val="19"/>
          <w:szCs w:val="19"/>
        </w:rPr>
        <w:t>&gt;</w:t>
      </w:r>
      <w:r>
        <w:rPr>
          <w:rFonts w:ascii="Consolas" w:hAnsi="Consolas" w:cs="Consolas"/>
          <w:color w:val="000000"/>
          <w:sz w:val="19"/>
          <w:szCs w:val="19"/>
        </w:rPr>
        <w:t>Tỷ</w:t>
      </w:r>
      <w:r>
        <w:rPr>
          <w:rFonts w:ascii="Consolas" w:hAnsi="Consolas" w:cs="Consolas"/>
          <w:color w:val="000000"/>
          <w:sz w:val="19"/>
          <w:szCs w:val="19"/>
        </w:rPr>
        <w:t xml:space="preserve"> </w:t>
      </w:r>
      <w:r>
        <w:rPr>
          <w:rFonts w:ascii="Consolas" w:hAnsi="Consolas" w:cs="Consolas"/>
          <w:color w:val="000000"/>
          <w:sz w:val="19"/>
          <w:szCs w:val="19"/>
        </w:rPr>
        <w:t>lệ</w:t>
      </w:r>
      <w:r>
        <w:rPr>
          <w:rFonts w:ascii="Consolas" w:hAnsi="Consolas" w:cs="Consolas"/>
          <w:color w:val="000000"/>
          <w:sz w:val="19"/>
          <w:szCs w:val="19"/>
        </w:rPr>
        <w:t xml:space="preserve"> % </w:t>
      </w:r>
      <w:r>
        <w:rPr>
          <w:rFonts w:ascii="Consolas" w:hAnsi="Consolas" w:cs="Consolas"/>
          <w:color w:val="000000"/>
          <w:sz w:val="19"/>
          <w:szCs w:val="19"/>
        </w:rPr>
        <w:t>chiết</w:t>
      </w:r>
      <w:r>
        <w:rPr>
          <w:rFonts w:ascii="Consolas" w:hAnsi="Consolas" w:cs="Consolas"/>
          <w:color w:val="000000"/>
          <w:sz w:val="19"/>
          <w:szCs w:val="19"/>
        </w:rPr>
        <w:t xml:space="preserve"> </w:t>
      </w:r>
      <w:r>
        <w:rPr>
          <w:rFonts w:ascii="Consolas" w:hAnsi="Consolas" w:cs="Consolas"/>
          <w:color w:val="000000"/>
          <w:sz w:val="19"/>
          <w:szCs w:val="19"/>
        </w:rPr>
        <w:t>khấu</w:t>
      </w:r>
      <w:r>
        <w:rPr>
          <w:rFonts w:ascii="Consolas" w:hAnsi="Consolas" w:cs="Consolas"/>
          <w:color w:val="0000FF"/>
          <w:sz w:val="19"/>
          <w:szCs w:val="19"/>
        </w:rPr>
        <w:t>&lt;/</w:t>
      </w:r>
      <w:r>
        <w:rPr>
          <w:rFonts w:ascii="Consolas" w:hAnsi="Consolas" w:cs="Consolas"/>
          <w:color w:val="A31515"/>
          <w:sz w:val="19"/>
          <w:szCs w:val="19"/>
        </w:rPr>
        <w:t>TLCKhau</w:t>
      </w:r>
      <w:r>
        <w:rPr>
          <w:rFonts w:ascii="Consolas" w:hAnsi="Consolas" w:cs="Consolas"/>
          <w:color w:val="0000FF"/>
          <w:sz w:val="19"/>
          <w:szCs w:val="19"/>
        </w:rPr>
        <w:t>&gt;</w:t>
      </w:r>
    </w:p>
    <w:p w:rsidR="009D1437" w:rsidP="009D1437" w14:paraId="6AA7047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STCKhau</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chiết</w:t>
      </w:r>
      <w:r>
        <w:rPr>
          <w:rFonts w:ascii="Consolas" w:hAnsi="Consolas" w:cs="Consolas"/>
          <w:color w:val="000000"/>
          <w:sz w:val="19"/>
          <w:szCs w:val="19"/>
        </w:rPr>
        <w:t xml:space="preserve"> </w:t>
      </w:r>
      <w:r>
        <w:rPr>
          <w:rFonts w:ascii="Consolas" w:hAnsi="Consolas" w:cs="Consolas"/>
          <w:color w:val="000000"/>
          <w:sz w:val="19"/>
          <w:szCs w:val="19"/>
        </w:rPr>
        <w:t>khấu</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STCKhau</w:t>
      </w:r>
      <w:r>
        <w:rPr>
          <w:rFonts w:ascii="Consolas" w:hAnsi="Consolas" w:cs="Consolas"/>
          <w:color w:val="0000FF"/>
          <w:sz w:val="19"/>
          <w:szCs w:val="19"/>
        </w:rPr>
        <w:t>&gt;</w:t>
      </w:r>
    </w:p>
    <w:p w:rsidR="009D1437" w:rsidP="009D1437" w14:paraId="24630F71"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ThTien</w:t>
      </w:r>
      <w:r>
        <w:rPr>
          <w:rFonts w:ascii="Consolas" w:hAnsi="Consolas" w:cs="Consolas"/>
          <w:color w:val="0000FF"/>
          <w:sz w:val="19"/>
          <w:szCs w:val="19"/>
        </w:rPr>
        <w:t>&gt;</w:t>
      </w:r>
      <w:r>
        <w:rPr>
          <w:rFonts w:ascii="Consolas" w:hAnsi="Consolas" w:cs="Consolas"/>
          <w:color w:val="000000"/>
          <w:sz w:val="19"/>
          <w:szCs w:val="19"/>
        </w:rPr>
        <w:t xml:space="preserve">Thành </w:t>
      </w:r>
      <w:r>
        <w:rPr>
          <w:rFonts w:ascii="Consolas" w:hAnsi="Consolas" w:cs="Consolas"/>
          <w:color w:val="000000"/>
          <w:sz w:val="19"/>
          <w:szCs w:val="19"/>
        </w:rPr>
        <w:t>tiền</w:t>
      </w:r>
      <w:r>
        <w:rPr>
          <w:rFonts w:ascii="Consolas" w:hAnsi="Consolas" w:cs="Consolas"/>
          <w:color w:val="000000"/>
          <w:sz w:val="19"/>
          <w:szCs w:val="19"/>
        </w:rPr>
        <w:t xml:space="preserve"> (Thành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chưa</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 -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trừ</w:t>
      </w:r>
      <w:r>
        <w:rPr>
          <w:rFonts w:ascii="Consolas" w:hAnsi="Consolas" w:cs="Consolas"/>
          <w:color w:val="000000"/>
          <w:sz w:val="19"/>
          <w:szCs w:val="19"/>
        </w:rPr>
        <w:t xml:space="preserve"> </w:t>
      </w:r>
      <w:r>
        <w:rPr>
          <w:rFonts w:ascii="Consolas" w:hAnsi="Consolas" w:cs="Consolas"/>
          <w:color w:val="000000"/>
          <w:sz w:val="19"/>
          <w:szCs w:val="19"/>
        </w:rPr>
        <w:t>trường</w:t>
      </w:r>
      <w:r>
        <w:rPr>
          <w:rFonts w:ascii="Consolas" w:hAnsi="Consolas" w:cs="Consolas"/>
          <w:color w:val="000000"/>
          <w:sz w:val="19"/>
          <w:szCs w:val="19"/>
        </w:rPr>
        <w:t xml:space="preserve"> </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TChat</w:t>
      </w:r>
      <w:r>
        <w:rPr>
          <w:rFonts w:ascii="Consolas" w:hAnsi="Consolas" w:cs="Consolas"/>
          <w:color w:val="000000"/>
          <w:sz w:val="19"/>
          <w:szCs w:val="19"/>
        </w:rPr>
        <w:t xml:space="preserve"> = 4</w:t>
      </w:r>
      <w:r>
        <w:rPr>
          <w:rFonts w:ascii="Consolas" w:hAnsi="Consolas" w:cs="Consolas"/>
          <w:color w:val="0000FF"/>
          <w:sz w:val="19"/>
          <w:szCs w:val="19"/>
        </w:rPr>
        <w:t>&lt;/</w:t>
      </w:r>
      <w:r>
        <w:rPr>
          <w:rFonts w:ascii="Consolas" w:hAnsi="Consolas" w:cs="Consolas"/>
          <w:color w:val="A31515"/>
          <w:sz w:val="19"/>
          <w:szCs w:val="19"/>
        </w:rPr>
        <w:t>ThTien</w:t>
      </w:r>
      <w:r>
        <w:rPr>
          <w:rFonts w:ascii="Consolas" w:hAnsi="Consolas" w:cs="Consolas"/>
          <w:color w:val="0000FF"/>
          <w:sz w:val="19"/>
          <w:szCs w:val="19"/>
        </w:rPr>
        <w:t>&gt;</w:t>
      </w:r>
    </w:p>
    <w:p w:rsidR="009D1437" w:rsidP="009D1437" w14:paraId="07541D19" w14:textId="77777777">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TSuat</w:t>
      </w:r>
      <w:r>
        <w:rPr>
          <w:rFonts w:ascii="Consolas" w:hAnsi="Consolas" w:cs="Consolas"/>
          <w:color w:val="0000FF"/>
          <w:sz w:val="19"/>
          <w:szCs w:val="19"/>
        </w:rPr>
        <w:t>&gt;</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suất</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suất</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TSuat</w:t>
      </w:r>
      <w:r>
        <w:rPr>
          <w:rFonts w:ascii="Consolas" w:hAnsi="Consolas" w:cs="Consolas"/>
          <w:color w:val="0000FF"/>
          <w:sz w:val="19"/>
          <w:szCs w:val="19"/>
        </w:rPr>
        <w:t>&gt;</w:t>
      </w:r>
    </w:p>
    <w:p w:rsidR="009D1437" w:rsidRPr="00B62304" w:rsidP="009D1437" w14:paraId="40ED00A7" w14:textId="77777777">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sidRPr="00B62304">
        <w:rPr>
          <w:rFonts w:ascii="Consolas" w:hAnsi="Consolas" w:cs="Consolas"/>
          <w:color w:val="0000FF"/>
          <w:sz w:val="19"/>
          <w:szCs w:val="19"/>
        </w:rPr>
        <w:t>&lt;</w:t>
      </w:r>
      <w:r w:rsidRPr="00B62304">
        <w:rPr>
          <w:rFonts w:ascii="Consolas" w:hAnsi="Consolas" w:cs="Consolas"/>
          <w:color w:val="C00000"/>
          <w:sz w:val="19"/>
          <w:szCs w:val="19"/>
        </w:rPr>
        <w:t>TThue</w:t>
      </w:r>
      <w:r w:rsidRPr="00B62304">
        <w:rPr>
          <w:rFonts w:ascii="Consolas" w:hAnsi="Consolas" w:cs="Consolas"/>
          <w:color w:val="0000FF"/>
          <w:sz w:val="19"/>
          <w:szCs w:val="19"/>
        </w:rPr>
        <w:t>&gt;</w:t>
      </w:r>
      <w:r w:rsidRPr="00B62304">
        <w:rPr>
          <w:rFonts w:ascii="Consolas" w:hAnsi="Consolas" w:cs="Consolas"/>
          <w:sz w:val="19"/>
          <w:szCs w:val="19"/>
        </w:rPr>
        <w:t>Tiền</w:t>
      </w:r>
      <w:r w:rsidRPr="00B62304">
        <w:rPr>
          <w:rFonts w:ascii="Consolas" w:hAnsi="Consolas" w:cs="Consolas"/>
          <w:sz w:val="19"/>
          <w:szCs w:val="19"/>
        </w:rPr>
        <w:t xml:space="preserve"> </w:t>
      </w:r>
      <w:r w:rsidRPr="00B62304">
        <w:rPr>
          <w:rFonts w:ascii="Consolas" w:hAnsi="Consolas" w:cs="Consolas"/>
          <w:sz w:val="19"/>
          <w:szCs w:val="19"/>
        </w:rPr>
        <w:t>thuế</w:t>
      </w:r>
      <w:r w:rsidRPr="00B62304">
        <w:rPr>
          <w:rFonts w:ascii="Consolas" w:hAnsi="Consolas" w:cs="Consolas"/>
          <w:color w:val="0000FF"/>
          <w:sz w:val="19"/>
          <w:szCs w:val="19"/>
        </w:rPr>
        <w:t>&lt;/</w:t>
      </w:r>
      <w:r w:rsidRPr="00B62304">
        <w:rPr>
          <w:rFonts w:ascii="Consolas" w:hAnsi="Consolas" w:cs="Consolas"/>
          <w:color w:val="C00000"/>
          <w:sz w:val="19"/>
          <w:szCs w:val="19"/>
        </w:rPr>
        <w:t>TThue</w:t>
      </w:r>
      <w:r w:rsidRPr="00B62304">
        <w:rPr>
          <w:rFonts w:ascii="Consolas" w:hAnsi="Consolas" w:cs="Consolas"/>
          <w:color w:val="0000FF"/>
          <w:sz w:val="19"/>
          <w:szCs w:val="19"/>
        </w:rPr>
        <w:t>&gt;</w:t>
      </w:r>
    </w:p>
    <w:p w:rsidR="009D1437" w:rsidP="009D1437" w14:paraId="5F3EE5D3" w14:textId="77777777">
      <w:pPr>
        <w:autoSpaceDE w:val="0"/>
        <w:autoSpaceDN w:val="0"/>
        <w:adjustRightInd w:val="0"/>
        <w:rPr>
          <w:rFonts w:ascii="Consolas" w:hAnsi="Consolas" w:cs="Consolas"/>
          <w:color w:val="000000"/>
          <w:sz w:val="19"/>
          <w:szCs w:val="19"/>
        </w:rPr>
      </w:pPr>
      <w:r w:rsidRPr="00B62304">
        <w:rPr>
          <w:rFonts w:ascii="Consolas" w:hAnsi="Consolas" w:cs="Consolas"/>
          <w:color w:val="0000FF"/>
          <w:sz w:val="19"/>
          <w:szCs w:val="19"/>
        </w:rPr>
        <w:t xml:space="preserve">               </w:t>
      </w:r>
      <w:r>
        <w:rPr>
          <w:rFonts w:ascii="Consolas" w:hAnsi="Consolas" w:cs="Consolas"/>
          <w:color w:val="0000FF"/>
          <w:sz w:val="19"/>
          <w:szCs w:val="19"/>
        </w:rPr>
        <w:tab/>
      </w:r>
      <w:r>
        <w:rPr>
          <w:rFonts w:ascii="Consolas" w:hAnsi="Consolas" w:cs="Consolas"/>
          <w:color w:val="0000FF"/>
          <w:sz w:val="19"/>
          <w:szCs w:val="19"/>
        </w:rPr>
        <w:tab/>
      </w:r>
      <w:r w:rsidRPr="00B62304">
        <w:rPr>
          <w:rFonts w:ascii="Consolas" w:hAnsi="Consolas" w:cs="Consolas"/>
          <w:color w:val="0000FF"/>
          <w:sz w:val="19"/>
          <w:szCs w:val="19"/>
        </w:rPr>
        <w:t>&lt;</w:t>
      </w:r>
      <w:r w:rsidRPr="00B62304">
        <w:rPr>
          <w:rFonts w:ascii="Consolas" w:hAnsi="Consolas" w:cs="Consolas"/>
          <w:color w:val="C00000"/>
          <w:sz w:val="19"/>
          <w:szCs w:val="19"/>
        </w:rPr>
        <w:t>TSThue</w:t>
      </w:r>
      <w:r w:rsidRPr="00B62304">
        <w:rPr>
          <w:rFonts w:ascii="Consolas" w:hAnsi="Consolas" w:cs="Consolas"/>
          <w:color w:val="0000FF"/>
          <w:sz w:val="19"/>
          <w:szCs w:val="19"/>
        </w:rPr>
        <w:t>&gt;</w:t>
      </w:r>
      <w:r w:rsidRPr="00B62304">
        <w:rPr>
          <w:rFonts w:ascii="Consolas" w:hAnsi="Consolas" w:cs="Consolas"/>
          <w:sz w:val="19"/>
          <w:szCs w:val="19"/>
        </w:rPr>
        <w:t>Tiền</w:t>
      </w:r>
      <w:r w:rsidRPr="00B62304">
        <w:rPr>
          <w:rFonts w:ascii="Consolas" w:hAnsi="Consolas" w:cs="Consolas"/>
          <w:sz w:val="19"/>
          <w:szCs w:val="19"/>
        </w:rPr>
        <w:t xml:space="preserve"> sau </w:t>
      </w:r>
      <w:r w:rsidRPr="00B62304">
        <w:rPr>
          <w:rFonts w:ascii="Consolas" w:hAnsi="Consolas" w:cs="Consolas"/>
          <w:sz w:val="19"/>
          <w:szCs w:val="19"/>
        </w:rPr>
        <w:t>thuế</w:t>
      </w:r>
      <w:r w:rsidRPr="00B62304">
        <w:rPr>
          <w:rFonts w:ascii="Consolas" w:hAnsi="Consolas" w:cs="Consolas"/>
          <w:color w:val="0000FF"/>
          <w:sz w:val="19"/>
          <w:szCs w:val="19"/>
        </w:rPr>
        <w:t>&lt;/</w:t>
      </w:r>
      <w:r w:rsidRPr="00B62304">
        <w:rPr>
          <w:rFonts w:ascii="Consolas" w:hAnsi="Consolas" w:cs="Consolas"/>
          <w:color w:val="C00000"/>
          <w:sz w:val="19"/>
          <w:szCs w:val="19"/>
        </w:rPr>
        <w:t>TSThue</w:t>
      </w:r>
      <w:r w:rsidRPr="00B62304">
        <w:rPr>
          <w:rFonts w:ascii="Consolas" w:hAnsi="Consolas" w:cs="Consolas"/>
          <w:color w:val="0000FF"/>
          <w:sz w:val="19"/>
          <w:szCs w:val="19"/>
        </w:rPr>
        <w:t>&gt;</w:t>
      </w:r>
    </w:p>
    <w:p w:rsidR="009D1437" w:rsidP="009D1437" w14:paraId="0B03C3B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TTKhac</w:t>
      </w:r>
      <w:r>
        <w:rPr>
          <w:rFonts w:ascii="Consolas" w:hAnsi="Consolas" w:cs="Consolas"/>
          <w:color w:val="0000FF"/>
          <w:sz w:val="19"/>
          <w:szCs w:val="19"/>
        </w:rPr>
        <w:t>&gt;</w:t>
      </w:r>
    </w:p>
    <w:p w:rsidR="009D1437" w:rsidP="009D1437" w14:paraId="2A782B2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TTin</w:t>
      </w:r>
      <w:r>
        <w:rPr>
          <w:rFonts w:ascii="Consolas" w:hAnsi="Consolas" w:cs="Consolas"/>
          <w:color w:val="0000FF"/>
          <w:sz w:val="19"/>
          <w:szCs w:val="19"/>
        </w:rPr>
        <w:t>&gt;</w:t>
      </w:r>
    </w:p>
    <w:p w:rsidR="009D1437" w:rsidP="009D1437" w14:paraId="5F1D6C89"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TTruong</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trường</w:t>
      </w:r>
      <w:r>
        <w:rPr>
          <w:rFonts w:ascii="Consolas" w:hAnsi="Consolas" w:cs="Consolas"/>
          <w:color w:val="0000FF"/>
          <w:sz w:val="19"/>
          <w:szCs w:val="19"/>
        </w:rPr>
        <w:t>&lt;/</w:t>
      </w:r>
      <w:r>
        <w:rPr>
          <w:rFonts w:ascii="Consolas" w:hAnsi="Consolas" w:cs="Consolas"/>
          <w:color w:val="A31515"/>
          <w:sz w:val="19"/>
          <w:szCs w:val="19"/>
        </w:rPr>
        <w:t>TTruong</w:t>
      </w:r>
      <w:r>
        <w:rPr>
          <w:rFonts w:ascii="Consolas" w:hAnsi="Consolas" w:cs="Consolas"/>
          <w:color w:val="0000FF"/>
          <w:sz w:val="19"/>
          <w:szCs w:val="19"/>
        </w:rPr>
        <w:t>&gt;</w:t>
      </w:r>
    </w:p>
    <w:p w:rsidR="009D1437" w:rsidP="009D1437" w14:paraId="06D9A20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KDLieu</w:t>
      </w:r>
      <w:r>
        <w:rPr>
          <w:rFonts w:ascii="Consolas" w:hAnsi="Consolas" w:cs="Consolas"/>
          <w:color w:val="0000FF"/>
          <w:sz w:val="19"/>
          <w:szCs w:val="19"/>
        </w:rPr>
        <w:t>&gt;</w:t>
      </w:r>
      <w:r>
        <w:rPr>
          <w:rFonts w:ascii="Consolas" w:hAnsi="Consolas" w:cs="Consolas"/>
          <w:color w:val="000000"/>
          <w:sz w:val="19"/>
          <w:szCs w:val="19"/>
        </w:rPr>
        <w:t>Kiểu</w:t>
      </w:r>
      <w:r>
        <w:rPr>
          <w:rFonts w:ascii="Consolas" w:hAnsi="Consolas" w:cs="Consolas"/>
          <w:color w:val="000000"/>
          <w:sz w:val="19"/>
          <w:szCs w:val="19"/>
        </w:rPr>
        <w:t xml:space="preserve"> </w:t>
      </w:r>
      <w:r>
        <w:rPr>
          <w:rFonts w:ascii="Consolas" w:hAnsi="Consolas" w:cs="Consolas"/>
          <w:color w:val="000000"/>
          <w:sz w:val="19"/>
          <w:szCs w:val="19"/>
        </w:rPr>
        <w:t>dữ</w:t>
      </w:r>
      <w:r>
        <w:rPr>
          <w:rFonts w:ascii="Consolas" w:hAnsi="Consolas" w:cs="Consolas"/>
          <w:color w:val="000000"/>
          <w:sz w:val="19"/>
          <w:szCs w:val="19"/>
        </w:rPr>
        <w:t xml:space="preserve"> </w:t>
      </w:r>
      <w:r>
        <w:rPr>
          <w:rFonts w:ascii="Consolas" w:hAnsi="Consolas" w:cs="Consolas"/>
          <w:color w:val="000000"/>
          <w:sz w:val="19"/>
          <w:szCs w:val="19"/>
        </w:rPr>
        <w:t>liệu</w:t>
      </w:r>
      <w:r>
        <w:rPr>
          <w:rFonts w:ascii="Consolas" w:hAnsi="Consolas" w:cs="Consolas"/>
          <w:color w:val="0000FF"/>
          <w:sz w:val="19"/>
          <w:szCs w:val="19"/>
        </w:rPr>
        <w:t>&lt;/</w:t>
      </w:r>
      <w:r>
        <w:rPr>
          <w:rFonts w:ascii="Consolas" w:hAnsi="Consolas" w:cs="Consolas"/>
          <w:color w:val="A31515"/>
          <w:sz w:val="19"/>
          <w:szCs w:val="19"/>
        </w:rPr>
        <w:t>KDLieu</w:t>
      </w:r>
      <w:r>
        <w:rPr>
          <w:rFonts w:ascii="Consolas" w:hAnsi="Consolas" w:cs="Consolas"/>
          <w:color w:val="0000FF"/>
          <w:sz w:val="19"/>
          <w:szCs w:val="19"/>
        </w:rPr>
        <w:t>&gt;</w:t>
      </w:r>
    </w:p>
    <w:p w:rsidR="009D1437" w:rsidP="009D1437" w14:paraId="6629D3B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DLieu</w:t>
      </w:r>
      <w:r>
        <w:rPr>
          <w:rFonts w:ascii="Consolas" w:hAnsi="Consolas" w:cs="Consolas"/>
          <w:color w:val="0000FF"/>
          <w:sz w:val="19"/>
          <w:szCs w:val="19"/>
        </w:rPr>
        <w:t>&gt;</w:t>
      </w:r>
      <w:r>
        <w:rPr>
          <w:rFonts w:ascii="Consolas" w:hAnsi="Consolas" w:cs="Consolas"/>
          <w:color w:val="000000"/>
          <w:sz w:val="19"/>
          <w:szCs w:val="19"/>
        </w:rPr>
        <w:t>Dữ</w:t>
      </w:r>
      <w:r>
        <w:rPr>
          <w:rFonts w:ascii="Consolas" w:hAnsi="Consolas" w:cs="Consolas"/>
          <w:color w:val="000000"/>
          <w:sz w:val="19"/>
          <w:szCs w:val="19"/>
        </w:rPr>
        <w:t xml:space="preserve"> </w:t>
      </w:r>
      <w:r>
        <w:rPr>
          <w:rFonts w:ascii="Consolas" w:hAnsi="Consolas" w:cs="Consolas"/>
          <w:color w:val="000000"/>
          <w:sz w:val="19"/>
          <w:szCs w:val="19"/>
        </w:rPr>
        <w:t>liệu</w:t>
      </w:r>
      <w:r>
        <w:rPr>
          <w:rFonts w:ascii="Consolas" w:hAnsi="Consolas" w:cs="Consolas"/>
          <w:color w:val="0000FF"/>
          <w:sz w:val="19"/>
          <w:szCs w:val="19"/>
        </w:rPr>
        <w:t>&lt;/</w:t>
      </w:r>
      <w:r>
        <w:rPr>
          <w:rFonts w:ascii="Consolas" w:hAnsi="Consolas" w:cs="Consolas"/>
          <w:color w:val="A31515"/>
          <w:sz w:val="19"/>
          <w:szCs w:val="19"/>
        </w:rPr>
        <w:t>DLieu</w:t>
      </w:r>
      <w:r>
        <w:rPr>
          <w:rFonts w:ascii="Consolas" w:hAnsi="Consolas" w:cs="Consolas"/>
          <w:color w:val="0000FF"/>
          <w:sz w:val="19"/>
          <w:szCs w:val="19"/>
        </w:rPr>
        <w:t>&gt;</w:t>
      </w:r>
    </w:p>
    <w:p w:rsidR="009D1437" w:rsidP="009D1437" w14:paraId="6DABDFE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TTin</w:t>
      </w:r>
      <w:r>
        <w:rPr>
          <w:rFonts w:ascii="Consolas" w:hAnsi="Consolas" w:cs="Consolas"/>
          <w:color w:val="0000FF"/>
          <w:sz w:val="19"/>
          <w:szCs w:val="19"/>
        </w:rPr>
        <w:t>&gt;</w:t>
      </w:r>
    </w:p>
    <w:p w:rsidR="009D1437" w:rsidP="009D1437" w14:paraId="75B9AB9B"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TTKhac</w:t>
      </w:r>
      <w:r>
        <w:rPr>
          <w:rFonts w:ascii="Consolas" w:hAnsi="Consolas" w:cs="Consolas"/>
          <w:color w:val="0000FF"/>
          <w:sz w:val="19"/>
          <w:szCs w:val="19"/>
        </w:rPr>
        <w:t>&gt;</w:t>
      </w:r>
    </w:p>
    <w:p w:rsidR="009D1437" w:rsidP="009D1437" w14:paraId="6EF961E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HHDVu</w:t>
      </w:r>
      <w:r>
        <w:rPr>
          <w:rFonts w:ascii="Consolas" w:hAnsi="Consolas" w:cs="Consolas"/>
          <w:color w:val="0000FF"/>
          <w:sz w:val="19"/>
          <w:szCs w:val="19"/>
        </w:rPr>
        <w:t>&gt;</w:t>
      </w:r>
    </w:p>
    <w:p w:rsidR="009D1437" w:rsidP="009D1437" w14:paraId="702DB9D9"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DSHHDVu</w:t>
      </w:r>
      <w:r>
        <w:rPr>
          <w:rFonts w:ascii="Consolas" w:hAnsi="Consolas" w:cs="Consolas"/>
          <w:color w:val="0000FF"/>
          <w:sz w:val="19"/>
          <w:szCs w:val="19"/>
        </w:rPr>
        <w:t>&gt;</w:t>
      </w:r>
    </w:p>
    <w:p w:rsidR="009D1437" w:rsidP="009D1437" w14:paraId="253FBF6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TToan</w:t>
      </w:r>
      <w:r>
        <w:rPr>
          <w:rFonts w:ascii="Consolas" w:hAnsi="Consolas" w:cs="Consolas"/>
          <w:color w:val="0000FF"/>
          <w:sz w:val="19"/>
          <w:szCs w:val="19"/>
        </w:rPr>
        <w:t>&gt;</w:t>
      </w:r>
    </w:p>
    <w:p w:rsidR="009D1437" w:rsidP="009D1437" w14:paraId="199FB3B5"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THTTLTSuat</w:t>
      </w:r>
      <w:r>
        <w:rPr>
          <w:rFonts w:ascii="Consolas" w:hAnsi="Consolas" w:cs="Consolas"/>
          <w:color w:val="0000FF"/>
          <w:sz w:val="19"/>
          <w:szCs w:val="19"/>
        </w:rPr>
        <w:t>&gt;&lt;!--</w:t>
      </w:r>
      <w:r>
        <w:rPr>
          <w:rFonts w:ascii="Consolas" w:hAnsi="Consolas" w:cs="Consolas"/>
          <w:color w:val="008000"/>
          <w:sz w:val="19"/>
          <w:szCs w:val="19"/>
        </w:rPr>
        <w:t>sử</w:t>
      </w:r>
      <w:r>
        <w:rPr>
          <w:rFonts w:ascii="Consolas" w:hAnsi="Consolas" w:cs="Consolas"/>
          <w:color w:val="008000"/>
          <w:sz w:val="19"/>
          <w:szCs w:val="19"/>
        </w:rPr>
        <w:t xml:space="preserve"> </w:t>
      </w:r>
      <w:r>
        <w:rPr>
          <w:rFonts w:ascii="Consolas" w:hAnsi="Consolas" w:cs="Consolas"/>
          <w:color w:val="008000"/>
          <w:sz w:val="19"/>
          <w:szCs w:val="19"/>
        </w:rPr>
        <w:t>dụng</w:t>
      </w:r>
      <w:r>
        <w:rPr>
          <w:rFonts w:ascii="Consolas" w:hAnsi="Consolas" w:cs="Consolas"/>
          <w:color w:val="008000"/>
          <w:sz w:val="19"/>
          <w:szCs w:val="19"/>
        </w:rPr>
        <w:t xml:space="preserve"> </w:t>
      </w:r>
      <w:r>
        <w:rPr>
          <w:rFonts w:ascii="Consolas" w:hAnsi="Consolas" w:cs="Consolas"/>
          <w:color w:val="008000"/>
          <w:sz w:val="19"/>
          <w:szCs w:val="19"/>
        </w:rPr>
        <w:t>hóa</w:t>
      </w:r>
      <w:r>
        <w:rPr>
          <w:rFonts w:ascii="Consolas" w:hAnsi="Consolas" w:cs="Consolas"/>
          <w:color w:val="008000"/>
          <w:sz w:val="19"/>
          <w:szCs w:val="19"/>
        </w:rPr>
        <w:t xml:space="preserve"> </w:t>
      </w:r>
      <w:r>
        <w:rPr>
          <w:rFonts w:ascii="Consolas" w:hAnsi="Consolas" w:cs="Consolas"/>
          <w:color w:val="008000"/>
          <w:sz w:val="19"/>
          <w:szCs w:val="19"/>
        </w:rPr>
        <w:t>đơn</w:t>
      </w:r>
      <w:r>
        <w:rPr>
          <w:rFonts w:ascii="Consolas" w:hAnsi="Consolas" w:cs="Consolas"/>
          <w:color w:val="008000"/>
          <w:sz w:val="19"/>
          <w:szCs w:val="19"/>
        </w:rPr>
        <w:t xml:space="preserve"> GTGT</w:t>
      </w:r>
      <w:r>
        <w:rPr>
          <w:rFonts w:ascii="Consolas" w:hAnsi="Consolas" w:cs="Consolas"/>
          <w:color w:val="0000FF"/>
          <w:sz w:val="19"/>
          <w:szCs w:val="19"/>
        </w:rPr>
        <w:t>--&gt;</w:t>
      </w:r>
    </w:p>
    <w:p w:rsidR="009D1437" w:rsidP="009D1437" w14:paraId="1EBDEAF1"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LTSuat</w:t>
      </w:r>
      <w:r>
        <w:rPr>
          <w:rFonts w:ascii="Consolas" w:hAnsi="Consolas" w:cs="Consolas"/>
          <w:color w:val="0000FF"/>
          <w:sz w:val="19"/>
          <w:szCs w:val="19"/>
        </w:rPr>
        <w:t>&gt;</w:t>
      </w:r>
    </w:p>
    <w:p w:rsidR="009D1437" w:rsidP="009D1437" w14:paraId="76EADE4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TSuat</w:t>
      </w:r>
      <w:r>
        <w:rPr>
          <w:rFonts w:ascii="Consolas" w:hAnsi="Consolas" w:cs="Consolas"/>
          <w:color w:val="0000FF"/>
          <w:sz w:val="19"/>
          <w:szCs w:val="19"/>
        </w:rPr>
        <w:t>&gt;</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suất</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suất</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TSuat</w:t>
      </w:r>
      <w:r>
        <w:rPr>
          <w:rFonts w:ascii="Consolas" w:hAnsi="Consolas" w:cs="Consolas"/>
          <w:color w:val="0000FF"/>
          <w:sz w:val="19"/>
          <w:szCs w:val="19"/>
        </w:rPr>
        <w:t>&gt;</w:t>
      </w:r>
    </w:p>
    <w:p w:rsidR="009D1437" w:rsidP="009D1437" w14:paraId="2B5DB1D1"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ThTien</w:t>
      </w:r>
      <w:r>
        <w:rPr>
          <w:rFonts w:ascii="Consolas" w:hAnsi="Consolas" w:cs="Consolas"/>
          <w:color w:val="0000FF"/>
          <w:sz w:val="19"/>
          <w:szCs w:val="19"/>
        </w:rPr>
        <w:t>&gt;</w:t>
      </w:r>
      <w:r>
        <w:rPr>
          <w:rFonts w:ascii="Consolas" w:hAnsi="Consolas" w:cs="Consolas"/>
          <w:color w:val="000000"/>
          <w:sz w:val="19"/>
          <w:szCs w:val="19"/>
        </w:rPr>
        <w:t xml:space="preserve">Thành </w:t>
      </w:r>
      <w:r>
        <w:rPr>
          <w:rFonts w:ascii="Consolas" w:hAnsi="Consolas" w:cs="Consolas"/>
          <w:color w:val="000000"/>
          <w:sz w:val="19"/>
          <w:szCs w:val="19"/>
        </w:rPr>
        <w:t>tiền</w:t>
      </w:r>
      <w:r>
        <w:rPr>
          <w:rFonts w:ascii="Consolas" w:hAnsi="Consolas" w:cs="Consolas"/>
          <w:color w:val="000000"/>
          <w:sz w:val="19"/>
          <w:szCs w:val="19"/>
        </w:rPr>
        <w:t xml:space="preserve"> (Thành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chưa</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ThTien</w:t>
      </w:r>
      <w:r>
        <w:rPr>
          <w:rFonts w:ascii="Consolas" w:hAnsi="Consolas" w:cs="Consolas"/>
          <w:color w:val="0000FF"/>
          <w:sz w:val="19"/>
          <w:szCs w:val="19"/>
        </w:rPr>
        <w:t>&gt;</w:t>
      </w:r>
    </w:p>
    <w:p w:rsidR="009D1437" w:rsidP="009D1437" w14:paraId="447B73F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TThue</w:t>
      </w:r>
      <w:r>
        <w:rPr>
          <w:rFonts w:ascii="Consolas" w:hAnsi="Consolas" w:cs="Consolas"/>
          <w:color w:val="0000FF"/>
          <w:sz w:val="19"/>
          <w:szCs w:val="19"/>
        </w:rPr>
        <w:t>&gt;</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TThue</w:t>
      </w:r>
      <w:r>
        <w:rPr>
          <w:rFonts w:ascii="Consolas" w:hAnsi="Consolas" w:cs="Consolas"/>
          <w:color w:val="0000FF"/>
          <w:sz w:val="19"/>
          <w:szCs w:val="19"/>
        </w:rPr>
        <w:t>&gt;</w:t>
      </w:r>
    </w:p>
    <w:p w:rsidR="009D1437" w:rsidP="009D1437" w14:paraId="4F1CD12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LTSuat</w:t>
      </w:r>
      <w:r>
        <w:rPr>
          <w:rFonts w:ascii="Consolas" w:hAnsi="Consolas" w:cs="Consolas"/>
          <w:color w:val="0000FF"/>
          <w:sz w:val="19"/>
          <w:szCs w:val="19"/>
        </w:rPr>
        <w:t>&gt;</w:t>
      </w:r>
    </w:p>
    <w:p w:rsidR="009D1437" w:rsidP="009D1437" w14:paraId="1F9099C4"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THTTLTSuat</w:t>
      </w:r>
      <w:r>
        <w:rPr>
          <w:rFonts w:ascii="Consolas" w:hAnsi="Consolas" w:cs="Consolas"/>
          <w:color w:val="0000FF"/>
          <w:sz w:val="19"/>
          <w:szCs w:val="19"/>
        </w:rPr>
        <w:t>&gt;</w:t>
      </w:r>
    </w:p>
    <w:p w:rsidR="009D1437" w:rsidP="009D1437" w14:paraId="0967AA74"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TgTCThue</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chưa</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cộng</w:t>
      </w:r>
      <w:r>
        <w:rPr>
          <w:rFonts w:ascii="Consolas" w:hAnsi="Consolas" w:cs="Consolas"/>
          <w:color w:val="000000"/>
          <w:sz w:val="19"/>
          <w:szCs w:val="19"/>
        </w:rPr>
        <w:t xml:space="preserve"> </w:t>
      </w:r>
      <w:r>
        <w:rPr>
          <w:rFonts w:ascii="Consolas" w:hAnsi="Consolas" w:cs="Consolas"/>
          <w:color w:val="000000"/>
          <w:sz w:val="19"/>
          <w:szCs w:val="19"/>
        </w:rPr>
        <w:t>thành</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chưa</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TgTCThue</w:t>
      </w:r>
      <w:r>
        <w:rPr>
          <w:rFonts w:ascii="Consolas" w:hAnsi="Consolas" w:cs="Consolas"/>
          <w:color w:val="0000FF"/>
          <w:sz w:val="19"/>
          <w:szCs w:val="19"/>
        </w:rPr>
        <w:t>&gt;</w:t>
      </w:r>
    </w:p>
    <w:p w:rsidR="009D1437" w:rsidP="009D1437" w14:paraId="6902EB1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TgTThue</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cộng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TgTThue</w:t>
      </w:r>
      <w:r>
        <w:rPr>
          <w:rFonts w:ascii="Consolas" w:hAnsi="Consolas" w:cs="Consolas"/>
          <w:color w:val="0000FF"/>
          <w:sz w:val="19"/>
          <w:szCs w:val="19"/>
        </w:rPr>
        <w:t>&gt;</w:t>
      </w:r>
    </w:p>
    <w:p w:rsidR="009D1437" w:rsidP="009D1437" w14:paraId="3001F87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TTCKTMai</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chiết</w:t>
      </w:r>
      <w:r>
        <w:rPr>
          <w:rFonts w:ascii="Consolas" w:hAnsi="Consolas" w:cs="Consolas"/>
          <w:color w:val="000000"/>
          <w:sz w:val="19"/>
          <w:szCs w:val="19"/>
        </w:rPr>
        <w:t xml:space="preserve"> </w:t>
      </w:r>
      <w:r>
        <w:rPr>
          <w:rFonts w:ascii="Consolas" w:hAnsi="Consolas" w:cs="Consolas"/>
          <w:color w:val="000000"/>
          <w:sz w:val="19"/>
          <w:szCs w:val="19"/>
        </w:rPr>
        <w:t>khấu</w:t>
      </w:r>
      <w:r>
        <w:rPr>
          <w:rFonts w:ascii="Consolas" w:hAnsi="Consolas" w:cs="Consolas"/>
          <w:color w:val="000000"/>
          <w:sz w:val="19"/>
          <w:szCs w:val="19"/>
        </w:rPr>
        <w:t xml:space="preserve"> </w:t>
      </w:r>
      <w:r>
        <w:rPr>
          <w:rFonts w:ascii="Consolas" w:hAnsi="Consolas" w:cs="Consolas"/>
          <w:color w:val="000000"/>
          <w:sz w:val="19"/>
          <w:szCs w:val="19"/>
        </w:rPr>
        <w:t>thương</w:t>
      </w:r>
      <w:r>
        <w:rPr>
          <w:rFonts w:ascii="Consolas" w:hAnsi="Consolas" w:cs="Consolas"/>
          <w:color w:val="000000"/>
          <w:sz w:val="19"/>
          <w:szCs w:val="19"/>
        </w:rPr>
        <w:t xml:space="preserve"> </w:t>
      </w:r>
      <w:r>
        <w:rPr>
          <w:rFonts w:ascii="Consolas" w:hAnsi="Consolas" w:cs="Consolas"/>
          <w:color w:val="000000"/>
          <w:sz w:val="19"/>
          <w:szCs w:val="19"/>
        </w:rPr>
        <w:t>mại</w:t>
      </w:r>
      <w:r>
        <w:rPr>
          <w:rFonts w:ascii="Consolas" w:hAnsi="Consolas" w:cs="Consolas"/>
          <w:color w:val="0000FF"/>
          <w:sz w:val="19"/>
          <w:szCs w:val="19"/>
        </w:rPr>
        <w:t>&lt;/</w:t>
      </w:r>
      <w:r>
        <w:rPr>
          <w:rFonts w:ascii="Consolas" w:hAnsi="Consolas" w:cs="Consolas"/>
          <w:color w:val="A31515"/>
          <w:sz w:val="19"/>
          <w:szCs w:val="19"/>
        </w:rPr>
        <w:t>TTCKTMai</w:t>
      </w:r>
      <w:r>
        <w:rPr>
          <w:rFonts w:ascii="Consolas" w:hAnsi="Consolas" w:cs="Consolas"/>
          <w:color w:val="0000FF"/>
          <w:sz w:val="19"/>
          <w:szCs w:val="19"/>
        </w:rPr>
        <w:t>&gt;</w:t>
      </w:r>
    </w:p>
    <w:p w:rsidR="009D1437" w:rsidP="009D1437" w14:paraId="56A5098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TgTTTBSo</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thanh</w:t>
      </w:r>
      <w:r>
        <w:rPr>
          <w:rFonts w:ascii="Consolas" w:hAnsi="Consolas" w:cs="Consolas"/>
          <w:color w:val="000000"/>
          <w:sz w:val="19"/>
          <w:szCs w:val="19"/>
        </w:rPr>
        <w:t xml:space="preserve"> </w:t>
      </w:r>
      <w:r>
        <w:rPr>
          <w:rFonts w:ascii="Consolas" w:hAnsi="Consolas" w:cs="Consolas"/>
          <w:color w:val="000000"/>
          <w:sz w:val="19"/>
          <w:szCs w:val="19"/>
        </w:rPr>
        <w:t>toán</w:t>
      </w:r>
      <w:r>
        <w:rPr>
          <w:rFonts w:ascii="Consolas" w:hAnsi="Consolas" w:cs="Consolas"/>
          <w:color w:val="000000"/>
          <w:sz w:val="19"/>
          <w:szCs w:val="19"/>
        </w:rPr>
        <w:t xml:space="preserve"> </w:t>
      </w:r>
      <w:r>
        <w:rPr>
          <w:rFonts w:ascii="Consolas" w:hAnsi="Consolas" w:cs="Consolas"/>
          <w:color w:val="000000"/>
          <w:sz w:val="19"/>
          <w:szCs w:val="19"/>
        </w:rPr>
        <w:t>bằng</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TgTTTBSo</w:t>
      </w:r>
      <w:r>
        <w:rPr>
          <w:rFonts w:ascii="Consolas" w:hAnsi="Consolas" w:cs="Consolas"/>
          <w:color w:val="0000FF"/>
          <w:sz w:val="19"/>
          <w:szCs w:val="19"/>
        </w:rPr>
        <w:t>&gt;</w:t>
      </w:r>
    </w:p>
    <w:p w:rsidR="009D1437" w:rsidP="009D1437" w14:paraId="146A5669"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TgTTTBChu</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thanh</w:t>
      </w:r>
      <w:r>
        <w:rPr>
          <w:rFonts w:ascii="Consolas" w:hAnsi="Consolas" w:cs="Consolas"/>
          <w:color w:val="000000"/>
          <w:sz w:val="19"/>
          <w:szCs w:val="19"/>
        </w:rPr>
        <w:t xml:space="preserve"> </w:t>
      </w:r>
      <w:r>
        <w:rPr>
          <w:rFonts w:ascii="Consolas" w:hAnsi="Consolas" w:cs="Consolas"/>
          <w:color w:val="000000"/>
          <w:sz w:val="19"/>
          <w:szCs w:val="19"/>
        </w:rPr>
        <w:t>toán</w:t>
      </w:r>
      <w:r>
        <w:rPr>
          <w:rFonts w:ascii="Consolas" w:hAnsi="Consolas" w:cs="Consolas"/>
          <w:color w:val="000000"/>
          <w:sz w:val="19"/>
          <w:szCs w:val="19"/>
        </w:rPr>
        <w:t xml:space="preserve"> </w:t>
      </w:r>
      <w:r>
        <w:rPr>
          <w:rFonts w:ascii="Consolas" w:hAnsi="Consolas" w:cs="Consolas"/>
          <w:color w:val="000000"/>
          <w:sz w:val="19"/>
          <w:szCs w:val="19"/>
        </w:rPr>
        <w:t>bằng</w:t>
      </w:r>
      <w:r>
        <w:rPr>
          <w:rFonts w:ascii="Consolas" w:hAnsi="Consolas" w:cs="Consolas"/>
          <w:color w:val="000000"/>
          <w:sz w:val="19"/>
          <w:szCs w:val="19"/>
        </w:rPr>
        <w:t xml:space="preserve"> </w:t>
      </w:r>
      <w:r>
        <w:rPr>
          <w:rFonts w:ascii="Consolas" w:hAnsi="Consolas" w:cs="Consolas"/>
          <w:color w:val="000000"/>
          <w:sz w:val="19"/>
          <w:szCs w:val="19"/>
        </w:rPr>
        <w:t>chữ</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TgTTTBChu</w:t>
      </w:r>
      <w:r>
        <w:rPr>
          <w:rFonts w:ascii="Consolas" w:hAnsi="Consolas" w:cs="Consolas"/>
          <w:color w:val="0000FF"/>
          <w:sz w:val="19"/>
          <w:szCs w:val="19"/>
        </w:rPr>
        <w:t>&gt;</w:t>
      </w:r>
    </w:p>
    <w:p w:rsidR="009D1437" w:rsidP="009D1437" w14:paraId="4E81A4A1"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TToan</w:t>
      </w:r>
      <w:r>
        <w:rPr>
          <w:rFonts w:ascii="Consolas" w:hAnsi="Consolas" w:cs="Consolas"/>
          <w:color w:val="0000FF"/>
          <w:sz w:val="19"/>
          <w:szCs w:val="19"/>
        </w:rPr>
        <w:t>&gt;</w:t>
      </w:r>
    </w:p>
    <w:p w:rsidR="009D1437" w:rsidP="009D1437" w14:paraId="5E958DF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NDHDon</w:t>
      </w:r>
      <w:r>
        <w:rPr>
          <w:rFonts w:ascii="Consolas" w:hAnsi="Consolas" w:cs="Consolas"/>
          <w:color w:val="0000FF"/>
          <w:sz w:val="19"/>
          <w:szCs w:val="19"/>
        </w:rPr>
        <w:t>&gt;</w:t>
      </w:r>
    </w:p>
    <w:p w:rsidR="009D1437" w:rsidP="009D1437" w14:paraId="2A739ED6" w14:textId="77777777">
      <w:pPr>
        <w:rPr>
          <w:rFonts w:ascii="Consolas" w:hAnsi="Consolas" w:cs="Consolas"/>
          <w:color w:val="0000FF"/>
          <w:sz w:val="19"/>
          <w:szCs w:val="19"/>
        </w:rPr>
      </w:pPr>
      <w:r>
        <w:rPr>
          <w:rFonts w:ascii="Consolas" w:hAnsi="Consolas" w:cs="Consolas"/>
          <w:color w:val="0000FF"/>
          <w:sz w:val="19"/>
          <w:szCs w:val="19"/>
        </w:rPr>
        <w:t>&lt;/</w:t>
      </w:r>
      <w:r>
        <w:rPr>
          <w:rFonts w:ascii="Consolas" w:hAnsi="Consolas" w:cs="Consolas"/>
          <w:color w:val="A31515"/>
          <w:sz w:val="19"/>
          <w:szCs w:val="19"/>
        </w:rPr>
        <w:t>ThayTheHD</w:t>
      </w:r>
      <w:r>
        <w:rPr>
          <w:rFonts w:ascii="Consolas" w:hAnsi="Consolas" w:cs="Consolas"/>
          <w:color w:val="0000FF"/>
          <w:sz w:val="19"/>
          <w:szCs w:val="19"/>
        </w:rPr>
        <w:t>&gt;</w:t>
      </w:r>
    </w:p>
    <w:p w:rsidR="009D1437" w:rsidRPr="007C7E60" w:rsidP="00C35F19" w14:paraId="30A13F60" w14:textId="77777777">
      <w:pPr>
        <w:pStyle w:val="Heading3"/>
      </w:pPr>
      <w:bookmarkStart w:id="580" w:name="_Toc106724535"/>
      <w:r w:rsidRPr="007C7E60">
        <w:t xml:space="preserve">Thay </w:t>
      </w:r>
      <w:r w:rsidRPr="007C7E60">
        <w:t>thế</w:t>
      </w:r>
      <w:r w:rsidRPr="007C7E60">
        <w:t xml:space="preserve"> </w:t>
      </w:r>
      <w:r w:rsidRPr="007C7E60">
        <w:t>hóa</w:t>
      </w:r>
      <w:r w:rsidRPr="007C7E60">
        <w:t xml:space="preserve"> </w:t>
      </w:r>
      <w:r w:rsidRPr="007C7E60">
        <w:t>đơn</w:t>
      </w:r>
      <w:r>
        <w:t xml:space="preserve"> </w:t>
      </w:r>
      <w:r>
        <w:t>giữ</w:t>
      </w:r>
      <w:r>
        <w:t xml:space="preserve"> </w:t>
      </w:r>
      <w:r>
        <w:t>số</w:t>
      </w:r>
      <w:r>
        <w:t xml:space="preserve"> </w:t>
      </w:r>
      <w:r>
        <w:t>khác</w:t>
      </w:r>
      <w:r>
        <w:t xml:space="preserve"> </w:t>
      </w:r>
      <w:r>
        <w:t>mẫu</w:t>
      </w:r>
      <w:r>
        <w:t xml:space="preserve"> </w:t>
      </w:r>
      <w:r>
        <w:t>số</w:t>
      </w:r>
      <w:bookmarkEnd w:id="580"/>
    </w:p>
    <w:p w:rsidR="009D1437" w:rsidP="009D1437" w14:paraId="3509123A" w14:textId="77777777">
      <w:r>
        <w:t>URL</w:t>
      </w:r>
    </w:p>
    <w:p w:rsidR="009D1437" w:rsidRPr="004A4DD9" w:rsidP="009D1437" w14:paraId="380D186F" w14:textId="77777777">
      <w:pPr>
        <w:ind w:firstLine="720"/>
        <w:jc w:val="both"/>
      </w:pPr>
      <w:r>
        <w:rPr>
          <w:rFonts w:eastAsia="Calibri"/>
        </w:rPr>
        <w:t>s</w:t>
      </w:r>
      <w:r w:rsidRPr="009372AD">
        <w:rPr>
          <w:rFonts w:eastAsia="Calibri"/>
        </w:rPr>
        <w:t>tring</w:t>
      </w:r>
      <w:r>
        <w:rPr>
          <w:rFonts w:eastAsia="Calibri"/>
        </w:rPr>
        <w:t xml:space="preserve"> </w:t>
      </w:r>
      <w:r w:rsidRPr="00FF443E">
        <w:rPr>
          <w:b/>
          <w:color w:val="000000"/>
        </w:rPr>
        <w:t>ReplaceAssignedNoNewPattern</w:t>
      </w:r>
      <w:r w:rsidRPr="00FF443E">
        <w:rPr>
          <w:bCs/>
          <w:color w:val="000000"/>
        </w:rPr>
        <w:t xml:space="preserve">(string Account, string </w:t>
      </w:r>
      <w:r w:rsidRPr="00FF443E">
        <w:rPr>
          <w:bCs/>
          <w:color w:val="000000"/>
        </w:rPr>
        <w:t>ACpass</w:t>
      </w:r>
      <w:r w:rsidRPr="00FF443E">
        <w:rPr>
          <w:bCs/>
          <w:color w:val="000000"/>
        </w:rPr>
        <w:t xml:space="preserve">, string </w:t>
      </w:r>
      <w:r w:rsidRPr="00FF443E">
        <w:rPr>
          <w:bCs/>
          <w:color w:val="000000"/>
        </w:rPr>
        <w:t>xmlInvData</w:t>
      </w:r>
      <w:r w:rsidRPr="00FF443E">
        <w:rPr>
          <w:bCs/>
          <w:color w:val="000000"/>
        </w:rPr>
        <w:t xml:space="preserve">, string username, string pass, string </w:t>
      </w:r>
      <w:r w:rsidRPr="00FF443E">
        <w:rPr>
          <w:bCs/>
          <w:color w:val="000000"/>
        </w:rPr>
        <w:t>fkey</w:t>
      </w:r>
      <w:r w:rsidRPr="00FF443E">
        <w:rPr>
          <w:bCs/>
          <w:color w:val="000000"/>
        </w:rPr>
        <w:t xml:space="preserve">, string </w:t>
      </w:r>
      <w:r w:rsidRPr="00FF443E">
        <w:rPr>
          <w:bCs/>
          <w:color w:val="000000"/>
        </w:rPr>
        <w:t>Attachfile</w:t>
      </w:r>
      <w:r w:rsidRPr="00FF443E">
        <w:rPr>
          <w:bCs/>
          <w:color w:val="000000"/>
        </w:rPr>
        <w:t xml:space="preserve">, int? convert, string pattern = null, string serial = null, string </w:t>
      </w:r>
      <w:r w:rsidRPr="00FF443E">
        <w:rPr>
          <w:bCs/>
          <w:color w:val="000000"/>
        </w:rPr>
        <w:t>OldPattern</w:t>
      </w:r>
      <w:r w:rsidRPr="00FF443E">
        <w:rPr>
          <w:bCs/>
          <w:color w:val="000000"/>
        </w:rPr>
        <w:t xml:space="preserve"> = null)</w:t>
      </w:r>
      <w:r w:rsidRPr="00FF443E">
        <w:rPr>
          <w:rFonts w:eastAsia="Calibri"/>
          <w:bCs/>
        </w:rPr>
        <w:t>.</w:t>
      </w:r>
    </w:p>
    <w:p w:rsidR="009D1437" w:rsidRPr="00593BE8" w:rsidP="009D1437" w14:paraId="696F1A3C" w14:textId="77777777">
      <w:pPr>
        <w:pStyle w:val="N"/>
      </w:pPr>
      <w:r w:rsidRPr="00593BE8">
        <w:t>DESCRIPTION</w:t>
      </w:r>
    </w:p>
    <w:p w:rsidR="009D1437" w:rsidP="009D1437" w14:paraId="664E6DAD" w14:textId="77777777">
      <w:pPr>
        <w:pStyle w:val="N"/>
      </w:pPr>
      <w:r>
        <w:tab/>
        <w:t>Đây là web service thực hiện thay thế hóa đơn giữ số khác mẫu số</w:t>
      </w:r>
    </w:p>
    <w:p w:rsidR="009D1437" w:rsidRPr="00007702" w:rsidP="009D1437" w14:paraId="69D265AE" w14:textId="77777777">
      <w:pPr>
        <w:pStyle w:val="N"/>
      </w:pPr>
      <w:r w:rsidRPr="00663B3E">
        <w:t>HTTP METHOD</w:t>
      </w:r>
    </w:p>
    <w:p w:rsidR="009D1437" w:rsidRPr="00007702" w:rsidP="009D1437" w14:paraId="4793AA43" w14:textId="77777777">
      <w:pPr>
        <w:pStyle w:val="N"/>
        <w:rPr>
          <w:b/>
        </w:rPr>
      </w:pPr>
      <w:r>
        <w:tab/>
      </w:r>
      <w:r w:rsidRPr="00610AFD">
        <w:t>POST</w:t>
      </w:r>
    </w:p>
    <w:p w:rsidR="009D1437" w:rsidRPr="00610AFD" w:rsidP="009D1437" w14:paraId="06F7B551" w14:textId="77777777">
      <w:pPr>
        <w:pStyle w:val="N"/>
      </w:pPr>
      <w:r w:rsidRPr="00610AFD">
        <w:t>REQUEST BODY</w:t>
      </w:r>
    </w:p>
    <w:p w:rsidR="009D1437" w:rsidRPr="004720D2" w:rsidP="009D1437" w14:paraId="67F3AA42" w14:textId="77777777">
      <w:pPr>
        <w:pStyle w:val="ListParagraph"/>
        <w:numPr>
          <w:ilvl w:val="0"/>
          <w:numId w:val="2"/>
        </w:numPr>
        <w:spacing w:after="0" w:line="360" w:lineRule="auto"/>
        <w:ind w:left="1080"/>
        <w:jc w:val="both"/>
        <w:rPr>
          <w:rFonts w:eastAsia="Calibri"/>
          <w:b/>
          <w:u w:val="single"/>
        </w:rPr>
      </w:pPr>
      <w:r w:rsidRPr="00B72936">
        <w:rPr>
          <w:b/>
          <w:color w:val="000000"/>
        </w:rPr>
        <w:t>username</w:t>
      </w:r>
      <w:r w:rsidRPr="00B72936">
        <w:rPr>
          <w:rFonts w:eastAsia="Calibri"/>
          <w:b/>
        </w:rPr>
        <w:t xml:space="preserve"> /</w:t>
      </w:r>
      <w:r w:rsidRPr="00B72936">
        <w:rPr>
          <w:b/>
        </w:rPr>
        <w:t xml:space="preserve"> </w:t>
      </w:r>
      <w:r w:rsidRPr="00B72936">
        <w:rPr>
          <w:b/>
          <w:color w:val="000000"/>
        </w:rPr>
        <w:t>pass</w:t>
      </w:r>
      <w:r w:rsidRPr="009372AD">
        <w:rPr>
          <w:rFonts w:eastAsia="Calibri"/>
        </w:rPr>
        <w:t xml:space="preserve">: Tài </w:t>
      </w:r>
      <w:r w:rsidRPr="009372AD">
        <w:rPr>
          <w:rFonts w:eastAsia="Calibri"/>
        </w:rPr>
        <w:t>khoản</w:t>
      </w:r>
      <w:r w:rsidRPr="009372AD">
        <w:rPr>
          <w:rFonts w:eastAsia="Calibri"/>
        </w:rPr>
        <w:t xml:space="preserve"> </w:t>
      </w:r>
      <w:r w:rsidRPr="009372AD">
        <w:rPr>
          <w:rFonts w:eastAsia="Calibri"/>
        </w:rPr>
        <w:t>được</w:t>
      </w:r>
      <w:r w:rsidRPr="009372AD">
        <w:rPr>
          <w:rFonts w:eastAsia="Calibri"/>
        </w:rPr>
        <w:t xml:space="preserve"> </w:t>
      </w:r>
      <w:r w:rsidRPr="009372AD">
        <w:rPr>
          <w:rFonts w:eastAsia="Calibri"/>
        </w:rPr>
        <w:t>cấp</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cho</w:t>
      </w:r>
      <w:r w:rsidRPr="009372AD">
        <w:rPr>
          <w:rFonts w:eastAsia="Calibri"/>
        </w:rPr>
        <w:t xml:space="preserve"> </w:t>
      </w:r>
      <w:r w:rsidRPr="009372AD">
        <w:rPr>
          <w:rFonts w:eastAsia="Calibri"/>
        </w:rPr>
        <w:t>khách</w:t>
      </w:r>
      <w:r w:rsidRPr="009372AD">
        <w:rPr>
          <w:rFonts w:eastAsia="Calibri"/>
        </w:rPr>
        <w:t xml:space="preserve"> </w:t>
      </w:r>
      <w:r w:rsidRPr="009372AD">
        <w:rPr>
          <w:rFonts w:eastAsia="Calibri"/>
        </w:rPr>
        <w:t>hàng</w:t>
      </w:r>
      <w:r w:rsidRPr="009372AD">
        <w:rPr>
          <w:rFonts w:eastAsia="Calibri"/>
        </w:rPr>
        <w:t xml:space="preserve"> </w:t>
      </w:r>
      <w:r w:rsidRPr="009372AD">
        <w:rPr>
          <w:rFonts w:eastAsia="Calibri"/>
        </w:rPr>
        <w:t>để</w:t>
      </w:r>
      <w:r w:rsidRPr="009372AD">
        <w:rPr>
          <w:rFonts w:eastAsia="Calibri"/>
        </w:rPr>
        <w:t xml:space="preserve"> </w:t>
      </w:r>
      <w:r w:rsidRPr="009372AD">
        <w:rPr>
          <w:rFonts w:eastAsia="Calibri"/>
        </w:rPr>
        <w:t>gọi</w:t>
      </w:r>
      <w:r w:rsidRPr="009372AD">
        <w:rPr>
          <w:rFonts w:eastAsia="Calibri"/>
        </w:rPr>
        <w:t xml:space="preserve"> </w:t>
      </w:r>
      <w:r>
        <w:rPr>
          <w:rFonts w:eastAsia="Calibri"/>
        </w:rPr>
        <w:t>đến</w:t>
      </w:r>
      <w:r>
        <w:rPr>
          <w:rFonts w:eastAsia="Calibri"/>
        </w:rPr>
        <w:t xml:space="preserve"> webservice (</w:t>
      </w:r>
      <w:r>
        <w:rPr>
          <w:rFonts w:eastAsia="Calibri"/>
        </w:rPr>
        <w:t>tài</w:t>
      </w:r>
      <w:r>
        <w:rPr>
          <w:rFonts w:eastAsia="Calibri"/>
        </w:rPr>
        <w:t xml:space="preserve"> </w:t>
      </w:r>
      <w:r>
        <w:rPr>
          <w:rFonts w:eastAsia="Calibri"/>
        </w:rPr>
        <w:t>khoản</w:t>
      </w:r>
      <w:r>
        <w:rPr>
          <w:rFonts w:eastAsia="Calibri"/>
        </w:rPr>
        <w:t xml:space="preserve"> </w:t>
      </w:r>
      <w:r>
        <w:rPr>
          <w:rFonts w:eastAsia="Calibri"/>
        </w:rPr>
        <w:t>có</w:t>
      </w:r>
      <w:r>
        <w:rPr>
          <w:rFonts w:eastAsia="Calibri"/>
        </w:rPr>
        <w:t xml:space="preserve"> </w:t>
      </w:r>
      <w:r>
        <w:rPr>
          <w:rFonts w:eastAsia="Calibri"/>
        </w:rPr>
        <w:t>quyền</w:t>
      </w:r>
      <w:r>
        <w:rPr>
          <w:rFonts w:eastAsia="Calibri"/>
        </w:rPr>
        <w:t xml:space="preserve"> </w:t>
      </w:r>
      <w:r>
        <w:rPr>
          <w:rFonts w:eastAsia="Calibri"/>
        </w:rPr>
        <w:t>ServiceRole</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r>
        <w:rPr>
          <w:rFonts w:eastAsia="Calibri"/>
        </w:rPr>
        <w:t>)</w:t>
      </w:r>
      <w:r w:rsidRPr="009372AD">
        <w:rPr>
          <w:rFonts w:eastAsia="Calibri"/>
        </w:rPr>
        <w:t>.</w:t>
      </w:r>
    </w:p>
    <w:p w:rsidR="009D1437" w:rsidRPr="004720D2" w:rsidP="009D1437" w14:paraId="09D78AE9" w14:textId="77777777">
      <w:pPr>
        <w:pStyle w:val="ListParagraph"/>
        <w:numPr>
          <w:ilvl w:val="0"/>
          <w:numId w:val="2"/>
        </w:numPr>
        <w:spacing w:after="0" w:line="360" w:lineRule="auto"/>
        <w:ind w:left="1080"/>
        <w:jc w:val="both"/>
        <w:rPr>
          <w:rFonts w:eastAsia="Calibri"/>
          <w:b/>
          <w:u w:val="single"/>
        </w:rPr>
      </w:pPr>
      <w:r>
        <w:rPr>
          <w:rFonts w:eastAsia="Calibri"/>
          <w:b/>
        </w:rPr>
        <w:t>Account/</w:t>
      </w:r>
      <w:r>
        <w:rPr>
          <w:rFonts w:eastAsia="Calibri"/>
          <w:b/>
        </w:rPr>
        <w:t>ACPass</w:t>
      </w:r>
      <w:r w:rsidRPr="004720D2">
        <w:rPr>
          <w:rFonts w:eastAsia="Calibri"/>
          <w:b/>
        </w:rPr>
        <w:t xml:space="preserve">:  </w:t>
      </w:r>
      <w:r w:rsidRPr="004720D2">
        <w:rPr>
          <w:rFonts w:eastAsia="Calibri"/>
        </w:rPr>
        <w:t xml:space="preserve">Tài </w:t>
      </w:r>
      <w:r w:rsidRPr="004720D2">
        <w:rPr>
          <w:rFonts w:eastAsia="Calibri"/>
        </w:rPr>
        <w:t>khoản</w:t>
      </w:r>
      <w:r w:rsidRPr="004720D2">
        <w:rPr>
          <w:rFonts w:eastAsia="Calibri"/>
        </w:rPr>
        <w:t xml:space="preserve"> </w:t>
      </w:r>
      <w:r w:rsidRPr="004720D2">
        <w:rPr>
          <w:rFonts w:eastAsia="Calibri"/>
        </w:rPr>
        <w:t>được</w:t>
      </w:r>
      <w:r w:rsidRPr="004720D2">
        <w:rPr>
          <w:rFonts w:eastAsia="Calibri"/>
        </w:rPr>
        <w:t xml:space="preserve"> </w:t>
      </w:r>
      <w:r w:rsidRPr="004720D2">
        <w:rPr>
          <w:rFonts w:eastAsia="Calibri"/>
        </w:rPr>
        <w:t>cấp</w:t>
      </w:r>
      <w:r w:rsidRPr="004720D2">
        <w:rPr>
          <w:rFonts w:eastAsia="Calibri"/>
        </w:rPr>
        <w:t xml:space="preserve"> </w:t>
      </w:r>
      <w:r w:rsidRPr="004720D2">
        <w:rPr>
          <w:rFonts w:eastAsia="Calibri"/>
        </w:rPr>
        <w:t>phát</w:t>
      </w:r>
      <w:r w:rsidRPr="004720D2">
        <w:rPr>
          <w:rFonts w:eastAsia="Calibri"/>
        </w:rPr>
        <w:t xml:space="preserve"> </w:t>
      </w:r>
      <w:r w:rsidRPr="004720D2">
        <w:rPr>
          <w:rFonts w:eastAsia="Calibri"/>
        </w:rPr>
        <w:t>cho</w:t>
      </w:r>
      <w:r w:rsidRPr="004720D2">
        <w:rPr>
          <w:rFonts w:eastAsia="Calibri"/>
        </w:rPr>
        <w:t xml:space="preserve"> </w:t>
      </w:r>
      <w:r w:rsidRPr="004720D2">
        <w:rPr>
          <w:rFonts w:eastAsia="Calibri"/>
        </w:rPr>
        <w:t>nhân</w:t>
      </w:r>
      <w:r w:rsidRPr="004720D2">
        <w:rPr>
          <w:rFonts w:eastAsia="Calibri"/>
        </w:rPr>
        <w:t xml:space="preserve"> </w:t>
      </w:r>
      <w:r w:rsidRPr="004720D2">
        <w:rPr>
          <w:rFonts w:eastAsia="Calibri"/>
        </w:rPr>
        <w:t>viên</w:t>
      </w:r>
      <w:r w:rsidRPr="004720D2">
        <w:rPr>
          <w:rFonts w:eastAsia="Calibri"/>
        </w:rPr>
        <w:t xml:space="preserve"> </w:t>
      </w:r>
      <w:r w:rsidRPr="004720D2">
        <w:rPr>
          <w:rFonts w:eastAsia="Calibri"/>
        </w:rPr>
        <w:t>gọi</w:t>
      </w:r>
      <w:r w:rsidRPr="004720D2">
        <w:rPr>
          <w:rFonts w:eastAsia="Calibri"/>
        </w:rPr>
        <w:t xml:space="preserve"> </w:t>
      </w:r>
      <w:r w:rsidRPr="004720D2">
        <w:rPr>
          <w:rFonts w:eastAsia="Calibri"/>
        </w:rPr>
        <w:t>lệnh</w:t>
      </w:r>
      <w:r w:rsidRPr="004720D2">
        <w:rPr>
          <w:rFonts w:eastAsia="Calibri"/>
        </w:rPr>
        <w:t xml:space="preserve"> </w:t>
      </w:r>
      <w:r w:rsidRPr="004720D2">
        <w:rPr>
          <w:rFonts w:eastAsia="Calibri"/>
        </w:rPr>
        <w:t>phát</w:t>
      </w:r>
      <w:r w:rsidRPr="004720D2">
        <w:rPr>
          <w:rFonts w:eastAsia="Calibri"/>
        </w:rPr>
        <w:t xml:space="preserve"> </w:t>
      </w:r>
      <w:r w:rsidRPr="004720D2">
        <w:rPr>
          <w:rFonts w:eastAsia="Calibri"/>
        </w:rPr>
        <w:t>hành</w:t>
      </w:r>
      <w:r w:rsidRPr="004720D2">
        <w:rPr>
          <w:rFonts w:eastAsia="Calibri"/>
        </w:rPr>
        <w:t xml:space="preserve"> </w:t>
      </w:r>
      <w:r w:rsidRPr="004720D2">
        <w:rPr>
          <w:rFonts w:eastAsia="Calibri"/>
        </w:rPr>
        <w:t>hóa</w:t>
      </w:r>
      <w:r w:rsidRPr="004720D2">
        <w:rPr>
          <w:rFonts w:eastAsia="Calibri"/>
        </w:rPr>
        <w:t xml:space="preserve"> </w:t>
      </w:r>
      <w:r w:rsidRPr="004720D2">
        <w:rPr>
          <w:rFonts w:eastAsia="Calibri"/>
        </w:rPr>
        <w:t>đơn</w:t>
      </w:r>
    </w:p>
    <w:p w:rsidR="009D1437" w:rsidRPr="009372AD" w:rsidP="009D1437" w14:paraId="2CF8B375" w14:textId="77777777">
      <w:pPr>
        <w:pStyle w:val="ListParagraph"/>
        <w:numPr>
          <w:ilvl w:val="0"/>
          <w:numId w:val="2"/>
        </w:numPr>
        <w:spacing w:after="0" w:line="360" w:lineRule="auto"/>
        <w:ind w:left="1080"/>
        <w:jc w:val="both"/>
        <w:rPr>
          <w:rFonts w:eastAsia="Calibri"/>
          <w:b/>
          <w:u w:val="single"/>
        </w:rPr>
      </w:pPr>
      <w:r w:rsidRPr="009372AD">
        <w:rPr>
          <w:rFonts w:eastAsia="Calibri"/>
          <w:b/>
        </w:rPr>
        <w:t>xmlInvData</w:t>
      </w:r>
      <w:r w:rsidRPr="009372AD">
        <w:rPr>
          <w:rFonts w:eastAsia="Calibri"/>
        </w:rPr>
        <w:t xml:space="preserve">: String XML </w:t>
      </w:r>
      <w:r w:rsidRPr="009372AD">
        <w:rPr>
          <w:rFonts w:eastAsia="Calibri"/>
        </w:rPr>
        <w:t>dữ</w:t>
      </w:r>
      <w:r w:rsidRPr="009372AD">
        <w:rPr>
          <w:rFonts w:eastAsia="Calibri"/>
        </w:rPr>
        <w:t xml:space="preserve"> </w:t>
      </w:r>
      <w:r w:rsidRPr="009372AD">
        <w:rPr>
          <w:rFonts w:eastAsia="Calibri"/>
        </w:rPr>
        <w:t>liệu</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sidRPr="009372AD">
        <w:rPr>
          <w:rFonts w:eastAsia="Calibri"/>
        </w:rPr>
        <w:t>cũ</w:t>
      </w:r>
      <w:r w:rsidRPr="009372AD">
        <w:rPr>
          <w:rFonts w:eastAsia="Calibri"/>
        </w:rPr>
        <w:t xml:space="preserve"> </w:t>
      </w:r>
      <w:r w:rsidRPr="009372AD">
        <w:rPr>
          <w:rFonts w:eastAsia="Calibri"/>
        </w:rPr>
        <w:t>và</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Pr>
          <w:rFonts w:eastAsia="Calibri"/>
        </w:rPr>
        <w:t>thay</w:t>
      </w:r>
      <w:r>
        <w:rPr>
          <w:rFonts w:eastAsia="Calibri"/>
        </w:rPr>
        <w:t xml:space="preserve"> </w:t>
      </w:r>
      <w:r>
        <w:rPr>
          <w:rFonts w:eastAsia="Calibri"/>
        </w:rPr>
        <w:t>thế</w:t>
      </w:r>
    </w:p>
    <w:p w:rsidR="009D1437" w:rsidRPr="00CF2FC3" w:rsidP="009D1437" w14:paraId="5C096CCA" w14:textId="77777777">
      <w:pPr>
        <w:pStyle w:val="ListParagraph"/>
        <w:numPr>
          <w:ilvl w:val="0"/>
          <w:numId w:val="2"/>
        </w:numPr>
        <w:spacing w:after="0" w:line="360" w:lineRule="auto"/>
        <w:ind w:left="1080"/>
        <w:jc w:val="both"/>
        <w:rPr>
          <w:rFonts w:eastAsia="Calibri"/>
          <w:b/>
        </w:rPr>
      </w:pPr>
      <w:r>
        <w:rPr>
          <w:rFonts w:eastAsia="Calibri"/>
          <w:b/>
        </w:rPr>
        <w:t>fkey</w:t>
      </w:r>
      <w:r>
        <w:rPr>
          <w:rFonts w:eastAsia="Calibri"/>
          <w:b/>
        </w:rPr>
        <w:t xml:space="preserve">: </w:t>
      </w:r>
      <w:r>
        <w:rPr>
          <w:rFonts w:eastAsia="Calibri"/>
        </w:rPr>
        <w:t>Chuỗi</w:t>
      </w:r>
      <w:r>
        <w:rPr>
          <w:rFonts w:eastAsia="Calibri"/>
        </w:rPr>
        <w:t xml:space="preserve"> </w:t>
      </w:r>
      <w:r>
        <w:rPr>
          <w:rFonts w:eastAsia="Calibri"/>
        </w:rPr>
        <w:t>xác</w:t>
      </w:r>
      <w:r>
        <w:rPr>
          <w:rFonts w:eastAsia="Calibri"/>
        </w:rPr>
        <w:t xml:space="preserve"> </w:t>
      </w:r>
      <w:r>
        <w:rPr>
          <w:rFonts w:eastAsia="Calibri"/>
        </w:rPr>
        <w:t>định</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cần</w:t>
      </w:r>
      <w:r>
        <w:rPr>
          <w:rFonts w:eastAsia="Calibri"/>
        </w:rPr>
        <w:t xml:space="preserve"> </w:t>
      </w:r>
      <w:r>
        <w:rPr>
          <w:rFonts w:eastAsia="Calibri"/>
        </w:rPr>
        <w:t>thay</w:t>
      </w:r>
      <w:r>
        <w:rPr>
          <w:rFonts w:eastAsia="Calibri"/>
        </w:rPr>
        <w:t xml:space="preserve"> </w:t>
      </w:r>
      <w:r>
        <w:rPr>
          <w:rFonts w:eastAsia="Calibri"/>
        </w:rPr>
        <w:t>thế</w:t>
      </w:r>
    </w:p>
    <w:p w:rsidR="009D1437" w:rsidRPr="00E009AD" w:rsidP="009D1437" w14:paraId="709F60B0" w14:textId="77777777">
      <w:pPr>
        <w:pStyle w:val="ListParagraph"/>
        <w:numPr>
          <w:ilvl w:val="0"/>
          <w:numId w:val="2"/>
        </w:numPr>
        <w:spacing w:after="0" w:line="360" w:lineRule="auto"/>
        <w:ind w:left="1080"/>
        <w:jc w:val="both"/>
        <w:rPr>
          <w:rFonts w:eastAsia="Calibri"/>
          <w:b/>
        </w:rPr>
      </w:pPr>
      <w:r>
        <w:rPr>
          <w:rFonts w:eastAsia="Calibri"/>
          <w:b/>
        </w:rPr>
        <w:t>Convert</w:t>
      </w:r>
      <w:r>
        <w:rPr>
          <w:rFonts w:eastAsia="Calibri"/>
        </w:rPr>
        <w:t xml:space="preserve">: </w:t>
      </w:r>
      <w:r w:rsidRPr="009372AD">
        <w:rPr>
          <w:rFonts w:eastAsia="Calibri"/>
        </w:rPr>
        <w:t>Mặc</w:t>
      </w:r>
      <w:r w:rsidRPr="009372AD">
        <w:rPr>
          <w:rFonts w:eastAsia="Calibri"/>
        </w:rPr>
        <w:t xml:space="preserve"> </w:t>
      </w:r>
      <w:r w:rsidRPr="009372AD">
        <w:rPr>
          <w:rFonts w:eastAsia="Calibri"/>
        </w:rPr>
        <w:t>định</w:t>
      </w:r>
      <w:r w:rsidRPr="009372AD">
        <w:rPr>
          <w:rFonts w:eastAsia="Calibri"/>
        </w:rPr>
        <w:t xml:space="preserve"> </w:t>
      </w:r>
      <w:r w:rsidRPr="009372AD">
        <w:rPr>
          <w:rFonts w:eastAsia="Calibri"/>
        </w:rPr>
        <w:t>là</w:t>
      </w:r>
      <w:r w:rsidRPr="009372AD">
        <w:rPr>
          <w:rFonts w:eastAsia="Calibri"/>
        </w:rPr>
        <w:t xml:space="preserve"> 0, </w:t>
      </w:r>
      <w:r>
        <w:rPr>
          <w:rFonts w:eastAsia="Calibri"/>
        </w:rPr>
        <w:t>(</w:t>
      </w:r>
      <w:r w:rsidRPr="009372AD">
        <w:rPr>
          <w:rFonts w:eastAsia="Calibri"/>
        </w:rPr>
        <w:t xml:space="preserve">0 – </w:t>
      </w:r>
      <w:r w:rsidRPr="009372AD">
        <w:rPr>
          <w:rFonts w:eastAsia="Calibri"/>
        </w:rPr>
        <w:t>Không</w:t>
      </w:r>
      <w:r w:rsidRPr="009372AD">
        <w:rPr>
          <w:rFonts w:eastAsia="Calibri"/>
        </w:rPr>
        <w:t xml:space="preserve"> </w:t>
      </w:r>
      <w:r w:rsidRPr="009372AD">
        <w:rPr>
          <w:rFonts w:eastAsia="Calibri"/>
        </w:rPr>
        <w:t>cần</w:t>
      </w:r>
      <w:r w:rsidRPr="009372AD">
        <w:rPr>
          <w:rFonts w:eastAsia="Calibri"/>
        </w:rPr>
        <w:t xml:space="preserve"> convert </w:t>
      </w:r>
      <w:r w:rsidRPr="009372AD">
        <w:rPr>
          <w:rFonts w:eastAsia="Calibri"/>
        </w:rPr>
        <w:t>từ</w:t>
      </w:r>
      <w:r w:rsidRPr="009372AD">
        <w:rPr>
          <w:rFonts w:eastAsia="Calibri"/>
        </w:rPr>
        <w:t xml:space="preserve"> TCVN3 sang Unicode. 1- </w:t>
      </w:r>
      <w:r w:rsidRPr="009372AD">
        <w:rPr>
          <w:rFonts w:eastAsia="Calibri"/>
        </w:rPr>
        <w:t>Cần</w:t>
      </w:r>
      <w:r w:rsidRPr="009372AD">
        <w:rPr>
          <w:rFonts w:eastAsia="Calibri"/>
        </w:rPr>
        <w:t xml:space="preserve"> convert </w:t>
      </w:r>
      <w:r w:rsidRPr="009372AD">
        <w:rPr>
          <w:rFonts w:eastAsia="Calibri"/>
        </w:rPr>
        <w:t>từ</w:t>
      </w:r>
      <w:r w:rsidRPr="009372AD">
        <w:rPr>
          <w:rFonts w:eastAsia="Calibri"/>
        </w:rPr>
        <w:t xml:space="preserve"> TCVN3 sang Unicode</w:t>
      </w:r>
      <w:r>
        <w:rPr>
          <w:rFonts w:eastAsia="Calibri"/>
        </w:rPr>
        <w:t>)</w:t>
      </w:r>
    </w:p>
    <w:p w:rsidR="009D1437" w:rsidRPr="00E009AD" w:rsidP="009D1437" w14:paraId="2D4D41F1" w14:textId="77777777">
      <w:pPr>
        <w:pStyle w:val="ListParagraph"/>
        <w:numPr>
          <w:ilvl w:val="0"/>
          <w:numId w:val="2"/>
        </w:numPr>
        <w:spacing w:after="0" w:line="360" w:lineRule="auto"/>
        <w:ind w:left="1080"/>
        <w:jc w:val="both"/>
        <w:rPr>
          <w:rFonts w:eastAsia="Calibri"/>
          <w:b/>
        </w:rPr>
      </w:pPr>
      <w:r w:rsidRPr="006479A0">
        <w:rPr>
          <w:b/>
        </w:rPr>
        <w:t>Pattern</w:t>
      </w:r>
      <w:r>
        <w:t xml:space="preserve">: </w:t>
      </w:r>
      <w:r>
        <w:t>Mẫu</w:t>
      </w:r>
      <w:r>
        <w:t xml:space="preserve"> </w:t>
      </w:r>
      <w:r>
        <w:t>số</w:t>
      </w:r>
      <w:r>
        <w:t xml:space="preserve"> </w:t>
      </w:r>
      <w:r>
        <w:t>mới</w:t>
      </w:r>
    </w:p>
    <w:p w:rsidR="009D1437" w:rsidRPr="00E67B84" w:rsidP="009D1437" w14:paraId="07E773BA" w14:textId="77777777">
      <w:pPr>
        <w:pStyle w:val="ListParagraph"/>
        <w:numPr>
          <w:ilvl w:val="0"/>
          <w:numId w:val="2"/>
        </w:numPr>
        <w:spacing w:after="0" w:line="360" w:lineRule="auto"/>
        <w:ind w:left="1080"/>
        <w:jc w:val="both"/>
        <w:rPr>
          <w:rFonts w:eastAsia="Calibri"/>
          <w:b/>
        </w:rPr>
      </w:pPr>
      <w:r w:rsidRPr="006479A0">
        <w:rPr>
          <w:b/>
        </w:rPr>
        <w:t>Serial</w:t>
      </w:r>
      <w:r>
        <w:t xml:space="preserve">: </w:t>
      </w:r>
      <w:r>
        <w:t>Ký</w:t>
      </w:r>
      <w:r>
        <w:t xml:space="preserve"> </w:t>
      </w:r>
      <w:r>
        <w:t>hiệu</w:t>
      </w:r>
    </w:p>
    <w:p w:rsidR="009D1437" w:rsidRPr="00E67B84" w:rsidP="009D1437" w14:paraId="554F4A63" w14:textId="77777777">
      <w:pPr>
        <w:pStyle w:val="ListParagraph"/>
        <w:numPr>
          <w:ilvl w:val="0"/>
          <w:numId w:val="2"/>
        </w:numPr>
        <w:spacing w:after="0" w:line="360" w:lineRule="auto"/>
        <w:ind w:left="1080"/>
        <w:jc w:val="both"/>
        <w:rPr>
          <w:rFonts w:eastAsia="Calibri"/>
          <w:b/>
        </w:rPr>
      </w:pPr>
      <w:r w:rsidRPr="00E67B84">
        <w:rPr>
          <w:b/>
          <w:color w:val="000000"/>
        </w:rPr>
        <w:t>OldPattern</w:t>
      </w:r>
      <w:r>
        <w:rPr>
          <w:b/>
          <w:color w:val="000000"/>
        </w:rPr>
        <w:t xml:space="preserve">: </w:t>
      </w:r>
      <w:r>
        <w:rPr>
          <w:bCs/>
          <w:color w:val="000000"/>
        </w:rPr>
        <w:t>Mẫu</w:t>
      </w:r>
      <w:r>
        <w:rPr>
          <w:bCs/>
          <w:color w:val="000000"/>
        </w:rPr>
        <w:t xml:space="preserve"> </w:t>
      </w:r>
      <w:r>
        <w:rPr>
          <w:bCs/>
          <w:color w:val="000000"/>
        </w:rPr>
        <w:t>số</w:t>
      </w:r>
      <w:r>
        <w:rPr>
          <w:bCs/>
          <w:color w:val="000000"/>
        </w:rPr>
        <w:t xml:space="preserve"> </w:t>
      </w:r>
      <w:r>
        <w:rPr>
          <w:bCs/>
          <w:color w:val="000000"/>
        </w:rPr>
        <w:t>cũ</w:t>
      </w:r>
    </w:p>
    <w:p w:rsidR="009D1437" w:rsidRPr="007A4FB0" w:rsidP="009D1437" w14:paraId="5DE58B0F" w14:textId="77777777">
      <w:pPr>
        <w:ind w:left="360" w:firstLine="720"/>
      </w:pPr>
    </w:p>
    <w:p w:rsidR="009D1437" w:rsidP="009D1437" w14:paraId="4A14A926" w14:textId="7777777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710"/>
        <w:gridCol w:w="5040"/>
        <w:gridCol w:w="2515"/>
      </w:tblGrid>
      <w:tr w14:paraId="5607B323" w14:textId="77777777" w:rsidTr="00616EC4">
        <w:tblPrEx>
          <w:tblW w:w="0" w:type="auto"/>
          <w:tblInd w:w="85" w:type="dxa"/>
          <w:tblLayout w:type="fixed"/>
          <w:tblLook w:val="04A0"/>
        </w:tblPrEx>
        <w:tc>
          <w:tcPr>
            <w:tcW w:w="171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15A9E376" w14:textId="77777777">
            <w:pPr>
              <w:pStyle w:val="ListParagraph"/>
              <w:jc w:val="center"/>
            </w:pPr>
            <w:r>
              <w:t>Kết</w:t>
            </w:r>
            <w:r>
              <w:t xml:space="preserve"> </w:t>
            </w:r>
            <w:r>
              <w:t>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3187D260" w14:textId="77777777">
            <w:pPr>
              <w:pStyle w:val="ListParagraph"/>
            </w:pPr>
            <w:r w:rsidRPr="00660ABB">
              <w:t>Mô</w:t>
            </w:r>
            <w:r w:rsidRPr="00660ABB">
              <w:t xml:space="preserve"> </w:t>
            </w:r>
            <w:r w:rsidRPr="00660ABB">
              <w:t>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429E82AB" w14:textId="77777777">
            <w:pPr>
              <w:pStyle w:val="ListParagraph"/>
            </w:pPr>
            <w:r>
              <w:t>Ghi</w:t>
            </w:r>
            <w:r>
              <w:t xml:space="preserve"> </w:t>
            </w:r>
            <w:r>
              <w:t>chú</w:t>
            </w:r>
          </w:p>
        </w:tc>
      </w:tr>
      <w:tr w14:paraId="36DCFEF1" w14:textId="77777777" w:rsidTr="00616EC4">
        <w:tblPrEx>
          <w:tblW w:w="0" w:type="auto"/>
          <w:tblInd w:w="85" w:type="dxa"/>
          <w:tblLayout w:type="fixed"/>
          <w:tblLook w:val="04A0"/>
        </w:tblPrEx>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00701777" w14:textId="77777777">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740EA39" w14:textId="77777777">
            <w:pPr>
              <w:pStyle w:val="ListParagraph"/>
              <w:ind w:left="0"/>
              <w:jc w:val="both"/>
            </w:pPr>
            <w:r w:rsidRPr="009372AD">
              <w:t xml:space="preserve">Tài </w:t>
            </w:r>
            <w:r w:rsidRPr="009372AD">
              <w:t>khoản</w:t>
            </w:r>
            <w:r w:rsidRPr="009372AD">
              <w:t xml:space="preserve"> </w:t>
            </w:r>
            <w:r w:rsidRPr="009372AD">
              <w:t>đăng</w:t>
            </w:r>
            <w:r w:rsidRPr="009372AD">
              <w:t xml:space="preserve"> </w:t>
            </w:r>
            <w:r w:rsidRPr="009372AD">
              <w:t>nhập</w:t>
            </w:r>
            <w:r w:rsidRPr="009372AD">
              <w:t xml:space="preserve"> </w:t>
            </w:r>
            <w:r w:rsidRPr="009372AD">
              <w:t>sai</w:t>
            </w:r>
            <w:r>
              <w:t xml:space="preserve"> </w:t>
            </w:r>
            <w:r>
              <w:t>hoặc</w:t>
            </w:r>
            <w:r>
              <w:t xml:space="preserve"> </w:t>
            </w:r>
            <w:r>
              <w:t>không</w:t>
            </w:r>
            <w:r>
              <w:t xml:space="preserve"> </w:t>
            </w:r>
            <w:r>
              <w:t>có</w:t>
            </w:r>
            <w:r>
              <w:t xml:space="preserve"> </w:t>
            </w:r>
            <w:r>
              <w:t>quyền</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40667D2D" w14:textId="77777777">
            <w:pPr>
              <w:pStyle w:val="ListParagraph"/>
              <w:ind w:left="0"/>
              <w:jc w:val="both"/>
            </w:pPr>
          </w:p>
        </w:tc>
      </w:tr>
      <w:tr w14:paraId="4D6359F7" w14:textId="77777777" w:rsidTr="00616EC4">
        <w:tblPrEx>
          <w:tblW w:w="0" w:type="auto"/>
          <w:tblInd w:w="85" w:type="dxa"/>
          <w:tblLayout w:type="fixed"/>
          <w:tblLook w:val="04A0"/>
        </w:tblPrEx>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572D23FD" w14:textId="77777777">
            <w:pPr>
              <w:rPr>
                <w:rFonts w:eastAsia="Calibri"/>
              </w:rPr>
            </w:pPr>
            <w:r w:rsidRPr="009372AD">
              <w:rPr>
                <w:rFonts w:eastAsia="Calibri"/>
              </w:rPr>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9CA82D7" w14:textId="77777777">
            <w:pPr>
              <w:rPr>
                <w:rFonts w:eastAsia="Calibri"/>
              </w:rPr>
            </w:pPr>
            <w:r w:rsidRPr="009372AD">
              <w:rPr>
                <w:rFonts w:eastAsia="Calibri"/>
              </w:rPr>
              <w:t>Không</w:t>
            </w:r>
            <w:r w:rsidRPr="009372AD">
              <w:rPr>
                <w:rFonts w:eastAsia="Calibri"/>
              </w:rPr>
              <w:t xml:space="preserve"> </w:t>
            </w:r>
            <w:r w:rsidRPr="009372AD">
              <w:rPr>
                <w:rFonts w:eastAsia="Calibri"/>
              </w:rPr>
              <w:t>tồn</w:t>
            </w:r>
            <w:r w:rsidRPr="009372AD">
              <w:rPr>
                <w:rFonts w:eastAsia="Calibri"/>
              </w:rPr>
              <w:t xml:space="preserve"> </w:t>
            </w:r>
            <w:r w:rsidRPr="009372AD">
              <w:rPr>
                <w:rFonts w:eastAsia="Calibri"/>
              </w:rPr>
              <w:t>tại</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sidRPr="009372AD">
              <w:rPr>
                <w:rFonts w:eastAsia="Calibri"/>
              </w:rPr>
              <w:t>cần</w:t>
            </w:r>
            <w:r w:rsidRPr="009372AD">
              <w:rPr>
                <w:rFonts w:eastAsia="Calibri"/>
              </w:rPr>
              <w:t xml:space="preserve"> </w:t>
            </w:r>
            <w:r w:rsidRPr="009372AD">
              <w:rPr>
                <w:rFonts w:eastAsia="Calibri"/>
              </w:rPr>
              <w:t>thay</w:t>
            </w:r>
            <w:r w:rsidRPr="009372AD">
              <w:rPr>
                <w:rFonts w:eastAsia="Calibri"/>
              </w:rPr>
              <w:t xml:space="preserve"> </w:t>
            </w:r>
            <w:r w:rsidRPr="009372AD">
              <w:rPr>
                <w:rFonts w:eastAsia="Calibri"/>
              </w:rPr>
              <w:t>thế</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690A5B74" w14:textId="77777777">
            <w:pPr>
              <w:pStyle w:val="ListParagraph"/>
              <w:ind w:left="0"/>
              <w:jc w:val="both"/>
            </w:pPr>
          </w:p>
        </w:tc>
      </w:tr>
      <w:tr w14:paraId="541AA449" w14:textId="77777777" w:rsidTr="00616EC4">
        <w:tblPrEx>
          <w:tblW w:w="0" w:type="auto"/>
          <w:tblInd w:w="85" w:type="dxa"/>
          <w:tblLayout w:type="fixed"/>
          <w:tblLook w:val="04A0"/>
        </w:tblPrEx>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777F36FD" w14:textId="77777777">
            <w:pPr>
              <w:rPr>
                <w:rFonts w:eastAsia="Calibri"/>
              </w:rPr>
            </w:pPr>
            <w:r w:rsidRPr="009372AD">
              <w:rPr>
                <w:rFonts w:eastAsia="Calibri"/>
              </w:rPr>
              <w:t>ERR:3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66D7514" w14:textId="77777777">
            <w:pPr>
              <w:rPr>
                <w:rFonts w:eastAsia="Calibri"/>
              </w:rPr>
            </w:pPr>
            <w:r w:rsidRPr="009372AD">
              <w:rPr>
                <w:rFonts w:eastAsia="Calibri"/>
              </w:rPr>
              <w:t>Dữ</w:t>
            </w:r>
            <w:r w:rsidRPr="009372AD">
              <w:rPr>
                <w:rFonts w:eastAsia="Calibri"/>
              </w:rPr>
              <w:t xml:space="preserve"> </w:t>
            </w:r>
            <w:r w:rsidRPr="009372AD">
              <w:rPr>
                <w:rFonts w:eastAsia="Calibri"/>
              </w:rPr>
              <w:t>liệu</w:t>
            </w:r>
            <w:r w:rsidRPr="009372AD">
              <w:rPr>
                <w:rFonts w:eastAsia="Calibri"/>
              </w:rPr>
              <w:t xml:space="preserve"> xml </w:t>
            </w:r>
            <w:r w:rsidRPr="009372AD">
              <w:rPr>
                <w:rFonts w:eastAsia="Calibri"/>
              </w:rPr>
              <w:t>đầu</w:t>
            </w:r>
            <w:r w:rsidRPr="009372AD">
              <w:rPr>
                <w:rFonts w:eastAsia="Calibri"/>
              </w:rPr>
              <w:t xml:space="preserve"> </w:t>
            </w:r>
            <w:r w:rsidRPr="009372AD">
              <w:rPr>
                <w:rFonts w:eastAsia="Calibri"/>
              </w:rPr>
              <w:t>vào</w:t>
            </w:r>
            <w:r w:rsidRPr="009372AD">
              <w:rPr>
                <w:rFonts w:eastAsia="Calibri"/>
              </w:rPr>
              <w:t xml:space="preserve"> </w:t>
            </w:r>
            <w:r w:rsidRPr="009372AD">
              <w:rPr>
                <w:rFonts w:eastAsia="Calibri"/>
              </w:rPr>
              <w:t>không</w:t>
            </w:r>
            <w:r w:rsidRPr="009372AD">
              <w:rPr>
                <w:rFonts w:eastAsia="Calibri"/>
              </w:rPr>
              <w:t xml:space="preserve"> </w:t>
            </w:r>
            <w:r w:rsidRPr="009372AD">
              <w:rPr>
                <w:rFonts w:eastAsia="Calibri"/>
              </w:rPr>
              <w:t>đúng</w:t>
            </w:r>
            <w:r w:rsidRPr="009372AD">
              <w:rPr>
                <w:rFonts w:eastAsia="Calibri"/>
              </w:rPr>
              <w:t xml:space="preserve"> </w:t>
            </w:r>
            <w:r w:rsidRPr="009372AD">
              <w:rPr>
                <w:rFonts w:eastAsia="Calibri"/>
              </w:rPr>
              <w:t>quy</w:t>
            </w:r>
            <w:r w:rsidRPr="009372AD">
              <w:rPr>
                <w:rFonts w:eastAsia="Calibri"/>
              </w:rPr>
              <w:t xml:space="preserve"> </w:t>
            </w:r>
            <w:r w:rsidRPr="009372AD">
              <w:rPr>
                <w:rFonts w:eastAsia="Calibri"/>
              </w:rPr>
              <w:t>định</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10317322" w14:textId="77777777">
            <w:pPr>
              <w:pStyle w:val="ListParagraph"/>
              <w:ind w:left="0"/>
              <w:jc w:val="both"/>
            </w:pPr>
          </w:p>
        </w:tc>
      </w:tr>
      <w:tr w14:paraId="27FD7EC1" w14:textId="77777777" w:rsidTr="00616EC4">
        <w:tblPrEx>
          <w:tblW w:w="0" w:type="auto"/>
          <w:tblInd w:w="85" w:type="dxa"/>
          <w:tblLayout w:type="fixed"/>
          <w:tblLook w:val="04A0"/>
        </w:tblPrEx>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1D1D628F" w14:textId="77777777">
            <w:pPr>
              <w:rPr>
                <w:rFonts w:eastAsia="Calibri"/>
              </w:rPr>
            </w:pPr>
            <w:r>
              <w:rPr>
                <w:rFonts w:eastAsia="Calibri"/>
              </w:rPr>
              <w:t>ERR:5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B5AB9DB" w14:textId="77777777">
            <w:pPr>
              <w:rPr>
                <w:rFonts w:eastAsia="Calibri"/>
              </w:rPr>
            </w:pPr>
            <w:r w:rsidRPr="009575F7">
              <w:rPr>
                <w:rFonts w:eastAsia="Calibri"/>
              </w:rPr>
              <w:t>Có</w:t>
            </w:r>
            <w:r w:rsidRPr="009575F7">
              <w:rPr>
                <w:rFonts w:eastAsia="Calibri"/>
              </w:rPr>
              <w:t xml:space="preserve"> </w:t>
            </w:r>
            <w:r w:rsidRPr="009575F7">
              <w:rPr>
                <w:rFonts w:eastAsia="Calibri"/>
              </w:rPr>
              <w:t>lỗi</w:t>
            </w:r>
            <w:r w:rsidRPr="009575F7">
              <w:rPr>
                <w:rFonts w:eastAsia="Calibri"/>
              </w:rPr>
              <w:t xml:space="preserve"> </w:t>
            </w:r>
            <w:r w:rsidRPr="009575F7">
              <w:rPr>
                <w:rFonts w:eastAsia="Calibri"/>
              </w:rPr>
              <w:t>trong</w:t>
            </w:r>
            <w:r w:rsidRPr="009575F7">
              <w:rPr>
                <w:rFonts w:eastAsia="Calibri"/>
              </w:rPr>
              <w:t xml:space="preserve"> </w:t>
            </w:r>
            <w:r w:rsidRPr="009575F7">
              <w:rPr>
                <w:rFonts w:eastAsia="Calibri"/>
              </w:rPr>
              <w:t>quá</w:t>
            </w:r>
            <w:r w:rsidRPr="009575F7">
              <w:rPr>
                <w:rFonts w:eastAsia="Calibri"/>
              </w:rPr>
              <w:t xml:space="preserve"> </w:t>
            </w:r>
            <w:r w:rsidRPr="009575F7">
              <w:rPr>
                <w:rFonts w:eastAsia="Calibri"/>
              </w:rPr>
              <w:t>trình</w:t>
            </w:r>
            <w:r w:rsidRPr="009575F7">
              <w:rPr>
                <w:rFonts w:eastAsia="Calibri"/>
              </w:rPr>
              <w:t xml:space="preserve"> </w:t>
            </w:r>
            <w:r w:rsidRPr="009575F7">
              <w:rPr>
                <w:rFonts w:eastAsia="Calibri"/>
              </w:rPr>
              <w:t>thay</w:t>
            </w:r>
            <w:r w:rsidRPr="009575F7">
              <w:rPr>
                <w:rFonts w:eastAsia="Calibri"/>
              </w:rPr>
              <w:t xml:space="preserve"> </w:t>
            </w:r>
            <w:r w:rsidRPr="009575F7">
              <w:rPr>
                <w:rFonts w:eastAsia="Calibri"/>
              </w:rPr>
              <w:t>thế</w:t>
            </w:r>
            <w:r w:rsidRPr="009575F7">
              <w:rPr>
                <w:rFonts w:eastAsia="Calibri"/>
              </w:rPr>
              <w:t xml:space="preserve"> </w:t>
            </w:r>
            <w:r w:rsidRPr="009575F7">
              <w:rPr>
                <w:rFonts w:eastAsia="Calibri"/>
              </w:rPr>
              <w:t>hóa</w:t>
            </w:r>
            <w:r w:rsidRPr="009575F7">
              <w:rPr>
                <w:rFonts w:eastAsia="Calibri"/>
              </w:rPr>
              <w:t xml:space="preserve"> </w:t>
            </w:r>
            <w:r w:rsidRPr="009575F7">
              <w:rPr>
                <w:rFonts w:eastAsia="Calibri"/>
              </w:rPr>
              <w:t>đơn</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3298B8FD" w14:textId="77777777">
            <w:pPr>
              <w:pStyle w:val="ListParagraph"/>
              <w:ind w:left="0"/>
              <w:jc w:val="both"/>
            </w:pPr>
          </w:p>
        </w:tc>
      </w:tr>
      <w:tr w14:paraId="22E522A6" w14:textId="77777777" w:rsidTr="00616EC4">
        <w:tblPrEx>
          <w:tblW w:w="0" w:type="auto"/>
          <w:tblInd w:w="85" w:type="dxa"/>
          <w:tblLayout w:type="fixed"/>
          <w:tblLook w:val="04A0"/>
        </w:tblPrEx>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42F47879" w14:textId="77777777">
            <w:pPr>
              <w:rPr>
                <w:rFonts w:eastAsia="Calibri"/>
              </w:rPr>
            </w:pPr>
            <w:r w:rsidRPr="009372AD">
              <w:rPr>
                <w:rFonts w:eastAsia="Calibri"/>
              </w:rPr>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7BE82F0" w14:textId="77777777">
            <w:pPr>
              <w:rPr>
                <w:rFonts w:eastAsia="Calibri"/>
              </w:rPr>
            </w:pPr>
            <w:r w:rsidRPr="009372AD">
              <w:rPr>
                <w:rFonts w:eastAsia="Calibri"/>
              </w:rPr>
              <w:t>Dải</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sidRPr="009372AD">
              <w:rPr>
                <w:rFonts w:eastAsia="Calibri"/>
              </w:rPr>
              <w:t>cũ</w:t>
            </w:r>
            <w:r w:rsidRPr="009372AD">
              <w:rPr>
                <w:rFonts w:eastAsia="Calibri"/>
              </w:rPr>
              <w:t xml:space="preserve"> </w:t>
            </w:r>
            <w:r w:rsidRPr="009372AD">
              <w:rPr>
                <w:rFonts w:eastAsia="Calibri"/>
              </w:rPr>
              <w:t>đã</w:t>
            </w:r>
            <w:r w:rsidRPr="009372AD">
              <w:rPr>
                <w:rFonts w:eastAsia="Calibri"/>
              </w:rPr>
              <w:t xml:space="preserve"> </w:t>
            </w:r>
            <w:r w:rsidRPr="009372AD">
              <w:rPr>
                <w:rFonts w:eastAsia="Calibri"/>
              </w:rPr>
              <w:t>hết</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22B207E2" w14:textId="77777777">
            <w:pPr>
              <w:pStyle w:val="ListParagraph"/>
              <w:ind w:left="0"/>
              <w:jc w:val="both"/>
            </w:pPr>
          </w:p>
        </w:tc>
      </w:tr>
      <w:tr w14:paraId="2144547E"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B6F00F6" w14:textId="77777777">
            <w:pPr>
              <w:autoSpaceDE w:val="0"/>
              <w:autoSpaceDN w:val="0"/>
              <w:adjustRightInd w:val="0"/>
              <w:rPr>
                <w:rFonts w:eastAsia="Calibri"/>
              </w:rPr>
            </w:pPr>
            <w:r w:rsidRPr="009372AD">
              <w:rPr>
                <w:rFonts w:eastAsia="Calibri"/>
              </w:rPr>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C84C238" w14:textId="77777777">
            <w:pPr>
              <w:pStyle w:val="ListParagraph"/>
              <w:spacing w:after="0" w:line="240" w:lineRule="auto"/>
              <w:ind w:left="0"/>
              <w:rPr>
                <w:rFonts w:eastAsia="Calibri"/>
              </w:rPr>
            </w:pPr>
            <w:r w:rsidRPr="009372AD">
              <w:rPr>
                <w:rFonts w:eastAsia="Calibri"/>
              </w:rPr>
              <w:t xml:space="preserve">User name </w:t>
            </w:r>
            <w:r w:rsidRPr="009372AD">
              <w:rPr>
                <w:rFonts w:eastAsia="Calibri"/>
              </w:rPr>
              <w:t>không</w:t>
            </w:r>
            <w:r w:rsidRPr="009372AD">
              <w:rPr>
                <w:rFonts w:eastAsia="Calibri"/>
              </w:rPr>
              <w:t xml:space="preserve"> </w:t>
            </w:r>
            <w:r w:rsidRPr="009372AD">
              <w:rPr>
                <w:rFonts w:eastAsia="Calibri"/>
              </w:rPr>
              <w:t>phù</w:t>
            </w:r>
            <w:r w:rsidRPr="009372AD">
              <w:rPr>
                <w:rFonts w:eastAsia="Calibri"/>
              </w:rPr>
              <w:t xml:space="preserve"> </w:t>
            </w:r>
            <w:r w:rsidRPr="009372AD">
              <w:rPr>
                <w:rFonts w:eastAsia="Calibri"/>
              </w:rPr>
              <w:t>hợp</w:t>
            </w:r>
            <w:r w:rsidRPr="009372AD">
              <w:rPr>
                <w:rFonts w:eastAsia="Calibri"/>
              </w:rPr>
              <w:t xml:space="preserve">, </w:t>
            </w:r>
            <w:r w:rsidRPr="009372AD">
              <w:rPr>
                <w:rFonts w:eastAsia="Calibri"/>
              </w:rPr>
              <w:t>không</w:t>
            </w:r>
            <w:r w:rsidRPr="009372AD">
              <w:rPr>
                <w:rFonts w:eastAsia="Calibri"/>
              </w:rPr>
              <w:t xml:space="preserve"> </w:t>
            </w:r>
            <w:r w:rsidRPr="009372AD">
              <w:rPr>
                <w:rFonts w:eastAsia="Calibri"/>
              </w:rPr>
              <w:t>tìm</w:t>
            </w:r>
            <w:r w:rsidRPr="009372AD">
              <w:rPr>
                <w:rFonts w:eastAsia="Calibri"/>
              </w:rPr>
              <w:t xml:space="preserve"> </w:t>
            </w:r>
            <w:r w:rsidRPr="009372AD">
              <w:rPr>
                <w:rFonts w:eastAsia="Calibri"/>
              </w:rPr>
              <w:t>thấy</w:t>
            </w:r>
            <w:r w:rsidRPr="009372AD">
              <w:rPr>
                <w:rFonts w:eastAsia="Calibri"/>
              </w:rPr>
              <w:t xml:space="preserve"> company </w:t>
            </w:r>
            <w:r w:rsidRPr="009372AD">
              <w:rPr>
                <w:rFonts w:eastAsia="Calibri"/>
              </w:rPr>
              <w:t>tương</w:t>
            </w:r>
            <w:r w:rsidRPr="009372AD">
              <w:rPr>
                <w:rFonts w:eastAsia="Calibri"/>
              </w:rPr>
              <w:t xml:space="preserve"> </w:t>
            </w:r>
            <w:r w:rsidRPr="009372AD">
              <w:rPr>
                <w:rFonts w:eastAsia="Calibri"/>
              </w:rPr>
              <w:t>ứng</w:t>
            </w:r>
            <w:r w:rsidRPr="009372AD">
              <w:rPr>
                <w:rFonts w:eastAsia="Calibri"/>
              </w:rPr>
              <w:t xml:space="preserve"> </w:t>
            </w:r>
            <w:r w:rsidRPr="009372AD">
              <w:rPr>
                <w:rFonts w:eastAsia="Calibri"/>
              </w:rPr>
              <w:t>cho</w:t>
            </w:r>
            <w:r w:rsidRPr="009372AD">
              <w:rPr>
                <w:rFonts w:eastAsia="Calibri"/>
              </w:rPr>
              <w:t xml:space="preserve"> user.</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0C1BCAEB" w14:textId="77777777">
            <w:pPr>
              <w:jc w:val="both"/>
            </w:pPr>
          </w:p>
        </w:tc>
      </w:tr>
      <w:tr w14:paraId="47B82A7F"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556A2550" w14:textId="77777777">
            <w:pPr>
              <w:autoSpaceDE w:val="0"/>
              <w:autoSpaceDN w:val="0"/>
              <w:adjustRightInd w:val="0"/>
              <w:rPr>
                <w:rFonts w:eastAsia="Calibri"/>
              </w:rPr>
            </w:pPr>
            <w:r w:rsidRPr="009372AD">
              <w:rPr>
                <w:rFonts w:eastAsia="Calibri"/>
              </w:rPr>
              <w:t>ERR:8</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4264919" w14:textId="77777777">
            <w:pPr>
              <w:pStyle w:val="ListParagraph"/>
              <w:spacing w:after="0" w:line="240" w:lineRule="auto"/>
              <w:ind w:left="0"/>
              <w:rPr>
                <w:rFonts w:eastAsia="Calibri"/>
              </w:rPr>
            </w:pPr>
            <w:r w:rsidRPr="009372AD">
              <w:rPr>
                <w:rFonts w:eastAsia="Calibri"/>
              </w:rPr>
              <w:t xml:space="preserve">Hóa </w:t>
            </w:r>
            <w:r w:rsidRPr="009372AD">
              <w:rPr>
                <w:rFonts w:eastAsia="Calibri"/>
              </w:rPr>
              <w:t>đơn</w:t>
            </w:r>
            <w:r w:rsidRPr="009372AD">
              <w:rPr>
                <w:rFonts w:eastAsia="Calibri"/>
              </w:rPr>
              <w:t xml:space="preserve"> </w:t>
            </w:r>
            <w:r w:rsidRPr="009372AD">
              <w:rPr>
                <w:rFonts w:eastAsia="Calibri"/>
              </w:rPr>
              <w:t>đã</w:t>
            </w:r>
            <w:r w:rsidRPr="009372AD">
              <w:rPr>
                <w:rFonts w:eastAsia="Calibri"/>
              </w:rPr>
              <w:t xml:space="preserve"> </w:t>
            </w:r>
            <w:r w:rsidRPr="009372AD">
              <w:rPr>
                <w:rFonts w:eastAsia="Calibri"/>
              </w:rPr>
              <w:t>được</w:t>
            </w:r>
            <w:r w:rsidRPr="009372AD">
              <w:rPr>
                <w:rFonts w:eastAsia="Calibri"/>
              </w:rPr>
              <w:t xml:space="preserve"> </w:t>
            </w:r>
            <w:r w:rsidRPr="009372AD">
              <w:rPr>
                <w:rFonts w:eastAsia="Calibri"/>
              </w:rPr>
              <w:t>thay</w:t>
            </w:r>
            <w:r w:rsidRPr="009372AD">
              <w:rPr>
                <w:rFonts w:eastAsia="Calibri"/>
              </w:rPr>
              <w:t xml:space="preserve"> </w:t>
            </w:r>
            <w:r w:rsidRPr="009372AD">
              <w:rPr>
                <w:rFonts w:eastAsia="Calibri"/>
              </w:rPr>
              <w:t>thế</w:t>
            </w:r>
            <w:r w:rsidRPr="009372AD">
              <w:rPr>
                <w:rFonts w:eastAsia="Calibri"/>
              </w:rPr>
              <w:t xml:space="preserve"> </w:t>
            </w:r>
            <w:r w:rsidRPr="009372AD">
              <w:rPr>
                <w:rFonts w:eastAsia="Calibri"/>
              </w:rPr>
              <w:t>rồi</w:t>
            </w:r>
            <w:r w:rsidRPr="009372AD">
              <w:rPr>
                <w:rFonts w:eastAsia="Calibri"/>
              </w:rPr>
              <w:t xml:space="preserve">. </w:t>
            </w:r>
            <w:r w:rsidRPr="009372AD">
              <w:rPr>
                <w:rFonts w:eastAsia="Calibri"/>
              </w:rPr>
              <w:t>Không</w:t>
            </w:r>
            <w:r w:rsidRPr="009372AD">
              <w:rPr>
                <w:rFonts w:eastAsia="Calibri"/>
              </w:rPr>
              <w:t xml:space="preserve"> </w:t>
            </w:r>
            <w:r w:rsidRPr="009372AD">
              <w:rPr>
                <w:rFonts w:eastAsia="Calibri"/>
              </w:rPr>
              <w:t>thể</w:t>
            </w:r>
            <w:r w:rsidRPr="009372AD">
              <w:rPr>
                <w:rFonts w:eastAsia="Calibri"/>
              </w:rPr>
              <w:t xml:space="preserve"> </w:t>
            </w:r>
            <w:r w:rsidRPr="009372AD">
              <w:rPr>
                <w:rFonts w:eastAsia="Calibri"/>
              </w:rPr>
              <w:t>thay</w:t>
            </w:r>
            <w:r w:rsidRPr="009372AD">
              <w:rPr>
                <w:rFonts w:eastAsia="Calibri"/>
              </w:rPr>
              <w:t xml:space="preserve"> </w:t>
            </w:r>
            <w:r w:rsidRPr="009372AD">
              <w:rPr>
                <w:rFonts w:eastAsia="Calibri"/>
              </w:rPr>
              <w:t>thế</w:t>
            </w:r>
            <w:r w:rsidRPr="009372AD">
              <w:rPr>
                <w:rFonts w:eastAsia="Calibri"/>
              </w:rPr>
              <w:t xml:space="preserve"> </w:t>
            </w:r>
            <w:r w:rsidRPr="009372AD">
              <w:rPr>
                <w:rFonts w:eastAsia="Calibri"/>
              </w:rPr>
              <w:t>nữa</w:t>
            </w:r>
            <w:r w:rsidRPr="009372AD">
              <w:rPr>
                <w:rFonts w:eastAsia="Calibri"/>
              </w:rPr>
              <w:t>.</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2BCF3886" w14:textId="77777777">
            <w:pPr>
              <w:jc w:val="both"/>
            </w:pPr>
          </w:p>
        </w:tc>
      </w:tr>
      <w:tr w14:paraId="73059503"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F431E5A" w14:textId="77777777">
            <w:pPr>
              <w:autoSpaceDE w:val="0"/>
              <w:autoSpaceDN w:val="0"/>
              <w:adjustRightInd w:val="0"/>
              <w:rPr>
                <w:rFonts w:eastAsia="Calibri"/>
              </w:rPr>
            </w:pPr>
            <w:r w:rsidRPr="009372AD">
              <w:rPr>
                <w:rFonts w:eastAsia="Calibri"/>
              </w:rPr>
              <w:t>ERR:9</w:t>
            </w:r>
          </w:p>
          <w:p w:rsidR="009D1437" w:rsidRPr="009372AD" w:rsidP="00616EC4" w14:paraId="4CF06931" w14:textId="77777777">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E005870" w14:textId="77777777">
            <w:pPr>
              <w:pStyle w:val="ListParagraph"/>
              <w:spacing w:after="0" w:line="240" w:lineRule="auto"/>
              <w:ind w:left="0"/>
              <w:rPr>
                <w:rFonts w:eastAsia="Calibri"/>
              </w:rPr>
            </w:pPr>
            <w:r>
              <w:rPr>
                <w:rFonts w:eastAsia="Calibri"/>
              </w:rPr>
              <w:t>Trạng</w:t>
            </w:r>
            <w:r>
              <w:rPr>
                <w:rFonts w:eastAsia="Calibri"/>
              </w:rPr>
              <w:t xml:space="preserve"> </w:t>
            </w:r>
            <w:r>
              <w:rPr>
                <w:rFonts w:eastAsia="Calibri"/>
              </w:rPr>
              <w:t>thái</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không</w:t>
            </w:r>
            <w:r>
              <w:rPr>
                <w:rFonts w:eastAsia="Calibri"/>
              </w:rPr>
              <w:t xml:space="preserve"> </w:t>
            </w:r>
            <w:r>
              <w:rPr>
                <w:rFonts w:eastAsia="Calibri"/>
              </w:rPr>
              <w:t>được</w:t>
            </w:r>
            <w:r>
              <w:rPr>
                <w:rFonts w:eastAsia="Calibri"/>
              </w:rPr>
              <w:t xml:space="preserve"> </w:t>
            </w:r>
            <w:r>
              <w:rPr>
                <w:rFonts w:eastAsia="Calibri"/>
              </w:rPr>
              <w:t>thay</w:t>
            </w:r>
            <w:r>
              <w:rPr>
                <w:rFonts w:eastAsia="Calibri"/>
              </w:rPr>
              <w:t xml:space="preserve"> </w:t>
            </w:r>
            <w:r>
              <w:rPr>
                <w:rFonts w:eastAsia="Calibri"/>
              </w:rPr>
              <w:t>thế</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2E4DA026" w14:textId="77777777">
            <w:pPr>
              <w:jc w:val="both"/>
            </w:pPr>
          </w:p>
        </w:tc>
      </w:tr>
      <w:tr w14:paraId="3D66C1F8"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83291AC" w14:textId="77777777">
            <w:pPr>
              <w:autoSpaceDE w:val="0"/>
              <w:autoSpaceDN w:val="0"/>
              <w:adjustRightInd w:val="0"/>
              <w:rPr>
                <w:rFonts w:eastAsia="Calibri"/>
              </w:rPr>
            </w:pPr>
            <w:r w:rsidRPr="00897856">
              <w:rPr>
                <w:rFonts w:eastAsia="Calibri"/>
              </w:rPr>
              <w:t>ERR:13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070B3773" w14:textId="77777777">
            <w:pPr>
              <w:pStyle w:val="ListParagraph"/>
              <w:spacing w:after="0" w:line="240" w:lineRule="auto"/>
              <w:ind w:left="0"/>
              <w:rPr>
                <w:rFonts w:eastAsia="Calibri"/>
              </w:rPr>
            </w:pPr>
            <w:r>
              <w:rPr>
                <w:rFonts w:eastAsia="Calibri"/>
              </w:rPr>
              <w:t>Lỗi</w:t>
            </w:r>
            <w:r>
              <w:rPr>
                <w:rFonts w:eastAsia="Calibri"/>
              </w:rPr>
              <w:t xml:space="preserve"> </w:t>
            </w:r>
            <w:r>
              <w:rPr>
                <w:rFonts w:eastAsia="Calibri"/>
              </w:rPr>
              <w:t>trùng</w:t>
            </w:r>
            <w:r>
              <w:rPr>
                <w:rFonts w:eastAsia="Calibri"/>
              </w:rPr>
              <w:t xml:space="preserve"> </w:t>
            </w:r>
            <w:r>
              <w:rPr>
                <w:rFonts w:eastAsia="Calibri"/>
              </w:rPr>
              <w:t>fkey</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545AE096" w14:textId="77777777">
            <w:pPr>
              <w:jc w:val="both"/>
            </w:pPr>
            <w:r>
              <w:t>Fkey</w:t>
            </w:r>
            <w:r>
              <w:t xml:space="preserve"> </w:t>
            </w:r>
            <w:r>
              <w:t>của</w:t>
            </w:r>
            <w:r>
              <w:t xml:space="preserve"> </w:t>
            </w:r>
            <w:r>
              <w:t>hóa</w:t>
            </w:r>
            <w:r>
              <w:t xml:space="preserve"> </w:t>
            </w:r>
            <w:r>
              <w:t>đơn</w:t>
            </w:r>
            <w:r>
              <w:t xml:space="preserve"> </w:t>
            </w:r>
            <w:r>
              <w:t>mới</w:t>
            </w:r>
            <w:r>
              <w:t xml:space="preserve"> </w:t>
            </w:r>
            <w:r>
              <w:t>đã</w:t>
            </w:r>
            <w:r>
              <w:t xml:space="preserve"> </w:t>
            </w:r>
            <w:r>
              <w:t>tồn</w:t>
            </w:r>
            <w:r>
              <w:t xml:space="preserve"> </w:t>
            </w:r>
            <w:r>
              <w:t>tại</w:t>
            </w:r>
            <w:r>
              <w:t xml:space="preserve"> </w:t>
            </w:r>
            <w:r>
              <w:t>trên</w:t>
            </w:r>
            <w:r>
              <w:t xml:space="preserve"> </w:t>
            </w:r>
            <w:r>
              <w:t>hệ</w:t>
            </w:r>
            <w:r>
              <w:t xml:space="preserve"> </w:t>
            </w:r>
            <w:r>
              <w:t>thống</w:t>
            </w:r>
          </w:p>
        </w:tc>
      </w:tr>
      <w:tr w14:paraId="7734D865"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2A2C1B04" w14:textId="77777777">
            <w:pPr>
              <w:autoSpaceDE w:val="0"/>
              <w:autoSpaceDN w:val="0"/>
              <w:adjustRightInd w:val="0"/>
              <w:rPr>
                <w:rFonts w:eastAsia="Calibri"/>
              </w:rPr>
            </w:pPr>
            <w:r>
              <w:rPr>
                <w:rFonts w:eastAsia="Calibri"/>
              </w:rPr>
              <w:t>ERR:14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79152CB6" w14:textId="77777777">
            <w:pPr>
              <w:pStyle w:val="ListParagraph"/>
              <w:spacing w:after="0" w:line="240" w:lineRule="auto"/>
              <w:ind w:left="0"/>
              <w:rPr>
                <w:rFonts w:eastAsia="Calibri"/>
              </w:rPr>
            </w:pPr>
            <w:r>
              <w:rPr>
                <w:rFonts w:eastAsia="Calibri"/>
              </w:rPr>
              <w:t>Lỗi</w:t>
            </w:r>
            <w:r>
              <w:rPr>
                <w:rFonts w:eastAsia="Calibri"/>
              </w:rPr>
              <w:t xml:space="preserve"> </w:t>
            </w:r>
            <w:r>
              <w:rPr>
                <w:rFonts w:eastAsia="Calibri"/>
              </w:rPr>
              <w:t>trong</w:t>
            </w:r>
            <w:r>
              <w:rPr>
                <w:rFonts w:eastAsia="Calibri"/>
              </w:rPr>
              <w:t xml:space="preserve"> </w:t>
            </w:r>
            <w:r>
              <w:rPr>
                <w:rFonts w:eastAsia="Calibri"/>
              </w:rPr>
              <w:t>quá</w:t>
            </w:r>
            <w:r>
              <w:rPr>
                <w:rFonts w:eastAsia="Calibri"/>
              </w:rPr>
              <w:t xml:space="preserve"> </w:t>
            </w:r>
            <w:r>
              <w:rPr>
                <w:rFonts w:eastAsia="Calibri"/>
              </w:rPr>
              <w:t>trình</w:t>
            </w:r>
            <w:r>
              <w:rPr>
                <w:rFonts w:eastAsia="Calibri"/>
              </w:rPr>
              <w:t xml:space="preserve"> </w:t>
            </w:r>
            <w:r>
              <w:rPr>
                <w:rFonts w:eastAsia="Calibri"/>
              </w:rPr>
              <w:t>thực</w:t>
            </w:r>
            <w:r>
              <w:rPr>
                <w:rFonts w:eastAsia="Calibri"/>
              </w:rPr>
              <w:t xml:space="preserve"> </w:t>
            </w:r>
            <w:r>
              <w:rPr>
                <w:rFonts w:eastAsia="Calibri"/>
              </w:rPr>
              <w:t>hiện</w:t>
            </w:r>
            <w:r>
              <w:rPr>
                <w:rFonts w:eastAsia="Calibri"/>
              </w:rPr>
              <w:t xml:space="preserve"> </w:t>
            </w:r>
            <w:r>
              <w:rPr>
                <w:rFonts w:eastAsia="Calibri"/>
              </w:rPr>
              <w:t>cấp</w:t>
            </w:r>
            <w:r>
              <w:rPr>
                <w:rFonts w:eastAsia="Calibri"/>
              </w:rPr>
              <w:t xml:space="preserve"> </w:t>
            </w:r>
            <w:r>
              <w:rPr>
                <w:rFonts w:eastAsia="Calibri"/>
              </w:rPr>
              <w:t>số</w:t>
            </w:r>
            <w:r>
              <w:rPr>
                <w:rFonts w:eastAsia="Calibri"/>
              </w:rPr>
              <w:t xml:space="preserve"> </w:t>
            </w:r>
            <w:r>
              <w:rPr>
                <w:rFonts w:eastAsia="Calibri"/>
              </w:rPr>
              <w:t>hóa</w:t>
            </w:r>
            <w:r>
              <w:rPr>
                <w:rFonts w:eastAsia="Calibri"/>
              </w:rPr>
              <w:t xml:space="preserve"> </w:t>
            </w:r>
            <w:r>
              <w:rPr>
                <w:rFonts w:eastAsia="Calibri"/>
              </w:rPr>
              <w:t>đơn</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3C612E2A" w14:textId="77777777">
            <w:pPr>
              <w:jc w:val="both"/>
            </w:pPr>
          </w:p>
        </w:tc>
      </w:tr>
      <w:tr w14:paraId="6C30C79A"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15EA469" w14:textId="77777777">
            <w:pPr>
              <w:autoSpaceDE w:val="0"/>
              <w:autoSpaceDN w:val="0"/>
              <w:adjustRightInd w:val="0"/>
              <w:rPr>
                <w:rFonts w:eastAsia="Calibri"/>
              </w:rPr>
            </w:pPr>
            <w:r w:rsidRPr="00170EAA">
              <w:rPr>
                <w:rFonts w:eastAsia="Calibri"/>
              </w:rPr>
              <w:t>ERR:15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66D62496" w14:textId="77777777">
            <w:pPr>
              <w:pStyle w:val="ListParagraph"/>
              <w:spacing w:after="0" w:line="240" w:lineRule="auto"/>
              <w:ind w:left="0"/>
              <w:rPr>
                <w:rFonts w:eastAsia="Calibri"/>
              </w:rPr>
            </w:pPr>
            <w:r>
              <w:rPr>
                <w:rFonts w:eastAsia="Calibri"/>
              </w:rPr>
              <w:t>Lỗi</w:t>
            </w:r>
            <w:r>
              <w:rPr>
                <w:rFonts w:eastAsia="Calibri"/>
              </w:rPr>
              <w:t xml:space="preserve"> </w:t>
            </w:r>
            <w:r>
              <w:rPr>
                <w:rFonts w:eastAsia="Calibri"/>
              </w:rPr>
              <w:t>khi</w:t>
            </w:r>
            <w:r>
              <w:rPr>
                <w:rFonts w:eastAsia="Calibri"/>
              </w:rPr>
              <w:t xml:space="preserve"> </w:t>
            </w:r>
            <w:r>
              <w:rPr>
                <w:rFonts w:eastAsia="Calibri"/>
              </w:rPr>
              <w:t>thực</w:t>
            </w:r>
            <w:r>
              <w:rPr>
                <w:rFonts w:eastAsia="Calibri"/>
              </w:rPr>
              <w:t xml:space="preserve"> </w:t>
            </w:r>
            <w:r>
              <w:rPr>
                <w:rFonts w:eastAsia="Calibri"/>
              </w:rPr>
              <w:t>hiện</w:t>
            </w:r>
            <w:r>
              <w:rPr>
                <w:rFonts w:eastAsia="Calibri"/>
              </w:rPr>
              <w:t xml:space="preserve"> </w:t>
            </w:r>
            <w:r w:rsidRPr="00170EAA">
              <w:rPr>
                <w:rFonts w:eastAsia="Calibri"/>
              </w:rPr>
              <w:t>Deserialize</w:t>
            </w:r>
            <w:r>
              <w:rPr>
                <w:rFonts w:eastAsia="Calibri"/>
              </w:rPr>
              <w:t xml:space="preserve"> </w:t>
            </w:r>
            <w:r>
              <w:rPr>
                <w:rFonts w:eastAsia="Calibri"/>
              </w:rPr>
              <w:t>chuỗi</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đầu</w:t>
            </w:r>
            <w:r>
              <w:rPr>
                <w:rFonts w:eastAsia="Calibri"/>
              </w:rPr>
              <w:t xml:space="preserve"> </w:t>
            </w:r>
            <w:r>
              <w:rPr>
                <w:rFonts w:eastAsia="Calibri"/>
              </w:rPr>
              <w:t>vào</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40468388" w14:textId="77777777">
            <w:pPr>
              <w:jc w:val="both"/>
            </w:pPr>
          </w:p>
        </w:tc>
      </w:tr>
      <w:tr w14:paraId="1E0DC09E"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26665EED" w14:textId="77777777">
            <w:pPr>
              <w:autoSpaceDE w:val="0"/>
              <w:autoSpaceDN w:val="0"/>
              <w:adjustRightInd w:val="0"/>
              <w:rPr>
                <w:rFonts w:eastAsia="Calibri"/>
              </w:rPr>
            </w:pPr>
            <w:r w:rsidRPr="009372AD">
              <w:rPr>
                <w:rFonts w:eastAsia="Calibri"/>
              </w:rPr>
              <w:t>ERR:</w:t>
            </w:r>
            <w:r>
              <w:rPr>
                <w:rFonts w:eastAsia="Calibri"/>
              </w:rPr>
              <w:t>1</w:t>
            </w:r>
            <w:r w:rsidRPr="009372AD">
              <w:rPr>
                <w:rFonts w:eastAsia="Calibri"/>
              </w:rPr>
              <w:t>9</w:t>
            </w:r>
          </w:p>
          <w:p w:rsidR="009D1437" w:rsidRPr="009372AD" w:rsidP="00616EC4" w14:paraId="405466DD" w14:textId="77777777">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00FB120B" w14:textId="77777777">
            <w:pPr>
              <w:pStyle w:val="ListParagraph"/>
              <w:spacing w:after="0" w:line="240" w:lineRule="auto"/>
              <w:ind w:left="0"/>
              <w:rPr>
                <w:rFonts w:eastAsia="Calibri"/>
              </w:rPr>
            </w:pPr>
            <w:r>
              <w:rPr>
                <w:rFonts w:eastAsia="Calibri"/>
              </w:rPr>
              <w:t xml:space="preserve">Pattern </w:t>
            </w:r>
            <w:r>
              <w:rPr>
                <w:rFonts w:eastAsia="Calibri"/>
              </w:rPr>
              <w:t>truyền</w:t>
            </w:r>
            <w:r>
              <w:rPr>
                <w:rFonts w:eastAsia="Calibri"/>
              </w:rPr>
              <w:t xml:space="preserve"> </w:t>
            </w:r>
            <w:r>
              <w:rPr>
                <w:rFonts w:eastAsia="Calibri"/>
              </w:rPr>
              <w:t>vào</w:t>
            </w:r>
            <w:r>
              <w:rPr>
                <w:rFonts w:eastAsia="Calibri"/>
              </w:rPr>
              <w:t xml:space="preserve"> </w:t>
            </w:r>
            <w:r>
              <w:rPr>
                <w:rFonts w:eastAsia="Calibri"/>
              </w:rPr>
              <w:t>không</w:t>
            </w:r>
            <w:r>
              <w:rPr>
                <w:rFonts w:eastAsia="Calibri"/>
              </w:rPr>
              <w:t xml:space="preserve"> </w:t>
            </w:r>
            <w:r>
              <w:rPr>
                <w:rFonts w:eastAsia="Calibri"/>
              </w:rPr>
              <w:t>giống</w:t>
            </w:r>
            <w:r>
              <w:rPr>
                <w:rFonts w:eastAsia="Calibri"/>
              </w:rPr>
              <w:t xml:space="preserve"> </w:t>
            </w:r>
            <w:r>
              <w:rPr>
                <w:rFonts w:eastAsia="Calibri"/>
              </w:rPr>
              <w:t>với</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cần</w:t>
            </w:r>
            <w:r>
              <w:rPr>
                <w:rFonts w:eastAsia="Calibri"/>
              </w:rPr>
              <w:t xml:space="preserve"> </w:t>
            </w:r>
            <w:r>
              <w:rPr>
                <w:rFonts w:eastAsia="Calibri"/>
              </w:rPr>
              <w:t>điều</w:t>
            </w:r>
            <w:r>
              <w:rPr>
                <w:rFonts w:eastAsia="Calibri"/>
              </w:rPr>
              <w:t xml:space="preserve"> </w:t>
            </w:r>
            <w:r>
              <w:rPr>
                <w:rFonts w:eastAsia="Calibri"/>
              </w:rPr>
              <w:t>chỉnh</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3AEFD6BC" w14:textId="77777777">
            <w:pPr>
              <w:jc w:val="both"/>
            </w:pPr>
          </w:p>
        </w:tc>
      </w:tr>
      <w:tr w14:paraId="2A48AC43"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10A335EF" w14:textId="77777777">
            <w:pPr>
              <w:autoSpaceDE w:val="0"/>
              <w:autoSpaceDN w:val="0"/>
              <w:adjustRightInd w:val="0"/>
              <w:rPr>
                <w:rFonts w:eastAsia="Calibri"/>
              </w:rPr>
            </w:pPr>
            <w:r>
              <w:rPr>
                <w:rFonts w:eastAsia="Calibri"/>
              </w:rPr>
              <w:t>ERR:20</w:t>
            </w:r>
          </w:p>
          <w:p w:rsidR="009D1437" w:rsidRPr="009372AD" w:rsidP="00616EC4" w14:paraId="6058BEB4" w14:textId="77777777">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4798F806" w14:textId="77777777">
            <w:pPr>
              <w:pStyle w:val="ListParagraph"/>
              <w:spacing w:after="0" w:line="240" w:lineRule="auto"/>
              <w:ind w:left="0"/>
              <w:rPr>
                <w:rFonts w:eastAsia="Calibri"/>
              </w:rPr>
            </w:pPr>
            <w:r w:rsidRPr="002A5863">
              <w:t>Dải</w:t>
            </w:r>
            <w:r w:rsidRPr="002A5863">
              <w:t xml:space="preserve"> </w:t>
            </w:r>
            <w:r w:rsidRPr="002A5863">
              <w:t>hóa</w:t>
            </w:r>
            <w:r w:rsidRPr="002A5863">
              <w:t xml:space="preserve"> </w:t>
            </w:r>
            <w:r w:rsidRPr="002A5863">
              <w:t>đơn</w:t>
            </w:r>
            <w:r w:rsidRPr="002A5863">
              <w:t xml:space="preserve"> </w:t>
            </w:r>
            <w:r>
              <w:t>hết</w:t>
            </w:r>
            <w:r>
              <w:t>,</w:t>
            </w:r>
            <w:r w:rsidRPr="002A5863">
              <w:t xml:space="preserve"> User/Account </w:t>
            </w:r>
            <w:r w:rsidRPr="002A5863">
              <w:t>không</w:t>
            </w:r>
            <w:r w:rsidRPr="002A5863">
              <w:t xml:space="preserve"> </w:t>
            </w:r>
            <w:r w:rsidRPr="002A5863">
              <w:t>có</w:t>
            </w:r>
            <w:r w:rsidRPr="002A5863">
              <w:t xml:space="preserve"> </w:t>
            </w:r>
            <w:r w:rsidRPr="002A5863">
              <w:t>quyền</w:t>
            </w:r>
            <w:r w:rsidRPr="002A5863">
              <w:t xml:space="preserve"> </w:t>
            </w:r>
            <w:r w:rsidRPr="002A5863">
              <w:t>với</w:t>
            </w:r>
            <w:r w:rsidRPr="002A5863">
              <w:t xml:space="preserve"> Serial</w:t>
            </w:r>
            <w:r>
              <w:t>/</w:t>
            </w:r>
            <w:r w:rsidRPr="002A5863">
              <w:t xml:space="preserve">Pattern </w:t>
            </w:r>
            <w:r w:rsidRPr="002A5863">
              <w:t>và</w:t>
            </w:r>
            <w:r w:rsidRPr="002A5863">
              <w:t xml:space="preserve"> serial </w:t>
            </w:r>
            <w:r w:rsidRPr="002A5863">
              <w:t>không</w:t>
            </w:r>
            <w:r w:rsidRPr="002A5863">
              <w:t xml:space="preserve"> </w:t>
            </w:r>
            <w:r w:rsidRPr="002A5863">
              <w:t>phù</w:t>
            </w:r>
            <w:r w:rsidRPr="002A5863">
              <w:t xml:space="preserve"> </w:t>
            </w:r>
            <w:r w:rsidRPr="002A5863">
              <w:t>hợp</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526FE8F4" w14:textId="77777777">
            <w:pPr>
              <w:jc w:val="both"/>
            </w:pPr>
          </w:p>
        </w:tc>
      </w:tr>
      <w:tr w14:paraId="5437AE7D"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DD2715" w:rsidP="00616EC4" w14:paraId="41055517" w14:textId="77777777">
            <w:pPr>
              <w:autoSpaceDE w:val="0"/>
              <w:autoSpaceDN w:val="0"/>
              <w:adjustRightInd w:val="0"/>
              <w:jc w:val="both"/>
            </w:pPr>
            <w:r>
              <w:t>ERR:29</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049E2987" w14:textId="77777777">
            <w:pPr>
              <w:pStyle w:val="ListParagraph"/>
              <w:ind w:left="0"/>
              <w:jc w:val="both"/>
            </w:pPr>
            <w:r>
              <w:t>Lỗi</w:t>
            </w:r>
            <w:r>
              <w:t xml:space="preserve"> </w:t>
            </w:r>
            <w:r>
              <w:t>chứng</w:t>
            </w:r>
            <w:r>
              <w:t xml:space="preserve"> </w:t>
            </w:r>
            <w:r>
              <w:t>thư</w:t>
            </w:r>
            <w:r>
              <w:t xml:space="preserve"> </w:t>
            </w:r>
            <w:r>
              <w:t>hết</w:t>
            </w:r>
            <w:r>
              <w:t xml:space="preserve"> </w:t>
            </w:r>
            <w:r>
              <w:t>hạn</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42ABCF2C" w14:textId="77777777">
            <w:pPr>
              <w:jc w:val="both"/>
            </w:pPr>
          </w:p>
        </w:tc>
      </w:tr>
      <w:tr w14:paraId="68050A4D"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DD2715" w:rsidP="00616EC4" w14:paraId="772DD3A3" w14:textId="77777777">
            <w:pPr>
              <w:autoSpaceDE w:val="0"/>
              <w:autoSpaceDN w:val="0"/>
              <w:adjustRightInd w:val="0"/>
              <w:jc w:val="both"/>
            </w:pPr>
            <w:r>
              <w:t>ERR:30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517DC0" w:rsidP="00616EC4" w14:paraId="341D1970" w14:textId="77777777">
            <w:pPr>
              <w:pStyle w:val="ListParagraph"/>
              <w:ind w:left="0"/>
              <w:jc w:val="both"/>
            </w:pPr>
            <w:r w:rsidRPr="00517DC0">
              <w:t xml:space="preserve">Danh </w:t>
            </w:r>
            <w:r w:rsidRPr="00517DC0">
              <w:t>sách</w:t>
            </w:r>
            <w:r w:rsidRPr="00517DC0">
              <w:t xml:space="preserve"> </w:t>
            </w:r>
            <w:r w:rsidRPr="00517DC0">
              <w:t>hóa</w:t>
            </w:r>
            <w:r w:rsidRPr="00517DC0">
              <w:t xml:space="preserve"> </w:t>
            </w:r>
            <w:r w:rsidRPr="00517DC0">
              <w:t>đơn</w:t>
            </w:r>
            <w:r w:rsidRPr="00517DC0">
              <w:t xml:space="preserve"> </w:t>
            </w:r>
            <w:r w:rsidRPr="00517DC0">
              <w:t>tồn</w:t>
            </w:r>
            <w:r w:rsidRPr="00517DC0">
              <w:t xml:space="preserve"> </w:t>
            </w:r>
            <w:r w:rsidRPr="00517DC0">
              <w:t>tại</w:t>
            </w:r>
            <w:r w:rsidRPr="00517DC0">
              <w:t xml:space="preserve"> </w:t>
            </w:r>
            <w:r w:rsidRPr="00517DC0">
              <w:t>ngày</w:t>
            </w:r>
            <w:r w:rsidRPr="00517DC0">
              <w:t xml:space="preserve"> </w:t>
            </w:r>
            <w:r w:rsidRPr="00517DC0">
              <w:t>hóa</w:t>
            </w:r>
            <w:r w:rsidRPr="00517DC0">
              <w:t xml:space="preserve"> </w:t>
            </w:r>
            <w:r w:rsidRPr="00517DC0">
              <w:t>đơn</w:t>
            </w:r>
            <w:r w:rsidRPr="00517DC0">
              <w:t xml:space="preserve"> </w:t>
            </w:r>
            <w:r w:rsidRPr="00517DC0">
              <w:t>nhỏ</w:t>
            </w:r>
            <w:r w:rsidRPr="00517DC0">
              <w:t xml:space="preserve"> </w:t>
            </w:r>
            <w:r w:rsidRPr="00517DC0">
              <w:t>hơn</w:t>
            </w:r>
            <w:r w:rsidRPr="00517DC0">
              <w:t xml:space="preserve"> </w:t>
            </w:r>
            <w:r w:rsidRPr="00517DC0">
              <w:t>ngày</w:t>
            </w:r>
            <w:r w:rsidRPr="00517DC0">
              <w:t xml:space="preserve"> </w:t>
            </w:r>
            <w:r w:rsidRPr="00517DC0">
              <w:t>hóa</w:t>
            </w:r>
            <w:r w:rsidRPr="00517DC0">
              <w:t xml:space="preserve"> </w:t>
            </w:r>
            <w:r w:rsidRPr="00517DC0">
              <w:t>đơn</w:t>
            </w:r>
            <w:r w:rsidRPr="00517DC0">
              <w:t xml:space="preserve"> </w:t>
            </w:r>
            <w:r w:rsidRPr="00517DC0">
              <w:t>đã</w:t>
            </w:r>
            <w:r w:rsidRPr="00517DC0">
              <w:t xml:space="preserve"> </w:t>
            </w:r>
            <w:r w:rsidRPr="00517DC0">
              <w:t>phát</w:t>
            </w:r>
            <w:r w:rsidRPr="00517DC0">
              <w:t xml:space="preserve"> </w:t>
            </w:r>
            <w:r w:rsidRPr="00517DC0">
              <w:t>hành</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5B65B607" w14:textId="77777777">
            <w:pPr>
              <w:jc w:val="both"/>
            </w:pPr>
          </w:p>
        </w:tc>
      </w:tr>
      <w:tr w14:paraId="0A12C6EF"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24690B0F" w14:textId="77777777">
            <w:pPr>
              <w:autoSpaceDE w:val="0"/>
              <w:autoSpaceDN w:val="0"/>
              <w:adjustRightInd w:val="0"/>
              <w:jc w:val="both"/>
            </w:pPr>
            <w:r>
              <w:t>ERR:31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517DC0" w:rsidP="00616EC4" w14:paraId="6CDA052E" w14:textId="77777777">
            <w:pPr>
              <w:pStyle w:val="ListParagraph"/>
              <w:ind w:left="0"/>
              <w:jc w:val="both"/>
            </w:pPr>
            <w:r>
              <w:t>Số</w:t>
            </w:r>
            <w:r>
              <w:t xml:space="preserve"> </w:t>
            </w:r>
            <w:r>
              <w:t>hóa</w:t>
            </w:r>
            <w:r>
              <w:t xml:space="preserve"> </w:t>
            </w:r>
            <w:r>
              <w:t>đơn</w:t>
            </w:r>
            <w:r>
              <w:t xml:space="preserve"> </w:t>
            </w:r>
            <w:r>
              <w:t>truyền</w:t>
            </w:r>
            <w:r>
              <w:t xml:space="preserve"> </w:t>
            </w:r>
            <w:r>
              <w:t>vào</w:t>
            </w:r>
            <w:r>
              <w:t xml:space="preserve"> </w:t>
            </w:r>
            <w:r>
              <w:t>không</w:t>
            </w:r>
            <w:r>
              <w:t xml:space="preserve"> </w:t>
            </w:r>
            <w:r>
              <w:t>hợp</w:t>
            </w:r>
            <w:r>
              <w:t xml:space="preserve"> </w:t>
            </w:r>
            <w:r>
              <w:t>lệ</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0305A189" w14:textId="77777777">
            <w:pPr>
              <w:jc w:val="both"/>
            </w:pPr>
          </w:p>
        </w:tc>
      </w:tr>
      <w:tr w14:paraId="34EB82A3"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0D668137" w14:textId="77777777">
            <w:pPr>
              <w:autoSpaceDE w:val="0"/>
              <w:autoSpaceDN w:val="0"/>
              <w:adjustRightInd w:val="0"/>
              <w:jc w:val="both"/>
            </w:pPr>
            <w:r w:rsidRPr="00C876B9">
              <w:t>ERR:60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3077E2E7" w14:textId="77777777">
            <w:pPr>
              <w:pStyle w:val="ListParagraph"/>
              <w:ind w:left="0"/>
              <w:jc w:val="both"/>
            </w:pPr>
            <w:r w:rsidRPr="00C876B9">
              <w:t>Chỉ</w:t>
            </w:r>
            <w:r w:rsidRPr="00C876B9">
              <w:t xml:space="preserve"> </w:t>
            </w:r>
            <w:r w:rsidRPr="00C876B9">
              <w:t>được</w:t>
            </w:r>
            <w:r w:rsidRPr="00C876B9">
              <w:t xml:space="preserve"> </w:t>
            </w:r>
            <w:r w:rsidRPr="00C876B9">
              <w:t>phép</w:t>
            </w:r>
            <w:r w:rsidRPr="00C876B9">
              <w:t xml:space="preserve"> </w:t>
            </w:r>
            <w:r w:rsidRPr="00C876B9">
              <w:t>điều</w:t>
            </w:r>
            <w:r w:rsidRPr="00C876B9">
              <w:t xml:space="preserve"> </w:t>
            </w:r>
            <w:r w:rsidRPr="00C876B9">
              <w:t>chỉnh</w:t>
            </w:r>
            <w:r w:rsidRPr="00C876B9">
              <w:t xml:space="preserve"> </w:t>
            </w:r>
            <w:r w:rsidRPr="00C876B9">
              <w:t>hóa</w:t>
            </w:r>
            <w:r w:rsidRPr="00C876B9">
              <w:t xml:space="preserve"> </w:t>
            </w:r>
            <w:r w:rsidRPr="00C876B9">
              <w:t>đơn</w:t>
            </w:r>
            <w:r w:rsidRPr="00C876B9">
              <w:t xml:space="preserve"> </w:t>
            </w:r>
            <w:r w:rsidRPr="00C876B9">
              <w:t>cùng</w:t>
            </w:r>
            <w:r w:rsidRPr="00C876B9">
              <w:t xml:space="preserve"> </w:t>
            </w:r>
            <w:r w:rsidRPr="00C876B9">
              <w:t>loại</w:t>
            </w:r>
            <w:r w:rsidRPr="00C876B9">
              <w:t xml:space="preserve"> (</w:t>
            </w:r>
            <w:r w:rsidRPr="00C876B9">
              <w:t>Có</w:t>
            </w:r>
            <w:r w:rsidRPr="00C876B9">
              <w:t xml:space="preserve"> </w:t>
            </w:r>
            <w:r w:rsidRPr="00C876B9">
              <w:t>mã</w:t>
            </w:r>
            <w:r w:rsidRPr="00C876B9">
              <w:t xml:space="preserve"> / </w:t>
            </w:r>
            <w:r w:rsidRPr="00C876B9">
              <w:t>Không</w:t>
            </w:r>
            <w:r w:rsidRPr="00C876B9">
              <w:t xml:space="preserve"> </w:t>
            </w:r>
            <w:r w:rsidRPr="00C876B9">
              <w:t>mã</w:t>
            </w:r>
            <w:r w:rsidRPr="00C876B9">
              <w:t>).</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024890E6" w14:textId="77777777">
            <w:pPr>
              <w:jc w:val="both"/>
            </w:pPr>
          </w:p>
        </w:tc>
      </w:tr>
      <w:tr w14:paraId="1748E8AF"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49FF7674" w14:textId="77777777">
            <w:pPr>
              <w:autoSpaceDE w:val="0"/>
              <w:autoSpaceDN w:val="0"/>
              <w:adjustRightInd w:val="0"/>
              <w:jc w:val="both"/>
            </w:pPr>
            <w:r w:rsidRPr="00C876B9">
              <w:t>ERR:61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6870210F" w14:textId="77777777">
            <w:pPr>
              <w:pStyle w:val="ListParagraph"/>
              <w:ind w:left="0"/>
              <w:jc w:val="both"/>
            </w:pPr>
            <w:r w:rsidRPr="00C876B9">
              <w:t>Chỉ</w:t>
            </w:r>
            <w:r w:rsidRPr="00C876B9">
              <w:t xml:space="preserve"> </w:t>
            </w:r>
            <w:r w:rsidRPr="00C876B9">
              <w:t>được</w:t>
            </w:r>
            <w:r w:rsidRPr="00C876B9">
              <w:t xml:space="preserve"> </w:t>
            </w:r>
            <w:r w:rsidRPr="00C876B9">
              <w:t>phép</w:t>
            </w:r>
            <w:r w:rsidRPr="00C876B9">
              <w:t xml:space="preserve"> </w:t>
            </w:r>
            <w:r w:rsidRPr="00C876B9">
              <w:t>điều</w:t>
            </w:r>
            <w:r w:rsidRPr="00C876B9">
              <w:t xml:space="preserve"> </w:t>
            </w:r>
            <w:r w:rsidRPr="00C876B9">
              <w:t>chỉnh</w:t>
            </w:r>
            <w:r w:rsidRPr="00C876B9">
              <w:t xml:space="preserve"> </w:t>
            </w:r>
            <w:r w:rsidRPr="00C876B9">
              <w:t>hóa</w:t>
            </w:r>
            <w:r w:rsidRPr="00C876B9">
              <w:t xml:space="preserve"> </w:t>
            </w:r>
            <w:r w:rsidRPr="00C876B9">
              <w:t>đơn</w:t>
            </w:r>
            <w:r w:rsidRPr="00C876B9">
              <w:t xml:space="preserve"> </w:t>
            </w:r>
            <w:r w:rsidRPr="00C876B9">
              <w:t>cùng</w:t>
            </w:r>
            <w:r w:rsidRPr="00C876B9">
              <w:t xml:space="preserve"> </w:t>
            </w:r>
            <w:r w:rsidRPr="00C876B9">
              <w:t>loại</w:t>
            </w:r>
            <w:r w:rsidRPr="00C876B9">
              <w:t xml:space="preserve"> (HD GTGT / HD </w:t>
            </w:r>
            <w:r w:rsidRPr="00C876B9">
              <w:t>bán</w:t>
            </w:r>
            <w:r w:rsidRPr="00C876B9">
              <w:t xml:space="preserve"> </w:t>
            </w:r>
            <w:r w:rsidRPr="00C876B9">
              <w:t>hàng</w:t>
            </w:r>
            <w:r w:rsidRPr="00C876B9">
              <w:t>...).</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30B12799" w14:textId="77777777">
            <w:pPr>
              <w:jc w:val="both"/>
            </w:pPr>
          </w:p>
        </w:tc>
      </w:tr>
      <w:tr w14:paraId="423E4F0D"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63133BB7" w14:textId="77777777">
            <w:pPr>
              <w:autoSpaceDE w:val="0"/>
              <w:autoSpaceDN w:val="0"/>
              <w:adjustRightInd w:val="0"/>
              <w:jc w:val="both"/>
            </w:pPr>
            <w:r w:rsidRPr="00C876B9">
              <w:t>ERR:62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73E6D9E2" w14:textId="77777777">
            <w:pPr>
              <w:pStyle w:val="ListParagraph"/>
              <w:ind w:left="0"/>
              <w:jc w:val="both"/>
            </w:pPr>
            <w:r w:rsidRPr="00C876B9">
              <w:t>Không</w:t>
            </w:r>
            <w:r w:rsidRPr="00C876B9">
              <w:t xml:space="preserve"> </w:t>
            </w:r>
            <w:r w:rsidRPr="00C876B9">
              <w:t>được</w:t>
            </w:r>
            <w:r w:rsidRPr="00C876B9">
              <w:t xml:space="preserve"> </w:t>
            </w:r>
            <w:r w:rsidRPr="00C876B9">
              <w:t>dùng</w:t>
            </w:r>
            <w:r w:rsidRPr="00C876B9">
              <w:t xml:space="preserve"> </w:t>
            </w:r>
            <w:r w:rsidRPr="00C876B9">
              <w:t>không</w:t>
            </w:r>
            <w:r w:rsidRPr="00C876B9">
              <w:t xml:space="preserve"> </w:t>
            </w:r>
            <w:r w:rsidRPr="00C876B9">
              <w:t>mã</w:t>
            </w:r>
            <w:r w:rsidRPr="00C876B9">
              <w:t xml:space="preserve"> </w:t>
            </w:r>
            <w:r w:rsidRPr="00C876B9">
              <w:t>đăng</w:t>
            </w:r>
            <w:r w:rsidRPr="00C876B9">
              <w:t xml:space="preserve"> </w:t>
            </w:r>
            <w:r w:rsidRPr="00C876B9">
              <w:t>ký</w:t>
            </w:r>
            <w:r w:rsidRPr="00C876B9">
              <w:t xml:space="preserve"> </w:t>
            </w:r>
            <w:r w:rsidRPr="00C876B9">
              <w:t>gửi</w:t>
            </w:r>
            <w:r w:rsidRPr="00C876B9">
              <w:t xml:space="preserve"> </w:t>
            </w:r>
            <w:r w:rsidRPr="00C876B9">
              <w:t>bảng</w:t>
            </w:r>
            <w:r w:rsidRPr="00C876B9">
              <w:t xml:space="preserve"> </w:t>
            </w:r>
            <w:r w:rsidRPr="00C876B9">
              <w:t>tổng</w:t>
            </w:r>
            <w:r w:rsidRPr="00C876B9">
              <w:t xml:space="preserve"> </w:t>
            </w:r>
            <w:r w:rsidRPr="00C876B9">
              <w:t>hợp</w:t>
            </w:r>
            <w:r w:rsidRPr="00C876B9">
              <w:t xml:space="preserve"> </w:t>
            </w:r>
            <w:r w:rsidRPr="00C876B9">
              <w:t>thay</w:t>
            </w:r>
            <w:r w:rsidRPr="00C876B9">
              <w:t xml:space="preserve"> </w:t>
            </w:r>
            <w:r w:rsidRPr="00C876B9">
              <w:t>thế</w:t>
            </w:r>
            <w:r w:rsidRPr="00C876B9">
              <w:t xml:space="preserve">, </w:t>
            </w:r>
            <w:r w:rsidRPr="00C876B9">
              <w:t>điều</w:t>
            </w:r>
            <w:r w:rsidRPr="00C876B9">
              <w:t xml:space="preserve"> </w:t>
            </w:r>
            <w:r w:rsidRPr="00C876B9">
              <w:t>chỉnh</w:t>
            </w:r>
            <w:r w:rsidRPr="00C876B9">
              <w:t xml:space="preserve"> </w:t>
            </w:r>
            <w:r w:rsidRPr="00C876B9">
              <w:t>các</w:t>
            </w:r>
            <w:r w:rsidRPr="00C876B9">
              <w:t xml:space="preserve"> </w:t>
            </w:r>
            <w:r w:rsidRPr="00C876B9">
              <w:t>hóa</w:t>
            </w:r>
            <w:r w:rsidRPr="00C876B9">
              <w:t xml:space="preserve"> </w:t>
            </w:r>
            <w:r w:rsidRPr="00C876B9">
              <w:t>đơn</w:t>
            </w:r>
            <w:r w:rsidRPr="00C876B9">
              <w:t xml:space="preserve"> </w:t>
            </w:r>
            <w:r w:rsidRPr="00C876B9">
              <w:t>không</w:t>
            </w:r>
            <w:r w:rsidRPr="00C876B9">
              <w:t xml:space="preserve"> </w:t>
            </w:r>
            <w:r w:rsidRPr="00C876B9">
              <w:t>mã</w:t>
            </w:r>
            <w:r w:rsidRPr="00C876B9">
              <w:t xml:space="preserve"> </w:t>
            </w:r>
            <w:r w:rsidRPr="00C876B9">
              <w:t>gửi</w:t>
            </w:r>
            <w:r w:rsidRPr="00C876B9">
              <w:t xml:space="preserve"> </w:t>
            </w:r>
            <w:r w:rsidRPr="00C876B9">
              <w:t>thông</w:t>
            </w:r>
            <w:r w:rsidRPr="00C876B9">
              <w:t xml:space="preserve"> tin chi </w:t>
            </w:r>
            <w:r w:rsidRPr="00C876B9">
              <w:t>tiết</w:t>
            </w:r>
            <w:r w:rsidRPr="00C876B9">
              <w:t>.</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7A419D59" w14:textId="77777777">
            <w:pPr>
              <w:jc w:val="both"/>
            </w:pPr>
          </w:p>
        </w:tc>
      </w:tr>
      <w:tr w14:paraId="6F1A2E12"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6B6B78F7" w14:textId="77777777">
            <w:pPr>
              <w:autoSpaceDE w:val="0"/>
              <w:autoSpaceDN w:val="0"/>
              <w:adjustRightInd w:val="0"/>
              <w:rPr>
                <w:rFonts w:eastAsia="Calibri"/>
              </w:rPr>
            </w:pPr>
            <w:r w:rsidRPr="009372AD">
              <w:rPr>
                <w:rFonts w:eastAsia="Calibri"/>
              </w:rPr>
              <w:t xml:space="preserve">OK: </w:t>
            </w:r>
            <w:r w:rsidRPr="009372AD">
              <w:rPr>
                <w:rFonts w:eastAsia="Calibri"/>
              </w:rPr>
              <w:t>pattern;serial;invNumber</w:t>
            </w:r>
          </w:p>
          <w:p w:rsidR="009D1437" w:rsidRPr="009372AD" w:rsidP="00616EC4" w14:paraId="150C945E" w14:textId="77777777">
            <w:pPr>
              <w:autoSpaceDE w:val="0"/>
              <w:autoSpaceDN w:val="0"/>
              <w:adjustRightInd w:val="0"/>
              <w:rPr>
                <w:rFonts w:eastAsia="Calibri"/>
              </w:rPr>
            </w:pPr>
            <w:r w:rsidRPr="009372AD">
              <w:rPr>
                <w:rFonts w:eastAsia="Calibri"/>
              </w:rPr>
              <w:t>(</w:t>
            </w:r>
            <w:r w:rsidRPr="009372AD">
              <w:rPr>
                <w:rFonts w:eastAsia="Calibri"/>
              </w:rPr>
              <w:t>Ví</w:t>
            </w:r>
            <w:r w:rsidRPr="009372AD">
              <w:rPr>
                <w:rFonts w:eastAsia="Calibri"/>
              </w:rPr>
              <w:t xml:space="preserve"> </w:t>
            </w:r>
            <w:r w:rsidRPr="009372AD">
              <w:rPr>
                <w:rFonts w:eastAsia="Calibri"/>
              </w:rPr>
              <w:t>dụ</w:t>
            </w:r>
            <w:r w:rsidRPr="009372AD">
              <w:rPr>
                <w:rFonts w:eastAsia="Calibri"/>
              </w:rPr>
              <w:t>:</w:t>
            </w:r>
          </w:p>
          <w:p w:rsidR="009D1437" w:rsidRPr="009372AD" w:rsidP="00616EC4" w14:paraId="1EA49EB6" w14:textId="77777777">
            <w:pPr>
              <w:autoSpaceDE w:val="0"/>
              <w:autoSpaceDN w:val="0"/>
              <w:adjustRightInd w:val="0"/>
              <w:rPr>
                <w:rFonts w:eastAsia="Calibri"/>
              </w:rPr>
            </w:pPr>
            <w:r w:rsidRPr="009372AD">
              <w:rPr>
                <w:rFonts w:eastAsia="Calibri"/>
              </w:rPr>
              <w:t>OK:01GTKT3/001;AA/12E;0000002)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2C696750" w14:textId="77777777">
            <w:pPr>
              <w:pStyle w:val="ListParagraph"/>
              <w:numPr>
                <w:ilvl w:val="0"/>
                <w:numId w:val="4"/>
              </w:numPr>
              <w:spacing w:after="0" w:line="240" w:lineRule="auto"/>
              <w:rPr>
                <w:rFonts w:eastAsia="Calibri"/>
              </w:rPr>
            </w:pPr>
            <w:r w:rsidRPr="009372AD">
              <w:rPr>
                <w:rFonts w:eastAsia="Calibri"/>
              </w:rPr>
              <w:t xml:space="preserve">OK </w:t>
            </w:r>
            <w:r w:rsidRPr="009372AD">
              <w:rPr>
                <w:rFonts w:ascii="Wingdings" w:eastAsia="Calibri" w:hAnsi="Wingdings"/>
              </w:rPr>
              <w:sym w:font="Wingdings" w:char="F0E0"/>
            </w:r>
            <w:r w:rsidRPr="009372AD">
              <w:rPr>
                <w:rFonts w:eastAsia="Calibri"/>
              </w:rPr>
              <w:t xml:space="preserve"> </w:t>
            </w:r>
            <w:r w:rsidRPr="009372AD">
              <w:rPr>
                <w:rFonts w:eastAsia="Calibri"/>
              </w:rPr>
              <w:t>đã</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hành</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Pr>
                <w:rFonts w:eastAsia="Calibri"/>
              </w:rPr>
              <w:t>thay</w:t>
            </w:r>
            <w:r>
              <w:rPr>
                <w:rFonts w:eastAsia="Calibri"/>
              </w:rPr>
              <w:t xml:space="preserve"> </w:t>
            </w:r>
            <w:r>
              <w:rPr>
                <w:rFonts w:eastAsia="Calibri"/>
              </w:rPr>
              <w:t>thế</w:t>
            </w:r>
          </w:p>
          <w:p w:rsidR="009D1437" w:rsidRPr="009372AD" w:rsidP="00616EC4" w14:paraId="62AD2E91" w14:textId="77777777">
            <w:pPr>
              <w:pStyle w:val="ListParagraph"/>
              <w:numPr>
                <w:ilvl w:val="0"/>
                <w:numId w:val="4"/>
              </w:numPr>
              <w:spacing w:after="0" w:line="240" w:lineRule="auto"/>
              <w:rPr>
                <w:rFonts w:eastAsia="Calibri"/>
              </w:rPr>
            </w:pPr>
            <w:r w:rsidRPr="009372AD">
              <w:rPr>
                <w:rFonts w:eastAsia="Calibri"/>
              </w:rPr>
              <w:t>Patter</w:t>
            </w:r>
            <w:r w:rsidRPr="009372AD">
              <w:rPr>
                <w:rFonts w:ascii="Wingdings" w:eastAsia="Calibri" w:hAnsi="Wingdings"/>
              </w:rPr>
              <w:sym w:font="Wingdings" w:char="F0E0"/>
            </w:r>
            <w:r w:rsidRPr="009372AD">
              <w:rPr>
                <w:rFonts w:eastAsia="Calibri"/>
              </w:rPr>
              <w:t xml:space="preserve"> </w:t>
            </w:r>
            <w:r w:rsidRPr="009372AD">
              <w:rPr>
                <w:rFonts w:eastAsia="Calibri"/>
              </w:rPr>
              <w:t>Mẫu</w:t>
            </w:r>
            <w:r w:rsidRPr="009372AD">
              <w:rPr>
                <w:rFonts w:eastAsia="Calibri"/>
              </w:rPr>
              <w:t xml:space="preserve"> </w:t>
            </w:r>
            <w:r w:rsidRPr="009372AD">
              <w:rPr>
                <w:rFonts w:eastAsia="Calibri"/>
              </w:rPr>
              <w:t>số</w:t>
            </w:r>
            <w:r w:rsidRPr="009372AD">
              <w:rPr>
                <w:rFonts w:eastAsia="Calibri"/>
              </w:rPr>
              <w:t xml:space="preserve"> </w:t>
            </w:r>
            <w:r w:rsidRPr="009372AD">
              <w:rPr>
                <w:rFonts w:eastAsia="Calibri"/>
              </w:rPr>
              <w:t>của</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Pr>
                <w:rFonts w:eastAsia="Calibri"/>
              </w:rPr>
              <w:t>thay</w:t>
            </w:r>
            <w:r>
              <w:rPr>
                <w:rFonts w:eastAsia="Calibri"/>
              </w:rPr>
              <w:t xml:space="preserve"> </w:t>
            </w:r>
            <w:r>
              <w:rPr>
                <w:rFonts w:eastAsia="Calibri"/>
              </w:rPr>
              <w:t>thế</w:t>
            </w:r>
            <w:r w:rsidRPr="009372AD">
              <w:rPr>
                <w:rFonts w:eastAsia="Calibri"/>
              </w:rPr>
              <w:t xml:space="preserve"> </w:t>
            </w:r>
          </w:p>
          <w:p w:rsidR="009D1437" w:rsidRPr="009372AD" w:rsidP="00616EC4" w14:paraId="28E06DF5" w14:textId="77777777">
            <w:pPr>
              <w:pStyle w:val="ListParagraph"/>
              <w:numPr>
                <w:ilvl w:val="0"/>
                <w:numId w:val="4"/>
              </w:numPr>
              <w:spacing w:after="0" w:line="240" w:lineRule="auto"/>
              <w:rPr>
                <w:rFonts w:eastAsia="Calibri"/>
              </w:rPr>
            </w:pPr>
            <w:r w:rsidRPr="009372AD">
              <w:rPr>
                <w:rFonts w:eastAsia="Calibri"/>
              </w:rPr>
              <w:t xml:space="preserve">Serial </w:t>
            </w:r>
            <w:r w:rsidRPr="009372AD">
              <w:rPr>
                <w:rFonts w:ascii="Wingdings" w:eastAsia="Calibri" w:hAnsi="Wingdings"/>
              </w:rPr>
              <w:sym w:font="Wingdings" w:char="F0E0"/>
            </w:r>
            <w:r w:rsidRPr="009372AD">
              <w:rPr>
                <w:rFonts w:eastAsia="Calibri"/>
              </w:rPr>
              <w:t xml:space="preserve"> </w:t>
            </w:r>
            <w:r w:rsidRPr="009372AD">
              <w:rPr>
                <w:rFonts w:eastAsia="Calibri"/>
              </w:rPr>
              <w:t>serial</w:t>
            </w:r>
            <w:r w:rsidRPr="009372AD">
              <w:rPr>
                <w:rFonts w:eastAsia="Calibri"/>
              </w:rPr>
              <w:t xml:space="preserve"> </w:t>
            </w:r>
            <w:r w:rsidRPr="009372AD">
              <w:rPr>
                <w:rFonts w:eastAsia="Calibri"/>
              </w:rPr>
              <w:t>của</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Pr>
                <w:rFonts w:eastAsia="Calibri"/>
              </w:rPr>
              <w:t>thay</w:t>
            </w:r>
            <w:r>
              <w:rPr>
                <w:rFonts w:eastAsia="Calibri"/>
              </w:rPr>
              <w:t xml:space="preserve"> </w:t>
            </w:r>
            <w:r>
              <w:rPr>
                <w:rFonts w:eastAsia="Calibri"/>
              </w:rPr>
              <w:t>thế</w:t>
            </w:r>
            <w:r w:rsidRPr="009372AD">
              <w:rPr>
                <w:rFonts w:eastAsia="Calibri"/>
              </w:rPr>
              <w:t xml:space="preserve"> </w:t>
            </w:r>
          </w:p>
          <w:p w:rsidR="009D1437" w:rsidRPr="009372AD" w:rsidP="00616EC4" w14:paraId="44E71E74" w14:textId="77777777">
            <w:pPr>
              <w:pStyle w:val="ListParagraph"/>
              <w:numPr>
                <w:ilvl w:val="0"/>
                <w:numId w:val="4"/>
              </w:numPr>
              <w:spacing w:after="0" w:line="240" w:lineRule="auto"/>
              <w:rPr>
                <w:rFonts w:eastAsia="Calibri"/>
              </w:rPr>
            </w:pPr>
            <w:r w:rsidRPr="009372AD">
              <w:rPr>
                <w:rFonts w:eastAsia="Calibri"/>
              </w:rPr>
              <w:t>invNumber</w:t>
            </w:r>
            <w:r w:rsidRPr="009372AD">
              <w:rPr>
                <w:rFonts w:eastAsia="Calibri"/>
              </w:rPr>
              <w:t xml:space="preserve">: </w:t>
            </w:r>
            <w:r w:rsidRPr="009372AD">
              <w:rPr>
                <w:rFonts w:eastAsia="Calibri"/>
              </w:rPr>
              <w:t>số</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Pr>
                <w:rFonts w:eastAsia="Calibri"/>
              </w:rPr>
              <w:t>thay</w:t>
            </w:r>
            <w:r>
              <w:rPr>
                <w:rFonts w:eastAsia="Calibri"/>
              </w:rPr>
              <w:t xml:space="preserve"> </w:t>
            </w:r>
            <w:r>
              <w:rPr>
                <w:rFonts w:eastAsia="Calibri"/>
              </w:rPr>
              <w:t>thế</w:t>
            </w:r>
            <w:r w:rsidRPr="009372AD">
              <w:rPr>
                <w:rFonts w:eastAsia="Calibri"/>
              </w:rPr>
              <w:t xml:space="preserve"> </w:t>
            </w:r>
          </w:p>
          <w:p w:rsidR="009D1437" w:rsidRPr="009372AD" w:rsidP="00616EC4" w14:paraId="718828CC" w14:textId="77777777">
            <w:pPr>
              <w:pStyle w:val="ListParagraph"/>
              <w:spacing w:after="0" w:line="240" w:lineRule="auto"/>
              <w:rPr>
                <w:rFonts w:eastAsia="Calibri"/>
              </w:rPr>
            </w:pP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0F920017" w14:textId="77777777">
            <w:pPr>
              <w:jc w:val="both"/>
            </w:pPr>
          </w:p>
        </w:tc>
      </w:tr>
    </w:tbl>
    <w:p w:rsidR="009D1437" w:rsidRPr="003264D9" w:rsidP="009D1437" w14:paraId="5A665FD3" w14:textId="77777777">
      <w:pPr>
        <w:spacing w:line="360" w:lineRule="auto"/>
        <w:jc w:val="both"/>
        <w:rPr>
          <w:rFonts w:eastAsia="Calibri"/>
          <w:b/>
          <w:u w:val="single"/>
        </w:rPr>
      </w:pPr>
    </w:p>
    <w:p w:rsidR="009D1437" w:rsidP="009D1437" w14:paraId="24770216" w14:textId="77777777">
      <w:pPr>
        <w:rPr>
          <w:b/>
          <w:u w:val="single"/>
        </w:rPr>
      </w:pPr>
      <w:r w:rsidRPr="000A4319">
        <w:rPr>
          <w:b/>
          <w:u w:val="single"/>
        </w:rPr>
        <w:t>Cấu</w:t>
      </w:r>
      <w:r w:rsidRPr="000A4319">
        <w:rPr>
          <w:b/>
          <w:u w:val="single"/>
        </w:rPr>
        <w:t xml:space="preserve"> </w:t>
      </w:r>
      <w:r w:rsidRPr="000A4319">
        <w:rPr>
          <w:b/>
          <w:u w:val="single"/>
        </w:rPr>
        <w:t>trúc</w:t>
      </w:r>
      <w:r w:rsidRPr="000A4319">
        <w:rPr>
          <w:b/>
          <w:u w:val="single"/>
        </w:rPr>
        <w:t xml:space="preserve"> </w:t>
      </w:r>
      <w:r w:rsidRPr="000A4319">
        <w:rPr>
          <w:b/>
          <w:u w:val="single"/>
        </w:rPr>
        <w:t>của</w:t>
      </w:r>
      <w:r w:rsidRPr="000A4319">
        <w:rPr>
          <w:b/>
          <w:u w:val="single"/>
        </w:rPr>
        <w:t xml:space="preserve"> </w:t>
      </w:r>
      <w:r>
        <w:rPr>
          <w:b/>
          <w:u w:val="single"/>
        </w:rPr>
        <w:t>xmlInv</w:t>
      </w:r>
      <w:r w:rsidRPr="000A4319">
        <w:rPr>
          <w:b/>
          <w:u w:val="single"/>
        </w:rPr>
        <w:t>Data</w:t>
      </w:r>
      <w:r w:rsidRPr="000A4319">
        <w:rPr>
          <w:b/>
          <w:u w:val="single"/>
        </w:rPr>
        <w:t xml:space="preserve"> (</w:t>
      </w:r>
      <w:r w:rsidRPr="000A4319">
        <w:rPr>
          <w:b/>
          <w:u w:val="single"/>
        </w:rPr>
        <w:t>các</w:t>
      </w:r>
      <w:r w:rsidRPr="000A4319">
        <w:rPr>
          <w:b/>
          <w:u w:val="single"/>
        </w:rPr>
        <w:t xml:space="preserve"> </w:t>
      </w:r>
      <w:r w:rsidRPr="000A4319">
        <w:rPr>
          <w:b/>
          <w:u w:val="single"/>
        </w:rPr>
        <w:t>trường</w:t>
      </w:r>
      <w:r w:rsidRPr="000A4319">
        <w:rPr>
          <w:b/>
          <w:u w:val="single"/>
        </w:rPr>
        <w:t xml:space="preserve"> </w:t>
      </w:r>
      <w:r w:rsidRPr="000A4319">
        <w:rPr>
          <w:b/>
          <w:color w:val="FF0000"/>
          <w:u w:val="single"/>
        </w:rPr>
        <w:t>*</w:t>
      </w:r>
      <w:r w:rsidRPr="000A4319">
        <w:rPr>
          <w:b/>
          <w:u w:val="single"/>
        </w:rPr>
        <w:t xml:space="preserve"> </w:t>
      </w:r>
      <w:r w:rsidRPr="000A4319">
        <w:rPr>
          <w:b/>
          <w:u w:val="single"/>
        </w:rPr>
        <w:t>là</w:t>
      </w:r>
      <w:r w:rsidRPr="000A4319">
        <w:rPr>
          <w:b/>
          <w:u w:val="single"/>
        </w:rPr>
        <w:t xml:space="preserve"> </w:t>
      </w:r>
      <w:r w:rsidRPr="000A4319">
        <w:rPr>
          <w:b/>
          <w:u w:val="single"/>
        </w:rPr>
        <w:t>bắt</w:t>
      </w:r>
      <w:r w:rsidRPr="000A4319">
        <w:rPr>
          <w:b/>
          <w:u w:val="single"/>
        </w:rPr>
        <w:t xml:space="preserve"> </w:t>
      </w:r>
      <w:r w:rsidRPr="000A4319">
        <w:rPr>
          <w:b/>
          <w:u w:val="single"/>
        </w:rPr>
        <w:t>buộc</w:t>
      </w:r>
      <w:r w:rsidRPr="000A4319">
        <w:rPr>
          <w:b/>
          <w:u w:val="single"/>
        </w:rPr>
        <w:t>):</w:t>
      </w:r>
    </w:p>
    <w:p w:rsidR="009D1437" w:rsidP="009D1437" w14:paraId="0497D71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A31515"/>
          <w:sz w:val="19"/>
          <w:szCs w:val="19"/>
        </w:rPr>
        <w:t>ThayTheHD</w:t>
      </w:r>
      <w:r>
        <w:rPr>
          <w:rFonts w:ascii="Consolas" w:hAnsi="Consolas" w:cs="Consolas"/>
          <w:color w:val="0000FF"/>
          <w:sz w:val="19"/>
          <w:szCs w:val="19"/>
        </w:rPr>
        <w:t>&gt;</w:t>
      </w:r>
    </w:p>
    <w:p w:rsidR="009D1437" w:rsidP="009D1437" w14:paraId="50226F2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key</w:t>
      </w:r>
      <w:r>
        <w:rPr>
          <w:rFonts w:ascii="Consolas" w:hAnsi="Consolas" w:cs="Consolas"/>
          <w:color w:val="0000FF"/>
          <w:sz w:val="19"/>
          <w:szCs w:val="19"/>
        </w:rPr>
        <w:t>&gt;</w:t>
      </w:r>
      <w:r>
        <w:rPr>
          <w:rFonts w:ascii="Consolas" w:hAnsi="Consolas" w:cs="Consolas"/>
          <w:color w:val="000000"/>
          <w:sz w:val="19"/>
          <w:szCs w:val="19"/>
        </w:rPr>
        <w:t>Fkey</w:t>
      </w:r>
      <w:r>
        <w:rPr>
          <w:rFonts w:ascii="Consolas" w:hAnsi="Consolas" w:cs="Consolas"/>
          <w:color w:val="000000"/>
          <w:sz w:val="19"/>
          <w:szCs w:val="19"/>
        </w:rPr>
        <w:t xml:space="preserve"> </w:t>
      </w:r>
      <w:r>
        <w:rPr>
          <w:rFonts w:ascii="Consolas" w:hAnsi="Consolas" w:cs="Consolas"/>
          <w:color w:val="000000"/>
          <w:sz w:val="19"/>
          <w:szCs w:val="19"/>
        </w:rPr>
        <w:t>của</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key</w:t>
      </w:r>
      <w:r>
        <w:rPr>
          <w:rFonts w:ascii="Consolas" w:hAnsi="Consolas" w:cs="Consolas"/>
          <w:color w:val="0000FF"/>
          <w:sz w:val="19"/>
          <w:szCs w:val="19"/>
        </w:rPr>
        <w:t>&gt;</w:t>
      </w:r>
    </w:p>
    <w:p w:rsidR="009D1437" w:rsidP="009D1437" w14:paraId="541026E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InvoiceNo</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hóa </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InvoiceNo</w:t>
      </w:r>
      <w:r>
        <w:rPr>
          <w:rFonts w:ascii="Consolas" w:hAnsi="Consolas" w:cs="Consolas"/>
          <w:color w:val="0000FF"/>
          <w:sz w:val="19"/>
          <w:szCs w:val="19"/>
        </w:rPr>
        <w:t>&gt;</w:t>
      </w:r>
    </w:p>
    <w:p w:rsidR="009D1437" w:rsidP="009D1437" w14:paraId="0AB15B0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TTChung</w:t>
      </w:r>
      <w:r>
        <w:rPr>
          <w:rFonts w:ascii="Consolas" w:hAnsi="Consolas" w:cs="Consolas"/>
          <w:color w:val="0000FF"/>
          <w:sz w:val="19"/>
          <w:szCs w:val="19"/>
        </w:rPr>
        <w:t>&gt;</w:t>
      </w:r>
    </w:p>
    <w:p w:rsidR="009D1437" w:rsidP="009D1437" w14:paraId="50FE506B"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MHSo</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hồ</w:t>
      </w:r>
      <w:r>
        <w:rPr>
          <w:rFonts w:ascii="Consolas" w:hAnsi="Consolas" w:cs="Consolas"/>
          <w:color w:val="000000"/>
          <w:sz w:val="19"/>
          <w:szCs w:val="19"/>
        </w:rPr>
        <w:t xml:space="preserve"> </w:t>
      </w:r>
      <w:r>
        <w:rPr>
          <w:rFonts w:ascii="Consolas" w:hAnsi="Consolas" w:cs="Consolas"/>
          <w:color w:val="000000"/>
          <w:sz w:val="19"/>
          <w:szCs w:val="19"/>
        </w:rPr>
        <w:t>sơ</w:t>
      </w:r>
      <w:r>
        <w:rPr>
          <w:rFonts w:ascii="Consolas" w:hAnsi="Consolas" w:cs="Consolas"/>
          <w:color w:val="0000FF"/>
          <w:sz w:val="19"/>
          <w:szCs w:val="19"/>
        </w:rPr>
        <w:t>&lt;/</w:t>
      </w:r>
      <w:r>
        <w:rPr>
          <w:rFonts w:ascii="Consolas" w:hAnsi="Consolas" w:cs="Consolas"/>
          <w:color w:val="A31515"/>
          <w:sz w:val="19"/>
          <w:szCs w:val="19"/>
        </w:rPr>
        <w:t>MHSo</w:t>
      </w:r>
      <w:r>
        <w:rPr>
          <w:rFonts w:ascii="Consolas" w:hAnsi="Consolas" w:cs="Consolas"/>
          <w:color w:val="0000FF"/>
          <w:sz w:val="19"/>
          <w:szCs w:val="19"/>
        </w:rPr>
        <w:t>&gt;</w:t>
      </w:r>
    </w:p>
    <w:p w:rsidR="009D1437" w:rsidP="009D1437" w14:paraId="47600524"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SBKe</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bảng</w:t>
      </w:r>
      <w:r>
        <w:rPr>
          <w:rFonts w:ascii="Consolas" w:hAnsi="Consolas" w:cs="Consolas"/>
          <w:color w:val="000000"/>
          <w:sz w:val="19"/>
          <w:szCs w:val="19"/>
        </w:rPr>
        <w:t xml:space="preserve"> </w:t>
      </w:r>
      <w:r>
        <w:rPr>
          <w:rFonts w:ascii="Consolas" w:hAnsi="Consolas" w:cs="Consolas"/>
          <w:color w:val="000000"/>
          <w:sz w:val="19"/>
          <w:szCs w:val="19"/>
        </w:rPr>
        <w:t>kê</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của</w:t>
      </w:r>
      <w:r>
        <w:rPr>
          <w:rFonts w:ascii="Consolas" w:hAnsi="Consolas" w:cs="Consolas"/>
          <w:color w:val="000000"/>
          <w:sz w:val="19"/>
          <w:szCs w:val="19"/>
        </w:rPr>
        <w:t xml:space="preserve"> </w:t>
      </w:r>
      <w:r>
        <w:rPr>
          <w:rFonts w:ascii="Consolas" w:hAnsi="Consolas" w:cs="Consolas"/>
          <w:color w:val="000000"/>
          <w:sz w:val="19"/>
          <w:szCs w:val="19"/>
        </w:rPr>
        <w:t>bảng</w:t>
      </w:r>
      <w:r>
        <w:rPr>
          <w:rFonts w:ascii="Consolas" w:hAnsi="Consolas" w:cs="Consolas"/>
          <w:color w:val="000000"/>
          <w:sz w:val="19"/>
          <w:szCs w:val="19"/>
        </w:rPr>
        <w:t xml:space="preserve"> </w:t>
      </w:r>
      <w:r>
        <w:rPr>
          <w:rFonts w:ascii="Consolas" w:hAnsi="Consolas" w:cs="Consolas"/>
          <w:color w:val="000000"/>
          <w:sz w:val="19"/>
          <w:szCs w:val="19"/>
        </w:rPr>
        <w:t>kê</w:t>
      </w:r>
      <w:r>
        <w:rPr>
          <w:rFonts w:ascii="Consolas" w:hAnsi="Consolas" w:cs="Consolas"/>
          <w:color w:val="000000"/>
          <w:sz w:val="19"/>
          <w:szCs w:val="19"/>
        </w:rPr>
        <w:t xml:space="preserve"> </w:t>
      </w:r>
      <w:r>
        <w:rPr>
          <w:rFonts w:ascii="Consolas" w:hAnsi="Consolas" w:cs="Consolas"/>
          <w:color w:val="000000"/>
          <w:sz w:val="19"/>
          <w:szCs w:val="19"/>
        </w:rPr>
        <w:t>các</w:t>
      </w:r>
      <w:r>
        <w:rPr>
          <w:rFonts w:ascii="Consolas" w:hAnsi="Consolas" w:cs="Consolas"/>
          <w:color w:val="000000"/>
          <w:sz w:val="19"/>
          <w:szCs w:val="19"/>
        </w:rPr>
        <w:t xml:space="preserve"> </w:t>
      </w:r>
      <w:r>
        <w:rPr>
          <w:rFonts w:ascii="Consolas" w:hAnsi="Consolas" w:cs="Consolas"/>
          <w:color w:val="000000"/>
          <w:sz w:val="19"/>
          <w:szCs w:val="19"/>
        </w:rPr>
        <w:t>loại</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w:t>
      </w:r>
      <w:r>
        <w:rPr>
          <w:rFonts w:ascii="Consolas" w:hAnsi="Consolas" w:cs="Consolas"/>
          <w:color w:val="000000"/>
          <w:sz w:val="19"/>
          <w:szCs w:val="19"/>
        </w:rPr>
        <w:t>đã</w:t>
      </w:r>
      <w:r>
        <w:rPr>
          <w:rFonts w:ascii="Consolas" w:hAnsi="Consolas" w:cs="Consolas"/>
          <w:color w:val="000000"/>
          <w:sz w:val="19"/>
          <w:szCs w:val="19"/>
        </w:rPr>
        <w:t xml:space="preserve"> </w:t>
      </w:r>
      <w:r>
        <w:rPr>
          <w:rFonts w:ascii="Consolas" w:hAnsi="Consolas" w:cs="Consolas"/>
          <w:color w:val="000000"/>
          <w:sz w:val="19"/>
          <w:szCs w:val="19"/>
        </w:rPr>
        <w:t>bán</w:t>
      </w:r>
      <w:r>
        <w:rPr>
          <w:rFonts w:ascii="Consolas" w:hAnsi="Consolas" w:cs="Consolas"/>
          <w:color w:val="000000"/>
          <w:sz w:val="19"/>
          <w:szCs w:val="19"/>
        </w:rPr>
        <w:t xml:space="preserve"> </w:t>
      </w:r>
      <w:r>
        <w:rPr>
          <w:rFonts w:ascii="Consolas" w:hAnsi="Consolas" w:cs="Consolas"/>
          <w:color w:val="000000"/>
          <w:sz w:val="19"/>
          <w:szCs w:val="19"/>
        </w:rPr>
        <w:t>kèm</w:t>
      </w:r>
      <w:r>
        <w:rPr>
          <w:rFonts w:ascii="Consolas" w:hAnsi="Consolas" w:cs="Consolas"/>
          <w:color w:val="000000"/>
          <w:sz w:val="19"/>
          <w:szCs w:val="19"/>
        </w:rPr>
        <w:t xml:space="preserve"> </w:t>
      </w:r>
      <w:r>
        <w:rPr>
          <w:rFonts w:ascii="Consolas" w:hAnsi="Consolas" w:cs="Consolas"/>
          <w:color w:val="000000"/>
          <w:sz w:val="19"/>
          <w:szCs w:val="19"/>
        </w:rPr>
        <w:t>theo</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SBKe</w:t>
      </w:r>
      <w:r>
        <w:rPr>
          <w:rFonts w:ascii="Consolas" w:hAnsi="Consolas" w:cs="Consolas"/>
          <w:color w:val="0000FF"/>
          <w:sz w:val="19"/>
          <w:szCs w:val="19"/>
        </w:rPr>
        <w:t>&gt;</w:t>
      </w:r>
    </w:p>
    <w:p w:rsidR="009D1437" w:rsidP="009D1437" w14:paraId="49B221F9"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NBKe</w:t>
      </w:r>
      <w:r>
        <w:rPr>
          <w:rFonts w:ascii="Consolas" w:hAnsi="Consolas" w:cs="Consolas"/>
          <w:color w:val="0000FF"/>
          <w:sz w:val="19"/>
          <w:szCs w:val="19"/>
        </w:rPr>
        <w:t>&gt;</w:t>
      </w:r>
      <w:r>
        <w:rPr>
          <w:rFonts w:ascii="Consolas" w:hAnsi="Consolas" w:cs="Consolas"/>
          <w:color w:val="000000"/>
          <w:sz w:val="19"/>
          <w:szCs w:val="19"/>
        </w:rPr>
        <w:t>Ngày</w:t>
      </w:r>
      <w:r>
        <w:rPr>
          <w:rFonts w:ascii="Consolas" w:hAnsi="Consolas" w:cs="Consolas"/>
          <w:color w:val="000000"/>
          <w:sz w:val="19"/>
          <w:szCs w:val="19"/>
        </w:rPr>
        <w:t xml:space="preserve"> </w:t>
      </w:r>
      <w:r>
        <w:rPr>
          <w:rFonts w:ascii="Consolas" w:hAnsi="Consolas" w:cs="Consolas"/>
          <w:color w:val="000000"/>
          <w:sz w:val="19"/>
          <w:szCs w:val="19"/>
        </w:rPr>
        <w:t>bảng</w:t>
      </w:r>
      <w:r>
        <w:rPr>
          <w:rFonts w:ascii="Consolas" w:hAnsi="Consolas" w:cs="Consolas"/>
          <w:color w:val="000000"/>
          <w:sz w:val="19"/>
          <w:szCs w:val="19"/>
        </w:rPr>
        <w:t xml:space="preserve"> </w:t>
      </w:r>
      <w:r>
        <w:rPr>
          <w:rFonts w:ascii="Consolas" w:hAnsi="Consolas" w:cs="Consolas"/>
          <w:color w:val="000000"/>
          <w:sz w:val="19"/>
          <w:szCs w:val="19"/>
        </w:rPr>
        <w:t>kê</w:t>
      </w:r>
      <w:r>
        <w:rPr>
          <w:rFonts w:ascii="Consolas" w:hAnsi="Consolas" w:cs="Consolas"/>
          <w:color w:val="000000"/>
          <w:sz w:val="19"/>
          <w:szCs w:val="19"/>
        </w:rPr>
        <w:t xml:space="preserve"> (</w:t>
      </w:r>
      <w:r>
        <w:rPr>
          <w:rFonts w:ascii="Consolas" w:hAnsi="Consolas" w:cs="Consolas"/>
          <w:color w:val="000000"/>
          <w:sz w:val="19"/>
          <w:szCs w:val="19"/>
        </w:rPr>
        <w:t>Ngày</w:t>
      </w:r>
      <w:r>
        <w:rPr>
          <w:rFonts w:ascii="Consolas" w:hAnsi="Consolas" w:cs="Consolas"/>
          <w:color w:val="000000"/>
          <w:sz w:val="19"/>
          <w:szCs w:val="19"/>
        </w:rPr>
        <w:t xml:space="preserve"> </w:t>
      </w:r>
      <w:r>
        <w:rPr>
          <w:rFonts w:ascii="Consolas" w:hAnsi="Consolas" w:cs="Consolas"/>
          <w:color w:val="000000"/>
          <w:sz w:val="19"/>
          <w:szCs w:val="19"/>
        </w:rPr>
        <w:t>của</w:t>
      </w:r>
      <w:r>
        <w:rPr>
          <w:rFonts w:ascii="Consolas" w:hAnsi="Consolas" w:cs="Consolas"/>
          <w:color w:val="000000"/>
          <w:sz w:val="19"/>
          <w:szCs w:val="19"/>
        </w:rPr>
        <w:t xml:space="preserve"> </w:t>
      </w:r>
      <w:r>
        <w:rPr>
          <w:rFonts w:ascii="Consolas" w:hAnsi="Consolas" w:cs="Consolas"/>
          <w:color w:val="000000"/>
          <w:sz w:val="19"/>
          <w:szCs w:val="19"/>
        </w:rPr>
        <w:t>bảng</w:t>
      </w:r>
      <w:r>
        <w:rPr>
          <w:rFonts w:ascii="Consolas" w:hAnsi="Consolas" w:cs="Consolas"/>
          <w:color w:val="000000"/>
          <w:sz w:val="19"/>
          <w:szCs w:val="19"/>
        </w:rPr>
        <w:t xml:space="preserve"> </w:t>
      </w:r>
      <w:r>
        <w:rPr>
          <w:rFonts w:ascii="Consolas" w:hAnsi="Consolas" w:cs="Consolas"/>
          <w:color w:val="000000"/>
          <w:sz w:val="19"/>
          <w:szCs w:val="19"/>
        </w:rPr>
        <w:t>kê</w:t>
      </w:r>
      <w:r>
        <w:rPr>
          <w:rFonts w:ascii="Consolas" w:hAnsi="Consolas" w:cs="Consolas"/>
          <w:color w:val="000000"/>
          <w:sz w:val="19"/>
          <w:szCs w:val="19"/>
        </w:rPr>
        <w:t xml:space="preserve"> </w:t>
      </w:r>
      <w:r>
        <w:rPr>
          <w:rFonts w:ascii="Consolas" w:hAnsi="Consolas" w:cs="Consolas"/>
          <w:color w:val="000000"/>
          <w:sz w:val="19"/>
          <w:szCs w:val="19"/>
        </w:rPr>
        <w:t>các</w:t>
      </w:r>
      <w:r>
        <w:rPr>
          <w:rFonts w:ascii="Consolas" w:hAnsi="Consolas" w:cs="Consolas"/>
          <w:color w:val="000000"/>
          <w:sz w:val="19"/>
          <w:szCs w:val="19"/>
        </w:rPr>
        <w:t xml:space="preserve"> </w:t>
      </w:r>
      <w:r>
        <w:rPr>
          <w:rFonts w:ascii="Consolas" w:hAnsi="Consolas" w:cs="Consolas"/>
          <w:color w:val="000000"/>
          <w:sz w:val="19"/>
          <w:szCs w:val="19"/>
        </w:rPr>
        <w:t>loại</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w:t>
      </w:r>
      <w:r>
        <w:rPr>
          <w:rFonts w:ascii="Consolas" w:hAnsi="Consolas" w:cs="Consolas"/>
          <w:color w:val="000000"/>
          <w:sz w:val="19"/>
          <w:szCs w:val="19"/>
        </w:rPr>
        <w:t>đã</w:t>
      </w:r>
      <w:r>
        <w:rPr>
          <w:rFonts w:ascii="Consolas" w:hAnsi="Consolas" w:cs="Consolas"/>
          <w:color w:val="000000"/>
          <w:sz w:val="19"/>
          <w:szCs w:val="19"/>
        </w:rPr>
        <w:t xml:space="preserve"> </w:t>
      </w:r>
      <w:r>
        <w:rPr>
          <w:rFonts w:ascii="Consolas" w:hAnsi="Consolas" w:cs="Consolas"/>
          <w:color w:val="000000"/>
          <w:sz w:val="19"/>
          <w:szCs w:val="19"/>
        </w:rPr>
        <w:t>bán</w:t>
      </w:r>
      <w:r>
        <w:rPr>
          <w:rFonts w:ascii="Consolas" w:hAnsi="Consolas" w:cs="Consolas"/>
          <w:color w:val="000000"/>
          <w:sz w:val="19"/>
          <w:szCs w:val="19"/>
        </w:rPr>
        <w:t xml:space="preserve"> </w:t>
      </w:r>
      <w:r>
        <w:rPr>
          <w:rFonts w:ascii="Consolas" w:hAnsi="Consolas" w:cs="Consolas"/>
          <w:color w:val="000000"/>
          <w:sz w:val="19"/>
          <w:szCs w:val="19"/>
        </w:rPr>
        <w:t>kèm</w:t>
      </w:r>
      <w:r>
        <w:rPr>
          <w:rFonts w:ascii="Consolas" w:hAnsi="Consolas" w:cs="Consolas"/>
          <w:color w:val="000000"/>
          <w:sz w:val="19"/>
          <w:szCs w:val="19"/>
        </w:rPr>
        <w:t xml:space="preserve"> </w:t>
      </w:r>
      <w:r>
        <w:rPr>
          <w:rFonts w:ascii="Consolas" w:hAnsi="Consolas" w:cs="Consolas"/>
          <w:color w:val="000000"/>
          <w:sz w:val="19"/>
          <w:szCs w:val="19"/>
        </w:rPr>
        <w:t>theo</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NBKe</w:t>
      </w:r>
      <w:r>
        <w:rPr>
          <w:rFonts w:ascii="Consolas" w:hAnsi="Consolas" w:cs="Consolas"/>
          <w:color w:val="0000FF"/>
          <w:sz w:val="19"/>
          <w:szCs w:val="19"/>
        </w:rPr>
        <w:t>&gt;</w:t>
      </w:r>
    </w:p>
    <w:p w:rsidR="009D1437" w:rsidP="009D1437" w14:paraId="51CE3CE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DVTTe</w:t>
      </w:r>
      <w:r>
        <w:rPr>
          <w:rFonts w:ascii="Consolas" w:hAnsi="Consolas" w:cs="Consolas"/>
          <w:color w:val="0000FF"/>
          <w:sz w:val="19"/>
          <w:szCs w:val="19"/>
        </w:rPr>
        <w:t>&gt;</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vị</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tệ</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DVTTe</w:t>
      </w:r>
      <w:r>
        <w:rPr>
          <w:rFonts w:ascii="Consolas" w:hAnsi="Consolas" w:cs="Consolas"/>
          <w:color w:val="0000FF"/>
          <w:sz w:val="19"/>
          <w:szCs w:val="19"/>
        </w:rPr>
        <w:t>&gt;</w:t>
      </w:r>
    </w:p>
    <w:p w:rsidR="009D1437" w:rsidP="009D1437" w14:paraId="70023B0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TGia</w:t>
      </w:r>
      <w:r>
        <w:rPr>
          <w:rFonts w:ascii="Consolas" w:hAnsi="Consolas" w:cs="Consolas"/>
          <w:color w:val="0000FF"/>
          <w:sz w:val="19"/>
          <w:szCs w:val="19"/>
        </w:rPr>
        <w:t>&gt;</w:t>
      </w:r>
      <w:r>
        <w:rPr>
          <w:rFonts w:ascii="Consolas" w:hAnsi="Consolas" w:cs="Consolas"/>
          <w:color w:val="000000"/>
          <w:sz w:val="19"/>
          <w:szCs w:val="19"/>
        </w:rPr>
        <w:t>Tỷ</w:t>
      </w:r>
      <w:r>
        <w:rPr>
          <w:rFonts w:ascii="Consolas" w:hAnsi="Consolas" w:cs="Consolas"/>
          <w:color w:val="000000"/>
          <w:sz w:val="19"/>
          <w:szCs w:val="19"/>
        </w:rPr>
        <w:t xml:space="preserve"> </w:t>
      </w:r>
      <w:r>
        <w:rPr>
          <w:rFonts w:ascii="Consolas" w:hAnsi="Consolas" w:cs="Consolas"/>
          <w:color w:val="000000"/>
          <w:sz w:val="19"/>
          <w:szCs w:val="19"/>
        </w:rPr>
        <w:t>giá</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Trừ</w:t>
      </w:r>
      <w:r>
        <w:rPr>
          <w:rFonts w:ascii="Consolas" w:hAnsi="Consolas" w:cs="Consolas"/>
          <w:color w:val="000000"/>
          <w:sz w:val="19"/>
          <w:szCs w:val="19"/>
        </w:rPr>
        <w:t xml:space="preserve"> </w:t>
      </w:r>
      <w:r>
        <w:rPr>
          <w:rFonts w:ascii="Consolas" w:hAnsi="Consolas" w:cs="Consolas"/>
          <w:color w:val="000000"/>
          <w:sz w:val="19"/>
          <w:szCs w:val="19"/>
        </w:rPr>
        <w:t>trường</w:t>
      </w:r>
      <w:r>
        <w:rPr>
          <w:rFonts w:ascii="Consolas" w:hAnsi="Consolas" w:cs="Consolas"/>
          <w:color w:val="000000"/>
          <w:sz w:val="19"/>
          <w:szCs w:val="19"/>
        </w:rPr>
        <w:t xml:space="preserve"> </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vị</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tệ</w:t>
      </w:r>
      <w:r>
        <w:rPr>
          <w:rFonts w:ascii="Consolas" w:hAnsi="Consolas" w:cs="Consolas"/>
          <w:color w:val="000000"/>
          <w:sz w:val="19"/>
          <w:szCs w:val="19"/>
        </w:rPr>
        <w:t xml:space="preserve"> </w:t>
      </w:r>
      <w:r>
        <w:rPr>
          <w:rFonts w:ascii="Consolas" w:hAnsi="Consolas" w:cs="Consolas"/>
          <w:color w:val="000000"/>
          <w:sz w:val="19"/>
          <w:szCs w:val="19"/>
        </w:rPr>
        <w:t>là</w:t>
      </w:r>
      <w:r>
        <w:rPr>
          <w:rFonts w:ascii="Consolas" w:hAnsi="Consolas" w:cs="Consolas"/>
          <w:color w:val="000000"/>
          <w:sz w:val="19"/>
          <w:szCs w:val="19"/>
        </w:rPr>
        <w:t xml:space="preserve"> VND))</w:t>
      </w:r>
      <w:r>
        <w:rPr>
          <w:rFonts w:ascii="Consolas" w:hAnsi="Consolas" w:cs="Consolas"/>
          <w:color w:val="0000FF"/>
          <w:sz w:val="19"/>
          <w:szCs w:val="19"/>
        </w:rPr>
        <w:t>&lt;/</w:t>
      </w:r>
      <w:r>
        <w:rPr>
          <w:rFonts w:ascii="Consolas" w:hAnsi="Consolas" w:cs="Consolas"/>
          <w:color w:val="A31515"/>
          <w:sz w:val="19"/>
          <w:szCs w:val="19"/>
        </w:rPr>
        <w:t>TGia</w:t>
      </w:r>
      <w:r>
        <w:rPr>
          <w:rFonts w:ascii="Consolas" w:hAnsi="Consolas" w:cs="Consolas"/>
          <w:color w:val="0000FF"/>
          <w:sz w:val="19"/>
          <w:szCs w:val="19"/>
        </w:rPr>
        <w:t>&gt;</w:t>
      </w:r>
    </w:p>
    <w:p w:rsidR="009D1437" w:rsidP="009D1437" w14:paraId="209FA40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HTTToan</w:t>
      </w:r>
      <w:r>
        <w:rPr>
          <w:rFonts w:ascii="Consolas" w:hAnsi="Consolas" w:cs="Consolas"/>
          <w:color w:val="0000FF"/>
          <w:sz w:val="19"/>
          <w:szCs w:val="19"/>
        </w:rPr>
        <w:t>&gt;</w:t>
      </w:r>
      <w:r>
        <w:rPr>
          <w:rFonts w:ascii="Consolas" w:hAnsi="Consolas" w:cs="Consolas"/>
          <w:color w:val="000000"/>
          <w:sz w:val="19"/>
          <w:szCs w:val="19"/>
        </w:rPr>
        <w:t>Hình</w:t>
      </w:r>
      <w:r>
        <w:rPr>
          <w:rFonts w:ascii="Consolas" w:hAnsi="Consolas" w:cs="Consolas"/>
          <w:color w:val="000000"/>
          <w:sz w:val="19"/>
          <w:szCs w:val="19"/>
        </w:rPr>
        <w:t xml:space="preserve"> </w:t>
      </w:r>
      <w:r>
        <w:rPr>
          <w:rFonts w:ascii="Consolas" w:hAnsi="Consolas" w:cs="Consolas"/>
          <w:color w:val="000000"/>
          <w:sz w:val="19"/>
          <w:szCs w:val="19"/>
        </w:rPr>
        <w:t>thức</w:t>
      </w:r>
      <w:r>
        <w:rPr>
          <w:rFonts w:ascii="Consolas" w:hAnsi="Consolas" w:cs="Consolas"/>
          <w:color w:val="000000"/>
          <w:sz w:val="19"/>
          <w:szCs w:val="19"/>
        </w:rPr>
        <w:t xml:space="preserve"> </w:t>
      </w:r>
      <w:r>
        <w:rPr>
          <w:rFonts w:ascii="Consolas" w:hAnsi="Consolas" w:cs="Consolas"/>
          <w:color w:val="000000"/>
          <w:sz w:val="19"/>
          <w:szCs w:val="19"/>
        </w:rPr>
        <w:t>thanh</w:t>
      </w:r>
      <w:r>
        <w:rPr>
          <w:rFonts w:ascii="Consolas" w:hAnsi="Consolas" w:cs="Consolas"/>
          <w:color w:val="000000"/>
          <w:sz w:val="19"/>
          <w:szCs w:val="19"/>
        </w:rPr>
        <w:t xml:space="preserve"> </w:t>
      </w:r>
      <w:r>
        <w:rPr>
          <w:rFonts w:ascii="Consolas" w:hAnsi="Consolas" w:cs="Consolas"/>
          <w:color w:val="000000"/>
          <w:sz w:val="19"/>
          <w:szCs w:val="19"/>
        </w:rPr>
        <w:t>toán</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HTTToan</w:t>
      </w:r>
      <w:r>
        <w:rPr>
          <w:rFonts w:ascii="Consolas" w:hAnsi="Consolas" w:cs="Consolas"/>
          <w:color w:val="0000FF"/>
          <w:sz w:val="19"/>
          <w:szCs w:val="19"/>
        </w:rPr>
        <w:t>&gt;</w:t>
      </w:r>
    </w:p>
    <w:p w:rsidR="009D1437" w:rsidP="009D1437" w14:paraId="27659A8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TTChung</w:t>
      </w:r>
      <w:r>
        <w:rPr>
          <w:rFonts w:ascii="Consolas" w:hAnsi="Consolas" w:cs="Consolas"/>
          <w:color w:val="0000FF"/>
          <w:sz w:val="19"/>
          <w:szCs w:val="19"/>
        </w:rPr>
        <w:t>&gt;</w:t>
      </w:r>
    </w:p>
    <w:p w:rsidR="009D1437" w:rsidP="009D1437" w14:paraId="7FE721E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NDHDon</w:t>
      </w:r>
      <w:r>
        <w:rPr>
          <w:rFonts w:ascii="Consolas" w:hAnsi="Consolas" w:cs="Consolas"/>
          <w:color w:val="0000FF"/>
          <w:sz w:val="19"/>
          <w:szCs w:val="19"/>
        </w:rPr>
        <w:t>&gt;</w:t>
      </w:r>
    </w:p>
    <w:p w:rsidR="009D1437" w:rsidP="009D1437" w14:paraId="610BD54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NBan</w:t>
      </w:r>
      <w:r>
        <w:rPr>
          <w:rFonts w:ascii="Consolas" w:hAnsi="Consolas" w:cs="Consolas"/>
          <w:color w:val="0000FF"/>
          <w:sz w:val="19"/>
          <w:szCs w:val="19"/>
        </w:rPr>
        <w:t>&gt;</w:t>
      </w:r>
    </w:p>
    <w:p w:rsidR="009D1437" w:rsidP="009D1437" w14:paraId="1E031B6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Ten</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Ten</w:t>
      </w:r>
      <w:r>
        <w:rPr>
          <w:rFonts w:ascii="Consolas" w:hAnsi="Consolas" w:cs="Consolas"/>
          <w:color w:val="0000FF"/>
          <w:sz w:val="19"/>
          <w:szCs w:val="19"/>
        </w:rPr>
        <w:t>&gt;</w:t>
      </w:r>
    </w:p>
    <w:p w:rsidR="009D1437" w:rsidP="009D1437" w14:paraId="78401BBB"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MST</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MST</w:t>
      </w:r>
      <w:r>
        <w:rPr>
          <w:rFonts w:ascii="Consolas" w:hAnsi="Consolas" w:cs="Consolas"/>
          <w:color w:val="0000FF"/>
          <w:sz w:val="19"/>
          <w:szCs w:val="19"/>
        </w:rPr>
        <w:t>&gt;</w:t>
      </w:r>
    </w:p>
    <w:p w:rsidR="009D1437" w:rsidP="009D1437" w14:paraId="4E74CDCB"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DChi</w:t>
      </w:r>
      <w:r>
        <w:rPr>
          <w:rFonts w:ascii="Consolas" w:hAnsi="Consolas" w:cs="Consolas"/>
          <w:color w:val="0000FF"/>
          <w:sz w:val="19"/>
          <w:szCs w:val="19"/>
        </w:rPr>
        <w:t>&gt;</w:t>
      </w:r>
      <w:r>
        <w:rPr>
          <w:rFonts w:ascii="Consolas" w:hAnsi="Consolas" w:cs="Consolas"/>
          <w:color w:val="000000"/>
          <w:sz w:val="19"/>
          <w:szCs w:val="19"/>
        </w:rPr>
        <w:t>Địa</w:t>
      </w:r>
      <w:r>
        <w:rPr>
          <w:rFonts w:ascii="Consolas" w:hAnsi="Consolas" w:cs="Consolas"/>
          <w:color w:val="000000"/>
          <w:sz w:val="19"/>
          <w:szCs w:val="19"/>
        </w:rPr>
        <w:t xml:space="preserve"> </w:t>
      </w:r>
      <w:r>
        <w:rPr>
          <w:rFonts w:ascii="Consolas" w:hAnsi="Consolas" w:cs="Consolas"/>
          <w:color w:val="000000"/>
          <w:sz w:val="19"/>
          <w:szCs w:val="19"/>
        </w:rPr>
        <w:t>chỉ</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DChi</w:t>
      </w:r>
      <w:r>
        <w:rPr>
          <w:rFonts w:ascii="Consolas" w:hAnsi="Consolas" w:cs="Consolas"/>
          <w:color w:val="0000FF"/>
          <w:sz w:val="19"/>
          <w:szCs w:val="19"/>
        </w:rPr>
        <w:t>&gt;</w:t>
      </w:r>
    </w:p>
    <w:p w:rsidR="009D1437" w:rsidP="009D1437" w14:paraId="7207BE2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SDThoai</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điện</w:t>
      </w:r>
      <w:r>
        <w:rPr>
          <w:rFonts w:ascii="Consolas" w:hAnsi="Consolas" w:cs="Consolas"/>
          <w:color w:val="000000"/>
          <w:sz w:val="19"/>
          <w:szCs w:val="19"/>
        </w:rPr>
        <w:t xml:space="preserve"> </w:t>
      </w:r>
      <w:r>
        <w:rPr>
          <w:rFonts w:ascii="Consolas" w:hAnsi="Consolas" w:cs="Consolas"/>
          <w:color w:val="000000"/>
          <w:sz w:val="19"/>
          <w:szCs w:val="19"/>
        </w:rPr>
        <w:t>thoại</w:t>
      </w:r>
      <w:r>
        <w:rPr>
          <w:rFonts w:ascii="Consolas" w:hAnsi="Consolas" w:cs="Consolas"/>
          <w:color w:val="0000FF"/>
          <w:sz w:val="19"/>
          <w:szCs w:val="19"/>
        </w:rPr>
        <w:t>&lt;/</w:t>
      </w:r>
      <w:r>
        <w:rPr>
          <w:rFonts w:ascii="Consolas" w:hAnsi="Consolas" w:cs="Consolas"/>
          <w:color w:val="A31515"/>
          <w:sz w:val="19"/>
          <w:szCs w:val="19"/>
        </w:rPr>
        <w:t>SDThoai</w:t>
      </w:r>
      <w:r>
        <w:rPr>
          <w:rFonts w:ascii="Consolas" w:hAnsi="Consolas" w:cs="Consolas"/>
          <w:color w:val="0000FF"/>
          <w:sz w:val="19"/>
          <w:szCs w:val="19"/>
        </w:rPr>
        <w:t>&gt;</w:t>
      </w:r>
    </w:p>
    <w:p w:rsidR="009D1437" w:rsidP="009D1437" w14:paraId="2E1612F1"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DCTDTu</w:t>
      </w:r>
      <w:r>
        <w:rPr>
          <w:rFonts w:ascii="Consolas" w:hAnsi="Consolas" w:cs="Consolas"/>
          <w:color w:val="0000FF"/>
          <w:sz w:val="19"/>
          <w:szCs w:val="19"/>
        </w:rPr>
        <w:t>&gt;</w:t>
      </w:r>
      <w:r>
        <w:rPr>
          <w:rFonts w:ascii="Consolas" w:hAnsi="Consolas" w:cs="Consolas"/>
          <w:color w:val="000000"/>
          <w:sz w:val="19"/>
          <w:szCs w:val="19"/>
        </w:rPr>
        <w:t>Địa</w:t>
      </w:r>
      <w:r>
        <w:rPr>
          <w:rFonts w:ascii="Consolas" w:hAnsi="Consolas" w:cs="Consolas"/>
          <w:color w:val="000000"/>
          <w:sz w:val="19"/>
          <w:szCs w:val="19"/>
        </w:rPr>
        <w:t xml:space="preserve"> </w:t>
      </w:r>
      <w:r>
        <w:rPr>
          <w:rFonts w:ascii="Consolas" w:hAnsi="Consolas" w:cs="Consolas"/>
          <w:color w:val="000000"/>
          <w:sz w:val="19"/>
          <w:szCs w:val="19"/>
        </w:rPr>
        <w:t>chỉ</w:t>
      </w:r>
      <w:r>
        <w:rPr>
          <w:rFonts w:ascii="Consolas" w:hAnsi="Consolas" w:cs="Consolas"/>
          <w:color w:val="000000"/>
          <w:sz w:val="19"/>
          <w:szCs w:val="19"/>
        </w:rPr>
        <w:t xml:space="preserve"> </w:t>
      </w:r>
      <w:r>
        <w:rPr>
          <w:rFonts w:ascii="Consolas" w:hAnsi="Consolas" w:cs="Consolas"/>
          <w:color w:val="000000"/>
          <w:sz w:val="19"/>
          <w:szCs w:val="19"/>
        </w:rPr>
        <w:t>thư</w:t>
      </w:r>
      <w:r>
        <w:rPr>
          <w:rFonts w:ascii="Consolas" w:hAnsi="Consolas" w:cs="Consolas"/>
          <w:color w:val="000000"/>
          <w:sz w:val="19"/>
          <w:szCs w:val="19"/>
        </w:rPr>
        <w:t xml:space="preserve"> </w:t>
      </w:r>
      <w:r>
        <w:rPr>
          <w:rFonts w:ascii="Consolas" w:hAnsi="Consolas" w:cs="Consolas"/>
          <w:color w:val="000000"/>
          <w:sz w:val="19"/>
          <w:szCs w:val="19"/>
        </w:rPr>
        <w:t>điện</w:t>
      </w:r>
      <w:r>
        <w:rPr>
          <w:rFonts w:ascii="Consolas" w:hAnsi="Consolas" w:cs="Consolas"/>
          <w:color w:val="000000"/>
          <w:sz w:val="19"/>
          <w:szCs w:val="19"/>
        </w:rPr>
        <w:t xml:space="preserve"> </w:t>
      </w:r>
      <w:r>
        <w:rPr>
          <w:rFonts w:ascii="Consolas" w:hAnsi="Consolas" w:cs="Consolas"/>
          <w:color w:val="000000"/>
          <w:sz w:val="19"/>
          <w:szCs w:val="19"/>
        </w:rPr>
        <w:t>tử</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DCTDTu</w:t>
      </w:r>
      <w:r>
        <w:rPr>
          <w:rFonts w:ascii="Consolas" w:hAnsi="Consolas" w:cs="Consolas"/>
          <w:color w:val="0000FF"/>
          <w:sz w:val="19"/>
          <w:szCs w:val="19"/>
        </w:rPr>
        <w:t>&gt;</w:t>
      </w:r>
    </w:p>
    <w:p w:rsidR="009D1437" w:rsidP="009D1437" w14:paraId="1FE1734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STKNHang</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tài</w:t>
      </w:r>
      <w:r>
        <w:rPr>
          <w:rFonts w:ascii="Consolas" w:hAnsi="Consolas" w:cs="Consolas"/>
          <w:color w:val="000000"/>
          <w:sz w:val="19"/>
          <w:szCs w:val="19"/>
        </w:rPr>
        <w:t xml:space="preserve"> </w:t>
      </w:r>
      <w:r>
        <w:rPr>
          <w:rFonts w:ascii="Consolas" w:hAnsi="Consolas" w:cs="Consolas"/>
          <w:color w:val="000000"/>
          <w:sz w:val="19"/>
          <w:szCs w:val="19"/>
        </w:rPr>
        <w:t>khoản</w:t>
      </w:r>
      <w:r>
        <w:rPr>
          <w:rFonts w:ascii="Consolas" w:hAnsi="Consolas" w:cs="Consolas"/>
          <w:color w:val="000000"/>
          <w:sz w:val="19"/>
          <w:szCs w:val="19"/>
        </w:rPr>
        <w:t xml:space="preserve"> </w:t>
      </w:r>
      <w:r>
        <w:rPr>
          <w:rFonts w:ascii="Consolas" w:hAnsi="Consolas" w:cs="Consolas"/>
          <w:color w:val="000000"/>
          <w:sz w:val="19"/>
          <w:szCs w:val="19"/>
        </w:rPr>
        <w:t>ngân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STKNHang</w:t>
      </w:r>
      <w:r>
        <w:rPr>
          <w:rFonts w:ascii="Consolas" w:hAnsi="Consolas" w:cs="Consolas"/>
          <w:color w:val="0000FF"/>
          <w:sz w:val="19"/>
          <w:szCs w:val="19"/>
        </w:rPr>
        <w:t>&gt;</w:t>
      </w:r>
    </w:p>
    <w:p w:rsidR="009D1437" w:rsidP="009D1437" w14:paraId="27114351"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TNHang</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ngân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TNHang</w:t>
      </w:r>
      <w:r>
        <w:rPr>
          <w:rFonts w:ascii="Consolas" w:hAnsi="Consolas" w:cs="Consolas"/>
          <w:color w:val="0000FF"/>
          <w:sz w:val="19"/>
          <w:szCs w:val="19"/>
        </w:rPr>
        <w:t>&gt;</w:t>
      </w:r>
    </w:p>
    <w:p w:rsidR="009D1437" w:rsidP="009D1437" w14:paraId="5C5034F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Fax</w:t>
      </w:r>
      <w:r>
        <w:rPr>
          <w:rFonts w:ascii="Consolas" w:hAnsi="Consolas" w:cs="Consolas"/>
          <w:color w:val="0000FF"/>
          <w:sz w:val="19"/>
          <w:szCs w:val="19"/>
        </w:rPr>
        <w:t>&gt;</w:t>
      </w:r>
      <w:r>
        <w:rPr>
          <w:rFonts w:ascii="Consolas" w:hAnsi="Consolas" w:cs="Consolas"/>
          <w:color w:val="000000"/>
          <w:sz w:val="19"/>
          <w:szCs w:val="19"/>
        </w:rPr>
        <w:t>Fax</w:t>
      </w:r>
      <w:r>
        <w:rPr>
          <w:rFonts w:ascii="Consolas" w:hAnsi="Consolas" w:cs="Consolas"/>
          <w:color w:val="0000FF"/>
          <w:sz w:val="19"/>
          <w:szCs w:val="19"/>
        </w:rPr>
        <w:t>&lt;/</w:t>
      </w:r>
      <w:r>
        <w:rPr>
          <w:rFonts w:ascii="Consolas" w:hAnsi="Consolas" w:cs="Consolas"/>
          <w:color w:val="A31515"/>
          <w:sz w:val="19"/>
          <w:szCs w:val="19"/>
        </w:rPr>
        <w:t>Fax</w:t>
      </w:r>
      <w:r>
        <w:rPr>
          <w:rFonts w:ascii="Consolas" w:hAnsi="Consolas" w:cs="Consolas"/>
          <w:color w:val="0000FF"/>
          <w:sz w:val="19"/>
          <w:szCs w:val="19"/>
        </w:rPr>
        <w:t>&gt;</w:t>
      </w:r>
    </w:p>
    <w:p w:rsidR="009D1437" w:rsidP="009D1437" w14:paraId="0C0BFC7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LDDNBo</w:t>
      </w:r>
      <w:r>
        <w:rPr>
          <w:rFonts w:ascii="Consolas" w:hAnsi="Consolas" w:cs="Consolas"/>
          <w:color w:val="0000FF"/>
          <w:sz w:val="19"/>
          <w:szCs w:val="19"/>
        </w:rPr>
        <w:t>&gt;</w:t>
      </w:r>
      <w:r>
        <w:rPr>
          <w:rFonts w:ascii="Consolas" w:hAnsi="Consolas" w:cs="Consolas"/>
          <w:color w:val="000000"/>
          <w:sz w:val="19"/>
          <w:szCs w:val="19"/>
        </w:rPr>
        <w:t>Lệnh</w:t>
      </w:r>
      <w:r>
        <w:rPr>
          <w:rFonts w:ascii="Consolas" w:hAnsi="Consolas" w:cs="Consolas"/>
          <w:color w:val="000000"/>
          <w:sz w:val="19"/>
          <w:szCs w:val="19"/>
        </w:rPr>
        <w:t xml:space="preserve"> </w:t>
      </w:r>
      <w:r>
        <w:rPr>
          <w:rFonts w:ascii="Consolas" w:hAnsi="Consolas" w:cs="Consolas"/>
          <w:color w:val="000000"/>
          <w:sz w:val="19"/>
          <w:szCs w:val="19"/>
        </w:rPr>
        <w:t>điều</w:t>
      </w:r>
      <w:r>
        <w:rPr>
          <w:rFonts w:ascii="Consolas" w:hAnsi="Consolas" w:cs="Consolas"/>
          <w:color w:val="000000"/>
          <w:sz w:val="19"/>
          <w:szCs w:val="19"/>
        </w:rPr>
        <w:t xml:space="preserve"> </w:t>
      </w:r>
      <w:r>
        <w:rPr>
          <w:rFonts w:ascii="Consolas" w:hAnsi="Consolas" w:cs="Consolas"/>
          <w:color w:val="000000"/>
          <w:sz w:val="19"/>
          <w:szCs w:val="19"/>
        </w:rPr>
        <w:t>động</w:t>
      </w:r>
      <w:r>
        <w:rPr>
          <w:rFonts w:ascii="Consolas" w:hAnsi="Consolas" w:cs="Consolas"/>
          <w:color w:val="000000"/>
          <w:sz w:val="19"/>
          <w:szCs w:val="19"/>
        </w:rPr>
        <w:t xml:space="preserve"> </w:t>
      </w:r>
      <w:r>
        <w:rPr>
          <w:rFonts w:ascii="Consolas" w:hAnsi="Consolas" w:cs="Consolas"/>
          <w:color w:val="000000"/>
          <w:sz w:val="19"/>
          <w:szCs w:val="19"/>
        </w:rPr>
        <w:t>nội</w:t>
      </w:r>
      <w:r>
        <w:rPr>
          <w:rFonts w:ascii="Consolas" w:hAnsi="Consolas" w:cs="Consolas"/>
          <w:color w:val="000000"/>
          <w:sz w:val="19"/>
          <w:szCs w:val="19"/>
        </w:rPr>
        <w:t xml:space="preserve"> </w:t>
      </w:r>
      <w:r>
        <w:rPr>
          <w:rFonts w:ascii="Consolas" w:hAnsi="Consolas" w:cs="Consolas"/>
          <w:color w:val="000000"/>
          <w:sz w:val="19"/>
          <w:szCs w:val="19"/>
        </w:rPr>
        <w:t>bộ</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đối</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nội</w:t>
      </w:r>
      <w:r>
        <w:rPr>
          <w:rFonts w:ascii="Consolas" w:hAnsi="Consolas" w:cs="Consolas"/>
          <w:color w:val="000000"/>
          <w:sz w:val="19"/>
          <w:szCs w:val="19"/>
        </w:rPr>
        <w:t xml:space="preserve"> </w:t>
      </w:r>
      <w:r>
        <w:rPr>
          <w:rFonts w:ascii="Consolas" w:hAnsi="Consolas" w:cs="Consolas"/>
          <w:color w:val="000000"/>
          <w:sz w:val="19"/>
          <w:szCs w:val="19"/>
        </w:rPr>
        <w:t>bộ</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LDDNBo</w:t>
      </w:r>
      <w:r>
        <w:rPr>
          <w:rFonts w:ascii="Consolas" w:hAnsi="Consolas" w:cs="Consolas"/>
          <w:color w:val="0000FF"/>
          <w:sz w:val="19"/>
          <w:szCs w:val="19"/>
        </w:rPr>
        <w:t>&gt;</w:t>
      </w:r>
    </w:p>
    <w:p w:rsidR="009D1437" w:rsidP="009D1437" w14:paraId="42E003F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HDSo</w:t>
      </w:r>
      <w:r>
        <w:rPr>
          <w:rFonts w:ascii="Consolas" w:hAnsi="Consolas" w:cs="Consolas"/>
          <w:color w:val="0000FF"/>
          <w:sz w:val="19"/>
          <w:szCs w:val="19"/>
        </w:rPr>
        <w:t>&gt;</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đồng</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đồng</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nội</w:t>
      </w:r>
      <w:r>
        <w:rPr>
          <w:rFonts w:ascii="Consolas" w:hAnsi="Consolas" w:cs="Consolas"/>
          <w:color w:val="000000"/>
          <w:sz w:val="19"/>
          <w:szCs w:val="19"/>
        </w:rPr>
        <w:t xml:space="preserve"> </w:t>
      </w:r>
      <w:r>
        <w:rPr>
          <w:rFonts w:ascii="Consolas" w:hAnsi="Consolas" w:cs="Consolas"/>
          <w:color w:val="000000"/>
          <w:sz w:val="19"/>
          <w:szCs w:val="19"/>
        </w:rPr>
        <w:t>bộ</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HDSo</w:t>
      </w:r>
      <w:r>
        <w:rPr>
          <w:rFonts w:ascii="Consolas" w:hAnsi="Consolas" w:cs="Consolas"/>
          <w:color w:val="0000FF"/>
          <w:sz w:val="19"/>
          <w:szCs w:val="19"/>
        </w:rPr>
        <w:t>&gt;</w:t>
      </w:r>
    </w:p>
    <w:p w:rsidR="009D1437" w:rsidP="009D1437" w14:paraId="27050C2C"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HVTNXHang</w:t>
      </w:r>
      <w:r>
        <w:rPr>
          <w:rFonts w:ascii="Consolas" w:hAnsi="Consolas" w:cs="Consolas"/>
          <w:color w:val="0000FF"/>
          <w:sz w:val="19"/>
          <w:szCs w:val="19"/>
        </w:rPr>
        <w:t>&gt;</w:t>
      </w:r>
      <w:r>
        <w:rPr>
          <w:rFonts w:ascii="Consolas" w:hAnsi="Consolas" w:cs="Consolas"/>
          <w:color w:val="000000"/>
          <w:sz w:val="19"/>
          <w:szCs w:val="19"/>
        </w:rPr>
        <w:t>Họ</w:t>
      </w:r>
      <w:r>
        <w:rPr>
          <w:rFonts w:ascii="Consolas" w:hAnsi="Consolas" w:cs="Consolas"/>
          <w:color w:val="000000"/>
          <w:sz w:val="19"/>
          <w:szCs w:val="19"/>
        </w:rPr>
        <w:t xml:space="preserve"> </w:t>
      </w:r>
      <w:r>
        <w:rPr>
          <w:rFonts w:ascii="Consolas" w:hAnsi="Consolas" w:cs="Consolas"/>
          <w:color w:val="000000"/>
          <w:sz w:val="19"/>
          <w:szCs w:val="19"/>
        </w:rPr>
        <w:t>và</w:t>
      </w:r>
      <w:r>
        <w:rPr>
          <w:rFonts w:ascii="Consolas" w:hAnsi="Consolas" w:cs="Consolas"/>
          <w:color w:val="000000"/>
          <w:sz w:val="19"/>
          <w:szCs w:val="19"/>
        </w:rPr>
        <w:t xml:space="preserve"> </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người</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nội</w:t>
      </w:r>
      <w:r>
        <w:rPr>
          <w:rFonts w:ascii="Consolas" w:hAnsi="Consolas" w:cs="Consolas"/>
          <w:color w:val="000000"/>
          <w:sz w:val="19"/>
          <w:szCs w:val="19"/>
        </w:rPr>
        <w:t xml:space="preserve"> </w:t>
      </w:r>
      <w:r>
        <w:rPr>
          <w:rFonts w:ascii="Consolas" w:hAnsi="Consolas" w:cs="Consolas"/>
          <w:color w:val="000000"/>
          <w:sz w:val="19"/>
          <w:szCs w:val="19"/>
        </w:rPr>
        <w:t>bộ</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HVTNXHang</w:t>
      </w:r>
      <w:r>
        <w:rPr>
          <w:rFonts w:ascii="Consolas" w:hAnsi="Consolas" w:cs="Consolas"/>
          <w:color w:val="0000FF"/>
          <w:sz w:val="19"/>
          <w:szCs w:val="19"/>
        </w:rPr>
        <w:t>&gt;</w:t>
      </w:r>
    </w:p>
    <w:p w:rsidR="009D1437" w:rsidP="009D1437" w14:paraId="07B0CDF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TNVChuyen</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người</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TNVChuyen</w:t>
      </w:r>
      <w:r>
        <w:rPr>
          <w:rFonts w:ascii="Consolas" w:hAnsi="Consolas" w:cs="Consolas"/>
          <w:color w:val="0000FF"/>
          <w:sz w:val="19"/>
          <w:szCs w:val="19"/>
        </w:rPr>
        <w:t>&gt;</w:t>
      </w:r>
    </w:p>
    <w:p w:rsidR="009D1437" w:rsidP="009D1437" w14:paraId="24DAA911"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PTVChuyen</w:t>
      </w:r>
      <w:r>
        <w:rPr>
          <w:rFonts w:ascii="Consolas" w:hAnsi="Consolas" w:cs="Consolas"/>
          <w:color w:val="0000FF"/>
          <w:sz w:val="19"/>
          <w:szCs w:val="19"/>
        </w:rPr>
        <w:t>&gt;</w:t>
      </w:r>
      <w:r>
        <w:rPr>
          <w:rFonts w:ascii="Consolas" w:hAnsi="Consolas" w:cs="Consolas"/>
          <w:color w:val="000000"/>
          <w:sz w:val="19"/>
          <w:szCs w:val="19"/>
        </w:rPr>
        <w:t xml:space="preserve">Phương </w:t>
      </w:r>
      <w:r>
        <w:rPr>
          <w:rFonts w:ascii="Consolas" w:hAnsi="Consolas" w:cs="Consolas"/>
          <w:color w:val="000000"/>
          <w:sz w:val="19"/>
          <w:szCs w:val="19"/>
        </w:rPr>
        <w:t>tiện</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đối</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PTVChuyen</w:t>
      </w:r>
      <w:r>
        <w:rPr>
          <w:rFonts w:ascii="Consolas" w:hAnsi="Consolas" w:cs="Consolas"/>
          <w:color w:val="0000FF"/>
          <w:sz w:val="19"/>
          <w:szCs w:val="19"/>
        </w:rPr>
        <w:t>&gt;</w:t>
      </w:r>
    </w:p>
    <w:p w:rsidR="009D1437" w:rsidP="009D1437" w14:paraId="7394C25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HDKTSo</w:t>
      </w:r>
      <w:r>
        <w:rPr>
          <w:rFonts w:ascii="Consolas" w:hAnsi="Consolas" w:cs="Consolas"/>
          <w:color w:val="0000FF"/>
          <w:sz w:val="19"/>
          <w:szCs w:val="19"/>
        </w:rPr>
        <w:t>&gt;</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đồng</w:t>
      </w:r>
      <w:r>
        <w:rPr>
          <w:rFonts w:ascii="Consolas" w:hAnsi="Consolas" w:cs="Consolas"/>
          <w:color w:val="000000"/>
          <w:sz w:val="19"/>
          <w:szCs w:val="19"/>
        </w:rPr>
        <w:t xml:space="preserve"> </w:t>
      </w:r>
      <w:r>
        <w:rPr>
          <w:rFonts w:ascii="Consolas" w:hAnsi="Consolas" w:cs="Consolas"/>
          <w:color w:val="000000"/>
          <w:sz w:val="19"/>
          <w:szCs w:val="19"/>
        </w:rPr>
        <w:t>kinh</w:t>
      </w:r>
      <w:r>
        <w:rPr>
          <w:rFonts w:ascii="Consolas" w:hAnsi="Consolas" w:cs="Consolas"/>
          <w:color w:val="000000"/>
          <w:sz w:val="19"/>
          <w:szCs w:val="19"/>
        </w:rPr>
        <w:t xml:space="preserve"> </w:t>
      </w:r>
      <w:r>
        <w:rPr>
          <w:rFonts w:ascii="Consolas" w:hAnsi="Consolas" w:cs="Consolas"/>
          <w:color w:val="000000"/>
          <w:sz w:val="19"/>
          <w:szCs w:val="19"/>
        </w:rPr>
        <w:t>tế</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đối</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gửi</w:t>
      </w:r>
      <w:r>
        <w:rPr>
          <w:rFonts w:ascii="Consolas" w:hAnsi="Consolas" w:cs="Consolas"/>
          <w:color w:val="000000"/>
          <w:sz w:val="19"/>
          <w:szCs w:val="19"/>
        </w:rPr>
        <w:t xml:space="preserve"> </w:t>
      </w:r>
      <w:r>
        <w:rPr>
          <w:rFonts w:ascii="Consolas" w:hAnsi="Consolas" w:cs="Consolas"/>
          <w:color w:val="000000"/>
          <w:sz w:val="19"/>
          <w:szCs w:val="19"/>
        </w:rPr>
        <w:t>bán</w:t>
      </w:r>
      <w:r>
        <w:rPr>
          <w:rFonts w:ascii="Consolas" w:hAnsi="Consolas" w:cs="Consolas"/>
          <w:color w:val="000000"/>
          <w:sz w:val="19"/>
          <w:szCs w:val="19"/>
        </w:rPr>
        <w:t xml:space="preserve"> </w:t>
      </w:r>
      <w:r>
        <w:rPr>
          <w:rFonts w:ascii="Consolas" w:hAnsi="Consolas" w:cs="Consolas"/>
          <w:color w:val="000000"/>
          <w:sz w:val="19"/>
          <w:szCs w:val="19"/>
        </w:rPr>
        <w:t>đại</w:t>
      </w:r>
      <w:r>
        <w:rPr>
          <w:rFonts w:ascii="Consolas" w:hAnsi="Consolas" w:cs="Consolas"/>
          <w:color w:val="000000"/>
          <w:sz w:val="19"/>
          <w:szCs w:val="19"/>
        </w:rPr>
        <w:t xml:space="preserve"> </w:t>
      </w:r>
      <w:r>
        <w:rPr>
          <w:rFonts w:ascii="Consolas" w:hAnsi="Consolas" w:cs="Consolas"/>
          <w:color w:val="000000"/>
          <w:sz w:val="19"/>
          <w:szCs w:val="19"/>
        </w:rPr>
        <w:t>lý</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HDKTSo</w:t>
      </w:r>
      <w:r>
        <w:rPr>
          <w:rFonts w:ascii="Consolas" w:hAnsi="Consolas" w:cs="Consolas"/>
          <w:color w:val="0000FF"/>
          <w:sz w:val="19"/>
          <w:szCs w:val="19"/>
        </w:rPr>
        <w:t>&gt;</w:t>
      </w:r>
    </w:p>
    <w:p w:rsidR="009D1437" w:rsidP="009D1437" w14:paraId="2CEFB921"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HDKTNgay</w:t>
      </w:r>
      <w:r>
        <w:rPr>
          <w:rFonts w:ascii="Consolas" w:hAnsi="Consolas" w:cs="Consolas"/>
          <w:color w:val="0000FF"/>
          <w:sz w:val="19"/>
          <w:szCs w:val="19"/>
        </w:rPr>
        <w:t>&gt;</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đồng</w:t>
      </w:r>
      <w:r>
        <w:rPr>
          <w:rFonts w:ascii="Consolas" w:hAnsi="Consolas" w:cs="Consolas"/>
          <w:color w:val="000000"/>
          <w:sz w:val="19"/>
          <w:szCs w:val="19"/>
        </w:rPr>
        <w:t xml:space="preserve"> </w:t>
      </w:r>
      <w:r>
        <w:rPr>
          <w:rFonts w:ascii="Consolas" w:hAnsi="Consolas" w:cs="Consolas"/>
          <w:color w:val="000000"/>
          <w:sz w:val="19"/>
          <w:szCs w:val="19"/>
        </w:rPr>
        <w:t>kinh</w:t>
      </w:r>
      <w:r>
        <w:rPr>
          <w:rFonts w:ascii="Consolas" w:hAnsi="Consolas" w:cs="Consolas"/>
          <w:color w:val="000000"/>
          <w:sz w:val="19"/>
          <w:szCs w:val="19"/>
        </w:rPr>
        <w:t xml:space="preserve"> </w:t>
      </w:r>
      <w:r>
        <w:rPr>
          <w:rFonts w:ascii="Consolas" w:hAnsi="Consolas" w:cs="Consolas"/>
          <w:color w:val="000000"/>
          <w:sz w:val="19"/>
          <w:szCs w:val="19"/>
        </w:rPr>
        <w:t>tế</w:t>
      </w:r>
      <w:r>
        <w:rPr>
          <w:rFonts w:ascii="Consolas" w:hAnsi="Consolas" w:cs="Consolas"/>
          <w:color w:val="000000"/>
          <w:sz w:val="19"/>
          <w:szCs w:val="19"/>
        </w:rPr>
        <w:t xml:space="preserve"> </w:t>
      </w:r>
      <w:r>
        <w:rPr>
          <w:rFonts w:ascii="Consolas" w:hAnsi="Consolas" w:cs="Consolas"/>
          <w:color w:val="000000"/>
          <w:sz w:val="19"/>
          <w:szCs w:val="19"/>
        </w:rPr>
        <w:t>ngày</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đối</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gửi</w:t>
      </w:r>
      <w:r>
        <w:rPr>
          <w:rFonts w:ascii="Consolas" w:hAnsi="Consolas" w:cs="Consolas"/>
          <w:color w:val="000000"/>
          <w:sz w:val="19"/>
          <w:szCs w:val="19"/>
        </w:rPr>
        <w:t xml:space="preserve"> </w:t>
      </w:r>
      <w:r>
        <w:rPr>
          <w:rFonts w:ascii="Consolas" w:hAnsi="Consolas" w:cs="Consolas"/>
          <w:color w:val="000000"/>
          <w:sz w:val="19"/>
          <w:szCs w:val="19"/>
        </w:rPr>
        <w:t>bán</w:t>
      </w:r>
      <w:r>
        <w:rPr>
          <w:rFonts w:ascii="Consolas" w:hAnsi="Consolas" w:cs="Consolas"/>
          <w:color w:val="000000"/>
          <w:sz w:val="19"/>
          <w:szCs w:val="19"/>
        </w:rPr>
        <w:t xml:space="preserve"> </w:t>
      </w:r>
      <w:r>
        <w:rPr>
          <w:rFonts w:ascii="Consolas" w:hAnsi="Consolas" w:cs="Consolas"/>
          <w:color w:val="000000"/>
          <w:sz w:val="19"/>
          <w:szCs w:val="19"/>
        </w:rPr>
        <w:t>đại</w:t>
      </w:r>
      <w:r>
        <w:rPr>
          <w:rFonts w:ascii="Consolas" w:hAnsi="Consolas" w:cs="Consolas"/>
          <w:color w:val="000000"/>
          <w:sz w:val="19"/>
          <w:szCs w:val="19"/>
        </w:rPr>
        <w:t xml:space="preserve"> </w:t>
      </w:r>
      <w:r>
        <w:rPr>
          <w:rFonts w:ascii="Consolas" w:hAnsi="Consolas" w:cs="Consolas"/>
          <w:color w:val="000000"/>
          <w:sz w:val="19"/>
          <w:szCs w:val="19"/>
        </w:rPr>
        <w:t>lý</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HDKTNgay</w:t>
      </w:r>
      <w:r>
        <w:rPr>
          <w:rFonts w:ascii="Consolas" w:hAnsi="Consolas" w:cs="Consolas"/>
          <w:color w:val="0000FF"/>
          <w:sz w:val="19"/>
          <w:szCs w:val="19"/>
        </w:rPr>
        <w:t>&gt;</w:t>
      </w:r>
    </w:p>
    <w:p w:rsidR="009D1437" w:rsidP="009D1437" w14:paraId="039DEBD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NBan</w:t>
      </w:r>
      <w:r>
        <w:rPr>
          <w:rFonts w:ascii="Consolas" w:hAnsi="Consolas" w:cs="Consolas"/>
          <w:color w:val="0000FF"/>
          <w:sz w:val="19"/>
          <w:szCs w:val="19"/>
        </w:rPr>
        <w:t>&gt;</w:t>
      </w:r>
    </w:p>
    <w:p w:rsidR="009D1437" w:rsidP="009D1437" w14:paraId="5C6DBAE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NMua</w:t>
      </w:r>
      <w:r>
        <w:rPr>
          <w:rFonts w:ascii="Consolas" w:hAnsi="Consolas" w:cs="Consolas"/>
          <w:color w:val="0000FF"/>
          <w:sz w:val="19"/>
          <w:szCs w:val="19"/>
        </w:rPr>
        <w:t>&gt;</w:t>
      </w:r>
    </w:p>
    <w:p w:rsidR="009D1437" w:rsidP="009D1437" w14:paraId="78A7E5F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Ten</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Ten</w:t>
      </w:r>
      <w:r>
        <w:rPr>
          <w:rFonts w:ascii="Consolas" w:hAnsi="Consolas" w:cs="Consolas"/>
          <w:color w:val="0000FF"/>
          <w:sz w:val="19"/>
          <w:szCs w:val="19"/>
        </w:rPr>
        <w:t>&gt;</w:t>
      </w:r>
    </w:p>
    <w:p w:rsidR="009D1437" w:rsidP="009D1437" w14:paraId="5C2D26F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MST</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MST</w:t>
      </w:r>
      <w:r>
        <w:rPr>
          <w:rFonts w:ascii="Consolas" w:hAnsi="Consolas" w:cs="Consolas"/>
          <w:color w:val="0000FF"/>
          <w:sz w:val="19"/>
          <w:szCs w:val="19"/>
        </w:rPr>
        <w:t>&gt;</w:t>
      </w:r>
    </w:p>
    <w:p w:rsidR="009D1437" w:rsidP="009D1437" w14:paraId="4B3CB875"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DChi</w:t>
      </w:r>
      <w:r>
        <w:rPr>
          <w:rFonts w:ascii="Consolas" w:hAnsi="Consolas" w:cs="Consolas"/>
          <w:color w:val="0000FF"/>
          <w:sz w:val="19"/>
          <w:szCs w:val="19"/>
        </w:rPr>
        <w:t>&gt;</w:t>
      </w:r>
      <w:r>
        <w:rPr>
          <w:rFonts w:ascii="Consolas" w:hAnsi="Consolas" w:cs="Consolas"/>
          <w:color w:val="000000"/>
          <w:sz w:val="19"/>
          <w:szCs w:val="19"/>
        </w:rPr>
        <w:t>Địa</w:t>
      </w:r>
      <w:r>
        <w:rPr>
          <w:rFonts w:ascii="Consolas" w:hAnsi="Consolas" w:cs="Consolas"/>
          <w:color w:val="000000"/>
          <w:sz w:val="19"/>
          <w:szCs w:val="19"/>
        </w:rPr>
        <w:t xml:space="preserve"> </w:t>
      </w:r>
      <w:r>
        <w:rPr>
          <w:rFonts w:ascii="Consolas" w:hAnsi="Consolas" w:cs="Consolas"/>
          <w:color w:val="000000"/>
          <w:sz w:val="19"/>
          <w:szCs w:val="19"/>
        </w:rPr>
        <w:t>chỉ</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DChi</w:t>
      </w:r>
      <w:r>
        <w:rPr>
          <w:rFonts w:ascii="Consolas" w:hAnsi="Consolas" w:cs="Consolas"/>
          <w:color w:val="0000FF"/>
          <w:sz w:val="19"/>
          <w:szCs w:val="19"/>
        </w:rPr>
        <w:t>&gt;</w:t>
      </w:r>
    </w:p>
    <w:p w:rsidR="009D1437" w:rsidP="009D1437" w14:paraId="737D3B7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MKHang</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khách</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MKHang</w:t>
      </w:r>
      <w:r>
        <w:rPr>
          <w:rFonts w:ascii="Consolas" w:hAnsi="Consolas" w:cs="Consolas"/>
          <w:color w:val="0000FF"/>
          <w:sz w:val="19"/>
          <w:szCs w:val="19"/>
        </w:rPr>
        <w:t>&gt;</w:t>
      </w:r>
    </w:p>
    <w:p w:rsidR="009D1437" w:rsidP="009D1437" w14:paraId="265F31B4"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SDThoai</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điện</w:t>
      </w:r>
      <w:r>
        <w:rPr>
          <w:rFonts w:ascii="Consolas" w:hAnsi="Consolas" w:cs="Consolas"/>
          <w:color w:val="000000"/>
          <w:sz w:val="19"/>
          <w:szCs w:val="19"/>
        </w:rPr>
        <w:t xml:space="preserve"> </w:t>
      </w:r>
      <w:r>
        <w:rPr>
          <w:rFonts w:ascii="Consolas" w:hAnsi="Consolas" w:cs="Consolas"/>
          <w:color w:val="000000"/>
          <w:sz w:val="19"/>
          <w:szCs w:val="19"/>
        </w:rPr>
        <w:t>thoại</w:t>
      </w:r>
      <w:r>
        <w:rPr>
          <w:rFonts w:ascii="Consolas" w:hAnsi="Consolas" w:cs="Consolas"/>
          <w:color w:val="0000FF"/>
          <w:sz w:val="19"/>
          <w:szCs w:val="19"/>
        </w:rPr>
        <w:t>&lt;/</w:t>
      </w:r>
      <w:r>
        <w:rPr>
          <w:rFonts w:ascii="Consolas" w:hAnsi="Consolas" w:cs="Consolas"/>
          <w:color w:val="A31515"/>
          <w:sz w:val="19"/>
          <w:szCs w:val="19"/>
        </w:rPr>
        <w:t>SDThoai</w:t>
      </w:r>
      <w:r>
        <w:rPr>
          <w:rFonts w:ascii="Consolas" w:hAnsi="Consolas" w:cs="Consolas"/>
          <w:color w:val="0000FF"/>
          <w:sz w:val="19"/>
          <w:szCs w:val="19"/>
        </w:rPr>
        <w:t>&gt;</w:t>
      </w:r>
    </w:p>
    <w:p w:rsidR="009D1437" w:rsidP="009D1437" w14:paraId="2D02886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DCTDTu</w:t>
      </w:r>
      <w:r>
        <w:rPr>
          <w:rFonts w:ascii="Consolas" w:hAnsi="Consolas" w:cs="Consolas"/>
          <w:color w:val="0000FF"/>
          <w:sz w:val="19"/>
          <w:szCs w:val="19"/>
        </w:rPr>
        <w:t>&gt;</w:t>
      </w:r>
      <w:r>
        <w:rPr>
          <w:rFonts w:ascii="Consolas" w:hAnsi="Consolas" w:cs="Consolas"/>
          <w:color w:val="000000"/>
          <w:sz w:val="19"/>
          <w:szCs w:val="19"/>
        </w:rPr>
        <w:t>Địa</w:t>
      </w:r>
      <w:r>
        <w:rPr>
          <w:rFonts w:ascii="Consolas" w:hAnsi="Consolas" w:cs="Consolas"/>
          <w:color w:val="000000"/>
          <w:sz w:val="19"/>
          <w:szCs w:val="19"/>
        </w:rPr>
        <w:t xml:space="preserve"> </w:t>
      </w:r>
      <w:r>
        <w:rPr>
          <w:rFonts w:ascii="Consolas" w:hAnsi="Consolas" w:cs="Consolas"/>
          <w:color w:val="000000"/>
          <w:sz w:val="19"/>
          <w:szCs w:val="19"/>
        </w:rPr>
        <w:t>chỉ</w:t>
      </w:r>
      <w:r>
        <w:rPr>
          <w:rFonts w:ascii="Consolas" w:hAnsi="Consolas" w:cs="Consolas"/>
          <w:color w:val="000000"/>
          <w:sz w:val="19"/>
          <w:szCs w:val="19"/>
        </w:rPr>
        <w:t xml:space="preserve"> </w:t>
      </w:r>
      <w:r>
        <w:rPr>
          <w:rFonts w:ascii="Consolas" w:hAnsi="Consolas" w:cs="Consolas"/>
          <w:color w:val="000000"/>
          <w:sz w:val="19"/>
          <w:szCs w:val="19"/>
        </w:rPr>
        <w:t>thư</w:t>
      </w:r>
      <w:r>
        <w:rPr>
          <w:rFonts w:ascii="Consolas" w:hAnsi="Consolas" w:cs="Consolas"/>
          <w:color w:val="000000"/>
          <w:sz w:val="19"/>
          <w:szCs w:val="19"/>
        </w:rPr>
        <w:t xml:space="preserve"> </w:t>
      </w:r>
      <w:r>
        <w:rPr>
          <w:rFonts w:ascii="Consolas" w:hAnsi="Consolas" w:cs="Consolas"/>
          <w:color w:val="000000"/>
          <w:sz w:val="19"/>
          <w:szCs w:val="19"/>
        </w:rPr>
        <w:t>điện</w:t>
      </w:r>
      <w:r>
        <w:rPr>
          <w:rFonts w:ascii="Consolas" w:hAnsi="Consolas" w:cs="Consolas"/>
          <w:color w:val="000000"/>
          <w:sz w:val="19"/>
          <w:szCs w:val="19"/>
        </w:rPr>
        <w:t xml:space="preserve"> </w:t>
      </w:r>
      <w:r>
        <w:rPr>
          <w:rFonts w:ascii="Consolas" w:hAnsi="Consolas" w:cs="Consolas"/>
          <w:color w:val="000000"/>
          <w:sz w:val="19"/>
          <w:szCs w:val="19"/>
        </w:rPr>
        <w:t>tử</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DCTDTu</w:t>
      </w:r>
      <w:r>
        <w:rPr>
          <w:rFonts w:ascii="Consolas" w:hAnsi="Consolas" w:cs="Consolas"/>
          <w:color w:val="0000FF"/>
          <w:sz w:val="19"/>
          <w:szCs w:val="19"/>
        </w:rPr>
        <w:t>&gt;</w:t>
      </w:r>
    </w:p>
    <w:p w:rsidR="009D1437" w:rsidP="009D1437" w14:paraId="5537B23B"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HVTNMHang</w:t>
      </w:r>
      <w:r>
        <w:rPr>
          <w:rFonts w:ascii="Consolas" w:hAnsi="Consolas" w:cs="Consolas"/>
          <w:color w:val="0000FF"/>
          <w:sz w:val="19"/>
          <w:szCs w:val="19"/>
        </w:rPr>
        <w:t>&gt;</w:t>
      </w:r>
      <w:r>
        <w:rPr>
          <w:rFonts w:ascii="Consolas" w:hAnsi="Consolas" w:cs="Consolas"/>
          <w:color w:val="000000"/>
          <w:sz w:val="19"/>
          <w:szCs w:val="19"/>
        </w:rPr>
        <w:t>Họ</w:t>
      </w:r>
      <w:r>
        <w:rPr>
          <w:rFonts w:ascii="Consolas" w:hAnsi="Consolas" w:cs="Consolas"/>
          <w:color w:val="000000"/>
          <w:sz w:val="19"/>
          <w:szCs w:val="19"/>
        </w:rPr>
        <w:t xml:space="preserve"> </w:t>
      </w:r>
      <w:r>
        <w:rPr>
          <w:rFonts w:ascii="Consolas" w:hAnsi="Consolas" w:cs="Consolas"/>
          <w:color w:val="000000"/>
          <w:sz w:val="19"/>
          <w:szCs w:val="19"/>
        </w:rPr>
        <w:t>và</w:t>
      </w:r>
      <w:r>
        <w:rPr>
          <w:rFonts w:ascii="Consolas" w:hAnsi="Consolas" w:cs="Consolas"/>
          <w:color w:val="000000"/>
          <w:sz w:val="19"/>
          <w:szCs w:val="19"/>
        </w:rPr>
        <w:t xml:space="preserve"> </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người</w:t>
      </w:r>
      <w:r>
        <w:rPr>
          <w:rFonts w:ascii="Consolas" w:hAnsi="Consolas" w:cs="Consolas"/>
          <w:color w:val="000000"/>
          <w:sz w:val="19"/>
          <w:szCs w:val="19"/>
        </w:rPr>
        <w:t xml:space="preserve"> </w:t>
      </w:r>
      <w:r>
        <w:rPr>
          <w:rFonts w:ascii="Consolas" w:hAnsi="Consolas" w:cs="Consolas"/>
          <w:color w:val="000000"/>
          <w:sz w:val="19"/>
          <w:szCs w:val="19"/>
        </w:rPr>
        <w:t>mua</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HVTNMHang</w:t>
      </w:r>
      <w:r>
        <w:rPr>
          <w:rFonts w:ascii="Consolas" w:hAnsi="Consolas" w:cs="Consolas"/>
          <w:color w:val="0000FF"/>
          <w:sz w:val="19"/>
          <w:szCs w:val="19"/>
        </w:rPr>
        <w:t>&gt;</w:t>
      </w:r>
    </w:p>
    <w:p w:rsidR="009D1437" w:rsidP="009D1437" w14:paraId="54BD60F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STKNHang</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tài</w:t>
      </w:r>
      <w:r>
        <w:rPr>
          <w:rFonts w:ascii="Consolas" w:hAnsi="Consolas" w:cs="Consolas"/>
          <w:color w:val="000000"/>
          <w:sz w:val="19"/>
          <w:szCs w:val="19"/>
        </w:rPr>
        <w:t xml:space="preserve"> </w:t>
      </w:r>
      <w:r>
        <w:rPr>
          <w:rFonts w:ascii="Consolas" w:hAnsi="Consolas" w:cs="Consolas"/>
          <w:color w:val="000000"/>
          <w:sz w:val="19"/>
          <w:szCs w:val="19"/>
        </w:rPr>
        <w:t>khoản</w:t>
      </w:r>
      <w:r>
        <w:rPr>
          <w:rFonts w:ascii="Consolas" w:hAnsi="Consolas" w:cs="Consolas"/>
          <w:color w:val="000000"/>
          <w:sz w:val="19"/>
          <w:szCs w:val="19"/>
        </w:rPr>
        <w:t xml:space="preserve"> </w:t>
      </w:r>
      <w:r>
        <w:rPr>
          <w:rFonts w:ascii="Consolas" w:hAnsi="Consolas" w:cs="Consolas"/>
          <w:color w:val="000000"/>
          <w:sz w:val="19"/>
          <w:szCs w:val="19"/>
        </w:rPr>
        <w:t>ngân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STKNHang</w:t>
      </w:r>
      <w:r>
        <w:rPr>
          <w:rFonts w:ascii="Consolas" w:hAnsi="Consolas" w:cs="Consolas"/>
          <w:color w:val="0000FF"/>
          <w:sz w:val="19"/>
          <w:szCs w:val="19"/>
        </w:rPr>
        <w:t>&gt;</w:t>
      </w:r>
    </w:p>
    <w:p w:rsidR="009D1437" w:rsidP="009D1437" w14:paraId="003DD44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TNHang</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ngân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TNHang</w:t>
      </w:r>
      <w:r>
        <w:rPr>
          <w:rFonts w:ascii="Consolas" w:hAnsi="Consolas" w:cs="Consolas"/>
          <w:color w:val="0000FF"/>
          <w:sz w:val="19"/>
          <w:szCs w:val="19"/>
        </w:rPr>
        <w:t>&gt;</w:t>
      </w:r>
    </w:p>
    <w:p w:rsidR="009D1437" w:rsidP="009D1437" w14:paraId="5F05548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HVTNNHang</w:t>
      </w:r>
      <w:r>
        <w:rPr>
          <w:rFonts w:ascii="Consolas" w:hAnsi="Consolas" w:cs="Consolas"/>
          <w:color w:val="0000FF"/>
          <w:sz w:val="19"/>
          <w:szCs w:val="19"/>
        </w:rPr>
        <w:t>&gt;</w:t>
      </w:r>
      <w:r>
        <w:rPr>
          <w:rFonts w:ascii="Consolas" w:hAnsi="Consolas" w:cs="Consolas"/>
          <w:color w:val="000000"/>
          <w:sz w:val="19"/>
          <w:szCs w:val="19"/>
        </w:rPr>
        <w:t>Họ</w:t>
      </w:r>
      <w:r>
        <w:rPr>
          <w:rFonts w:ascii="Consolas" w:hAnsi="Consolas" w:cs="Consolas"/>
          <w:color w:val="000000"/>
          <w:sz w:val="19"/>
          <w:szCs w:val="19"/>
        </w:rPr>
        <w:t xml:space="preserve"> </w:t>
      </w:r>
      <w:r>
        <w:rPr>
          <w:rFonts w:ascii="Consolas" w:hAnsi="Consolas" w:cs="Consolas"/>
          <w:color w:val="000000"/>
          <w:sz w:val="19"/>
          <w:szCs w:val="19"/>
        </w:rPr>
        <w:t>và</w:t>
      </w:r>
      <w:r>
        <w:rPr>
          <w:rFonts w:ascii="Consolas" w:hAnsi="Consolas" w:cs="Consolas"/>
          <w:color w:val="000000"/>
          <w:sz w:val="19"/>
          <w:szCs w:val="19"/>
        </w:rPr>
        <w:t xml:space="preserve"> </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người</w:t>
      </w:r>
      <w:r>
        <w:rPr>
          <w:rFonts w:ascii="Consolas" w:hAnsi="Consolas" w:cs="Consolas"/>
          <w:color w:val="000000"/>
          <w:sz w:val="19"/>
          <w:szCs w:val="19"/>
        </w:rPr>
        <w:t xml:space="preserve"> </w:t>
      </w:r>
      <w:r>
        <w:rPr>
          <w:rFonts w:ascii="Consolas" w:hAnsi="Consolas" w:cs="Consolas"/>
          <w:color w:val="000000"/>
          <w:sz w:val="19"/>
          <w:szCs w:val="19"/>
        </w:rPr>
        <w:t>nhận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HVTNNHang</w:t>
      </w:r>
      <w:r>
        <w:rPr>
          <w:rFonts w:ascii="Consolas" w:hAnsi="Consolas" w:cs="Consolas"/>
          <w:color w:val="0000FF"/>
          <w:sz w:val="19"/>
          <w:szCs w:val="19"/>
        </w:rPr>
        <w:t>&gt;</w:t>
      </w:r>
    </w:p>
    <w:p w:rsidR="009D1437" w:rsidP="009D1437" w14:paraId="6A88836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NMua</w:t>
      </w:r>
      <w:r>
        <w:rPr>
          <w:rFonts w:ascii="Consolas" w:hAnsi="Consolas" w:cs="Consolas"/>
          <w:color w:val="0000FF"/>
          <w:sz w:val="19"/>
          <w:szCs w:val="19"/>
        </w:rPr>
        <w:t>&gt;</w:t>
      </w:r>
    </w:p>
    <w:p w:rsidR="009D1437" w:rsidP="009D1437" w14:paraId="1224FB4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DSHHDVu</w:t>
      </w:r>
      <w:r>
        <w:rPr>
          <w:rFonts w:ascii="Consolas" w:hAnsi="Consolas" w:cs="Consolas"/>
          <w:color w:val="0000FF"/>
          <w:sz w:val="19"/>
          <w:szCs w:val="19"/>
        </w:rPr>
        <w:t>&gt;</w:t>
      </w:r>
    </w:p>
    <w:p w:rsidR="009D1437" w:rsidP="009D1437" w14:paraId="2FC8A0D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HHDVu</w:t>
      </w:r>
      <w:r>
        <w:rPr>
          <w:rFonts w:ascii="Consolas" w:hAnsi="Consolas" w:cs="Consolas"/>
          <w:color w:val="0000FF"/>
          <w:sz w:val="19"/>
          <w:szCs w:val="19"/>
        </w:rPr>
        <w:t>&gt;</w:t>
      </w:r>
    </w:p>
    <w:p w:rsidR="009D1437" w:rsidP="009D1437" w14:paraId="3ED048D4"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TChat</w:t>
      </w:r>
      <w:r>
        <w:rPr>
          <w:rFonts w:ascii="Consolas" w:hAnsi="Consolas" w:cs="Consolas"/>
          <w:color w:val="0000FF"/>
          <w:sz w:val="19"/>
          <w:szCs w:val="19"/>
        </w:rPr>
        <w:t>&gt;</w:t>
      </w:r>
      <w:r>
        <w:rPr>
          <w:rFonts w:ascii="Consolas" w:hAnsi="Consolas" w:cs="Consolas"/>
          <w:color w:val="000000"/>
          <w:sz w:val="19"/>
          <w:szCs w:val="19"/>
        </w:rPr>
        <w:t>Tính</w:t>
      </w:r>
      <w:r>
        <w:rPr>
          <w:rFonts w:ascii="Consolas" w:hAnsi="Consolas" w:cs="Consolas"/>
          <w:color w:val="000000"/>
          <w:sz w:val="19"/>
          <w:szCs w:val="19"/>
        </w:rPr>
        <w:t xml:space="preserve"> </w:t>
      </w:r>
      <w:r>
        <w:rPr>
          <w:rFonts w:ascii="Consolas" w:hAnsi="Consolas" w:cs="Consolas"/>
          <w:color w:val="000000"/>
          <w:sz w:val="19"/>
          <w:szCs w:val="19"/>
        </w:rPr>
        <w:t>chất</w:t>
      </w:r>
      <w:r>
        <w:rPr>
          <w:rFonts w:ascii="Consolas" w:hAnsi="Consolas" w:cs="Consolas"/>
          <w:color w:val="000000"/>
          <w:sz w:val="19"/>
          <w:szCs w:val="19"/>
        </w:rPr>
        <w:t xml:space="preserve"> * (1-Hàng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2-Khuyến </w:t>
      </w:r>
      <w:r>
        <w:rPr>
          <w:rFonts w:ascii="Consolas" w:hAnsi="Consolas" w:cs="Consolas"/>
          <w:color w:val="000000"/>
          <w:sz w:val="19"/>
          <w:szCs w:val="19"/>
        </w:rPr>
        <w:t>mại</w:t>
      </w:r>
      <w:r>
        <w:rPr>
          <w:rFonts w:ascii="Consolas" w:hAnsi="Consolas" w:cs="Consolas"/>
          <w:color w:val="000000"/>
          <w:sz w:val="19"/>
          <w:szCs w:val="19"/>
        </w:rPr>
        <w:t xml:space="preserve">; 3-Chiết </w:t>
      </w:r>
      <w:r>
        <w:rPr>
          <w:rFonts w:ascii="Consolas" w:hAnsi="Consolas" w:cs="Consolas"/>
          <w:color w:val="000000"/>
          <w:sz w:val="19"/>
          <w:szCs w:val="19"/>
        </w:rPr>
        <w:t>khấu</w:t>
      </w:r>
      <w:r>
        <w:rPr>
          <w:rFonts w:ascii="Consolas" w:hAnsi="Consolas" w:cs="Consolas"/>
          <w:color w:val="000000"/>
          <w:sz w:val="19"/>
          <w:szCs w:val="19"/>
        </w:rPr>
        <w:t xml:space="preserve"> </w:t>
      </w:r>
      <w:r>
        <w:rPr>
          <w:rFonts w:ascii="Consolas" w:hAnsi="Consolas" w:cs="Consolas"/>
          <w:color w:val="000000"/>
          <w:sz w:val="19"/>
          <w:szCs w:val="19"/>
        </w:rPr>
        <w:t>thương</w:t>
      </w:r>
      <w:r>
        <w:rPr>
          <w:rFonts w:ascii="Consolas" w:hAnsi="Consolas" w:cs="Consolas"/>
          <w:color w:val="000000"/>
          <w:sz w:val="19"/>
          <w:szCs w:val="19"/>
        </w:rPr>
        <w:t xml:space="preserve"> </w:t>
      </w:r>
      <w:r>
        <w:rPr>
          <w:rFonts w:ascii="Consolas" w:hAnsi="Consolas" w:cs="Consolas"/>
          <w:color w:val="000000"/>
          <w:sz w:val="19"/>
          <w:szCs w:val="19"/>
        </w:rPr>
        <w:t>mại</w:t>
      </w:r>
      <w:r>
        <w:rPr>
          <w:rFonts w:ascii="Consolas" w:hAnsi="Consolas" w:cs="Consolas"/>
          <w:color w:val="000000"/>
          <w:sz w:val="19"/>
          <w:szCs w:val="19"/>
        </w:rPr>
        <w:t xml:space="preserve"> (</w:t>
      </w:r>
      <w:r>
        <w:rPr>
          <w:rFonts w:ascii="Consolas" w:hAnsi="Consolas" w:cs="Consolas"/>
          <w:color w:val="000000"/>
          <w:sz w:val="19"/>
          <w:szCs w:val="19"/>
        </w:rPr>
        <w:t>trong</w:t>
      </w:r>
      <w:r>
        <w:rPr>
          <w:rFonts w:ascii="Consolas" w:hAnsi="Consolas" w:cs="Consolas"/>
          <w:color w:val="000000"/>
          <w:sz w:val="19"/>
          <w:szCs w:val="19"/>
        </w:rPr>
        <w:t xml:space="preserve"> </w:t>
      </w:r>
      <w:r>
        <w:rPr>
          <w:rFonts w:ascii="Consolas" w:hAnsi="Consolas" w:cs="Consolas"/>
          <w:color w:val="000000"/>
          <w:sz w:val="19"/>
          <w:szCs w:val="19"/>
        </w:rPr>
        <w:t>trường</w:t>
      </w:r>
      <w:r>
        <w:rPr>
          <w:rFonts w:ascii="Consolas" w:hAnsi="Consolas" w:cs="Consolas"/>
          <w:color w:val="000000"/>
          <w:sz w:val="19"/>
          <w:szCs w:val="19"/>
        </w:rPr>
        <w:t xml:space="preserve"> </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muốn</w:t>
      </w:r>
      <w:r>
        <w:rPr>
          <w:rFonts w:ascii="Consolas" w:hAnsi="Consolas" w:cs="Consolas"/>
          <w:color w:val="000000"/>
          <w:sz w:val="19"/>
          <w:szCs w:val="19"/>
        </w:rPr>
        <w:t xml:space="preserve"> </w:t>
      </w:r>
      <w:r>
        <w:rPr>
          <w:rFonts w:ascii="Consolas" w:hAnsi="Consolas" w:cs="Consolas"/>
          <w:color w:val="000000"/>
          <w:sz w:val="19"/>
          <w:szCs w:val="19"/>
        </w:rPr>
        <w:t>thể</w:t>
      </w:r>
      <w:r>
        <w:rPr>
          <w:rFonts w:ascii="Consolas" w:hAnsi="Consolas" w:cs="Consolas"/>
          <w:color w:val="000000"/>
          <w:sz w:val="19"/>
          <w:szCs w:val="19"/>
        </w:rPr>
        <w:t xml:space="preserve"> </w:t>
      </w:r>
      <w:r>
        <w:rPr>
          <w:rFonts w:ascii="Consolas" w:hAnsi="Consolas" w:cs="Consolas"/>
          <w:color w:val="000000"/>
          <w:sz w:val="19"/>
          <w:szCs w:val="19"/>
        </w:rPr>
        <w:t>hiện</w:t>
      </w:r>
      <w:r>
        <w:rPr>
          <w:rFonts w:ascii="Consolas" w:hAnsi="Consolas" w:cs="Consolas"/>
          <w:color w:val="000000"/>
          <w:sz w:val="19"/>
          <w:szCs w:val="19"/>
        </w:rPr>
        <w:t xml:space="preserve"> </w:t>
      </w:r>
      <w:r>
        <w:rPr>
          <w:rFonts w:ascii="Consolas" w:hAnsi="Consolas" w:cs="Consolas"/>
          <w:color w:val="000000"/>
          <w:sz w:val="19"/>
          <w:szCs w:val="19"/>
        </w:rPr>
        <w:t>thông</w:t>
      </w:r>
      <w:r>
        <w:rPr>
          <w:rFonts w:ascii="Consolas" w:hAnsi="Consolas" w:cs="Consolas"/>
          <w:color w:val="000000"/>
          <w:sz w:val="19"/>
          <w:szCs w:val="19"/>
        </w:rPr>
        <w:t xml:space="preserve"> tin </w:t>
      </w:r>
      <w:r>
        <w:rPr>
          <w:rFonts w:ascii="Consolas" w:hAnsi="Consolas" w:cs="Consolas"/>
          <w:color w:val="000000"/>
          <w:sz w:val="19"/>
          <w:szCs w:val="19"/>
        </w:rPr>
        <w:t>chiết</w:t>
      </w:r>
      <w:r>
        <w:rPr>
          <w:rFonts w:ascii="Consolas" w:hAnsi="Consolas" w:cs="Consolas"/>
          <w:color w:val="000000"/>
          <w:sz w:val="19"/>
          <w:szCs w:val="19"/>
        </w:rPr>
        <w:t xml:space="preserve"> </w:t>
      </w:r>
      <w:r>
        <w:rPr>
          <w:rFonts w:ascii="Consolas" w:hAnsi="Consolas" w:cs="Consolas"/>
          <w:color w:val="000000"/>
          <w:sz w:val="19"/>
          <w:szCs w:val="19"/>
        </w:rPr>
        <w:t>khấu</w:t>
      </w:r>
      <w:r>
        <w:rPr>
          <w:rFonts w:ascii="Consolas" w:hAnsi="Consolas" w:cs="Consolas"/>
          <w:color w:val="000000"/>
          <w:sz w:val="19"/>
          <w:szCs w:val="19"/>
        </w:rPr>
        <w:t xml:space="preserve"> </w:t>
      </w:r>
      <w:r>
        <w:rPr>
          <w:rFonts w:ascii="Consolas" w:hAnsi="Consolas" w:cs="Consolas"/>
          <w:color w:val="000000"/>
          <w:sz w:val="19"/>
          <w:szCs w:val="19"/>
        </w:rPr>
        <w:t>theo</w:t>
      </w:r>
      <w:r>
        <w:rPr>
          <w:rFonts w:ascii="Consolas" w:hAnsi="Consolas" w:cs="Consolas"/>
          <w:color w:val="000000"/>
          <w:sz w:val="19"/>
          <w:szCs w:val="19"/>
        </w:rPr>
        <w:t xml:space="preserve"> </w:t>
      </w:r>
      <w:r>
        <w:rPr>
          <w:rFonts w:ascii="Consolas" w:hAnsi="Consolas" w:cs="Consolas"/>
          <w:color w:val="000000"/>
          <w:sz w:val="19"/>
          <w:szCs w:val="19"/>
        </w:rPr>
        <w:t>dòng</w:t>
      </w:r>
      <w:r>
        <w:rPr>
          <w:rFonts w:ascii="Consolas" w:hAnsi="Consolas" w:cs="Consolas"/>
          <w:color w:val="000000"/>
          <w:sz w:val="19"/>
          <w:szCs w:val="19"/>
        </w:rPr>
        <w:t xml:space="preserve">); 4-Ghi </w:t>
      </w:r>
      <w:r>
        <w:rPr>
          <w:rFonts w:ascii="Consolas" w:hAnsi="Consolas" w:cs="Consolas"/>
          <w:color w:val="000000"/>
          <w:sz w:val="19"/>
          <w:szCs w:val="19"/>
        </w:rPr>
        <w:t>chú</w:t>
      </w:r>
      <w:r>
        <w:rPr>
          <w:rFonts w:ascii="Consolas" w:hAnsi="Consolas" w:cs="Consolas"/>
          <w:color w:val="000000"/>
          <w:sz w:val="19"/>
          <w:szCs w:val="19"/>
        </w:rPr>
        <w:t>/</w:t>
      </w:r>
      <w:r>
        <w:rPr>
          <w:rFonts w:ascii="Consolas" w:hAnsi="Consolas" w:cs="Consolas"/>
          <w:color w:val="000000"/>
          <w:sz w:val="19"/>
          <w:szCs w:val="19"/>
        </w:rPr>
        <w:t>diễn</w:t>
      </w:r>
      <w:r>
        <w:rPr>
          <w:rFonts w:ascii="Consolas" w:hAnsi="Consolas" w:cs="Consolas"/>
          <w:color w:val="000000"/>
          <w:sz w:val="19"/>
          <w:szCs w:val="19"/>
        </w:rPr>
        <w:t xml:space="preserve"> </w:t>
      </w:r>
      <w:r>
        <w:rPr>
          <w:rFonts w:ascii="Consolas" w:hAnsi="Consolas" w:cs="Consolas"/>
          <w:color w:val="000000"/>
          <w:sz w:val="19"/>
          <w:szCs w:val="19"/>
        </w:rPr>
        <w:t>giải</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TChat</w:t>
      </w:r>
      <w:r>
        <w:rPr>
          <w:rFonts w:ascii="Consolas" w:hAnsi="Consolas" w:cs="Consolas"/>
          <w:color w:val="0000FF"/>
          <w:sz w:val="19"/>
          <w:szCs w:val="19"/>
        </w:rPr>
        <w:t>&gt;</w:t>
      </w:r>
    </w:p>
    <w:p w:rsidR="009D1437" w:rsidP="009D1437" w14:paraId="5786C13C"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STT</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thứ</w:t>
      </w:r>
      <w:r>
        <w:rPr>
          <w:rFonts w:ascii="Consolas" w:hAnsi="Consolas" w:cs="Consolas"/>
          <w:color w:val="000000"/>
          <w:sz w:val="19"/>
          <w:szCs w:val="19"/>
        </w:rPr>
        <w:t xml:space="preserve"> </w:t>
      </w:r>
      <w:r>
        <w:rPr>
          <w:rFonts w:ascii="Consolas" w:hAnsi="Consolas" w:cs="Consolas"/>
          <w:color w:val="000000"/>
          <w:sz w:val="19"/>
          <w:szCs w:val="19"/>
        </w:rPr>
        <w:t>tự</w:t>
      </w:r>
      <w:r>
        <w:rPr>
          <w:rFonts w:ascii="Consolas" w:hAnsi="Consolas" w:cs="Consolas"/>
          <w:color w:val="0000FF"/>
          <w:sz w:val="19"/>
          <w:szCs w:val="19"/>
        </w:rPr>
        <w:t>&lt;/</w:t>
      </w:r>
      <w:r>
        <w:rPr>
          <w:rFonts w:ascii="Consolas" w:hAnsi="Consolas" w:cs="Consolas"/>
          <w:color w:val="A31515"/>
          <w:sz w:val="19"/>
          <w:szCs w:val="19"/>
        </w:rPr>
        <w:t>STT</w:t>
      </w:r>
      <w:r>
        <w:rPr>
          <w:rFonts w:ascii="Consolas" w:hAnsi="Consolas" w:cs="Consolas"/>
          <w:color w:val="0000FF"/>
          <w:sz w:val="19"/>
          <w:szCs w:val="19"/>
        </w:rPr>
        <w:t>&gt;</w:t>
      </w:r>
    </w:p>
    <w:p w:rsidR="009D1437" w:rsidP="009D1437" w14:paraId="67AFFAE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MHHDVu</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MHHDVu</w:t>
      </w:r>
      <w:r>
        <w:rPr>
          <w:rFonts w:ascii="Consolas" w:hAnsi="Consolas" w:cs="Consolas"/>
          <w:color w:val="0000FF"/>
          <w:sz w:val="19"/>
          <w:szCs w:val="19"/>
        </w:rPr>
        <w:t>&gt;</w:t>
      </w:r>
    </w:p>
    <w:p w:rsidR="009D1437" w:rsidP="009D1437" w14:paraId="653A5805"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THHDVu</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THHDVu</w:t>
      </w:r>
      <w:r>
        <w:rPr>
          <w:rFonts w:ascii="Consolas" w:hAnsi="Consolas" w:cs="Consolas"/>
          <w:color w:val="0000FF"/>
          <w:sz w:val="19"/>
          <w:szCs w:val="19"/>
        </w:rPr>
        <w:t>&gt;</w:t>
      </w:r>
    </w:p>
    <w:p w:rsidR="009D1437" w:rsidP="009D1437" w14:paraId="0A4FB6AC"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DVTinh</w:t>
      </w:r>
      <w:r>
        <w:rPr>
          <w:rFonts w:ascii="Consolas" w:hAnsi="Consolas" w:cs="Consolas"/>
          <w:color w:val="0000FF"/>
          <w:sz w:val="19"/>
          <w:szCs w:val="19"/>
        </w:rPr>
        <w:t>&gt;</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vị</w:t>
      </w:r>
      <w:r>
        <w:rPr>
          <w:rFonts w:ascii="Consolas" w:hAnsi="Consolas" w:cs="Consolas"/>
          <w:color w:val="000000"/>
          <w:sz w:val="19"/>
          <w:szCs w:val="19"/>
        </w:rPr>
        <w:t xml:space="preserve"> </w:t>
      </w:r>
      <w:r>
        <w:rPr>
          <w:rFonts w:ascii="Consolas" w:hAnsi="Consolas" w:cs="Consolas"/>
          <w:color w:val="000000"/>
          <w:sz w:val="19"/>
          <w:szCs w:val="19"/>
        </w:rPr>
        <w:t>tính</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DVTinh</w:t>
      </w:r>
      <w:r>
        <w:rPr>
          <w:rFonts w:ascii="Consolas" w:hAnsi="Consolas" w:cs="Consolas"/>
          <w:color w:val="0000FF"/>
          <w:sz w:val="19"/>
          <w:szCs w:val="19"/>
        </w:rPr>
        <w:t>&gt;</w:t>
      </w:r>
    </w:p>
    <w:p w:rsidR="009D1437" w:rsidP="009D1437" w14:paraId="2F1FABD1"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SLuong</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lượng</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SLuong</w:t>
      </w:r>
      <w:r>
        <w:rPr>
          <w:rFonts w:ascii="Consolas" w:hAnsi="Consolas" w:cs="Consolas"/>
          <w:color w:val="0000FF"/>
          <w:sz w:val="19"/>
          <w:szCs w:val="19"/>
        </w:rPr>
        <w:t>&gt;</w:t>
      </w:r>
    </w:p>
    <w:p w:rsidR="009D1437" w:rsidP="009D1437" w14:paraId="6D0F47C4"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DGia</w:t>
      </w:r>
      <w:r>
        <w:rPr>
          <w:rFonts w:ascii="Consolas" w:hAnsi="Consolas" w:cs="Consolas"/>
          <w:color w:val="0000FF"/>
          <w:sz w:val="19"/>
          <w:szCs w:val="19"/>
        </w:rPr>
        <w:t>&gt;</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giá</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DGia</w:t>
      </w:r>
      <w:r>
        <w:rPr>
          <w:rFonts w:ascii="Consolas" w:hAnsi="Consolas" w:cs="Consolas"/>
          <w:color w:val="0000FF"/>
          <w:sz w:val="19"/>
          <w:szCs w:val="19"/>
        </w:rPr>
        <w:t>&gt;</w:t>
      </w:r>
    </w:p>
    <w:p w:rsidR="009D1437" w:rsidP="009D1437" w14:paraId="7E41180B"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TLCKhau</w:t>
      </w:r>
      <w:r>
        <w:rPr>
          <w:rFonts w:ascii="Consolas" w:hAnsi="Consolas" w:cs="Consolas"/>
          <w:color w:val="0000FF"/>
          <w:sz w:val="19"/>
          <w:szCs w:val="19"/>
        </w:rPr>
        <w:t>&gt;</w:t>
      </w:r>
      <w:r>
        <w:rPr>
          <w:rFonts w:ascii="Consolas" w:hAnsi="Consolas" w:cs="Consolas"/>
          <w:color w:val="000000"/>
          <w:sz w:val="19"/>
          <w:szCs w:val="19"/>
        </w:rPr>
        <w:t>Tỷ</w:t>
      </w:r>
      <w:r>
        <w:rPr>
          <w:rFonts w:ascii="Consolas" w:hAnsi="Consolas" w:cs="Consolas"/>
          <w:color w:val="000000"/>
          <w:sz w:val="19"/>
          <w:szCs w:val="19"/>
        </w:rPr>
        <w:t xml:space="preserve"> </w:t>
      </w:r>
      <w:r>
        <w:rPr>
          <w:rFonts w:ascii="Consolas" w:hAnsi="Consolas" w:cs="Consolas"/>
          <w:color w:val="000000"/>
          <w:sz w:val="19"/>
          <w:szCs w:val="19"/>
        </w:rPr>
        <w:t>lệ</w:t>
      </w:r>
      <w:r>
        <w:rPr>
          <w:rFonts w:ascii="Consolas" w:hAnsi="Consolas" w:cs="Consolas"/>
          <w:color w:val="000000"/>
          <w:sz w:val="19"/>
          <w:szCs w:val="19"/>
        </w:rPr>
        <w:t xml:space="preserve"> % </w:t>
      </w:r>
      <w:r>
        <w:rPr>
          <w:rFonts w:ascii="Consolas" w:hAnsi="Consolas" w:cs="Consolas"/>
          <w:color w:val="000000"/>
          <w:sz w:val="19"/>
          <w:szCs w:val="19"/>
        </w:rPr>
        <w:t>chiết</w:t>
      </w:r>
      <w:r>
        <w:rPr>
          <w:rFonts w:ascii="Consolas" w:hAnsi="Consolas" w:cs="Consolas"/>
          <w:color w:val="000000"/>
          <w:sz w:val="19"/>
          <w:szCs w:val="19"/>
        </w:rPr>
        <w:t xml:space="preserve"> </w:t>
      </w:r>
      <w:r>
        <w:rPr>
          <w:rFonts w:ascii="Consolas" w:hAnsi="Consolas" w:cs="Consolas"/>
          <w:color w:val="000000"/>
          <w:sz w:val="19"/>
          <w:szCs w:val="19"/>
        </w:rPr>
        <w:t>khấu</w:t>
      </w:r>
      <w:r>
        <w:rPr>
          <w:rFonts w:ascii="Consolas" w:hAnsi="Consolas" w:cs="Consolas"/>
          <w:color w:val="0000FF"/>
          <w:sz w:val="19"/>
          <w:szCs w:val="19"/>
        </w:rPr>
        <w:t>&lt;/</w:t>
      </w:r>
      <w:r>
        <w:rPr>
          <w:rFonts w:ascii="Consolas" w:hAnsi="Consolas" w:cs="Consolas"/>
          <w:color w:val="A31515"/>
          <w:sz w:val="19"/>
          <w:szCs w:val="19"/>
        </w:rPr>
        <w:t>TLCKhau</w:t>
      </w:r>
      <w:r>
        <w:rPr>
          <w:rFonts w:ascii="Consolas" w:hAnsi="Consolas" w:cs="Consolas"/>
          <w:color w:val="0000FF"/>
          <w:sz w:val="19"/>
          <w:szCs w:val="19"/>
        </w:rPr>
        <w:t>&gt;</w:t>
      </w:r>
    </w:p>
    <w:p w:rsidR="009D1437" w:rsidP="009D1437" w14:paraId="2244694A" w14:textId="77777777">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STCKhau</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chiết</w:t>
      </w:r>
      <w:r>
        <w:rPr>
          <w:rFonts w:ascii="Consolas" w:hAnsi="Consolas" w:cs="Consolas"/>
          <w:color w:val="000000"/>
          <w:sz w:val="19"/>
          <w:szCs w:val="19"/>
        </w:rPr>
        <w:t xml:space="preserve"> </w:t>
      </w:r>
      <w:r>
        <w:rPr>
          <w:rFonts w:ascii="Consolas" w:hAnsi="Consolas" w:cs="Consolas"/>
          <w:color w:val="000000"/>
          <w:sz w:val="19"/>
          <w:szCs w:val="19"/>
        </w:rPr>
        <w:t>khấu</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STCKhau</w:t>
      </w:r>
      <w:r>
        <w:rPr>
          <w:rFonts w:ascii="Consolas" w:hAnsi="Consolas" w:cs="Consolas"/>
          <w:color w:val="0000FF"/>
          <w:sz w:val="19"/>
          <w:szCs w:val="19"/>
        </w:rPr>
        <w:t>&gt;</w:t>
      </w:r>
    </w:p>
    <w:p w:rsidR="00C96F75" w:rsidP="009D1437" w14:paraId="7B805DD2" w14:textId="18126D3D">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GTKCThue</w:t>
      </w:r>
      <w:r>
        <w:rPr>
          <w:rFonts w:ascii="Consolas" w:hAnsi="Consolas" w:cs="Consolas"/>
          <w:color w:val="0000FF"/>
          <w:sz w:val="19"/>
          <w:szCs w:val="19"/>
        </w:rPr>
        <w:t>&gt;</w:t>
      </w:r>
      <w:r>
        <w:rPr>
          <w:rFonts w:ascii="Consolas" w:hAnsi="Consolas" w:cs="Consolas"/>
          <w:color w:val="000000"/>
          <w:sz w:val="19"/>
          <w:szCs w:val="19"/>
        </w:rPr>
        <w:t>Giảm</w:t>
      </w:r>
      <w:r>
        <w:rPr>
          <w:rFonts w:ascii="Consolas" w:hAnsi="Consolas" w:cs="Consolas"/>
          <w:color w:val="000000"/>
          <w:sz w:val="19"/>
          <w:szCs w:val="19"/>
        </w:rPr>
        <w:t xml:space="preserve"> </w:t>
      </w:r>
      <w:r>
        <w:rPr>
          <w:rFonts w:ascii="Consolas" w:hAnsi="Consolas" w:cs="Consolas"/>
          <w:color w:val="000000"/>
          <w:sz w:val="19"/>
          <w:szCs w:val="19"/>
        </w:rPr>
        <w:t>trừ</w:t>
      </w:r>
      <w:r>
        <w:rPr>
          <w:rFonts w:ascii="Consolas" w:hAnsi="Consolas" w:cs="Consolas"/>
          <w:color w:val="000000"/>
          <w:sz w:val="19"/>
          <w:szCs w:val="19"/>
        </w:rPr>
        <w:t xml:space="preserve"> </w:t>
      </w:r>
      <w:r>
        <w:rPr>
          <w:rFonts w:ascii="Consolas" w:hAnsi="Consolas" w:cs="Consolas"/>
          <w:color w:val="000000"/>
          <w:sz w:val="19"/>
          <w:szCs w:val="19"/>
        </w:rPr>
        <w:t>không</w:t>
      </w:r>
      <w:r>
        <w:rPr>
          <w:rFonts w:ascii="Consolas" w:hAnsi="Consolas" w:cs="Consolas"/>
          <w:color w:val="000000"/>
          <w:sz w:val="19"/>
          <w:szCs w:val="19"/>
        </w:rPr>
        <w:t xml:space="preserve"> </w:t>
      </w:r>
      <w:r>
        <w:rPr>
          <w:rFonts w:ascii="Consolas" w:hAnsi="Consolas" w:cs="Consolas"/>
          <w:color w:val="000000"/>
          <w:sz w:val="19"/>
          <w:szCs w:val="19"/>
        </w:rPr>
        <w:t>chịu</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FF"/>
          <w:sz w:val="19"/>
          <w:szCs w:val="19"/>
        </w:rPr>
        <w:t>&lt;/</w:t>
      </w:r>
      <w:r>
        <w:rPr>
          <w:rFonts w:ascii="Consolas" w:hAnsi="Consolas" w:cs="Consolas"/>
          <w:color w:val="A31515"/>
          <w:sz w:val="19"/>
          <w:szCs w:val="19"/>
        </w:rPr>
        <w:t>GTKCThue</w:t>
      </w:r>
      <w:r>
        <w:rPr>
          <w:rFonts w:ascii="Consolas" w:hAnsi="Consolas" w:cs="Consolas"/>
          <w:color w:val="0000FF"/>
          <w:sz w:val="19"/>
          <w:szCs w:val="19"/>
        </w:rPr>
        <w:t>&gt;</w:t>
      </w:r>
    </w:p>
    <w:p w:rsidR="009D1437" w:rsidP="009D1437" w14:paraId="3588092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ThTien</w:t>
      </w:r>
      <w:r>
        <w:rPr>
          <w:rFonts w:ascii="Consolas" w:hAnsi="Consolas" w:cs="Consolas"/>
          <w:color w:val="0000FF"/>
          <w:sz w:val="19"/>
          <w:szCs w:val="19"/>
        </w:rPr>
        <w:t>&gt;</w:t>
      </w:r>
      <w:r>
        <w:rPr>
          <w:rFonts w:ascii="Consolas" w:hAnsi="Consolas" w:cs="Consolas"/>
          <w:color w:val="000000"/>
          <w:sz w:val="19"/>
          <w:szCs w:val="19"/>
        </w:rPr>
        <w:t xml:space="preserve">Thành </w:t>
      </w:r>
      <w:r>
        <w:rPr>
          <w:rFonts w:ascii="Consolas" w:hAnsi="Consolas" w:cs="Consolas"/>
          <w:color w:val="000000"/>
          <w:sz w:val="19"/>
          <w:szCs w:val="19"/>
        </w:rPr>
        <w:t>tiền</w:t>
      </w:r>
      <w:r>
        <w:rPr>
          <w:rFonts w:ascii="Consolas" w:hAnsi="Consolas" w:cs="Consolas"/>
          <w:color w:val="000000"/>
          <w:sz w:val="19"/>
          <w:szCs w:val="19"/>
        </w:rPr>
        <w:t xml:space="preserve"> (Thành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chưa</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 -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trừ</w:t>
      </w:r>
      <w:r>
        <w:rPr>
          <w:rFonts w:ascii="Consolas" w:hAnsi="Consolas" w:cs="Consolas"/>
          <w:color w:val="000000"/>
          <w:sz w:val="19"/>
          <w:szCs w:val="19"/>
        </w:rPr>
        <w:t xml:space="preserve"> </w:t>
      </w:r>
      <w:r>
        <w:rPr>
          <w:rFonts w:ascii="Consolas" w:hAnsi="Consolas" w:cs="Consolas"/>
          <w:color w:val="000000"/>
          <w:sz w:val="19"/>
          <w:szCs w:val="19"/>
        </w:rPr>
        <w:t>trường</w:t>
      </w:r>
      <w:r>
        <w:rPr>
          <w:rFonts w:ascii="Consolas" w:hAnsi="Consolas" w:cs="Consolas"/>
          <w:color w:val="000000"/>
          <w:sz w:val="19"/>
          <w:szCs w:val="19"/>
        </w:rPr>
        <w:t xml:space="preserve"> </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TChat</w:t>
      </w:r>
      <w:r>
        <w:rPr>
          <w:rFonts w:ascii="Consolas" w:hAnsi="Consolas" w:cs="Consolas"/>
          <w:color w:val="000000"/>
          <w:sz w:val="19"/>
          <w:szCs w:val="19"/>
        </w:rPr>
        <w:t xml:space="preserve"> = 4</w:t>
      </w:r>
      <w:r>
        <w:rPr>
          <w:rFonts w:ascii="Consolas" w:hAnsi="Consolas" w:cs="Consolas"/>
          <w:color w:val="0000FF"/>
          <w:sz w:val="19"/>
          <w:szCs w:val="19"/>
        </w:rPr>
        <w:t>&lt;/</w:t>
      </w:r>
      <w:r>
        <w:rPr>
          <w:rFonts w:ascii="Consolas" w:hAnsi="Consolas" w:cs="Consolas"/>
          <w:color w:val="A31515"/>
          <w:sz w:val="19"/>
          <w:szCs w:val="19"/>
        </w:rPr>
        <w:t>ThTien</w:t>
      </w:r>
      <w:r>
        <w:rPr>
          <w:rFonts w:ascii="Consolas" w:hAnsi="Consolas" w:cs="Consolas"/>
          <w:color w:val="0000FF"/>
          <w:sz w:val="19"/>
          <w:szCs w:val="19"/>
        </w:rPr>
        <w:t>&gt;</w:t>
      </w:r>
    </w:p>
    <w:p w:rsidR="009D1437" w:rsidP="009D1437" w14:paraId="3ED3419B" w14:textId="77777777">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TSuat</w:t>
      </w:r>
      <w:r>
        <w:rPr>
          <w:rFonts w:ascii="Consolas" w:hAnsi="Consolas" w:cs="Consolas"/>
          <w:color w:val="0000FF"/>
          <w:sz w:val="19"/>
          <w:szCs w:val="19"/>
        </w:rPr>
        <w:t>&gt;</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suất</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suất</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TSuat</w:t>
      </w:r>
      <w:r>
        <w:rPr>
          <w:rFonts w:ascii="Consolas" w:hAnsi="Consolas" w:cs="Consolas"/>
          <w:color w:val="0000FF"/>
          <w:sz w:val="19"/>
          <w:szCs w:val="19"/>
        </w:rPr>
        <w:t>&gt;</w:t>
      </w:r>
    </w:p>
    <w:p w:rsidR="009D1437" w:rsidRPr="00B62304" w:rsidP="009D1437" w14:paraId="4988B27F" w14:textId="77777777">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sidRPr="00B62304">
        <w:rPr>
          <w:rFonts w:ascii="Consolas" w:hAnsi="Consolas" w:cs="Consolas"/>
          <w:color w:val="0000FF"/>
          <w:sz w:val="19"/>
          <w:szCs w:val="19"/>
        </w:rPr>
        <w:t>&lt;</w:t>
      </w:r>
      <w:r w:rsidRPr="00B62304">
        <w:rPr>
          <w:rFonts w:ascii="Consolas" w:hAnsi="Consolas" w:cs="Consolas"/>
          <w:color w:val="C00000"/>
          <w:sz w:val="19"/>
          <w:szCs w:val="19"/>
        </w:rPr>
        <w:t>TThue</w:t>
      </w:r>
      <w:r w:rsidRPr="00B62304">
        <w:rPr>
          <w:rFonts w:ascii="Consolas" w:hAnsi="Consolas" w:cs="Consolas"/>
          <w:color w:val="0000FF"/>
          <w:sz w:val="19"/>
          <w:szCs w:val="19"/>
        </w:rPr>
        <w:t>&gt;</w:t>
      </w:r>
      <w:r w:rsidRPr="00B62304">
        <w:rPr>
          <w:rFonts w:ascii="Consolas" w:hAnsi="Consolas" w:cs="Consolas"/>
          <w:sz w:val="19"/>
          <w:szCs w:val="19"/>
        </w:rPr>
        <w:t>Tiền</w:t>
      </w:r>
      <w:r w:rsidRPr="00B62304">
        <w:rPr>
          <w:rFonts w:ascii="Consolas" w:hAnsi="Consolas" w:cs="Consolas"/>
          <w:sz w:val="19"/>
          <w:szCs w:val="19"/>
        </w:rPr>
        <w:t xml:space="preserve"> </w:t>
      </w:r>
      <w:r w:rsidRPr="00B62304">
        <w:rPr>
          <w:rFonts w:ascii="Consolas" w:hAnsi="Consolas" w:cs="Consolas"/>
          <w:sz w:val="19"/>
          <w:szCs w:val="19"/>
        </w:rPr>
        <w:t>thuế</w:t>
      </w:r>
      <w:r w:rsidRPr="00B62304">
        <w:rPr>
          <w:rFonts w:ascii="Consolas" w:hAnsi="Consolas" w:cs="Consolas"/>
          <w:color w:val="0000FF"/>
          <w:sz w:val="19"/>
          <w:szCs w:val="19"/>
        </w:rPr>
        <w:t>&lt;/</w:t>
      </w:r>
      <w:r w:rsidRPr="00B62304">
        <w:rPr>
          <w:rFonts w:ascii="Consolas" w:hAnsi="Consolas" w:cs="Consolas"/>
          <w:color w:val="C00000"/>
          <w:sz w:val="19"/>
          <w:szCs w:val="19"/>
        </w:rPr>
        <w:t>TThue</w:t>
      </w:r>
      <w:r w:rsidRPr="00B62304">
        <w:rPr>
          <w:rFonts w:ascii="Consolas" w:hAnsi="Consolas" w:cs="Consolas"/>
          <w:color w:val="0000FF"/>
          <w:sz w:val="19"/>
          <w:szCs w:val="19"/>
        </w:rPr>
        <w:t>&gt;</w:t>
      </w:r>
    </w:p>
    <w:p w:rsidR="009D1437" w:rsidP="009D1437" w14:paraId="1C348E27" w14:textId="77777777">
      <w:pPr>
        <w:autoSpaceDE w:val="0"/>
        <w:autoSpaceDN w:val="0"/>
        <w:adjustRightInd w:val="0"/>
        <w:rPr>
          <w:rFonts w:ascii="Consolas" w:hAnsi="Consolas" w:cs="Consolas"/>
          <w:color w:val="000000"/>
          <w:sz w:val="19"/>
          <w:szCs w:val="19"/>
        </w:rPr>
      </w:pPr>
      <w:r w:rsidRPr="00B62304">
        <w:rPr>
          <w:rFonts w:ascii="Consolas" w:hAnsi="Consolas" w:cs="Consolas"/>
          <w:color w:val="0000FF"/>
          <w:sz w:val="19"/>
          <w:szCs w:val="19"/>
        </w:rPr>
        <w:t xml:space="preserve">               </w:t>
      </w:r>
      <w:r>
        <w:rPr>
          <w:rFonts w:ascii="Consolas" w:hAnsi="Consolas" w:cs="Consolas"/>
          <w:color w:val="0000FF"/>
          <w:sz w:val="19"/>
          <w:szCs w:val="19"/>
        </w:rPr>
        <w:tab/>
      </w:r>
      <w:r>
        <w:rPr>
          <w:rFonts w:ascii="Consolas" w:hAnsi="Consolas" w:cs="Consolas"/>
          <w:color w:val="0000FF"/>
          <w:sz w:val="19"/>
          <w:szCs w:val="19"/>
        </w:rPr>
        <w:tab/>
      </w:r>
      <w:r w:rsidRPr="00B62304">
        <w:rPr>
          <w:rFonts w:ascii="Consolas" w:hAnsi="Consolas" w:cs="Consolas"/>
          <w:color w:val="0000FF"/>
          <w:sz w:val="19"/>
          <w:szCs w:val="19"/>
        </w:rPr>
        <w:t>&lt;</w:t>
      </w:r>
      <w:r w:rsidRPr="00B62304">
        <w:rPr>
          <w:rFonts w:ascii="Consolas" w:hAnsi="Consolas" w:cs="Consolas"/>
          <w:color w:val="C00000"/>
          <w:sz w:val="19"/>
          <w:szCs w:val="19"/>
        </w:rPr>
        <w:t>TSThue</w:t>
      </w:r>
      <w:r w:rsidRPr="00B62304">
        <w:rPr>
          <w:rFonts w:ascii="Consolas" w:hAnsi="Consolas" w:cs="Consolas"/>
          <w:color w:val="0000FF"/>
          <w:sz w:val="19"/>
          <w:szCs w:val="19"/>
        </w:rPr>
        <w:t>&gt;</w:t>
      </w:r>
      <w:r w:rsidRPr="00B62304">
        <w:rPr>
          <w:rFonts w:ascii="Consolas" w:hAnsi="Consolas" w:cs="Consolas"/>
          <w:sz w:val="19"/>
          <w:szCs w:val="19"/>
        </w:rPr>
        <w:t>Tiền</w:t>
      </w:r>
      <w:r w:rsidRPr="00B62304">
        <w:rPr>
          <w:rFonts w:ascii="Consolas" w:hAnsi="Consolas" w:cs="Consolas"/>
          <w:sz w:val="19"/>
          <w:szCs w:val="19"/>
        </w:rPr>
        <w:t xml:space="preserve"> sau </w:t>
      </w:r>
      <w:r w:rsidRPr="00B62304">
        <w:rPr>
          <w:rFonts w:ascii="Consolas" w:hAnsi="Consolas" w:cs="Consolas"/>
          <w:sz w:val="19"/>
          <w:szCs w:val="19"/>
        </w:rPr>
        <w:t>thuế</w:t>
      </w:r>
      <w:r w:rsidRPr="00B62304">
        <w:rPr>
          <w:rFonts w:ascii="Consolas" w:hAnsi="Consolas" w:cs="Consolas"/>
          <w:color w:val="0000FF"/>
          <w:sz w:val="19"/>
          <w:szCs w:val="19"/>
        </w:rPr>
        <w:t>&lt;/</w:t>
      </w:r>
      <w:r w:rsidRPr="00B62304">
        <w:rPr>
          <w:rFonts w:ascii="Consolas" w:hAnsi="Consolas" w:cs="Consolas"/>
          <w:color w:val="C00000"/>
          <w:sz w:val="19"/>
          <w:szCs w:val="19"/>
        </w:rPr>
        <w:t>TSThue</w:t>
      </w:r>
      <w:r w:rsidRPr="00B62304">
        <w:rPr>
          <w:rFonts w:ascii="Consolas" w:hAnsi="Consolas" w:cs="Consolas"/>
          <w:color w:val="0000FF"/>
          <w:sz w:val="19"/>
          <w:szCs w:val="19"/>
        </w:rPr>
        <w:t>&gt;</w:t>
      </w:r>
    </w:p>
    <w:p w:rsidR="009D1437" w:rsidP="009D1437" w14:paraId="273E23B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TTKhac</w:t>
      </w:r>
      <w:r>
        <w:rPr>
          <w:rFonts w:ascii="Consolas" w:hAnsi="Consolas" w:cs="Consolas"/>
          <w:color w:val="0000FF"/>
          <w:sz w:val="19"/>
          <w:szCs w:val="19"/>
        </w:rPr>
        <w:t>&gt;</w:t>
      </w:r>
    </w:p>
    <w:p w:rsidR="009D1437" w:rsidP="009D1437" w14:paraId="15EE04F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TTin</w:t>
      </w:r>
      <w:r>
        <w:rPr>
          <w:rFonts w:ascii="Consolas" w:hAnsi="Consolas" w:cs="Consolas"/>
          <w:color w:val="0000FF"/>
          <w:sz w:val="19"/>
          <w:szCs w:val="19"/>
        </w:rPr>
        <w:t>&gt;</w:t>
      </w:r>
    </w:p>
    <w:p w:rsidR="009D1437" w:rsidP="009D1437" w14:paraId="67425D5C"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TTruong</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trường</w:t>
      </w:r>
      <w:r>
        <w:rPr>
          <w:rFonts w:ascii="Consolas" w:hAnsi="Consolas" w:cs="Consolas"/>
          <w:color w:val="0000FF"/>
          <w:sz w:val="19"/>
          <w:szCs w:val="19"/>
        </w:rPr>
        <w:t>&lt;/</w:t>
      </w:r>
      <w:r>
        <w:rPr>
          <w:rFonts w:ascii="Consolas" w:hAnsi="Consolas" w:cs="Consolas"/>
          <w:color w:val="A31515"/>
          <w:sz w:val="19"/>
          <w:szCs w:val="19"/>
        </w:rPr>
        <w:t>TTruong</w:t>
      </w:r>
      <w:r>
        <w:rPr>
          <w:rFonts w:ascii="Consolas" w:hAnsi="Consolas" w:cs="Consolas"/>
          <w:color w:val="0000FF"/>
          <w:sz w:val="19"/>
          <w:szCs w:val="19"/>
        </w:rPr>
        <w:t>&gt;</w:t>
      </w:r>
    </w:p>
    <w:p w:rsidR="009D1437" w:rsidP="009D1437" w14:paraId="7804917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KDLieu</w:t>
      </w:r>
      <w:r>
        <w:rPr>
          <w:rFonts w:ascii="Consolas" w:hAnsi="Consolas" w:cs="Consolas"/>
          <w:color w:val="0000FF"/>
          <w:sz w:val="19"/>
          <w:szCs w:val="19"/>
        </w:rPr>
        <w:t>&gt;</w:t>
      </w:r>
      <w:r>
        <w:rPr>
          <w:rFonts w:ascii="Consolas" w:hAnsi="Consolas" w:cs="Consolas"/>
          <w:color w:val="000000"/>
          <w:sz w:val="19"/>
          <w:szCs w:val="19"/>
        </w:rPr>
        <w:t>Kiểu</w:t>
      </w:r>
      <w:r>
        <w:rPr>
          <w:rFonts w:ascii="Consolas" w:hAnsi="Consolas" w:cs="Consolas"/>
          <w:color w:val="000000"/>
          <w:sz w:val="19"/>
          <w:szCs w:val="19"/>
        </w:rPr>
        <w:t xml:space="preserve"> </w:t>
      </w:r>
      <w:r>
        <w:rPr>
          <w:rFonts w:ascii="Consolas" w:hAnsi="Consolas" w:cs="Consolas"/>
          <w:color w:val="000000"/>
          <w:sz w:val="19"/>
          <w:szCs w:val="19"/>
        </w:rPr>
        <w:t>dữ</w:t>
      </w:r>
      <w:r>
        <w:rPr>
          <w:rFonts w:ascii="Consolas" w:hAnsi="Consolas" w:cs="Consolas"/>
          <w:color w:val="000000"/>
          <w:sz w:val="19"/>
          <w:szCs w:val="19"/>
        </w:rPr>
        <w:t xml:space="preserve"> </w:t>
      </w:r>
      <w:r>
        <w:rPr>
          <w:rFonts w:ascii="Consolas" w:hAnsi="Consolas" w:cs="Consolas"/>
          <w:color w:val="000000"/>
          <w:sz w:val="19"/>
          <w:szCs w:val="19"/>
        </w:rPr>
        <w:t>liệu</w:t>
      </w:r>
      <w:r>
        <w:rPr>
          <w:rFonts w:ascii="Consolas" w:hAnsi="Consolas" w:cs="Consolas"/>
          <w:color w:val="0000FF"/>
          <w:sz w:val="19"/>
          <w:szCs w:val="19"/>
        </w:rPr>
        <w:t>&lt;/</w:t>
      </w:r>
      <w:r>
        <w:rPr>
          <w:rFonts w:ascii="Consolas" w:hAnsi="Consolas" w:cs="Consolas"/>
          <w:color w:val="A31515"/>
          <w:sz w:val="19"/>
          <w:szCs w:val="19"/>
        </w:rPr>
        <w:t>KDLieu</w:t>
      </w:r>
      <w:r>
        <w:rPr>
          <w:rFonts w:ascii="Consolas" w:hAnsi="Consolas" w:cs="Consolas"/>
          <w:color w:val="0000FF"/>
          <w:sz w:val="19"/>
          <w:szCs w:val="19"/>
        </w:rPr>
        <w:t>&gt;</w:t>
      </w:r>
    </w:p>
    <w:p w:rsidR="009D1437" w:rsidP="009D1437" w14:paraId="624EB7BC"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DLieu</w:t>
      </w:r>
      <w:r>
        <w:rPr>
          <w:rFonts w:ascii="Consolas" w:hAnsi="Consolas" w:cs="Consolas"/>
          <w:color w:val="0000FF"/>
          <w:sz w:val="19"/>
          <w:szCs w:val="19"/>
        </w:rPr>
        <w:t>&gt;</w:t>
      </w:r>
      <w:r>
        <w:rPr>
          <w:rFonts w:ascii="Consolas" w:hAnsi="Consolas" w:cs="Consolas"/>
          <w:color w:val="000000"/>
          <w:sz w:val="19"/>
          <w:szCs w:val="19"/>
        </w:rPr>
        <w:t>Dữ</w:t>
      </w:r>
      <w:r>
        <w:rPr>
          <w:rFonts w:ascii="Consolas" w:hAnsi="Consolas" w:cs="Consolas"/>
          <w:color w:val="000000"/>
          <w:sz w:val="19"/>
          <w:szCs w:val="19"/>
        </w:rPr>
        <w:t xml:space="preserve"> </w:t>
      </w:r>
      <w:r>
        <w:rPr>
          <w:rFonts w:ascii="Consolas" w:hAnsi="Consolas" w:cs="Consolas"/>
          <w:color w:val="000000"/>
          <w:sz w:val="19"/>
          <w:szCs w:val="19"/>
        </w:rPr>
        <w:t>liệu</w:t>
      </w:r>
      <w:r>
        <w:rPr>
          <w:rFonts w:ascii="Consolas" w:hAnsi="Consolas" w:cs="Consolas"/>
          <w:color w:val="0000FF"/>
          <w:sz w:val="19"/>
          <w:szCs w:val="19"/>
        </w:rPr>
        <w:t>&lt;/</w:t>
      </w:r>
      <w:r>
        <w:rPr>
          <w:rFonts w:ascii="Consolas" w:hAnsi="Consolas" w:cs="Consolas"/>
          <w:color w:val="A31515"/>
          <w:sz w:val="19"/>
          <w:szCs w:val="19"/>
        </w:rPr>
        <w:t>DLieu</w:t>
      </w:r>
      <w:r>
        <w:rPr>
          <w:rFonts w:ascii="Consolas" w:hAnsi="Consolas" w:cs="Consolas"/>
          <w:color w:val="0000FF"/>
          <w:sz w:val="19"/>
          <w:szCs w:val="19"/>
        </w:rPr>
        <w:t>&gt;</w:t>
      </w:r>
    </w:p>
    <w:p w:rsidR="009D1437" w:rsidP="009D1437" w14:paraId="00EB983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TTin</w:t>
      </w:r>
      <w:r>
        <w:rPr>
          <w:rFonts w:ascii="Consolas" w:hAnsi="Consolas" w:cs="Consolas"/>
          <w:color w:val="0000FF"/>
          <w:sz w:val="19"/>
          <w:szCs w:val="19"/>
        </w:rPr>
        <w:t>&gt;</w:t>
      </w:r>
    </w:p>
    <w:p w:rsidR="009D1437" w:rsidP="009D1437" w14:paraId="693B458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TTKhac</w:t>
      </w:r>
      <w:r>
        <w:rPr>
          <w:rFonts w:ascii="Consolas" w:hAnsi="Consolas" w:cs="Consolas"/>
          <w:color w:val="0000FF"/>
          <w:sz w:val="19"/>
          <w:szCs w:val="19"/>
        </w:rPr>
        <w:t>&gt;</w:t>
      </w:r>
    </w:p>
    <w:p w:rsidR="009D1437" w:rsidP="009D1437" w14:paraId="21E82EA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HHDVu</w:t>
      </w:r>
      <w:r>
        <w:rPr>
          <w:rFonts w:ascii="Consolas" w:hAnsi="Consolas" w:cs="Consolas"/>
          <w:color w:val="0000FF"/>
          <w:sz w:val="19"/>
          <w:szCs w:val="19"/>
        </w:rPr>
        <w:t>&gt;</w:t>
      </w:r>
    </w:p>
    <w:p w:rsidR="009D1437" w:rsidP="009D1437" w14:paraId="6353A33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DSHHDVu</w:t>
      </w:r>
      <w:r>
        <w:rPr>
          <w:rFonts w:ascii="Consolas" w:hAnsi="Consolas" w:cs="Consolas"/>
          <w:color w:val="0000FF"/>
          <w:sz w:val="19"/>
          <w:szCs w:val="19"/>
        </w:rPr>
        <w:t>&gt;</w:t>
      </w:r>
    </w:p>
    <w:p w:rsidR="009D1437" w:rsidP="009D1437" w14:paraId="1AA8BB2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TToan</w:t>
      </w:r>
      <w:r>
        <w:rPr>
          <w:rFonts w:ascii="Consolas" w:hAnsi="Consolas" w:cs="Consolas"/>
          <w:color w:val="0000FF"/>
          <w:sz w:val="19"/>
          <w:szCs w:val="19"/>
        </w:rPr>
        <w:t>&gt;</w:t>
      </w:r>
    </w:p>
    <w:p w:rsidR="009D1437" w:rsidP="009D1437" w14:paraId="561FFEDC"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THTTLTSuat</w:t>
      </w:r>
      <w:r>
        <w:rPr>
          <w:rFonts w:ascii="Consolas" w:hAnsi="Consolas" w:cs="Consolas"/>
          <w:color w:val="0000FF"/>
          <w:sz w:val="19"/>
          <w:szCs w:val="19"/>
        </w:rPr>
        <w:t>&gt; &lt;!--</w:t>
      </w:r>
      <w:r>
        <w:rPr>
          <w:rFonts w:ascii="Consolas" w:hAnsi="Consolas" w:cs="Consolas"/>
          <w:color w:val="008000"/>
          <w:sz w:val="19"/>
          <w:szCs w:val="19"/>
        </w:rPr>
        <w:t>sử</w:t>
      </w:r>
      <w:r>
        <w:rPr>
          <w:rFonts w:ascii="Consolas" w:hAnsi="Consolas" w:cs="Consolas"/>
          <w:color w:val="008000"/>
          <w:sz w:val="19"/>
          <w:szCs w:val="19"/>
        </w:rPr>
        <w:t xml:space="preserve"> </w:t>
      </w:r>
      <w:r>
        <w:rPr>
          <w:rFonts w:ascii="Consolas" w:hAnsi="Consolas" w:cs="Consolas"/>
          <w:color w:val="008000"/>
          <w:sz w:val="19"/>
          <w:szCs w:val="19"/>
        </w:rPr>
        <w:t>dụng</w:t>
      </w:r>
      <w:r>
        <w:rPr>
          <w:rFonts w:ascii="Consolas" w:hAnsi="Consolas" w:cs="Consolas"/>
          <w:color w:val="008000"/>
          <w:sz w:val="19"/>
          <w:szCs w:val="19"/>
        </w:rPr>
        <w:t xml:space="preserve"> </w:t>
      </w:r>
      <w:r>
        <w:rPr>
          <w:rFonts w:ascii="Consolas" w:hAnsi="Consolas" w:cs="Consolas"/>
          <w:color w:val="008000"/>
          <w:sz w:val="19"/>
          <w:szCs w:val="19"/>
        </w:rPr>
        <w:t>hóa</w:t>
      </w:r>
      <w:r>
        <w:rPr>
          <w:rFonts w:ascii="Consolas" w:hAnsi="Consolas" w:cs="Consolas"/>
          <w:color w:val="008000"/>
          <w:sz w:val="19"/>
          <w:szCs w:val="19"/>
        </w:rPr>
        <w:t xml:space="preserve"> </w:t>
      </w:r>
      <w:r>
        <w:rPr>
          <w:rFonts w:ascii="Consolas" w:hAnsi="Consolas" w:cs="Consolas"/>
          <w:color w:val="008000"/>
          <w:sz w:val="19"/>
          <w:szCs w:val="19"/>
        </w:rPr>
        <w:t>đơn</w:t>
      </w:r>
      <w:r>
        <w:rPr>
          <w:rFonts w:ascii="Consolas" w:hAnsi="Consolas" w:cs="Consolas"/>
          <w:color w:val="008000"/>
          <w:sz w:val="19"/>
          <w:szCs w:val="19"/>
        </w:rPr>
        <w:t xml:space="preserve"> GTGT</w:t>
      </w:r>
      <w:r>
        <w:rPr>
          <w:rFonts w:ascii="Consolas" w:hAnsi="Consolas" w:cs="Consolas"/>
          <w:color w:val="0000FF"/>
          <w:sz w:val="19"/>
          <w:szCs w:val="19"/>
        </w:rPr>
        <w:t>--&gt;</w:t>
      </w:r>
    </w:p>
    <w:p w:rsidR="009D1437" w:rsidP="009D1437" w14:paraId="2481334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LTSuat</w:t>
      </w:r>
      <w:r>
        <w:rPr>
          <w:rFonts w:ascii="Consolas" w:hAnsi="Consolas" w:cs="Consolas"/>
          <w:color w:val="0000FF"/>
          <w:sz w:val="19"/>
          <w:szCs w:val="19"/>
        </w:rPr>
        <w:t>&gt;</w:t>
      </w:r>
    </w:p>
    <w:p w:rsidR="009D1437" w:rsidP="009D1437" w14:paraId="0B98560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TSuat</w:t>
      </w:r>
      <w:r>
        <w:rPr>
          <w:rFonts w:ascii="Consolas" w:hAnsi="Consolas" w:cs="Consolas"/>
          <w:color w:val="0000FF"/>
          <w:sz w:val="19"/>
          <w:szCs w:val="19"/>
        </w:rPr>
        <w:t>&gt;</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suất</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suất</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TSuat</w:t>
      </w:r>
      <w:r>
        <w:rPr>
          <w:rFonts w:ascii="Consolas" w:hAnsi="Consolas" w:cs="Consolas"/>
          <w:color w:val="0000FF"/>
          <w:sz w:val="19"/>
          <w:szCs w:val="19"/>
        </w:rPr>
        <w:t>&gt;</w:t>
      </w:r>
    </w:p>
    <w:p w:rsidR="009D1437" w:rsidP="009D1437" w14:paraId="6E29F9D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ThTien</w:t>
      </w:r>
      <w:r>
        <w:rPr>
          <w:rFonts w:ascii="Consolas" w:hAnsi="Consolas" w:cs="Consolas"/>
          <w:color w:val="0000FF"/>
          <w:sz w:val="19"/>
          <w:szCs w:val="19"/>
        </w:rPr>
        <w:t>&gt;</w:t>
      </w:r>
      <w:r>
        <w:rPr>
          <w:rFonts w:ascii="Consolas" w:hAnsi="Consolas" w:cs="Consolas"/>
          <w:color w:val="000000"/>
          <w:sz w:val="19"/>
          <w:szCs w:val="19"/>
        </w:rPr>
        <w:t xml:space="preserve">Thành </w:t>
      </w:r>
      <w:r>
        <w:rPr>
          <w:rFonts w:ascii="Consolas" w:hAnsi="Consolas" w:cs="Consolas"/>
          <w:color w:val="000000"/>
          <w:sz w:val="19"/>
          <w:szCs w:val="19"/>
        </w:rPr>
        <w:t>tiền</w:t>
      </w:r>
      <w:r>
        <w:rPr>
          <w:rFonts w:ascii="Consolas" w:hAnsi="Consolas" w:cs="Consolas"/>
          <w:color w:val="000000"/>
          <w:sz w:val="19"/>
          <w:szCs w:val="19"/>
        </w:rPr>
        <w:t xml:space="preserve"> (Thành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chưa</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ThTien</w:t>
      </w:r>
      <w:r>
        <w:rPr>
          <w:rFonts w:ascii="Consolas" w:hAnsi="Consolas" w:cs="Consolas"/>
          <w:color w:val="0000FF"/>
          <w:sz w:val="19"/>
          <w:szCs w:val="19"/>
        </w:rPr>
        <w:t>&gt;</w:t>
      </w:r>
    </w:p>
    <w:p w:rsidR="009D1437" w:rsidP="009D1437" w14:paraId="5B6304D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TThue</w:t>
      </w:r>
      <w:r>
        <w:rPr>
          <w:rFonts w:ascii="Consolas" w:hAnsi="Consolas" w:cs="Consolas"/>
          <w:color w:val="0000FF"/>
          <w:sz w:val="19"/>
          <w:szCs w:val="19"/>
        </w:rPr>
        <w:t>&gt;</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TThue</w:t>
      </w:r>
      <w:r>
        <w:rPr>
          <w:rFonts w:ascii="Consolas" w:hAnsi="Consolas" w:cs="Consolas"/>
          <w:color w:val="0000FF"/>
          <w:sz w:val="19"/>
          <w:szCs w:val="19"/>
        </w:rPr>
        <w:t>&gt;</w:t>
      </w:r>
    </w:p>
    <w:p w:rsidR="009D1437" w:rsidP="009D1437" w14:paraId="00BCEA6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LTSuat</w:t>
      </w:r>
      <w:r>
        <w:rPr>
          <w:rFonts w:ascii="Consolas" w:hAnsi="Consolas" w:cs="Consolas"/>
          <w:color w:val="0000FF"/>
          <w:sz w:val="19"/>
          <w:szCs w:val="19"/>
        </w:rPr>
        <w:t>&gt;</w:t>
      </w:r>
    </w:p>
    <w:p w:rsidR="009D1437" w:rsidP="009D1437" w14:paraId="6A78F31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THTTLTSuat</w:t>
      </w:r>
      <w:r>
        <w:rPr>
          <w:rFonts w:ascii="Consolas" w:hAnsi="Consolas" w:cs="Consolas"/>
          <w:color w:val="0000FF"/>
          <w:sz w:val="19"/>
          <w:szCs w:val="19"/>
        </w:rPr>
        <w:t>&gt;</w:t>
      </w:r>
    </w:p>
    <w:p w:rsidR="009D1437" w:rsidP="009D1437" w14:paraId="3D11ACD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TgTCThue</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chưa</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cộng</w:t>
      </w:r>
      <w:r>
        <w:rPr>
          <w:rFonts w:ascii="Consolas" w:hAnsi="Consolas" w:cs="Consolas"/>
          <w:color w:val="000000"/>
          <w:sz w:val="19"/>
          <w:szCs w:val="19"/>
        </w:rPr>
        <w:t xml:space="preserve"> </w:t>
      </w:r>
      <w:r>
        <w:rPr>
          <w:rFonts w:ascii="Consolas" w:hAnsi="Consolas" w:cs="Consolas"/>
          <w:color w:val="000000"/>
          <w:sz w:val="19"/>
          <w:szCs w:val="19"/>
        </w:rPr>
        <w:t>thành</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chưa</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TgTCThue</w:t>
      </w:r>
      <w:r>
        <w:rPr>
          <w:rFonts w:ascii="Consolas" w:hAnsi="Consolas" w:cs="Consolas"/>
          <w:color w:val="0000FF"/>
          <w:sz w:val="19"/>
          <w:szCs w:val="19"/>
        </w:rPr>
        <w:t>&gt;</w:t>
      </w:r>
    </w:p>
    <w:p w:rsidR="009D1437" w:rsidP="009D1437" w14:paraId="6A218FD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TgTThue</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cộng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TgTThue</w:t>
      </w:r>
      <w:r>
        <w:rPr>
          <w:rFonts w:ascii="Consolas" w:hAnsi="Consolas" w:cs="Consolas"/>
          <w:color w:val="0000FF"/>
          <w:sz w:val="19"/>
          <w:szCs w:val="19"/>
        </w:rPr>
        <w:t>&gt;</w:t>
      </w:r>
    </w:p>
    <w:p w:rsidR="009D1437" w:rsidP="009D1437" w14:paraId="2498517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TTCKTMai</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chiết</w:t>
      </w:r>
      <w:r>
        <w:rPr>
          <w:rFonts w:ascii="Consolas" w:hAnsi="Consolas" w:cs="Consolas"/>
          <w:color w:val="000000"/>
          <w:sz w:val="19"/>
          <w:szCs w:val="19"/>
        </w:rPr>
        <w:t xml:space="preserve"> </w:t>
      </w:r>
      <w:r>
        <w:rPr>
          <w:rFonts w:ascii="Consolas" w:hAnsi="Consolas" w:cs="Consolas"/>
          <w:color w:val="000000"/>
          <w:sz w:val="19"/>
          <w:szCs w:val="19"/>
        </w:rPr>
        <w:t>khấu</w:t>
      </w:r>
      <w:r>
        <w:rPr>
          <w:rFonts w:ascii="Consolas" w:hAnsi="Consolas" w:cs="Consolas"/>
          <w:color w:val="000000"/>
          <w:sz w:val="19"/>
          <w:szCs w:val="19"/>
        </w:rPr>
        <w:t xml:space="preserve"> </w:t>
      </w:r>
      <w:r>
        <w:rPr>
          <w:rFonts w:ascii="Consolas" w:hAnsi="Consolas" w:cs="Consolas"/>
          <w:color w:val="000000"/>
          <w:sz w:val="19"/>
          <w:szCs w:val="19"/>
        </w:rPr>
        <w:t>thương</w:t>
      </w:r>
      <w:r>
        <w:rPr>
          <w:rFonts w:ascii="Consolas" w:hAnsi="Consolas" w:cs="Consolas"/>
          <w:color w:val="000000"/>
          <w:sz w:val="19"/>
          <w:szCs w:val="19"/>
        </w:rPr>
        <w:t xml:space="preserve"> </w:t>
      </w:r>
      <w:r>
        <w:rPr>
          <w:rFonts w:ascii="Consolas" w:hAnsi="Consolas" w:cs="Consolas"/>
          <w:color w:val="000000"/>
          <w:sz w:val="19"/>
          <w:szCs w:val="19"/>
        </w:rPr>
        <w:t>mại</w:t>
      </w:r>
      <w:r>
        <w:rPr>
          <w:rFonts w:ascii="Consolas" w:hAnsi="Consolas" w:cs="Consolas"/>
          <w:color w:val="0000FF"/>
          <w:sz w:val="19"/>
          <w:szCs w:val="19"/>
        </w:rPr>
        <w:t>&lt;/</w:t>
      </w:r>
      <w:r>
        <w:rPr>
          <w:rFonts w:ascii="Consolas" w:hAnsi="Consolas" w:cs="Consolas"/>
          <w:color w:val="A31515"/>
          <w:sz w:val="19"/>
          <w:szCs w:val="19"/>
        </w:rPr>
        <w:t>TTCKTMai</w:t>
      </w:r>
      <w:r>
        <w:rPr>
          <w:rFonts w:ascii="Consolas" w:hAnsi="Consolas" w:cs="Consolas"/>
          <w:color w:val="0000FF"/>
          <w:sz w:val="19"/>
          <w:szCs w:val="19"/>
        </w:rPr>
        <w:t>&gt;</w:t>
      </w:r>
    </w:p>
    <w:p w:rsidR="009D1437" w:rsidP="009D1437" w14:paraId="0279658C"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TgTTTBSo</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thanh</w:t>
      </w:r>
      <w:r>
        <w:rPr>
          <w:rFonts w:ascii="Consolas" w:hAnsi="Consolas" w:cs="Consolas"/>
          <w:color w:val="000000"/>
          <w:sz w:val="19"/>
          <w:szCs w:val="19"/>
        </w:rPr>
        <w:t xml:space="preserve"> </w:t>
      </w:r>
      <w:r>
        <w:rPr>
          <w:rFonts w:ascii="Consolas" w:hAnsi="Consolas" w:cs="Consolas"/>
          <w:color w:val="000000"/>
          <w:sz w:val="19"/>
          <w:szCs w:val="19"/>
        </w:rPr>
        <w:t>toán</w:t>
      </w:r>
      <w:r>
        <w:rPr>
          <w:rFonts w:ascii="Consolas" w:hAnsi="Consolas" w:cs="Consolas"/>
          <w:color w:val="000000"/>
          <w:sz w:val="19"/>
          <w:szCs w:val="19"/>
        </w:rPr>
        <w:t xml:space="preserve"> </w:t>
      </w:r>
      <w:r>
        <w:rPr>
          <w:rFonts w:ascii="Consolas" w:hAnsi="Consolas" w:cs="Consolas"/>
          <w:color w:val="000000"/>
          <w:sz w:val="19"/>
          <w:szCs w:val="19"/>
        </w:rPr>
        <w:t>bằng</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TgTTTBSo</w:t>
      </w:r>
      <w:r>
        <w:rPr>
          <w:rFonts w:ascii="Consolas" w:hAnsi="Consolas" w:cs="Consolas"/>
          <w:color w:val="0000FF"/>
          <w:sz w:val="19"/>
          <w:szCs w:val="19"/>
        </w:rPr>
        <w:t>&gt;</w:t>
      </w:r>
    </w:p>
    <w:p w:rsidR="009D1437" w:rsidP="009D1437" w14:paraId="06396B41"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TgTTTBChu</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thanh</w:t>
      </w:r>
      <w:r>
        <w:rPr>
          <w:rFonts w:ascii="Consolas" w:hAnsi="Consolas" w:cs="Consolas"/>
          <w:color w:val="000000"/>
          <w:sz w:val="19"/>
          <w:szCs w:val="19"/>
        </w:rPr>
        <w:t xml:space="preserve"> </w:t>
      </w:r>
      <w:r>
        <w:rPr>
          <w:rFonts w:ascii="Consolas" w:hAnsi="Consolas" w:cs="Consolas"/>
          <w:color w:val="000000"/>
          <w:sz w:val="19"/>
          <w:szCs w:val="19"/>
        </w:rPr>
        <w:t>toán</w:t>
      </w:r>
      <w:r>
        <w:rPr>
          <w:rFonts w:ascii="Consolas" w:hAnsi="Consolas" w:cs="Consolas"/>
          <w:color w:val="000000"/>
          <w:sz w:val="19"/>
          <w:szCs w:val="19"/>
        </w:rPr>
        <w:t xml:space="preserve"> </w:t>
      </w:r>
      <w:r>
        <w:rPr>
          <w:rFonts w:ascii="Consolas" w:hAnsi="Consolas" w:cs="Consolas"/>
          <w:color w:val="000000"/>
          <w:sz w:val="19"/>
          <w:szCs w:val="19"/>
        </w:rPr>
        <w:t>bằng</w:t>
      </w:r>
      <w:r>
        <w:rPr>
          <w:rFonts w:ascii="Consolas" w:hAnsi="Consolas" w:cs="Consolas"/>
          <w:color w:val="000000"/>
          <w:sz w:val="19"/>
          <w:szCs w:val="19"/>
        </w:rPr>
        <w:t xml:space="preserve"> </w:t>
      </w:r>
      <w:r>
        <w:rPr>
          <w:rFonts w:ascii="Consolas" w:hAnsi="Consolas" w:cs="Consolas"/>
          <w:color w:val="000000"/>
          <w:sz w:val="19"/>
          <w:szCs w:val="19"/>
        </w:rPr>
        <w:t>chữ</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TgTTTBChu</w:t>
      </w:r>
      <w:r>
        <w:rPr>
          <w:rFonts w:ascii="Consolas" w:hAnsi="Consolas" w:cs="Consolas"/>
          <w:color w:val="0000FF"/>
          <w:sz w:val="19"/>
          <w:szCs w:val="19"/>
        </w:rPr>
        <w:t>&gt;</w:t>
      </w:r>
    </w:p>
    <w:p w:rsidR="009D1437" w:rsidP="009D1437" w14:paraId="63D4435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TToan</w:t>
      </w:r>
      <w:r>
        <w:rPr>
          <w:rFonts w:ascii="Consolas" w:hAnsi="Consolas" w:cs="Consolas"/>
          <w:color w:val="0000FF"/>
          <w:sz w:val="19"/>
          <w:szCs w:val="19"/>
        </w:rPr>
        <w:t>&gt;</w:t>
      </w:r>
    </w:p>
    <w:p w:rsidR="009D1437" w:rsidP="009D1437" w14:paraId="6128C101"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NDHDon</w:t>
      </w:r>
      <w:r>
        <w:rPr>
          <w:rFonts w:ascii="Consolas" w:hAnsi="Consolas" w:cs="Consolas"/>
          <w:color w:val="0000FF"/>
          <w:sz w:val="19"/>
          <w:szCs w:val="19"/>
        </w:rPr>
        <w:t>&gt;</w:t>
      </w:r>
    </w:p>
    <w:p w:rsidR="009D1437" w:rsidP="009D1437" w14:paraId="738134CD" w14:textId="77777777">
      <w:pPr>
        <w:ind w:firstLine="720"/>
        <w:rPr>
          <w:rFonts w:ascii="Consolas" w:hAnsi="Consolas" w:cs="Consolas"/>
          <w:color w:val="0000FF"/>
          <w:sz w:val="19"/>
          <w:szCs w:val="19"/>
        </w:rPr>
      </w:pPr>
      <w:r>
        <w:rPr>
          <w:rFonts w:ascii="Consolas" w:hAnsi="Consolas" w:cs="Consolas"/>
          <w:color w:val="0000FF"/>
          <w:sz w:val="19"/>
          <w:szCs w:val="19"/>
        </w:rPr>
        <w:t>&lt;/</w:t>
      </w:r>
      <w:r>
        <w:rPr>
          <w:rFonts w:ascii="Consolas" w:hAnsi="Consolas" w:cs="Consolas"/>
          <w:color w:val="A31515"/>
          <w:sz w:val="19"/>
          <w:szCs w:val="19"/>
        </w:rPr>
        <w:t>ThayTheHD</w:t>
      </w:r>
      <w:r>
        <w:rPr>
          <w:rFonts w:ascii="Consolas" w:hAnsi="Consolas" w:cs="Consolas"/>
          <w:color w:val="0000FF"/>
          <w:sz w:val="19"/>
          <w:szCs w:val="19"/>
        </w:rPr>
        <w:t>&gt;</w:t>
      </w:r>
    </w:p>
    <w:p w:rsidR="009D1437" w:rsidP="009D1437" w14:paraId="3ED39CD3" w14:textId="77777777">
      <w:pPr>
        <w:ind w:firstLine="720"/>
        <w:rPr>
          <w:rFonts w:ascii="Consolas" w:hAnsi="Consolas" w:cs="Consolas"/>
          <w:color w:val="0000FF"/>
          <w:sz w:val="19"/>
          <w:szCs w:val="19"/>
        </w:rPr>
      </w:pPr>
    </w:p>
    <w:p w:rsidR="009D1437" w:rsidP="009D1437" w14:paraId="57342A56" w14:textId="77777777">
      <w:pPr>
        <w:ind w:firstLine="720"/>
        <w:rPr>
          <w:rFonts w:ascii="Consolas" w:hAnsi="Consolas" w:cs="Consolas"/>
          <w:color w:val="0000FF"/>
          <w:sz w:val="19"/>
          <w:szCs w:val="19"/>
        </w:rPr>
      </w:pPr>
    </w:p>
    <w:p w:rsidR="009D1437" w:rsidP="009D1437" w14:paraId="0748FD5D" w14:textId="77777777">
      <w:pPr>
        <w:ind w:firstLine="720"/>
        <w:rPr>
          <w:rFonts w:ascii="Consolas" w:hAnsi="Consolas" w:cs="Consolas"/>
          <w:color w:val="0000FF"/>
          <w:sz w:val="19"/>
          <w:szCs w:val="19"/>
        </w:rPr>
      </w:pPr>
    </w:p>
    <w:p w:rsidR="009D1437" w:rsidP="009D1437" w14:paraId="162C7D47" w14:textId="77777777">
      <w:pPr>
        <w:ind w:firstLine="720"/>
        <w:rPr>
          <w:rFonts w:ascii="Consolas" w:hAnsi="Consolas" w:cs="Consolas"/>
          <w:color w:val="0000FF"/>
          <w:sz w:val="19"/>
          <w:szCs w:val="19"/>
        </w:rPr>
      </w:pPr>
    </w:p>
    <w:p w:rsidR="009D1437" w:rsidP="009D1437" w14:paraId="43CED1E0" w14:textId="77777777">
      <w:pPr>
        <w:ind w:firstLine="720"/>
        <w:rPr>
          <w:rFonts w:ascii="Consolas" w:hAnsi="Consolas" w:cs="Consolas"/>
          <w:color w:val="0000FF"/>
          <w:sz w:val="19"/>
          <w:szCs w:val="19"/>
        </w:rPr>
      </w:pPr>
    </w:p>
    <w:p w:rsidR="009D1437" w:rsidP="00C35F19" w14:paraId="70566A58" w14:textId="77777777">
      <w:pPr>
        <w:pStyle w:val="Heading3"/>
      </w:pPr>
      <w:bookmarkStart w:id="581" w:name="_Toc106724536"/>
      <w:r w:rsidRPr="007C7E60">
        <w:t xml:space="preserve">Thay </w:t>
      </w:r>
      <w:r w:rsidRPr="007C7E60">
        <w:t>thế</w:t>
      </w:r>
      <w:r w:rsidRPr="007C7E60">
        <w:t xml:space="preserve"> </w:t>
      </w:r>
      <w:r w:rsidRPr="007C7E60">
        <w:t>hóa</w:t>
      </w:r>
      <w:r w:rsidRPr="007C7E60">
        <w:t xml:space="preserve"> </w:t>
      </w:r>
      <w:r w:rsidRPr="007C7E60">
        <w:t>đơn</w:t>
      </w:r>
      <w:r>
        <w:t xml:space="preserve"> </w:t>
      </w:r>
      <w:r>
        <w:t>theo</w:t>
      </w:r>
      <w:r>
        <w:t xml:space="preserve"> </w:t>
      </w:r>
      <w:r>
        <w:t>fkey</w:t>
      </w:r>
      <w:r>
        <w:t xml:space="preserve">, pattern, serial </w:t>
      </w:r>
      <w:r>
        <w:t>truyền</w:t>
      </w:r>
      <w:r>
        <w:t xml:space="preserve"> </w:t>
      </w:r>
      <w:r>
        <w:t>vào</w:t>
      </w:r>
      <w:bookmarkEnd w:id="581"/>
    </w:p>
    <w:p w:rsidR="009D1437" w:rsidP="009D1437" w14:paraId="3E3AA85B" w14:textId="77777777">
      <w:r>
        <w:t>URL</w:t>
      </w:r>
    </w:p>
    <w:p w:rsidR="009D1437" w:rsidRPr="004A4DD9" w:rsidP="009D1437" w14:paraId="6B598498" w14:textId="77777777">
      <w:pPr>
        <w:ind w:firstLine="720"/>
        <w:jc w:val="both"/>
      </w:pPr>
      <w:r>
        <w:rPr>
          <w:rFonts w:eastAsia="Calibri"/>
        </w:rPr>
        <w:t>s</w:t>
      </w:r>
      <w:r w:rsidRPr="009372AD">
        <w:rPr>
          <w:rFonts w:eastAsia="Calibri"/>
        </w:rPr>
        <w:t xml:space="preserve">tring </w:t>
      </w:r>
      <w:r w:rsidRPr="0096022F">
        <w:rPr>
          <w:b/>
        </w:rPr>
        <w:t>ReplaceInvoiceAction</w:t>
      </w:r>
      <w:r w:rsidRPr="00D16E25">
        <w:rPr>
          <w:rFonts w:eastAsia="Calibri"/>
        </w:rPr>
        <w:t>(</w:t>
      </w:r>
      <w:r w:rsidRPr="00D16E25">
        <w:t xml:space="preserve">string Account, string </w:t>
      </w:r>
      <w:r w:rsidRPr="00D16E25">
        <w:t>ACpass</w:t>
      </w:r>
      <w:r w:rsidRPr="00D16E25">
        <w:t xml:space="preserve">, string </w:t>
      </w:r>
      <w:r w:rsidRPr="00D16E25">
        <w:t>xmlInvData</w:t>
      </w:r>
      <w:r w:rsidRPr="00D16E25">
        <w:t xml:space="preserve">, string username, string pass, string </w:t>
      </w:r>
      <w:r w:rsidRPr="00D16E25">
        <w:t>fkey</w:t>
      </w:r>
      <w:r w:rsidRPr="00D16E25">
        <w:t xml:space="preserve">, string </w:t>
      </w:r>
      <w:r w:rsidRPr="00D16E25">
        <w:t>Attachfile</w:t>
      </w:r>
      <w:r w:rsidRPr="00D16E25">
        <w:t>, int? convert, string pattern = null, string serial = null</w:t>
      </w:r>
      <w:r w:rsidRPr="00D16E25">
        <w:rPr>
          <w:rFonts w:eastAsia="Calibri"/>
        </w:rPr>
        <w:t>)</w:t>
      </w:r>
      <w:r w:rsidRPr="009372AD">
        <w:rPr>
          <w:rFonts w:eastAsia="Calibri"/>
        </w:rPr>
        <w:t>.</w:t>
      </w:r>
    </w:p>
    <w:p w:rsidR="009D1437" w:rsidRPr="00593BE8" w:rsidP="009D1437" w14:paraId="6440BDBE" w14:textId="77777777">
      <w:pPr>
        <w:pStyle w:val="N"/>
      </w:pPr>
      <w:r w:rsidRPr="00593BE8">
        <w:t>DESCRIPTION</w:t>
      </w:r>
    </w:p>
    <w:p w:rsidR="009D1437" w:rsidP="009D1437" w14:paraId="22BC0C0D" w14:textId="77777777">
      <w:pPr>
        <w:pStyle w:val="N"/>
      </w:pPr>
      <w:r>
        <w:tab/>
        <w:t>Đây là web service thực hiện thay thế hóa đơn</w:t>
      </w:r>
    </w:p>
    <w:p w:rsidR="009D1437" w:rsidRPr="00007702" w:rsidP="009D1437" w14:paraId="23270306" w14:textId="77777777">
      <w:pPr>
        <w:pStyle w:val="N"/>
      </w:pPr>
      <w:r w:rsidRPr="00663B3E">
        <w:t>HTTP METHOD</w:t>
      </w:r>
    </w:p>
    <w:p w:rsidR="009D1437" w:rsidRPr="00007702" w:rsidP="009D1437" w14:paraId="2AABCEC7" w14:textId="77777777">
      <w:pPr>
        <w:pStyle w:val="N"/>
        <w:rPr>
          <w:b/>
        </w:rPr>
      </w:pPr>
      <w:r>
        <w:tab/>
      </w:r>
      <w:r w:rsidRPr="00610AFD">
        <w:t>POST</w:t>
      </w:r>
    </w:p>
    <w:p w:rsidR="009D1437" w:rsidRPr="00610AFD" w:rsidP="009D1437" w14:paraId="1C287AB7" w14:textId="77777777">
      <w:pPr>
        <w:pStyle w:val="N"/>
      </w:pPr>
      <w:r w:rsidRPr="00610AFD">
        <w:t>REQUEST BODY</w:t>
      </w:r>
    </w:p>
    <w:p w:rsidR="009D1437" w:rsidRPr="004720D2" w:rsidP="009D1437" w14:paraId="57F890D3" w14:textId="7777777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w:t>
      </w:r>
      <w:r w:rsidRPr="009372AD">
        <w:rPr>
          <w:rFonts w:eastAsia="Calibri"/>
        </w:rPr>
        <w:t>khoản</w:t>
      </w:r>
      <w:r w:rsidRPr="009372AD">
        <w:rPr>
          <w:rFonts w:eastAsia="Calibri"/>
        </w:rPr>
        <w:t xml:space="preserve"> </w:t>
      </w:r>
      <w:r w:rsidRPr="009372AD">
        <w:rPr>
          <w:rFonts w:eastAsia="Calibri"/>
        </w:rPr>
        <w:t>được</w:t>
      </w:r>
      <w:r w:rsidRPr="009372AD">
        <w:rPr>
          <w:rFonts w:eastAsia="Calibri"/>
        </w:rPr>
        <w:t xml:space="preserve"> </w:t>
      </w:r>
      <w:r w:rsidRPr="009372AD">
        <w:rPr>
          <w:rFonts w:eastAsia="Calibri"/>
        </w:rPr>
        <w:t>cấp</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cho</w:t>
      </w:r>
      <w:r w:rsidRPr="009372AD">
        <w:rPr>
          <w:rFonts w:eastAsia="Calibri"/>
        </w:rPr>
        <w:t xml:space="preserve"> </w:t>
      </w:r>
      <w:r w:rsidRPr="009372AD">
        <w:rPr>
          <w:rFonts w:eastAsia="Calibri"/>
        </w:rPr>
        <w:t>khách</w:t>
      </w:r>
      <w:r w:rsidRPr="009372AD">
        <w:rPr>
          <w:rFonts w:eastAsia="Calibri"/>
        </w:rPr>
        <w:t xml:space="preserve"> </w:t>
      </w:r>
      <w:r w:rsidRPr="009372AD">
        <w:rPr>
          <w:rFonts w:eastAsia="Calibri"/>
        </w:rPr>
        <w:t>hàng</w:t>
      </w:r>
      <w:r w:rsidRPr="009372AD">
        <w:rPr>
          <w:rFonts w:eastAsia="Calibri"/>
        </w:rPr>
        <w:t xml:space="preserve"> </w:t>
      </w:r>
      <w:r w:rsidRPr="009372AD">
        <w:rPr>
          <w:rFonts w:eastAsia="Calibri"/>
        </w:rPr>
        <w:t>để</w:t>
      </w:r>
      <w:r w:rsidRPr="009372AD">
        <w:rPr>
          <w:rFonts w:eastAsia="Calibri"/>
        </w:rPr>
        <w:t xml:space="preserve"> </w:t>
      </w:r>
      <w:r w:rsidRPr="009372AD">
        <w:rPr>
          <w:rFonts w:eastAsia="Calibri"/>
        </w:rPr>
        <w:t>gọi</w:t>
      </w:r>
      <w:r w:rsidRPr="009372AD">
        <w:rPr>
          <w:rFonts w:eastAsia="Calibri"/>
        </w:rPr>
        <w:t xml:space="preserve"> </w:t>
      </w:r>
      <w:r>
        <w:rPr>
          <w:rFonts w:eastAsia="Calibri"/>
        </w:rPr>
        <w:t>đến</w:t>
      </w:r>
      <w:r>
        <w:rPr>
          <w:rFonts w:eastAsia="Calibri"/>
        </w:rPr>
        <w:t xml:space="preserve"> webservice (</w:t>
      </w:r>
      <w:r>
        <w:rPr>
          <w:rFonts w:eastAsia="Calibri"/>
        </w:rPr>
        <w:t>tài</w:t>
      </w:r>
      <w:r>
        <w:rPr>
          <w:rFonts w:eastAsia="Calibri"/>
        </w:rPr>
        <w:t xml:space="preserve"> </w:t>
      </w:r>
      <w:r>
        <w:rPr>
          <w:rFonts w:eastAsia="Calibri"/>
        </w:rPr>
        <w:t>khoản</w:t>
      </w:r>
      <w:r>
        <w:rPr>
          <w:rFonts w:eastAsia="Calibri"/>
        </w:rPr>
        <w:t xml:space="preserve"> </w:t>
      </w:r>
      <w:r>
        <w:rPr>
          <w:rFonts w:eastAsia="Calibri"/>
        </w:rPr>
        <w:t>có</w:t>
      </w:r>
      <w:r>
        <w:rPr>
          <w:rFonts w:eastAsia="Calibri"/>
        </w:rPr>
        <w:t xml:space="preserve"> </w:t>
      </w:r>
      <w:r>
        <w:rPr>
          <w:rFonts w:eastAsia="Calibri"/>
        </w:rPr>
        <w:t>quyền</w:t>
      </w:r>
      <w:r>
        <w:rPr>
          <w:rFonts w:eastAsia="Calibri"/>
        </w:rPr>
        <w:t xml:space="preserve"> </w:t>
      </w:r>
      <w:r>
        <w:rPr>
          <w:rFonts w:eastAsia="Calibri"/>
        </w:rPr>
        <w:t>ServiceRole</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r>
        <w:rPr>
          <w:rFonts w:eastAsia="Calibri"/>
        </w:rPr>
        <w:t>)</w:t>
      </w:r>
      <w:r w:rsidRPr="009372AD">
        <w:rPr>
          <w:rFonts w:eastAsia="Calibri"/>
        </w:rPr>
        <w:t>.</w:t>
      </w:r>
    </w:p>
    <w:p w:rsidR="009D1437" w:rsidRPr="004720D2" w:rsidP="009D1437" w14:paraId="75D8E064" w14:textId="77777777">
      <w:pPr>
        <w:pStyle w:val="ListParagraph"/>
        <w:numPr>
          <w:ilvl w:val="0"/>
          <w:numId w:val="2"/>
        </w:numPr>
        <w:spacing w:after="0" w:line="360" w:lineRule="auto"/>
        <w:ind w:left="1080"/>
        <w:jc w:val="both"/>
        <w:rPr>
          <w:rFonts w:eastAsia="Calibri"/>
          <w:b/>
          <w:u w:val="single"/>
        </w:rPr>
      </w:pPr>
      <w:r>
        <w:rPr>
          <w:rFonts w:eastAsia="Calibri"/>
          <w:b/>
        </w:rPr>
        <w:t>Account/</w:t>
      </w:r>
      <w:r>
        <w:rPr>
          <w:rFonts w:eastAsia="Calibri"/>
          <w:b/>
        </w:rPr>
        <w:t>ACPass</w:t>
      </w:r>
      <w:r w:rsidRPr="004720D2">
        <w:rPr>
          <w:rFonts w:eastAsia="Calibri"/>
          <w:b/>
        </w:rPr>
        <w:t xml:space="preserve">:  </w:t>
      </w:r>
      <w:r w:rsidRPr="004720D2">
        <w:rPr>
          <w:rFonts w:eastAsia="Calibri"/>
        </w:rPr>
        <w:t xml:space="preserve">Tài </w:t>
      </w:r>
      <w:r w:rsidRPr="004720D2">
        <w:rPr>
          <w:rFonts w:eastAsia="Calibri"/>
        </w:rPr>
        <w:t>khoản</w:t>
      </w:r>
      <w:r w:rsidRPr="004720D2">
        <w:rPr>
          <w:rFonts w:eastAsia="Calibri"/>
        </w:rPr>
        <w:t xml:space="preserve"> </w:t>
      </w:r>
      <w:r w:rsidRPr="004720D2">
        <w:rPr>
          <w:rFonts w:eastAsia="Calibri"/>
        </w:rPr>
        <w:t>được</w:t>
      </w:r>
      <w:r w:rsidRPr="004720D2">
        <w:rPr>
          <w:rFonts w:eastAsia="Calibri"/>
        </w:rPr>
        <w:t xml:space="preserve"> </w:t>
      </w:r>
      <w:r w:rsidRPr="004720D2">
        <w:rPr>
          <w:rFonts w:eastAsia="Calibri"/>
        </w:rPr>
        <w:t>cấp</w:t>
      </w:r>
      <w:r w:rsidRPr="004720D2">
        <w:rPr>
          <w:rFonts w:eastAsia="Calibri"/>
        </w:rPr>
        <w:t xml:space="preserve"> </w:t>
      </w:r>
      <w:r w:rsidRPr="004720D2">
        <w:rPr>
          <w:rFonts w:eastAsia="Calibri"/>
        </w:rPr>
        <w:t>phát</w:t>
      </w:r>
      <w:r w:rsidRPr="004720D2">
        <w:rPr>
          <w:rFonts w:eastAsia="Calibri"/>
        </w:rPr>
        <w:t xml:space="preserve"> </w:t>
      </w:r>
      <w:r w:rsidRPr="004720D2">
        <w:rPr>
          <w:rFonts w:eastAsia="Calibri"/>
        </w:rPr>
        <w:t>cho</w:t>
      </w:r>
      <w:r w:rsidRPr="004720D2">
        <w:rPr>
          <w:rFonts w:eastAsia="Calibri"/>
        </w:rPr>
        <w:t xml:space="preserve"> </w:t>
      </w:r>
      <w:r w:rsidRPr="004720D2">
        <w:rPr>
          <w:rFonts w:eastAsia="Calibri"/>
        </w:rPr>
        <w:t>nhân</w:t>
      </w:r>
      <w:r w:rsidRPr="004720D2">
        <w:rPr>
          <w:rFonts w:eastAsia="Calibri"/>
        </w:rPr>
        <w:t xml:space="preserve"> </w:t>
      </w:r>
      <w:r w:rsidRPr="004720D2">
        <w:rPr>
          <w:rFonts w:eastAsia="Calibri"/>
        </w:rPr>
        <w:t>viên</w:t>
      </w:r>
      <w:r w:rsidRPr="004720D2">
        <w:rPr>
          <w:rFonts w:eastAsia="Calibri"/>
        </w:rPr>
        <w:t xml:space="preserve"> </w:t>
      </w:r>
      <w:r w:rsidRPr="004720D2">
        <w:rPr>
          <w:rFonts w:eastAsia="Calibri"/>
        </w:rPr>
        <w:t>gọi</w:t>
      </w:r>
      <w:r w:rsidRPr="004720D2">
        <w:rPr>
          <w:rFonts w:eastAsia="Calibri"/>
        </w:rPr>
        <w:t xml:space="preserve"> </w:t>
      </w:r>
      <w:r w:rsidRPr="004720D2">
        <w:rPr>
          <w:rFonts w:eastAsia="Calibri"/>
        </w:rPr>
        <w:t>lệnh</w:t>
      </w:r>
      <w:r w:rsidRPr="004720D2">
        <w:rPr>
          <w:rFonts w:eastAsia="Calibri"/>
        </w:rPr>
        <w:t xml:space="preserve"> </w:t>
      </w:r>
      <w:r w:rsidRPr="004720D2">
        <w:rPr>
          <w:rFonts w:eastAsia="Calibri"/>
        </w:rPr>
        <w:t>phát</w:t>
      </w:r>
      <w:r w:rsidRPr="004720D2">
        <w:rPr>
          <w:rFonts w:eastAsia="Calibri"/>
        </w:rPr>
        <w:t xml:space="preserve"> </w:t>
      </w:r>
      <w:r w:rsidRPr="004720D2">
        <w:rPr>
          <w:rFonts w:eastAsia="Calibri"/>
        </w:rPr>
        <w:t>hành</w:t>
      </w:r>
      <w:r w:rsidRPr="004720D2">
        <w:rPr>
          <w:rFonts w:eastAsia="Calibri"/>
        </w:rPr>
        <w:t xml:space="preserve"> </w:t>
      </w:r>
      <w:r w:rsidRPr="004720D2">
        <w:rPr>
          <w:rFonts w:eastAsia="Calibri"/>
        </w:rPr>
        <w:t>hóa</w:t>
      </w:r>
      <w:r w:rsidRPr="004720D2">
        <w:rPr>
          <w:rFonts w:eastAsia="Calibri"/>
        </w:rPr>
        <w:t xml:space="preserve"> </w:t>
      </w:r>
      <w:r w:rsidRPr="004720D2">
        <w:rPr>
          <w:rFonts w:eastAsia="Calibri"/>
        </w:rPr>
        <w:t>đơn</w:t>
      </w:r>
    </w:p>
    <w:p w:rsidR="009D1437" w:rsidRPr="009372AD" w:rsidP="009D1437" w14:paraId="1C255231" w14:textId="77777777">
      <w:pPr>
        <w:pStyle w:val="ListParagraph"/>
        <w:numPr>
          <w:ilvl w:val="0"/>
          <w:numId w:val="2"/>
        </w:numPr>
        <w:spacing w:after="0" w:line="360" w:lineRule="auto"/>
        <w:ind w:left="1080"/>
        <w:jc w:val="both"/>
        <w:rPr>
          <w:rFonts w:eastAsia="Calibri"/>
          <w:b/>
          <w:u w:val="single"/>
        </w:rPr>
      </w:pPr>
      <w:r w:rsidRPr="009372AD">
        <w:rPr>
          <w:rFonts w:eastAsia="Calibri"/>
          <w:b/>
        </w:rPr>
        <w:t>xmlInvData</w:t>
      </w:r>
      <w:r w:rsidRPr="009372AD">
        <w:rPr>
          <w:rFonts w:eastAsia="Calibri"/>
        </w:rPr>
        <w:t xml:space="preserve">: String XML </w:t>
      </w:r>
      <w:r w:rsidRPr="009372AD">
        <w:rPr>
          <w:rFonts w:eastAsia="Calibri"/>
        </w:rPr>
        <w:t>dữ</w:t>
      </w:r>
      <w:r w:rsidRPr="009372AD">
        <w:rPr>
          <w:rFonts w:eastAsia="Calibri"/>
        </w:rPr>
        <w:t xml:space="preserve"> </w:t>
      </w:r>
      <w:r w:rsidRPr="009372AD">
        <w:rPr>
          <w:rFonts w:eastAsia="Calibri"/>
        </w:rPr>
        <w:t>liệu</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sidRPr="009372AD">
        <w:rPr>
          <w:rFonts w:eastAsia="Calibri"/>
        </w:rPr>
        <w:t>cũ</w:t>
      </w:r>
      <w:r w:rsidRPr="009372AD">
        <w:rPr>
          <w:rFonts w:eastAsia="Calibri"/>
        </w:rPr>
        <w:t xml:space="preserve"> </w:t>
      </w:r>
      <w:r w:rsidRPr="009372AD">
        <w:rPr>
          <w:rFonts w:eastAsia="Calibri"/>
        </w:rPr>
        <w:t>và</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Pr>
          <w:rFonts w:eastAsia="Calibri"/>
        </w:rPr>
        <w:t>thay</w:t>
      </w:r>
      <w:r>
        <w:rPr>
          <w:rFonts w:eastAsia="Calibri"/>
        </w:rPr>
        <w:t xml:space="preserve"> </w:t>
      </w:r>
      <w:r>
        <w:rPr>
          <w:rFonts w:eastAsia="Calibri"/>
        </w:rPr>
        <w:t>thế</w:t>
      </w:r>
    </w:p>
    <w:p w:rsidR="009D1437" w:rsidRPr="00CF2FC3" w:rsidP="009D1437" w14:paraId="5ECEF100" w14:textId="77777777">
      <w:pPr>
        <w:pStyle w:val="ListParagraph"/>
        <w:numPr>
          <w:ilvl w:val="0"/>
          <w:numId w:val="2"/>
        </w:numPr>
        <w:spacing w:after="0" w:line="360" w:lineRule="auto"/>
        <w:ind w:left="1080"/>
        <w:jc w:val="both"/>
        <w:rPr>
          <w:rFonts w:eastAsia="Calibri"/>
          <w:b/>
        </w:rPr>
      </w:pPr>
      <w:r>
        <w:rPr>
          <w:rFonts w:eastAsia="Calibri"/>
          <w:b/>
        </w:rPr>
        <w:t>fkey</w:t>
      </w:r>
      <w:r>
        <w:rPr>
          <w:rFonts w:eastAsia="Calibri"/>
          <w:b/>
        </w:rPr>
        <w:t xml:space="preserve">: </w:t>
      </w:r>
      <w:r>
        <w:rPr>
          <w:rFonts w:eastAsia="Calibri"/>
        </w:rPr>
        <w:t>Chuỗi</w:t>
      </w:r>
      <w:r>
        <w:rPr>
          <w:rFonts w:eastAsia="Calibri"/>
        </w:rPr>
        <w:t xml:space="preserve"> </w:t>
      </w:r>
      <w:r>
        <w:rPr>
          <w:rFonts w:eastAsia="Calibri"/>
        </w:rPr>
        <w:t>xác</w:t>
      </w:r>
      <w:r>
        <w:rPr>
          <w:rFonts w:eastAsia="Calibri"/>
        </w:rPr>
        <w:t xml:space="preserve"> </w:t>
      </w:r>
      <w:r>
        <w:rPr>
          <w:rFonts w:eastAsia="Calibri"/>
        </w:rPr>
        <w:t>định</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cần</w:t>
      </w:r>
      <w:r>
        <w:rPr>
          <w:rFonts w:eastAsia="Calibri"/>
        </w:rPr>
        <w:t xml:space="preserve"> </w:t>
      </w:r>
      <w:r>
        <w:rPr>
          <w:rFonts w:eastAsia="Calibri"/>
        </w:rPr>
        <w:t>thay</w:t>
      </w:r>
      <w:r>
        <w:rPr>
          <w:rFonts w:eastAsia="Calibri"/>
        </w:rPr>
        <w:t xml:space="preserve"> </w:t>
      </w:r>
      <w:r>
        <w:rPr>
          <w:rFonts w:eastAsia="Calibri"/>
        </w:rPr>
        <w:t>thế</w:t>
      </w:r>
    </w:p>
    <w:p w:rsidR="009D1437" w:rsidRPr="00E009AD" w:rsidP="009D1437" w14:paraId="4400669D" w14:textId="77777777">
      <w:pPr>
        <w:pStyle w:val="ListParagraph"/>
        <w:numPr>
          <w:ilvl w:val="0"/>
          <w:numId w:val="2"/>
        </w:numPr>
        <w:spacing w:after="0" w:line="360" w:lineRule="auto"/>
        <w:ind w:left="1080"/>
        <w:jc w:val="both"/>
        <w:rPr>
          <w:rFonts w:eastAsia="Calibri"/>
          <w:b/>
        </w:rPr>
      </w:pPr>
      <w:r>
        <w:rPr>
          <w:rFonts w:eastAsia="Calibri"/>
          <w:b/>
        </w:rPr>
        <w:t>Convert</w:t>
      </w:r>
      <w:r>
        <w:rPr>
          <w:rFonts w:eastAsia="Calibri"/>
        </w:rPr>
        <w:t xml:space="preserve">: </w:t>
      </w:r>
      <w:r w:rsidRPr="009372AD">
        <w:rPr>
          <w:rFonts w:eastAsia="Calibri"/>
        </w:rPr>
        <w:t>Mặc</w:t>
      </w:r>
      <w:r w:rsidRPr="009372AD">
        <w:rPr>
          <w:rFonts w:eastAsia="Calibri"/>
        </w:rPr>
        <w:t xml:space="preserve"> </w:t>
      </w:r>
      <w:r w:rsidRPr="009372AD">
        <w:rPr>
          <w:rFonts w:eastAsia="Calibri"/>
        </w:rPr>
        <w:t>định</w:t>
      </w:r>
      <w:r w:rsidRPr="009372AD">
        <w:rPr>
          <w:rFonts w:eastAsia="Calibri"/>
        </w:rPr>
        <w:t xml:space="preserve"> </w:t>
      </w:r>
      <w:r w:rsidRPr="009372AD">
        <w:rPr>
          <w:rFonts w:eastAsia="Calibri"/>
        </w:rPr>
        <w:t>là</w:t>
      </w:r>
      <w:r w:rsidRPr="009372AD">
        <w:rPr>
          <w:rFonts w:eastAsia="Calibri"/>
        </w:rPr>
        <w:t xml:space="preserve"> 0, </w:t>
      </w:r>
      <w:r>
        <w:rPr>
          <w:rFonts w:eastAsia="Calibri"/>
        </w:rPr>
        <w:t>(</w:t>
      </w:r>
      <w:r w:rsidRPr="009372AD">
        <w:rPr>
          <w:rFonts w:eastAsia="Calibri"/>
        </w:rPr>
        <w:t xml:space="preserve">0 – </w:t>
      </w:r>
      <w:r w:rsidRPr="009372AD">
        <w:rPr>
          <w:rFonts w:eastAsia="Calibri"/>
        </w:rPr>
        <w:t>Không</w:t>
      </w:r>
      <w:r w:rsidRPr="009372AD">
        <w:rPr>
          <w:rFonts w:eastAsia="Calibri"/>
        </w:rPr>
        <w:t xml:space="preserve"> </w:t>
      </w:r>
      <w:r w:rsidRPr="009372AD">
        <w:rPr>
          <w:rFonts w:eastAsia="Calibri"/>
        </w:rPr>
        <w:t>cần</w:t>
      </w:r>
      <w:r w:rsidRPr="009372AD">
        <w:rPr>
          <w:rFonts w:eastAsia="Calibri"/>
        </w:rPr>
        <w:t xml:space="preserve"> convert </w:t>
      </w:r>
      <w:r w:rsidRPr="009372AD">
        <w:rPr>
          <w:rFonts w:eastAsia="Calibri"/>
        </w:rPr>
        <w:t>từ</w:t>
      </w:r>
      <w:r w:rsidRPr="009372AD">
        <w:rPr>
          <w:rFonts w:eastAsia="Calibri"/>
        </w:rPr>
        <w:t xml:space="preserve"> TCVN3 sang Unicode. 1- </w:t>
      </w:r>
      <w:r w:rsidRPr="009372AD">
        <w:rPr>
          <w:rFonts w:eastAsia="Calibri"/>
        </w:rPr>
        <w:t>Cần</w:t>
      </w:r>
      <w:r w:rsidRPr="009372AD">
        <w:rPr>
          <w:rFonts w:eastAsia="Calibri"/>
        </w:rPr>
        <w:t xml:space="preserve"> convert </w:t>
      </w:r>
      <w:r w:rsidRPr="009372AD">
        <w:rPr>
          <w:rFonts w:eastAsia="Calibri"/>
        </w:rPr>
        <w:t>từ</w:t>
      </w:r>
      <w:r w:rsidRPr="009372AD">
        <w:rPr>
          <w:rFonts w:eastAsia="Calibri"/>
        </w:rPr>
        <w:t xml:space="preserve"> TCVN3 sang Unicode</w:t>
      </w:r>
      <w:r>
        <w:rPr>
          <w:rFonts w:eastAsia="Calibri"/>
        </w:rPr>
        <w:t>)</w:t>
      </w:r>
    </w:p>
    <w:p w:rsidR="009D1437" w:rsidRPr="00E009AD" w:rsidP="009D1437" w14:paraId="5E6D782A" w14:textId="77777777">
      <w:pPr>
        <w:pStyle w:val="ListParagraph"/>
        <w:numPr>
          <w:ilvl w:val="0"/>
          <w:numId w:val="2"/>
        </w:numPr>
        <w:spacing w:after="0" w:line="360" w:lineRule="auto"/>
        <w:ind w:left="1080"/>
        <w:jc w:val="both"/>
        <w:rPr>
          <w:rFonts w:eastAsia="Calibri"/>
          <w:b/>
        </w:rPr>
      </w:pPr>
      <w:r w:rsidRPr="006479A0">
        <w:rPr>
          <w:b/>
        </w:rPr>
        <w:t>Pattern</w:t>
      </w:r>
      <w:r>
        <w:t xml:space="preserve">: </w:t>
      </w:r>
      <w:r>
        <w:t>Mẫu</w:t>
      </w:r>
      <w:r>
        <w:t xml:space="preserve"> </w:t>
      </w:r>
      <w:r>
        <w:t>số</w:t>
      </w:r>
    </w:p>
    <w:p w:rsidR="009D1437" w:rsidRPr="00885B08" w:rsidP="009D1437" w14:paraId="28A7C903" w14:textId="77777777">
      <w:pPr>
        <w:pStyle w:val="ListParagraph"/>
        <w:numPr>
          <w:ilvl w:val="0"/>
          <w:numId w:val="2"/>
        </w:numPr>
        <w:spacing w:after="0" w:line="360" w:lineRule="auto"/>
        <w:ind w:left="1080"/>
        <w:jc w:val="both"/>
        <w:rPr>
          <w:rFonts w:eastAsia="Calibri"/>
          <w:b/>
        </w:rPr>
      </w:pPr>
      <w:r w:rsidRPr="006479A0">
        <w:rPr>
          <w:b/>
        </w:rPr>
        <w:t>Serial</w:t>
      </w:r>
      <w:r>
        <w:t xml:space="preserve">: </w:t>
      </w:r>
      <w:r>
        <w:t>Ký</w:t>
      </w:r>
      <w:r>
        <w:t xml:space="preserve"> </w:t>
      </w:r>
      <w:r>
        <w:t>hiệu</w:t>
      </w:r>
    </w:p>
    <w:p w:rsidR="009D1437" w:rsidRPr="009372AD" w:rsidP="009D1437" w14:paraId="47D74531" w14:textId="77777777">
      <w:pPr>
        <w:pStyle w:val="ListParagraph"/>
        <w:numPr>
          <w:ilvl w:val="0"/>
          <w:numId w:val="2"/>
        </w:numPr>
        <w:spacing w:after="0" w:line="360" w:lineRule="auto"/>
        <w:ind w:left="1080"/>
        <w:jc w:val="both"/>
        <w:rPr>
          <w:rFonts w:eastAsia="Calibri"/>
          <w:b/>
        </w:rPr>
      </w:pPr>
      <w:r w:rsidRPr="00637BF9">
        <w:rPr>
          <w:b/>
        </w:rPr>
        <w:t>AttachFile</w:t>
      </w:r>
      <w:r>
        <w:rPr>
          <w:b/>
        </w:rPr>
        <w:t xml:space="preserve">: </w:t>
      </w:r>
      <w:r>
        <w:t>Đường</w:t>
      </w:r>
      <w:r>
        <w:t xml:space="preserve"> </w:t>
      </w:r>
      <w:r>
        <w:t>dẫn</w:t>
      </w:r>
      <w:r>
        <w:t xml:space="preserve"> file </w:t>
      </w:r>
      <w:r>
        <w:t>biên</w:t>
      </w:r>
      <w:r>
        <w:t xml:space="preserve"> </w:t>
      </w:r>
      <w:r>
        <w:t>bản</w:t>
      </w:r>
      <w:r>
        <w:t xml:space="preserve"> </w:t>
      </w:r>
      <w:r>
        <w:t>hoặc</w:t>
      </w:r>
      <w:r>
        <w:t xml:space="preserve"> key </w:t>
      </w:r>
      <w:r>
        <w:t>để</w:t>
      </w:r>
      <w:r>
        <w:t xml:space="preserve"> </w:t>
      </w:r>
      <w:r>
        <w:t>sinh</w:t>
      </w:r>
      <w:r>
        <w:t xml:space="preserve"> </w:t>
      </w:r>
      <w:r>
        <w:t>biên</w:t>
      </w:r>
      <w:r>
        <w:t xml:space="preserve"> </w:t>
      </w:r>
      <w:r>
        <w:t>bản</w:t>
      </w:r>
      <w:r>
        <w:t xml:space="preserve"> </w:t>
      </w:r>
      <w:r>
        <w:t>tự</w:t>
      </w:r>
      <w:r>
        <w:t xml:space="preserve"> </w:t>
      </w:r>
      <w:r>
        <w:t>động</w:t>
      </w:r>
      <w:r>
        <w:t xml:space="preserve"> (=10: </w:t>
      </w:r>
      <w:r>
        <w:t>sinh</w:t>
      </w:r>
      <w:r>
        <w:t xml:space="preserve"> </w:t>
      </w:r>
      <w:r>
        <w:t>biên</w:t>
      </w:r>
      <w:r>
        <w:t xml:space="preserve"> </w:t>
      </w:r>
      <w:r>
        <w:t>bản</w:t>
      </w:r>
      <w:r>
        <w:t xml:space="preserve"> </w:t>
      </w:r>
      <w:r>
        <w:t>tự</w:t>
      </w:r>
      <w:r>
        <w:t xml:space="preserve"> </w:t>
      </w:r>
      <w:r>
        <w:t>động</w:t>
      </w:r>
      <w:r>
        <w:t xml:space="preserve">, =11: </w:t>
      </w:r>
      <w:r>
        <w:t>sinh</w:t>
      </w:r>
      <w:r>
        <w:t xml:space="preserve"> </w:t>
      </w:r>
      <w:r>
        <w:t>và</w:t>
      </w:r>
      <w:r>
        <w:t xml:space="preserve"> </w:t>
      </w:r>
      <w:r>
        <w:t>ký</w:t>
      </w:r>
      <w:r>
        <w:t xml:space="preserve"> </w:t>
      </w:r>
      <w:r>
        <w:t>biên</w:t>
      </w:r>
      <w:r>
        <w:t xml:space="preserve"> </w:t>
      </w:r>
      <w:r>
        <w:t>bản</w:t>
      </w:r>
      <w:r>
        <w:t xml:space="preserve"> </w:t>
      </w:r>
      <w:r>
        <w:t>tự</w:t>
      </w:r>
      <w:r>
        <w:t xml:space="preserve"> </w:t>
      </w:r>
      <w:r>
        <w:t>động</w:t>
      </w:r>
      <w:r>
        <w:t xml:space="preserve">,  != 10 </w:t>
      </w:r>
      <w:r>
        <w:t>và</w:t>
      </w:r>
      <w:r>
        <w:t xml:space="preserve"> !=11: </w:t>
      </w:r>
      <w:r>
        <w:t>Đường</w:t>
      </w:r>
      <w:r>
        <w:t xml:space="preserve"> </w:t>
      </w:r>
      <w:r>
        <w:t>dẫn</w:t>
      </w:r>
      <w:r>
        <w:t xml:space="preserve"> file </w:t>
      </w:r>
      <w:r>
        <w:t>biên</w:t>
      </w:r>
      <w:r>
        <w:t xml:space="preserve"> </w:t>
      </w:r>
      <w:r>
        <w:t>bản</w:t>
      </w:r>
      <w:r>
        <w:t>)</w:t>
      </w:r>
    </w:p>
    <w:p w:rsidR="009D1437" w:rsidRPr="007A4FB0" w:rsidP="009D1437" w14:paraId="28863F1F" w14:textId="77777777">
      <w:pPr>
        <w:ind w:left="360" w:firstLine="720"/>
      </w:pPr>
    </w:p>
    <w:p w:rsidR="009D1437" w:rsidP="009D1437" w14:paraId="41304554" w14:textId="7777777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710"/>
        <w:gridCol w:w="5040"/>
        <w:gridCol w:w="2515"/>
      </w:tblGrid>
      <w:tr w14:paraId="1F4CAE1A" w14:textId="77777777" w:rsidTr="00616EC4">
        <w:tblPrEx>
          <w:tblW w:w="0" w:type="auto"/>
          <w:tblInd w:w="85" w:type="dxa"/>
          <w:tblLayout w:type="fixed"/>
          <w:tblLook w:val="04A0"/>
        </w:tblPrEx>
        <w:tc>
          <w:tcPr>
            <w:tcW w:w="171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73E082C7" w14:textId="77777777">
            <w:pPr>
              <w:pStyle w:val="ListParagraph"/>
              <w:jc w:val="center"/>
            </w:pPr>
            <w:r>
              <w:t>Kết</w:t>
            </w:r>
            <w:r>
              <w:t xml:space="preserve"> </w:t>
            </w:r>
            <w:r>
              <w:t>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0705EF47" w14:textId="77777777">
            <w:pPr>
              <w:pStyle w:val="ListParagraph"/>
            </w:pPr>
            <w:r w:rsidRPr="00660ABB">
              <w:t>Mô</w:t>
            </w:r>
            <w:r w:rsidRPr="00660ABB">
              <w:t xml:space="preserve"> </w:t>
            </w:r>
            <w:r w:rsidRPr="00660ABB">
              <w:t>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09B92853" w14:textId="77777777">
            <w:pPr>
              <w:pStyle w:val="ListParagraph"/>
            </w:pPr>
            <w:r>
              <w:t>Ghi</w:t>
            </w:r>
            <w:r>
              <w:t xml:space="preserve"> </w:t>
            </w:r>
            <w:r>
              <w:t>chú</w:t>
            </w:r>
          </w:p>
        </w:tc>
      </w:tr>
      <w:tr w14:paraId="3E55F764" w14:textId="77777777" w:rsidTr="00616EC4">
        <w:tblPrEx>
          <w:tblW w:w="0" w:type="auto"/>
          <w:tblInd w:w="85" w:type="dxa"/>
          <w:tblLayout w:type="fixed"/>
          <w:tblLook w:val="04A0"/>
        </w:tblPrEx>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5BBFECE4" w14:textId="77777777">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CEFD1AC" w14:textId="77777777">
            <w:pPr>
              <w:pStyle w:val="ListParagraph"/>
              <w:ind w:left="0"/>
              <w:jc w:val="both"/>
            </w:pPr>
            <w:r w:rsidRPr="009372AD">
              <w:t xml:space="preserve">Tài </w:t>
            </w:r>
            <w:r w:rsidRPr="009372AD">
              <w:t>khoản</w:t>
            </w:r>
            <w:r w:rsidRPr="009372AD">
              <w:t xml:space="preserve"> </w:t>
            </w:r>
            <w:r w:rsidRPr="009372AD">
              <w:t>đăng</w:t>
            </w:r>
            <w:r w:rsidRPr="009372AD">
              <w:t xml:space="preserve"> </w:t>
            </w:r>
            <w:r w:rsidRPr="009372AD">
              <w:t>nhập</w:t>
            </w:r>
            <w:r w:rsidRPr="009372AD">
              <w:t xml:space="preserve"> </w:t>
            </w:r>
            <w:r w:rsidRPr="009372AD">
              <w:t>sai</w:t>
            </w:r>
            <w:r>
              <w:t xml:space="preserve"> </w:t>
            </w:r>
            <w:r>
              <w:t>hoặc</w:t>
            </w:r>
            <w:r>
              <w:t xml:space="preserve"> </w:t>
            </w:r>
            <w:r>
              <w:t>không</w:t>
            </w:r>
            <w:r>
              <w:t xml:space="preserve"> </w:t>
            </w:r>
            <w:r>
              <w:t>có</w:t>
            </w:r>
            <w:r>
              <w:t xml:space="preserve"> </w:t>
            </w:r>
            <w:r>
              <w:t>quyền</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474BB470" w14:textId="77777777">
            <w:pPr>
              <w:pStyle w:val="ListParagraph"/>
              <w:ind w:left="0"/>
              <w:jc w:val="both"/>
            </w:pPr>
          </w:p>
        </w:tc>
      </w:tr>
      <w:tr w14:paraId="22A61A61" w14:textId="77777777" w:rsidTr="00616EC4">
        <w:tblPrEx>
          <w:tblW w:w="0" w:type="auto"/>
          <w:tblInd w:w="85" w:type="dxa"/>
          <w:tblLayout w:type="fixed"/>
          <w:tblLook w:val="04A0"/>
        </w:tblPrEx>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030094D8" w14:textId="77777777">
            <w:pPr>
              <w:rPr>
                <w:rFonts w:eastAsia="Calibri"/>
              </w:rPr>
            </w:pPr>
            <w:r w:rsidRPr="009372AD">
              <w:rPr>
                <w:rFonts w:eastAsia="Calibri"/>
              </w:rPr>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85AC9F5" w14:textId="77777777">
            <w:pPr>
              <w:rPr>
                <w:rFonts w:eastAsia="Calibri"/>
              </w:rPr>
            </w:pPr>
            <w:r w:rsidRPr="009372AD">
              <w:rPr>
                <w:rFonts w:eastAsia="Calibri"/>
              </w:rPr>
              <w:t>Không</w:t>
            </w:r>
            <w:r w:rsidRPr="009372AD">
              <w:rPr>
                <w:rFonts w:eastAsia="Calibri"/>
              </w:rPr>
              <w:t xml:space="preserve"> </w:t>
            </w:r>
            <w:r w:rsidRPr="009372AD">
              <w:rPr>
                <w:rFonts w:eastAsia="Calibri"/>
              </w:rPr>
              <w:t>tồn</w:t>
            </w:r>
            <w:r w:rsidRPr="009372AD">
              <w:rPr>
                <w:rFonts w:eastAsia="Calibri"/>
              </w:rPr>
              <w:t xml:space="preserve"> </w:t>
            </w:r>
            <w:r w:rsidRPr="009372AD">
              <w:rPr>
                <w:rFonts w:eastAsia="Calibri"/>
              </w:rPr>
              <w:t>tại</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sidRPr="009372AD">
              <w:rPr>
                <w:rFonts w:eastAsia="Calibri"/>
              </w:rPr>
              <w:t>cần</w:t>
            </w:r>
            <w:r w:rsidRPr="009372AD">
              <w:rPr>
                <w:rFonts w:eastAsia="Calibri"/>
              </w:rPr>
              <w:t xml:space="preserve"> </w:t>
            </w:r>
            <w:r w:rsidRPr="009372AD">
              <w:rPr>
                <w:rFonts w:eastAsia="Calibri"/>
              </w:rPr>
              <w:t>thay</w:t>
            </w:r>
            <w:r w:rsidRPr="009372AD">
              <w:rPr>
                <w:rFonts w:eastAsia="Calibri"/>
              </w:rPr>
              <w:t xml:space="preserve"> </w:t>
            </w:r>
            <w:r w:rsidRPr="009372AD">
              <w:rPr>
                <w:rFonts w:eastAsia="Calibri"/>
              </w:rPr>
              <w:t>thế</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5E028B47" w14:textId="77777777">
            <w:pPr>
              <w:pStyle w:val="ListParagraph"/>
              <w:ind w:left="0"/>
              <w:jc w:val="both"/>
            </w:pPr>
          </w:p>
        </w:tc>
      </w:tr>
      <w:tr w14:paraId="0F2ABA73" w14:textId="77777777" w:rsidTr="00616EC4">
        <w:tblPrEx>
          <w:tblW w:w="0" w:type="auto"/>
          <w:tblInd w:w="85" w:type="dxa"/>
          <w:tblLayout w:type="fixed"/>
          <w:tblLook w:val="04A0"/>
        </w:tblPrEx>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594ED12E" w14:textId="77777777">
            <w:pPr>
              <w:rPr>
                <w:rFonts w:eastAsia="Calibri"/>
              </w:rPr>
            </w:pPr>
            <w:r w:rsidRPr="009372AD">
              <w:rPr>
                <w:rFonts w:eastAsia="Calibri"/>
              </w:rPr>
              <w:t>ERR:3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FBBB8AA" w14:textId="77777777">
            <w:pPr>
              <w:rPr>
                <w:rFonts w:eastAsia="Calibri"/>
              </w:rPr>
            </w:pPr>
            <w:r w:rsidRPr="009372AD">
              <w:rPr>
                <w:rFonts w:eastAsia="Calibri"/>
              </w:rPr>
              <w:t>Dữ</w:t>
            </w:r>
            <w:r w:rsidRPr="009372AD">
              <w:rPr>
                <w:rFonts w:eastAsia="Calibri"/>
              </w:rPr>
              <w:t xml:space="preserve"> </w:t>
            </w:r>
            <w:r w:rsidRPr="009372AD">
              <w:rPr>
                <w:rFonts w:eastAsia="Calibri"/>
              </w:rPr>
              <w:t>liệu</w:t>
            </w:r>
            <w:r w:rsidRPr="009372AD">
              <w:rPr>
                <w:rFonts w:eastAsia="Calibri"/>
              </w:rPr>
              <w:t xml:space="preserve"> xml </w:t>
            </w:r>
            <w:r w:rsidRPr="009372AD">
              <w:rPr>
                <w:rFonts w:eastAsia="Calibri"/>
              </w:rPr>
              <w:t>đầu</w:t>
            </w:r>
            <w:r w:rsidRPr="009372AD">
              <w:rPr>
                <w:rFonts w:eastAsia="Calibri"/>
              </w:rPr>
              <w:t xml:space="preserve"> </w:t>
            </w:r>
            <w:r w:rsidRPr="009372AD">
              <w:rPr>
                <w:rFonts w:eastAsia="Calibri"/>
              </w:rPr>
              <w:t>vào</w:t>
            </w:r>
            <w:r w:rsidRPr="009372AD">
              <w:rPr>
                <w:rFonts w:eastAsia="Calibri"/>
              </w:rPr>
              <w:t xml:space="preserve"> </w:t>
            </w:r>
            <w:r w:rsidRPr="009372AD">
              <w:rPr>
                <w:rFonts w:eastAsia="Calibri"/>
              </w:rPr>
              <w:t>không</w:t>
            </w:r>
            <w:r w:rsidRPr="009372AD">
              <w:rPr>
                <w:rFonts w:eastAsia="Calibri"/>
              </w:rPr>
              <w:t xml:space="preserve"> </w:t>
            </w:r>
            <w:r w:rsidRPr="009372AD">
              <w:rPr>
                <w:rFonts w:eastAsia="Calibri"/>
              </w:rPr>
              <w:t>đúng</w:t>
            </w:r>
            <w:r w:rsidRPr="009372AD">
              <w:rPr>
                <w:rFonts w:eastAsia="Calibri"/>
              </w:rPr>
              <w:t xml:space="preserve"> </w:t>
            </w:r>
            <w:r w:rsidRPr="009372AD">
              <w:rPr>
                <w:rFonts w:eastAsia="Calibri"/>
              </w:rPr>
              <w:t>quy</w:t>
            </w:r>
            <w:r w:rsidRPr="009372AD">
              <w:rPr>
                <w:rFonts w:eastAsia="Calibri"/>
              </w:rPr>
              <w:t xml:space="preserve"> </w:t>
            </w:r>
            <w:r w:rsidRPr="009372AD">
              <w:rPr>
                <w:rFonts w:eastAsia="Calibri"/>
              </w:rPr>
              <w:t>định</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1FA81B44" w14:textId="77777777">
            <w:pPr>
              <w:pStyle w:val="ListParagraph"/>
              <w:ind w:left="0"/>
              <w:jc w:val="both"/>
            </w:pPr>
          </w:p>
        </w:tc>
      </w:tr>
      <w:tr w14:paraId="7FFF73C8" w14:textId="77777777" w:rsidTr="00616EC4">
        <w:tblPrEx>
          <w:tblW w:w="0" w:type="auto"/>
          <w:tblInd w:w="85" w:type="dxa"/>
          <w:tblLayout w:type="fixed"/>
          <w:tblLook w:val="04A0"/>
        </w:tblPrEx>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753F90D6" w14:textId="77777777">
            <w:pPr>
              <w:rPr>
                <w:rFonts w:eastAsia="Calibri"/>
              </w:rPr>
            </w:pPr>
            <w:r>
              <w:rPr>
                <w:rFonts w:eastAsia="Calibri"/>
              </w:rPr>
              <w:t>ERR:5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22A45163" w14:textId="77777777">
            <w:pPr>
              <w:rPr>
                <w:rFonts w:eastAsia="Calibri"/>
              </w:rPr>
            </w:pPr>
            <w:r w:rsidRPr="009575F7">
              <w:rPr>
                <w:rFonts w:eastAsia="Calibri"/>
              </w:rPr>
              <w:t>Có</w:t>
            </w:r>
            <w:r w:rsidRPr="009575F7">
              <w:rPr>
                <w:rFonts w:eastAsia="Calibri"/>
              </w:rPr>
              <w:t xml:space="preserve"> </w:t>
            </w:r>
            <w:r w:rsidRPr="009575F7">
              <w:rPr>
                <w:rFonts w:eastAsia="Calibri"/>
              </w:rPr>
              <w:t>lỗi</w:t>
            </w:r>
            <w:r w:rsidRPr="009575F7">
              <w:rPr>
                <w:rFonts w:eastAsia="Calibri"/>
              </w:rPr>
              <w:t xml:space="preserve"> </w:t>
            </w:r>
            <w:r w:rsidRPr="009575F7">
              <w:rPr>
                <w:rFonts w:eastAsia="Calibri"/>
              </w:rPr>
              <w:t>trong</w:t>
            </w:r>
            <w:r w:rsidRPr="009575F7">
              <w:rPr>
                <w:rFonts w:eastAsia="Calibri"/>
              </w:rPr>
              <w:t xml:space="preserve"> </w:t>
            </w:r>
            <w:r w:rsidRPr="009575F7">
              <w:rPr>
                <w:rFonts w:eastAsia="Calibri"/>
              </w:rPr>
              <w:t>quá</w:t>
            </w:r>
            <w:r w:rsidRPr="009575F7">
              <w:rPr>
                <w:rFonts w:eastAsia="Calibri"/>
              </w:rPr>
              <w:t xml:space="preserve"> </w:t>
            </w:r>
            <w:r w:rsidRPr="009575F7">
              <w:rPr>
                <w:rFonts w:eastAsia="Calibri"/>
              </w:rPr>
              <w:t>trình</w:t>
            </w:r>
            <w:r w:rsidRPr="009575F7">
              <w:rPr>
                <w:rFonts w:eastAsia="Calibri"/>
              </w:rPr>
              <w:t xml:space="preserve"> </w:t>
            </w:r>
            <w:r w:rsidRPr="009575F7">
              <w:rPr>
                <w:rFonts w:eastAsia="Calibri"/>
              </w:rPr>
              <w:t>thay</w:t>
            </w:r>
            <w:r w:rsidRPr="009575F7">
              <w:rPr>
                <w:rFonts w:eastAsia="Calibri"/>
              </w:rPr>
              <w:t xml:space="preserve"> </w:t>
            </w:r>
            <w:r w:rsidRPr="009575F7">
              <w:rPr>
                <w:rFonts w:eastAsia="Calibri"/>
              </w:rPr>
              <w:t>thế</w:t>
            </w:r>
            <w:r w:rsidRPr="009575F7">
              <w:rPr>
                <w:rFonts w:eastAsia="Calibri"/>
              </w:rPr>
              <w:t xml:space="preserve"> </w:t>
            </w:r>
            <w:r w:rsidRPr="009575F7">
              <w:rPr>
                <w:rFonts w:eastAsia="Calibri"/>
              </w:rPr>
              <w:t>hóa</w:t>
            </w:r>
            <w:r w:rsidRPr="009575F7">
              <w:rPr>
                <w:rFonts w:eastAsia="Calibri"/>
              </w:rPr>
              <w:t xml:space="preserve"> </w:t>
            </w:r>
            <w:r w:rsidRPr="009575F7">
              <w:rPr>
                <w:rFonts w:eastAsia="Calibri"/>
              </w:rPr>
              <w:t>đơn</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14D30F52" w14:textId="77777777">
            <w:pPr>
              <w:pStyle w:val="ListParagraph"/>
              <w:ind w:left="0"/>
              <w:jc w:val="both"/>
            </w:pPr>
          </w:p>
        </w:tc>
      </w:tr>
      <w:tr w14:paraId="16584673" w14:textId="77777777" w:rsidTr="00616EC4">
        <w:tblPrEx>
          <w:tblW w:w="0" w:type="auto"/>
          <w:tblInd w:w="85" w:type="dxa"/>
          <w:tblLayout w:type="fixed"/>
          <w:tblLook w:val="04A0"/>
        </w:tblPrEx>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0609CC4D" w14:textId="77777777">
            <w:pPr>
              <w:rPr>
                <w:rFonts w:eastAsia="Calibri"/>
              </w:rPr>
            </w:pPr>
            <w:r w:rsidRPr="009372AD">
              <w:rPr>
                <w:rFonts w:eastAsia="Calibri"/>
              </w:rPr>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0EF5733" w14:textId="77777777">
            <w:pPr>
              <w:rPr>
                <w:rFonts w:eastAsia="Calibri"/>
              </w:rPr>
            </w:pPr>
            <w:r w:rsidRPr="009372AD">
              <w:rPr>
                <w:rFonts w:eastAsia="Calibri"/>
              </w:rPr>
              <w:t>Dải</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sidRPr="009372AD">
              <w:rPr>
                <w:rFonts w:eastAsia="Calibri"/>
              </w:rPr>
              <w:t>cũ</w:t>
            </w:r>
            <w:r w:rsidRPr="009372AD">
              <w:rPr>
                <w:rFonts w:eastAsia="Calibri"/>
              </w:rPr>
              <w:t xml:space="preserve"> </w:t>
            </w:r>
            <w:r w:rsidRPr="009372AD">
              <w:rPr>
                <w:rFonts w:eastAsia="Calibri"/>
              </w:rPr>
              <w:t>đã</w:t>
            </w:r>
            <w:r w:rsidRPr="009372AD">
              <w:rPr>
                <w:rFonts w:eastAsia="Calibri"/>
              </w:rPr>
              <w:t xml:space="preserve"> </w:t>
            </w:r>
            <w:r w:rsidRPr="009372AD">
              <w:rPr>
                <w:rFonts w:eastAsia="Calibri"/>
              </w:rPr>
              <w:t>hết</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38F12654" w14:textId="77777777">
            <w:pPr>
              <w:pStyle w:val="ListParagraph"/>
              <w:ind w:left="0"/>
              <w:jc w:val="both"/>
            </w:pPr>
          </w:p>
        </w:tc>
      </w:tr>
      <w:tr w14:paraId="2C30AFD8"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53936CC3" w14:textId="77777777">
            <w:pPr>
              <w:autoSpaceDE w:val="0"/>
              <w:autoSpaceDN w:val="0"/>
              <w:adjustRightInd w:val="0"/>
              <w:rPr>
                <w:rFonts w:eastAsia="Calibri"/>
              </w:rPr>
            </w:pPr>
            <w:r w:rsidRPr="009372AD">
              <w:rPr>
                <w:rFonts w:eastAsia="Calibri"/>
              </w:rPr>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59C05D83" w14:textId="77777777">
            <w:pPr>
              <w:pStyle w:val="ListParagraph"/>
              <w:spacing w:after="0" w:line="240" w:lineRule="auto"/>
              <w:ind w:left="0"/>
              <w:rPr>
                <w:rFonts w:eastAsia="Calibri"/>
              </w:rPr>
            </w:pPr>
            <w:r w:rsidRPr="009372AD">
              <w:rPr>
                <w:rFonts w:eastAsia="Calibri"/>
              </w:rPr>
              <w:t xml:space="preserve">User name </w:t>
            </w:r>
            <w:r w:rsidRPr="009372AD">
              <w:rPr>
                <w:rFonts w:eastAsia="Calibri"/>
              </w:rPr>
              <w:t>không</w:t>
            </w:r>
            <w:r w:rsidRPr="009372AD">
              <w:rPr>
                <w:rFonts w:eastAsia="Calibri"/>
              </w:rPr>
              <w:t xml:space="preserve"> </w:t>
            </w:r>
            <w:r w:rsidRPr="009372AD">
              <w:rPr>
                <w:rFonts w:eastAsia="Calibri"/>
              </w:rPr>
              <w:t>phù</w:t>
            </w:r>
            <w:r w:rsidRPr="009372AD">
              <w:rPr>
                <w:rFonts w:eastAsia="Calibri"/>
              </w:rPr>
              <w:t xml:space="preserve"> </w:t>
            </w:r>
            <w:r w:rsidRPr="009372AD">
              <w:rPr>
                <w:rFonts w:eastAsia="Calibri"/>
              </w:rPr>
              <w:t>hợp</w:t>
            </w:r>
            <w:r w:rsidRPr="009372AD">
              <w:rPr>
                <w:rFonts w:eastAsia="Calibri"/>
              </w:rPr>
              <w:t xml:space="preserve">, </w:t>
            </w:r>
            <w:r w:rsidRPr="009372AD">
              <w:rPr>
                <w:rFonts w:eastAsia="Calibri"/>
              </w:rPr>
              <w:t>không</w:t>
            </w:r>
            <w:r w:rsidRPr="009372AD">
              <w:rPr>
                <w:rFonts w:eastAsia="Calibri"/>
              </w:rPr>
              <w:t xml:space="preserve"> </w:t>
            </w:r>
            <w:r w:rsidRPr="009372AD">
              <w:rPr>
                <w:rFonts w:eastAsia="Calibri"/>
              </w:rPr>
              <w:t>tìm</w:t>
            </w:r>
            <w:r w:rsidRPr="009372AD">
              <w:rPr>
                <w:rFonts w:eastAsia="Calibri"/>
              </w:rPr>
              <w:t xml:space="preserve"> </w:t>
            </w:r>
            <w:r w:rsidRPr="009372AD">
              <w:rPr>
                <w:rFonts w:eastAsia="Calibri"/>
              </w:rPr>
              <w:t>thấy</w:t>
            </w:r>
            <w:r w:rsidRPr="009372AD">
              <w:rPr>
                <w:rFonts w:eastAsia="Calibri"/>
              </w:rPr>
              <w:t xml:space="preserve"> company </w:t>
            </w:r>
            <w:r w:rsidRPr="009372AD">
              <w:rPr>
                <w:rFonts w:eastAsia="Calibri"/>
              </w:rPr>
              <w:t>tương</w:t>
            </w:r>
            <w:r w:rsidRPr="009372AD">
              <w:rPr>
                <w:rFonts w:eastAsia="Calibri"/>
              </w:rPr>
              <w:t xml:space="preserve"> </w:t>
            </w:r>
            <w:r w:rsidRPr="009372AD">
              <w:rPr>
                <w:rFonts w:eastAsia="Calibri"/>
              </w:rPr>
              <w:t>ứng</w:t>
            </w:r>
            <w:r w:rsidRPr="009372AD">
              <w:rPr>
                <w:rFonts w:eastAsia="Calibri"/>
              </w:rPr>
              <w:t xml:space="preserve"> </w:t>
            </w:r>
            <w:r w:rsidRPr="009372AD">
              <w:rPr>
                <w:rFonts w:eastAsia="Calibri"/>
              </w:rPr>
              <w:t>cho</w:t>
            </w:r>
            <w:r w:rsidRPr="009372AD">
              <w:rPr>
                <w:rFonts w:eastAsia="Calibri"/>
              </w:rPr>
              <w:t xml:space="preserve"> user.</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43D06147" w14:textId="77777777">
            <w:pPr>
              <w:jc w:val="both"/>
            </w:pPr>
          </w:p>
        </w:tc>
      </w:tr>
      <w:tr w14:paraId="69FAB5D1"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2D6BD25" w14:textId="77777777">
            <w:pPr>
              <w:autoSpaceDE w:val="0"/>
              <w:autoSpaceDN w:val="0"/>
              <w:adjustRightInd w:val="0"/>
              <w:rPr>
                <w:rFonts w:eastAsia="Calibri"/>
              </w:rPr>
            </w:pPr>
            <w:r w:rsidRPr="009372AD">
              <w:rPr>
                <w:rFonts w:eastAsia="Calibri"/>
              </w:rPr>
              <w:t>ERR:8</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3231FD0" w14:textId="77777777">
            <w:pPr>
              <w:pStyle w:val="ListParagraph"/>
              <w:spacing w:after="0" w:line="240" w:lineRule="auto"/>
              <w:ind w:left="0"/>
              <w:rPr>
                <w:rFonts w:eastAsia="Calibri"/>
              </w:rPr>
            </w:pPr>
            <w:r w:rsidRPr="009372AD">
              <w:rPr>
                <w:rFonts w:eastAsia="Calibri"/>
              </w:rPr>
              <w:t xml:space="preserve">Hóa </w:t>
            </w:r>
            <w:r w:rsidRPr="009372AD">
              <w:rPr>
                <w:rFonts w:eastAsia="Calibri"/>
              </w:rPr>
              <w:t>đơn</w:t>
            </w:r>
            <w:r w:rsidRPr="009372AD">
              <w:rPr>
                <w:rFonts w:eastAsia="Calibri"/>
              </w:rPr>
              <w:t xml:space="preserve"> </w:t>
            </w:r>
            <w:r w:rsidRPr="009372AD">
              <w:rPr>
                <w:rFonts w:eastAsia="Calibri"/>
              </w:rPr>
              <w:t>đã</w:t>
            </w:r>
            <w:r w:rsidRPr="009372AD">
              <w:rPr>
                <w:rFonts w:eastAsia="Calibri"/>
              </w:rPr>
              <w:t xml:space="preserve"> </w:t>
            </w:r>
            <w:r w:rsidRPr="009372AD">
              <w:rPr>
                <w:rFonts w:eastAsia="Calibri"/>
              </w:rPr>
              <w:t>được</w:t>
            </w:r>
            <w:r w:rsidRPr="009372AD">
              <w:rPr>
                <w:rFonts w:eastAsia="Calibri"/>
              </w:rPr>
              <w:t xml:space="preserve"> </w:t>
            </w:r>
            <w:r w:rsidRPr="009372AD">
              <w:rPr>
                <w:rFonts w:eastAsia="Calibri"/>
              </w:rPr>
              <w:t>thay</w:t>
            </w:r>
            <w:r w:rsidRPr="009372AD">
              <w:rPr>
                <w:rFonts w:eastAsia="Calibri"/>
              </w:rPr>
              <w:t xml:space="preserve"> </w:t>
            </w:r>
            <w:r w:rsidRPr="009372AD">
              <w:rPr>
                <w:rFonts w:eastAsia="Calibri"/>
              </w:rPr>
              <w:t>thế</w:t>
            </w:r>
            <w:r w:rsidRPr="009372AD">
              <w:rPr>
                <w:rFonts w:eastAsia="Calibri"/>
              </w:rPr>
              <w:t xml:space="preserve"> </w:t>
            </w:r>
            <w:r w:rsidRPr="009372AD">
              <w:rPr>
                <w:rFonts w:eastAsia="Calibri"/>
              </w:rPr>
              <w:t>rồi</w:t>
            </w:r>
            <w:r w:rsidRPr="009372AD">
              <w:rPr>
                <w:rFonts w:eastAsia="Calibri"/>
              </w:rPr>
              <w:t xml:space="preserve">. </w:t>
            </w:r>
            <w:r w:rsidRPr="009372AD">
              <w:rPr>
                <w:rFonts w:eastAsia="Calibri"/>
              </w:rPr>
              <w:t>Không</w:t>
            </w:r>
            <w:r w:rsidRPr="009372AD">
              <w:rPr>
                <w:rFonts w:eastAsia="Calibri"/>
              </w:rPr>
              <w:t xml:space="preserve"> </w:t>
            </w:r>
            <w:r w:rsidRPr="009372AD">
              <w:rPr>
                <w:rFonts w:eastAsia="Calibri"/>
              </w:rPr>
              <w:t>thể</w:t>
            </w:r>
            <w:r w:rsidRPr="009372AD">
              <w:rPr>
                <w:rFonts w:eastAsia="Calibri"/>
              </w:rPr>
              <w:t xml:space="preserve"> </w:t>
            </w:r>
            <w:r w:rsidRPr="009372AD">
              <w:rPr>
                <w:rFonts w:eastAsia="Calibri"/>
              </w:rPr>
              <w:t>thay</w:t>
            </w:r>
            <w:r w:rsidRPr="009372AD">
              <w:rPr>
                <w:rFonts w:eastAsia="Calibri"/>
              </w:rPr>
              <w:t xml:space="preserve"> </w:t>
            </w:r>
            <w:r w:rsidRPr="009372AD">
              <w:rPr>
                <w:rFonts w:eastAsia="Calibri"/>
              </w:rPr>
              <w:t>thế</w:t>
            </w:r>
            <w:r w:rsidRPr="009372AD">
              <w:rPr>
                <w:rFonts w:eastAsia="Calibri"/>
              </w:rPr>
              <w:t xml:space="preserve"> </w:t>
            </w:r>
            <w:r w:rsidRPr="009372AD">
              <w:rPr>
                <w:rFonts w:eastAsia="Calibri"/>
              </w:rPr>
              <w:t>nữa</w:t>
            </w:r>
            <w:r w:rsidRPr="009372AD">
              <w:rPr>
                <w:rFonts w:eastAsia="Calibri"/>
              </w:rPr>
              <w:t>.</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55885391" w14:textId="77777777">
            <w:pPr>
              <w:jc w:val="both"/>
            </w:pPr>
          </w:p>
        </w:tc>
      </w:tr>
      <w:tr w14:paraId="158CA152"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521E1274" w14:textId="77777777">
            <w:pPr>
              <w:autoSpaceDE w:val="0"/>
              <w:autoSpaceDN w:val="0"/>
              <w:adjustRightInd w:val="0"/>
              <w:rPr>
                <w:rFonts w:eastAsia="Calibri"/>
              </w:rPr>
            </w:pPr>
            <w:r w:rsidRPr="009372AD">
              <w:rPr>
                <w:rFonts w:eastAsia="Calibri"/>
              </w:rPr>
              <w:t>ERR:9</w:t>
            </w:r>
          </w:p>
          <w:p w:rsidR="009D1437" w:rsidRPr="009372AD" w:rsidP="00616EC4" w14:paraId="66B6CBD2" w14:textId="77777777">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DB635C5" w14:textId="77777777">
            <w:pPr>
              <w:pStyle w:val="ListParagraph"/>
              <w:spacing w:after="0" w:line="240" w:lineRule="auto"/>
              <w:ind w:left="0"/>
              <w:rPr>
                <w:rFonts w:eastAsia="Calibri"/>
              </w:rPr>
            </w:pPr>
            <w:r>
              <w:rPr>
                <w:rFonts w:eastAsia="Calibri"/>
              </w:rPr>
              <w:t>Trạng</w:t>
            </w:r>
            <w:r>
              <w:rPr>
                <w:rFonts w:eastAsia="Calibri"/>
              </w:rPr>
              <w:t xml:space="preserve"> </w:t>
            </w:r>
            <w:r>
              <w:rPr>
                <w:rFonts w:eastAsia="Calibri"/>
              </w:rPr>
              <w:t>thái</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không</w:t>
            </w:r>
            <w:r>
              <w:rPr>
                <w:rFonts w:eastAsia="Calibri"/>
              </w:rPr>
              <w:t xml:space="preserve"> </w:t>
            </w:r>
            <w:r>
              <w:rPr>
                <w:rFonts w:eastAsia="Calibri"/>
              </w:rPr>
              <w:t>được</w:t>
            </w:r>
            <w:r>
              <w:rPr>
                <w:rFonts w:eastAsia="Calibri"/>
              </w:rPr>
              <w:t xml:space="preserve"> </w:t>
            </w:r>
            <w:r>
              <w:rPr>
                <w:rFonts w:eastAsia="Calibri"/>
              </w:rPr>
              <w:t>thay</w:t>
            </w:r>
            <w:r>
              <w:rPr>
                <w:rFonts w:eastAsia="Calibri"/>
              </w:rPr>
              <w:t xml:space="preserve"> </w:t>
            </w:r>
            <w:r>
              <w:rPr>
                <w:rFonts w:eastAsia="Calibri"/>
              </w:rPr>
              <w:t>thế</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2239916C" w14:textId="77777777">
            <w:pPr>
              <w:jc w:val="both"/>
            </w:pPr>
          </w:p>
        </w:tc>
      </w:tr>
      <w:tr w14:paraId="3D4D9000"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F158C66" w14:textId="77777777">
            <w:pPr>
              <w:autoSpaceDE w:val="0"/>
              <w:autoSpaceDN w:val="0"/>
              <w:adjustRightInd w:val="0"/>
              <w:rPr>
                <w:rFonts w:eastAsia="Calibri"/>
              </w:rPr>
            </w:pPr>
            <w:r w:rsidRPr="00897856">
              <w:rPr>
                <w:rFonts w:eastAsia="Calibri"/>
              </w:rPr>
              <w:t>ERR:13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08B7F515" w14:textId="77777777">
            <w:pPr>
              <w:pStyle w:val="ListParagraph"/>
              <w:spacing w:after="0" w:line="240" w:lineRule="auto"/>
              <w:ind w:left="0"/>
              <w:rPr>
                <w:rFonts w:eastAsia="Calibri"/>
              </w:rPr>
            </w:pPr>
            <w:r>
              <w:rPr>
                <w:rFonts w:eastAsia="Calibri"/>
              </w:rPr>
              <w:t>Lỗi</w:t>
            </w:r>
            <w:r>
              <w:rPr>
                <w:rFonts w:eastAsia="Calibri"/>
              </w:rPr>
              <w:t xml:space="preserve"> </w:t>
            </w:r>
            <w:r>
              <w:rPr>
                <w:rFonts w:eastAsia="Calibri"/>
              </w:rPr>
              <w:t>trùng</w:t>
            </w:r>
            <w:r>
              <w:rPr>
                <w:rFonts w:eastAsia="Calibri"/>
              </w:rPr>
              <w:t xml:space="preserve"> </w:t>
            </w:r>
            <w:r>
              <w:rPr>
                <w:rFonts w:eastAsia="Calibri"/>
              </w:rPr>
              <w:t>fkey</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1441D9CF" w14:textId="77777777">
            <w:pPr>
              <w:jc w:val="both"/>
            </w:pPr>
            <w:r>
              <w:t>Fkey</w:t>
            </w:r>
            <w:r>
              <w:t xml:space="preserve"> </w:t>
            </w:r>
            <w:r>
              <w:t>của</w:t>
            </w:r>
            <w:r>
              <w:t xml:space="preserve"> </w:t>
            </w:r>
            <w:r>
              <w:t>hóa</w:t>
            </w:r>
            <w:r>
              <w:t xml:space="preserve"> </w:t>
            </w:r>
            <w:r>
              <w:t>đơn</w:t>
            </w:r>
            <w:r>
              <w:t xml:space="preserve"> </w:t>
            </w:r>
            <w:r>
              <w:t>mới</w:t>
            </w:r>
            <w:r>
              <w:t xml:space="preserve"> </w:t>
            </w:r>
            <w:r>
              <w:t>đã</w:t>
            </w:r>
            <w:r>
              <w:t xml:space="preserve"> </w:t>
            </w:r>
            <w:r>
              <w:t>tồn</w:t>
            </w:r>
            <w:r>
              <w:t xml:space="preserve"> </w:t>
            </w:r>
            <w:r>
              <w:t>tại</w:t>
            </w:r>
            <w:r>
              <w:t xml:space="preserve"> </w:t>
            </w:r>
            <w:r>
              <w:t>trên</w:t>
            </w:r>
            <w:r>
              <w:t xml:space="preserve"> </w:t>
            </w:r>
            <w:r>
              <w:t>hệ</w:t>
            </w:r>
            <w:r>
              <w:t xml:space="preserve"> </w:t>
            </w:r>
            <w:r>
              <w:t>thống</w:t>
            </w:r>
          </w:p>
        </w:tc>
      </w:tr>
      <w:tr w14:paraId="723FA85F"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39A1382" w14:textId="77777777">
            <w:pPr>
              <w:autoSpaceDE w:val="0"/>
              <w:autoSpaceDN w:val="0"/>
              <w:adjustRightInd w:val="0"/>
              <w:rPr>
                <w:rFonts w:eastAsia="Calibri"/>
              </w:rPr>
            </w:pPr>
            <w:r>
              <w:rPr>
                <w:rFonts w:eastAsia="Calibri"/>
              </w:rPr>
              <w:t>ERR:14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28EB5551" w14:textId="77777777">
            <w:pPr>
              <w:pStyle w:val="ListParagraph"/>
              <w:spacing w:after="0" w:line="240" w:lineRule="auto"/>
              <w:ind w:left="0"/>
              <w:rPr>
                <w:rFonts w:eastAsia="Calibri"/>
              </w:rPr>
            </w:pPr>
            <w:r>
              <w:rPr>
                <w:rFonts w:eastAsia="Calibri"/>
              </w:rPr>
              <w:t>Lỗi</w:t>
            </w:r>
            <w:r>
              <w:rPr>
                <w:rFonts w:eastAsia="Calibri"/>
              </w:rPr>
              <w:t xml:space="preserve"> </w:t>
            </w:r>
            <w:r>
              <w:rPr>
                <w:rFonts w:eastAsia="Calibri"/>
              </w:rPr>
              <w:t>trong</w:t>
            </w:r>
            <w:r>
              <w:rPr>
                <w:rFonts w:eastAsia="Calibri"/>
              </w:rPr>
              <w:t xml:space="preserve"> </w:t>
            </w:r>
            <w:r>
              <w:rPr>
                <w:rFonts w:eastAsia="Calibri"/>
              </w:rPr>
              <w:t>quá</w:t>
            </w:r>
            <w:r>
              <w:rPr>
                <w:rFonts w:eastAsia="Calibri"/>
              </w:rPr>
              <w:t xml:space="preserve"> </w:t>
            </w:r>
            <w:r>
              <w:rPr>
                <w:rFonts w:eastAsia="Calibri"/>
              </w:rPr>
              <w:t>trình</w:t>
            </w:r>
            <w:r>
              <w:rPr>
                <w:rFonts w:eastAsia="Calibri"/>
              </w:rPr>
              <w:t xml:space="preserve"> </w:t>
            </w:r>
            <w:r>
              <w:rPr>
                <w:rFonts w:eastAsia="Calibri"/>
              </w:rPr>
              <w:t>thực</w:t>
            </w:r>
            <w:r>
              <w:rPr>
                <w:rFonts w:eastAsia="Calibri"/>
              </w:rPr>
              <w:t xml:space="preserve"> </w:t>
            </w:r>
            <w:r>
              <w:rPr>
                <w:rFonts w:eastAsia="Calibri"/>
              </w:rPr>
              <w:t>hiện</w:t>
            </w:r>
            <w:r>
              <w:rPr>
                <w:rFonts w:eastAsia="Calibri"/>
              </w:rPr>
              <w:t xml:space="preserve"> </w:t>
            </w:r>
            <w:r>
              <w:rPr>
                <w:rFonts w:eastAsia="Calibri"/>
              </w:rPr>
              <w:t>cấp</w:t>
            </w:r>
            <w:r>
              <w:rPr>
                <w:rFonts w:eastAsia="Calibri"/>
              </w:rPr>
              <w:t xml:space="preserve"> </w:t>
            </w:r>
            <w:r>
              <w:rPr>
                <w:rFonts w:eastAsia="Calibri"/>
              </w:rPr>
              <w:t>số</w:t>
            </w:r>
            <w:r>
              <w:rPr>
                <w:rFonts w:eastAsia="Calibri"/>
              </w:rPr>
              <w:t xml:space="preserve"> </w:t>
            </w:r>
            <w:r>
              <w:rPr>
                <w:rFonts w:eastAsia="Calibri"/>
              </w:rPr>
              <w:t>hóa</w:t>
            </w:r>
            <w:r>
              <w:rPr>
                <w:rFonts w:eastAsia="Calibri"/>
              </w:rPr>
              <w:t xml:space="preserve"> </w:t>
            </w:r>
            <w:r>
              <w:rPr>
                <w:rFonts w:eastAsia="Calibri"/>
              </w:rPr>
              <w:t>đơn</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6734DE43" w14:textId="77777777">
            <w:pPr>
              <w:jc w:val="both"/>
            </w:pPr>
          </w:p>
        </w:tc>
      </w:tr>
      <w:tr w14:paraId="010613DA"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F2B4445" w14:textId="77777777">
            <w:pPr>
              <w:autoSpaceDE w:val="0"/>
              <w:autoSpaceDN w:val="0"/>
              <w:adjustRightInd w:val="0"/>
              <w:rPr>
                <w:rFonts w:eastAsia="Calibri"/>
              </w:rPr>
            </w:pPr>
            <w:r w:rsidRPr="00170EAA">
              <w:rPr>
                <w:rFonts w:eastAsia="Calibri"/>
              </w:rPr>
              <w:t>ERR:15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09E6B302" w14:textId="77777777">
            <w:pPr>
              <w:pStyle w:val="ListParagraph"/>
              <w:spacing w:after="0" w:line="240" w:lineRule="auto"/>
              <w:ind w:left="0"/>
              <w:rPr>
                <w:rFonts w:eastAsia="Calibri"/>
              </w:rPr>
            </w:pPr>
            <w:r>
              <w:rPr>
                <w:rFonts w:eastAsia="Calibri"/>
              </w:rPr>
              <w:t>Lỗi</w:t>
            </w:r>
            <w:r>
              <w:rPr>
                <w:rFonts w:eastAsia="Calibri"/>
              </w:rPr>
              <w:t xml:space="preserve"> </w:t>
            </w:r>
            <w:r>
              <w:rPr>
                <w:rFonts w:eastAsia="Calibri"/>
              </w:rPr>
              <w:t>khi</w:t>
            </w:r>
            <w:r>
              <w:rPr>
                <w:rFonts w:eastAsia="Calibri"/>
              </w:rPr>
              <w:t xml:space="preserve"> </w:t>
            </w:r>
            <w:r>
              <w:rPr>
                <w:rFonts w:eastAsia="Calibri"/>
              </w:rPr>
              <w:t>thực</w:t>
            </w:r>
            <w:r>
              <w:rPr>
                <w:rFonts w:eastAsia="Calibri"/>
              </w:rPr>
              <w:t xml:space="preserve"> </w:t>
            </w:r>
            <w:r>
              <w:rPr>
                <w:rFonts w:eastAsia="Calibri"/>
              </w:rPr>
              <w:t>hiện</w:t>
            </w:r>
            <w:r>
              <w:rPr>
                <w:rFonts w:eastAsia="Calibri"/>
              </w:rPr>
              <w:t xml:space="preserve"> </w:t>
            </w:r>
            <w:r w:rsidRPr="00170EAA">
              <w:rPr>
                <w:rFonts w:eastAsia="Calibri"/>
              </w:rPr>
              <w:t>Deserialize</w:t>
            </w:r>
            <w:r>
              <w:rPr>
                <w:rFonts w:eastAsia="Calibri"/>
              </w:rPr>
              <w:t xml:space="preserve"> </w:t>
            </w:r>
            <w:r>
              <w:rPr>
                <w:rFonts w:eastAsia="Calibri"/>
              </w:rPr>
              <w:t>chuỗi</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đầu</w:t>
            </w:r>
            <w:r>
              <w:rPr>
                <w:rFonts w:eastAsia="Calibri"/>
              </w:rPr>
              <w:t xml:space="preserve"> </w:t>
            </w:r>
            <w:r>
              <w:rPr>
                <w:rFonts w:eastAsia="Calibri"/>
              </w:rPr>
              <w:t>vào</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726E0015" w14:textId="77777777">
            <w:pPr>
              <w:jc w:val="both"/>
            </w:pPr>
          </w:p>
        </w:tc>
      </w:tr>
      <w:tr w14:paraId="2E72CE4B"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1344D2A" w14:textId="77777777">
            <w:pPr>
              <w:autoSpaceDE w:val="0"/>
              <w:autoSpaceDN w:val="0"/>
              <w:adjustRightInd w:val="0"/>
              <w:rPr>
                <w:rFonts w:eastAsia="Calibri"/>
              </w:rPr>
            </w:pPr>
            <w:r w:rsidRPr="009372AD">
              <w:rPr>
                <w:rFonts w:eastAsia="Calibri"/>
              </w:rPr>
              <w:t>ERR:</w:t>
            </w:r>
            <w:r>
              <w:rPr>
                <w:rFonts w:eastAsia="Calibri"/>
              </w:rPr>
              <w:t>1</w:t>
            </w:r>
            <w:r w:rsidRPr="009372AD">
              <w:rPr>
                <w:rFonts w:eastAsia="Calibri"/>
              </w:rPr>
              <w:t>9</w:t>
            </w:r>
          </w:p>
          <w:p w:rsidR="009D1437" w:rsidRPr="009372AD" w:rsidP="00616EC4" w14:paraId="2E811C3A" w14:textId="77777777">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2A24A574" w14:textId="77777777">
            <w:pPr>
              <w:pStyle w:val="ListParagraph"/>
              <w:spacing w:after="0" w:line="240" w:lineRule="auto"/>
              <w:ind w:left="0"/>
              <w:rPr>
                <w:rFonts w:eastAsia="Calibri"/>
              </w:rPr>
            </w:pPr>
            <w:r>
              <w:rPr>
                <w:rFonts w:eastAsia="Calibri"/>
              </w:rPr>
              <w:t xml:space="preserve">Pattern </w:t>
            </w:r>
            <w:r>
              <w:rPr>
                <w:rFonts w:eastAsia="Calibri"/>
              </w:rPr>
              <w:t>truyền</w:t>
            </w:r>
            <w:r>
              <w:rPr>
                <w:rFonts w:eastAsia="Calibri"/>
              </w:rPr>
              <w:t xml:space="preserve"> </w:t>
            </w:r>
            <w:r>
              <w:rPr>
                <w:rFonts w:eastAsia="Calibri"/>
              </w:rPr>
              <w:t>vào</w:t>
            </w:r>
            <w:r>
              <w:rPr>
                <w:rFonts w:eastAsia="Calibri"/>
              </w:rPr>
              <w:t xml:space="preserve"> </w:t>
            </w:r>
            <w:r>
              <w:rPr>
                <w:rFonts w:eastAsia="Calibri"/>
              </w:rPr>
              <w:t>không</w:t>
            </w:r>
            <w:r>
              <w:rPr>
                <w:rFonts w:eastAsia="Calibri"/>
              </w:rPr>
              <w:t xml:space="preserve"> </w:t>
            </w:r>
            <w:r>
              <w:rPr>
                <w:rFonts w:eastAsia="Calibri"/>
              </w:rPr>
              <w:t>giống</w:t>
            </w:r>
            <w:r>
              <w:rPr>
                <w:rFonts w:eastAsia="Calibri"/>
              </w:rPr>
              <w:t xml:space="preserve"> </w:t>
            </w:r>
            <w:r>
              <w:rPr>
                <w:rFonts w:eastAsia="Calibri"/>
              </w:rPr>
              <w:t>với</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cần</w:t>
            </w:r>
            <w:r>
              <w:rPr>
                <w:rFonts w:eastAsia="Calibri"/>
              </w:rPr>
              <w:t xml:space="preserve"> </w:t>
            </w:r>
            <w:r>
              <w:rPr>
                <w:rFonts w:eastAsia="Calibri"/>
              </w:rPr>
              <w:t>điều</w:t>
            </w:r>
            <w:r>
              <w:rPr>
                <w:rFonts w:eastAsia="Calibri"/>
              </w:rPr>
              <w:t xml:space="preserve"> </w:t>
            </w:r>
            <w:r>
              <w:rPr>
                <w:rFonts w:eastAsia="Calibri"/>
              </w:rPr>
              <w:t>chỉnh</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5AEC1873" w14:textId="77777777">
            <w:pPr>
              <w:jc w:val="both"/>
            </w:pPr>
          </w:p>
        </w:tc>
      </w:tr>
      <w:tr w14:paraId="17A39262"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560D6E9" w14:textId="77777777">
            <w:pPr>
              <w:autoSpaceDE w:val="0"/>
              <w:autoSpaceDN w:val="0"/>
              <w:adjustRightInd w:val="0"/>
              <w:rPr>
                <w:rFonts w:eastAsia="Calibri"/>
              </w:rPr>
            </w:pPr>
            <w:r>
              <w:rPr>
                <w:rFonts w:eastAsia="Calibri"/>
              </w:rPr>
              <w:t>ERR:20</w:t>
            </w:r>
          </w:p>
          <w:p w:rsidR="009D1437" w:rsidRPr="009372AD" w:rsidP="00616EC4" w14:paraId="6F215CF1" w14:textId="77777777">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6DF78182" w14:textId="77777777">
            <w:pPr>
              <w:pStyle w:val="ListParagraph"/>
              <w:spacing w:after="0" w:line="240" w:lineRule="auto"/>
              <w:ind w:left="0"/>
              <w:rPr>
                <w:rFonts w:eastAsia="Calibri"/>
              </w:rPr>
            </w:pPr>
            <w:r w:rsidRPr="002A5863">
              <w:t>Dải</w:t>
            </w:r>
            <w:r w:rsidRPr="002A5863">
              <w:t xml:space="preserve"> </w:t>
            </w:r>
            <w:r w:rsidRPr="002A5863">
              <w:t>hóa</w:t>
            </w:r>
            <w:r w:rsidRPr="002A5863">
              <w:t xml:space="preserve"> </w:t>
            </w:r>
            <w:r w:rsidRPr="002A5863">
              <w:t>đơn</w:t>
            </w:r>
            <w:r w:rsidRPr="002A5863">
              <w:t xml:space="preserve"> </w:t>
            </w:r>
            <w:r>
              <w:t>hết</w:t>
            </w:r>
            <w:r>
              <w:t>,</w:t>
            </w:r>
            <w:r w:rsidRPr="002A5863">
              <w:t xml:space="preserve"> User/Account </w:t>
            </w:r>
            <w:r w:rsidRPr="002A5863">
              <w:t>không</w:t>
            </w:r>
            <w:r w:rsidRPr="002A5863">
              <w:t xml:space="preserve"> </w:t>
            </w:r>
            <w:r w:rsidRPr="002A5863">
              <w:t>có</w:t>
            </w:r>
            <w:r w:rsidRPr="002A5863">
              <w:t xml:space="preserve"> </w:t>
            </w:r>
            <w:r w:rsidRPr="002A5863">
              <w:t>quyền</w:t>
            </w:r>
            <w:r w:rsidRPr="002A5863">
              <w:t xml:space="preserve"> </w:t>
            </w:r>
            <w:r w:rsidRPr="002A5863">
              <w:t>với</w:t>
            </w:r>
            <w:r w:rsidRPr="002A5863">
              <w:t xml:space="preserve"> Serial</w:t>
            </w:r>
            <w:r>
              <w:t>/</w:t>
            </w:r>
            <w:r w:rsidRPr="002A5863">
              <w:t xml:space="preserve">Pattern </w:t>
            </w:r>
            <w:r w:rsidRPr="002A5863">
              <w:t>và</w:t>
            </w:r>
            <w:r w:rsidRPr="002A5863">
              <w:t xml:space="preserve"> serial </w:t>
            </w:r>
            <w:r w:rsidRPr="002A5863">
              <w:t>không</w:t>
            </w:r>
            <w:r w:rsidRPr="002A5863">
              <w:t xml:space="preserve"> </w:t>
            </w:r>
            <w:r w:rsidRPr="002A5863">
              <w:t>phù</w:t>
            </w:r>
            <w:r w:rsidRPr="002A5863">
              <w:t xml:space="preserve"> </w:t>
            </w:r>
            <w:r w:rsidRPr="002A5863">
              <w:t>hợp</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4B305116" w14:textId="77777777">
            <w:pPr>
              <w:jc w:val="both"/>
            </w:pPr>
          </w:p>
        </w:tc>
      </w:tr>
      <w:tr w14:paraId="5250B540"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793387D3" w14:textId="77777777">
            <w:pPr>
              <w:autoSpaceDE w:val="0"/>
              <w:autoSpaceDN w:val="0"/>
              <w:adjustRightInd w:val="0"/>
              <w:rPr>
                <w:rFonts w:eastAsia="Calibri"/>
              </w:rPr>
            </w:pPr>
            <w:r>
              <w:rPr>
                <w:rFonts w:eastAsia="Calibri"/>
              </w:rPr>
              <w:t>ERR:21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2A5863" w:rsidP="00616EC4" w14:paraId="48EE9BC5" w14:textId="77777777">
            <w:pPr>
              <w:pStyle w:val="ListParagraph"/>
              <w:spacing w:after="0" w:line="240" w:lineRule="auto"/>
              <w:ind w:left="0"/>
            </w:pPr>
            <w:r>
              <w:t>Trùng</w:t>
            </w:r>
            <w:r>
              <w:t xml:space="preserve"> </w:t>
            </w:r>
            <w:r>
              <w:t>Fkey</w:t>
            </w:r>
            <w:r>
              <w:t xml:space="preserve"> </w:t>
            </w:r>
            <w:r>
              <w:t>truyền</w:t>
            </w:r>
            <w:r>
              <w:t xml:space="preserve"> </w:t>
            </w:r>
            <w:r>
              <w:t>vào</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04DAA09F" w14:textId="77777777">
            <w:pPr>
              <w:jc w:val="both"/>
            </w:pPr>
          </w:p>
        </w:tc>
      </w:tr>
      <w:tr w14:paraId="5D13B480"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DD2715" w:rsidP="00616EC4" w14:paraId="7D4628A5" w14:textId="77777777">
            <w:pPr>
              <w:autoSpaceDE w:val="0"/>
              <w:autoSpaceDN w:val="0"/>
              <w:adjustRightInd w:val="0"/>
              <w:jc w:val="both"/>
            </w:pPr>
            <w:r>
              <w:t>ERR:29</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07923E53" w14:textId="77777777">
            <w:pPr>
              <w:pStyle w:val="ListParagraph"/>
              <w:ind w:left="0"/>
              <w:jc w:val="both"/>
            </w:pPr>
            <w:r>
              <w:t>Lỗi</w:t>
            </w:r>
            <w:r>
              <w:t xml:space="preserve"> </w:t>
            </w:r>
            <w:r>
              <w:t>chứng</w:t>
            </w:r>
            <w:r>
              <w:t xml:space="preserve"> </w:t>
            </w:r>
            <w:r>
              <w:t>thư</w:t>
            </w:r>
            <w:r>
              <w:t xml:space="preserve"> </w:t>
            </w:r>
            <w:r>
              <w:t>hết</w:t>
            </w:r>
            <w:r>
              <w:t xml:space="preserve"> </w:t>
            </w:r>
            <w:r>
              <w:t>hạn</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106DBDB6" w14:textId="77777777">
            <w:pPr>
              <w:jc w:val="both"/>
            </w:pPr>
          </w:p>
        </w:tc>
      </w:tr>
      <w:tr w14:paraId="12F045FC"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DD2715" w:rsidP="00616EC4" w14:paraId="580073FB" w14:textId="77777777">
            <w:pPr>
              <w:autoSpaceDE w:val="0"/>
              <w:autoSpaceDN w:val="0"/>
              <w:adjustRightInd w:val="0"/>
              <w:jc w:val="both"/>
            </w:pPr>
            <w:r>
              <w:t>ERR:30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517DC0" w:rsidP="00616EC4" w14:paraId="246E4A17" w14:textId="77777777">
            <w:pPr>
              <w:pStyle w:val="ListParagraph"/>
              <w:ind w:left="0"/>
              <w:jc w:val="both"/>
            </w:pPr>
            <w:r w:rsidRPr="00517DC0">
              <w:t xml:space="preserve">Danh </w:t>
            </w:r>
            <w:r w:rsidRPr="00517DC0">
              <w:t>sách</w:t>
            </w:r>
            <w:r w:rsidRPr="00517DC0">
              <w:t xml:space="preserve"> </w:t>
            </w:r>
            <w:r w:rsidRPr="00517DC0">
              <w:t>hóa</w:t>
            </w:r>
            <w:r w:rsidRPr="00517DC0">
              <w:t xml:space="preserve"> </w:t>
            </w:r>
            <w:r w:rsidRPr="00517DC0">
              <w:t>đơn</w:t>
            </w:r>
            <w:r w:rsidRPr="00517DC0">
              <w:t xml:space="preserve"> </w:t>
            </w:r>
            <w:r w:rsidRPr="00517DC0">
              <w:t>tồn</w:t>
            </w:r>
            <w:r w:rsidRPr="00517DC0">
              <w:t xml:space="preserve"> </w:t>
            </w:r>
            <w:r w:rsidRPr="00517DC0">
              <w:t>tại</w:t>
            </w:r>
            <w:r w:rsidRPr="00517DC0">
              <w:t xml:space="preserve"> </w:t>
            </w:r>
            <w:r w:rsidRPr="00517DC0">
              <w:t>ngày</w:t>
            </w:r>
            <w:r w:rsidRPr="00517DC0">
              <w:t xml:space="preserve"> </w:t>
            </w:r>
            <w:r w:rsidRPr="00517DC0">
              <w:t>hóa</w:t>
            </w:r>
            <w:r w:rsidRPr="00517DC0">
              <w:t xml:space="preserve"> </w:t>
            </w:r>
            <w:r w:rsidRPr="00517DC0">
              <w:t>đơn</w:t>
            </w:r>
            <w:r w:rsidRPr="00517DC0">
              <w:t xml:space="preserve"> </w:t>
            </w:r>
            <w:r w:rsidRPr="00517DC0">
              <w:t>nhỏ</w:t>
            </w:r>
            <w:r w:rsidRPr="00517DC0">
              <w:t xml:space="preserve"> </w:t>
            </w:r>
            <w:r w:rsidRPr="00517DC0">
              <w:t>hơn</w:t>
            </w:r>
            <w:r w:rsidRPr="00517DC0">
              <w:t xml:space="preserve"> </w:t>
            </w:r>
            <w:r w:rsidRPr="00517DC0">
              <w:t>ngày</w:t>
            </w:r>
            <w:r w:rsidRPr="00517DC0">
              <w:t xml:space="preserve"> </w:t>
            </w:r>
            <w:r w:rsidRPr="00517DC0">
              <w:t>hóa</w:t>
            </w:r>
            <w:r w:rsidRPr="00517DC0">
              <w:t xml:space="preserve"> </w:t>
            </w:r>
            <w:r w:rsidRPr="00517DC0">
              <w:t>đơn</w:t>
            </w:r>
            <w:r w:rsidRPr="00517DC0">
              <w:t xml:space="preserve"> </w:t>
            </w:r>
            <w:r w:rsidRPr="00517DC0">
              <w:t>đã</w:t>
            </w:r>
            <w:r w:rsidRPr="00517DC0">
              <w:t xml:space="preserve"> </w:t>
            </w:r>
            <w:r w:rsidRPr="00517DC0">
              <w:t>phát</w:t>
            </w:r>
            <w:r w:rsidRPr="00517DC0">
              <w:t xml:space="preserve"> </w:t>
            </w:r>
            <w:r w:rsidRPr="00517DC0">
              <w:t>hành</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361D0908" w14:textId="77777777">
            <w:pPr>
              <w:jc w:val="both"/>
            </w:pPr>
          </w:p>
        </w:tc>
      </w:tr>
      <w:tr w14:paraId="3500D2F9"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26B9925D" w14:textId="77777777">
            <w:pPr>
              <w:autoSpaceDE w:val="0"/>
              <w:autoSpaceDN w:val="0"/>
              <w:adjustRightInd w:val="0"/>
              <w:rPr>
                <w:rFonts w:eastAsia="Calibri"/>
              </w:rPr>
            </w:pPr>
            <w:r w:rsidRPr="009372AD">
              <w:rPr>
                <w:rFonts w:eastAsia="Calibri"/>
              </w:rPr>
              <w:t xml:space="preserve">OK: </w:t>
            </w:r>
            <w:r w:rsidRPr="009372AD">
              <w:rPr>
                <w:rFonts w:eastAsia="Calibri"/>
              </w:rPr>
              <w:t>pattern;serial;invNumber</w:t>
            </w:r>
          </w:p>
          <w:p w:rsidR="009D1437" w:rsidRPr="009372AD" w:rsidP="00616EC4" w14:paraId="3830CE01" w14:textId="77777777">
            <w:pPr>
              <w:autoSpaceDE w:val="0"/>
              <w:autoSpaceDN w:val="0"/>
              <w:adjustRightInd w:val="0"/>
              <w:rPr>
                <w:rFonts w:eastAsia="Calibri"/>
              </w:rPr>
            </w:pPr>
            <w:r w:rsidRPr="009372AD">
              <w:rPr>
                <w:rFonts w:eastAsia="Calibri"/>
              </w:rPr>
              <w:t>(</w:t>
            </w:r>
            <w:r w:rsidRPr="009372AD">
              <w:rPr>
                <w:rFonts w:eastAsia="Calibri"/>
              </w:rPr>
              <w:t>Ví</w:t>
            </w:r>
            <w:r w:rsidRPr="009372AD">
              <w:rPr>
                <w:rFonts w:eastAsia="Calibri"/>
              </w:rPr>
              <w:t xml:space="preserve"> </w:t>
            </w:r>
            <w:r w:rsidRPr="009372AD">
              <w:rPr>
                <w:rFonts w:eastAsia="Calibri"/>
              </w:rPr>
              <w:t>dụ</w:t>
            </w:r>
            <w:r w:rsidRPr="009372AD">
              <w:rPr>
                <w:rFonts w:eastAsia="Calibri"/>
              </w:rPr>
              <w:t>:</w:t>
            </w:r>
          </w:p>
          <w:p w:rsidR="009D1437" w:rsidRPr="009372AD" w:rsidP="00616EC4" w14:paraId="435BDC7F" w14:textId="77777777">
            <w:pPr>
              <w:autoSpaceDE w:val="0"/>
              <w:autoSpaceDN w:val="0"/>
              <w:adjustRightInd w:val="0"/>
              <w:rPr>
                <w:rFonts w:eastAsia="Calibri"/>
              </w:rPr>
            </w:pPr>
            <w:r w:rsidRPr="009372AD">
              <w:rPr>
                <w:rFonts w:eastAsia="Calibri"/>
              </w:rPr>
              <w:t>OK:01GTKT3/001;AA/12E;0000002)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626CFB3" w14:textId="77777777">
            <w:pPr>
              <w:pStyle w:val="ListParagraph"/>
              <w:numPr>
                <w:ilvl w:val="0"/>
                <w:numId w:val="4"/>
              </w:numPr>
              <w:spacing w:after="0" w:line="240" w:lineRule="auto"/>
              <w:rPr>
                <w:rFonts w:eastAsia="Calibri"/>
              </w:rPr>
            </w:pPr>
            <w:r w:rsidRPr="009372AD">
              <w:rPr>
                <w:rFonts w:eastAsia="Calibri"/>
              </w:rPr>
              <w:t xml:space="preserve">OK </w:t>
            </w:r>
            <w:r w:rsidRPr="009372AD">
              <w:rPr>
                <w:rFonts w:ascii="Wingdings" w:eastAsia="Calibri" w:hAnsi="Wingdings"/>
              </w:rPr>
              <w:sym w:font="Wingdings" w:char="F0E0"/>
            </w:r>
            <w:r w:rsidRPr="009372AD">
              <w:rPr>
                <w:rFonts w:eastAsia="Calibri"/>
              </w:rPr>
              <w:t xml:space="preserve"> </w:t>
            </w:r>
            <w:r w:rsidRPr="009372AD">
              <w:rPr>
                <w:rFonts w:eastAsia="Calibri"/>
              </w:rPr>
              <w:t>đã</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hành</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Pr>
                <w:rFonts w:eastAsia="Calibri"/>
              </w:rPr>
              <w:t>thay</w:t>
            </w:r>
            <w:r>
              <w:rPr>
                <w:rFonts w:eastAsia="Calibri"/>
              </w:rPr>
              <w:t xml:space="preserve"> </w:t>
            </w:r>
            <w:r>
              <w:rPr>
                <w:rFonts w:eastAsia="Calibri"/>
              </w:rPr>
              <w:t>thế</w:t>
            </w:r>
          </w:p>
          <w:p w:rsidR="009D1437" w:rsidRPr="009372AD" w:rsidP="00616EC4" w14:paraId="09FADE85" w14:textId="77777777">
            <w:pPr>
              <w:pStyle w:val="ListParagraph"/>
              <w:numPr>
                <w:ilvl w:val="0"/>
                <w:numId w:val="4"/>
              </w:numPr>
              <w:spacing w:after="0" w:line="240" w:lineRule="auto"/>
              <w:rPr>
                <w:rFonts w:eastAsia="Calibri"/>
              </w:rPr>
            </w:pPr>
            <w:r w:rsidRPr="009372AD">
              <w:rPr>
                <w:rFonts w:eastAsia="Calibri"/>
              </w:rPr>
              <w:t>Patter</w:t>
            </w:r>
            <w:r w:rsidRPr="009372AD">
              <w:rPr>
                <w:rFonts w:ascii="Wingdings" w:eastAsia="Calibri" w:hAnsi="Wingdings"/>
              </w:rPr>
              <w:sym w:font="Wingdings" w:char="F0E0"/>
            </w:r>
            <w:r w:rsidRPr="009372AD">
              <w:rPr>
                <w:rFonts w:eastAsia="Calibri"/>
              </w:rPr>
              <w:t xml:space="preserve"> </w:t>
            </w:r>
            <w:r w:rsidRPr="009372AD">
              <w:rPr>
                <w:rFonts w:eastAsia="Calibri"/>
              </w:rPr>
              <w:t>Mẫu</w:t>
            </w:r>
            <w:r w:rsidRPr="009372AD">
              <w:rPr>
                <w:rFonts w:eastAsia="Calibri"/>
              </w:rPr>
              <w:t xml:space="preserve"> </w:t>
            </w:r>
            <w:r w:rsidRPr="009372AD">
              <w:rPr>
                <w:rFonts w:eastAsia="Calibri"/>
              </w:rPr>
              <w:t>số</w:t>
            </w:r>
            <w:r w:rsidRPr="009372AD">
              <w:rPr>
                <w:rFonts w:eastAsia="Calibri"/>
              </w:rPr>
              <w:t xml:space="preserve"> </w:t>
            </w:r>
            <w:r w:rsidRPr="009372AD">
              <w:rPr>
                <w:rFonts w:eastAsia="Calibri"/>
              </w:rPr>
              <w:t>của</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Pr>
                <w:rFonts w:eastAsia="Calibri"/>
              </w:rPr>
              <w:t>thay</w:t>
            </w:r>
            <w:r>
              <w:rPr>
                <w:rFonts w:eastAsia="Calibri"/>
              </w:rPr>
              <w:t xml:space="preserve"> </w:t>
            </w:r>
            <w:r>
              <w:rPr>
                <w:rFonts w:eastAsia="Calibri"/>
              </w:rPr>
              <w:t>thế</w:t>
            </w:r>
            <w:r w:rsidRPr="009372AD">
              <w:rPr>
                <w:rFonts w:eastAsia="Calibri"/>
              </w:rPr>
              <w:t xml:space="preserve"> </w:t>
            </w:r>
          </w:p>
          <w:p w:rsidR="009D1437" w:rsidRPr="009372AD" w:rsidP="00616EC4" w14:paraId="78375BA5" w14:textId="77777777">
            <w:pPr>
              <w:pStyle w:val="ListParagraph"/>
              <w:numPr>
                <w:ilvl w:val="0"/>
                <w:numId w:val="4"/>
              </w:numPr>
              <w:spacing w:after="0" w:line="240" w:lineRule="auto"/>
              <w:rPr>
                <w:rFonts w:eastAsia="Calibri"/>
              </w:rPr>
            </w:pPr>
            <w:r w:rsidRPr="009372AD">
              <w:rPr>
                <w:rFonts w:eastAsia="Calibri"/>
              </w:rPr>
              <w:t xml:space="preserve">Serial </w:t>
            </w:r>
            <w:r w:rsidRPr="009372AD">
              <w:rPr>
                <w:rFonts w:ascii="Wingdings" w:eastAsia="Calibri" w:hAnsi="Wingdings"/>
              </w:rPr>
              <w:sym w:font="Wingdings" w:char="F0E0"/>
            </w:r>
            <w:r w:rsidRPr="009372AD">
              <w:rPr>
                <w:rFonts w:eastAsia="Calibri"/>
              </w:rPr>
              <w:t xml:space="preserve"> </w:t>
            </w:r>
            <w:r w:rsidRPr="009372AD">
              <w:rPr>
                <w:rFonts w:eastAsia="Calibri"/>
              </w:rPr>
              <w:t>serial</w:t>
            </w:r>
            <w:r w:rsidRPr="009372AD">
              <w:rPr>
                <w:rFonts w:eastAsia="Calibri"/>
              </w:rPr>
              <w:t xml:space="preserve"> </w:t>
            </w:r>
            <w:r w:rsidRPr="009372AD">
              <w:rPr>
                <w:rFonts w:eastAsia="Calibri"/>
              </w:rPr>
              <w:t>của</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Pr>
                <w:rFonts w:eastAsia="Calibri"/>
              </w:rPr>
              <w:t>thay</w:t>
            </w:r>
            <w:r>
              <w:rPr>
                <w:rFonts w:eastAsia="Calibri"/>
              </w:rPr>
              <w:t xml:space="preserve"> </w:t>
            </w:r>
            <w:r>
              <w:rPr>
                <w:rFonts w:eastAsia="Calibri"/>
              </w:rPr>
              <w:t>thế</w:t>
            </w:r>
            <w:r w:rsidRPr="009372AD">
              <w:rPr>
                <w:rFonts w:eastAsia="Calibri"/>
              </w:rPr>
              <w:t xml:space="preserve"> </w:t>
            </w:r>
          </w:p>
          <w:p w:rsidR="009D1437" w:rsidRPr="009372AD" w:rsidP="00616EC4" w14:paraId="7EC3C625" w14:textId="77777777">
            <w:pPr>
              <w:pStyle w:val="ListParagraph"/>
              <w:numPr>
                <w:ilvl w:val="0"/>
                <w:numId w:val="4"/>
              </w:numPr>
              <w:spacing w:after="0" w:line="240" w:lineRule="auto"/>
              <w:rPr>
                <w:rFonts w:eastAsia="Calibri"/>
              </w:rPr>
            </w:pPr>
            <w:r w:rsidRPr="009372AD">
              <w:rPr>
                <w:rFonts w:eastAsia="Calibri"/>
              </w:rPr>
              <w:t>invNumber</w:t>
            </w:r>
            <w:r w:rsidRPr="009372AD">
              <w:rPr>
                <w:rFonts w:eastAsia="Calibri"/>
              </w:rPr>
              <w:t xml:space="preserve">: </w:t>
            </w:r>
            <w:r w:rsidRPr="009372AD">
              <w:rPr>
                <w:rFonts w:eastAsia="Calibri"/>
              </w:rPr>
              <w:t>số</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Pr>
                <w:rFonts w:eastAsia="Calibri"/>
              </w:rPr>
              <w:t>thay</w:t>
            </w:r>
            <w:r>
              <w:rPr>
                <w:rFonts w:eastAsia="Calibri"/>
              </w:rPr>
              <w:t xml:space="preserve"> </w:t>
            </w:r>
            <w:r>
              <w:rPr>
                <w:rFonts w:eastAsia="Calibri"/>
              </w:rPr>
              <w:t>thế</w:t>
            </w:r>
            <w:r w:rsidRPr="009372AD">
              <w:rPr>
                <w:rFonts w:eastAsia="Calibri"/>
              </w:rPr>
              <w:t xml:space="preserve"> </w:t>
            </w:r>
          </w:p>
          <w:p w:rsidR="009D1437" w:rsidRPr="009372AD" w:rsidP="00616EC4" w14:paraId="3795675D" w14:textId="77777777">
            <w:pPr>
              <w:pStyle w:val="ListParagraph"/>
              <w:spacing w:after="0" w:line="240" w:lineRule="auto"/>
              <w:rPr>
                <w:rFonts w:eastAsia="Calibri"/>
              </w:rPr>
            </w:pP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79AB203E" w14:textId="77777777">
            <w:pPr>
              <w:jc w:val="both"/>
            </w:pPr>
          </w:p>
        </w:tc>
      </w:tr>
    </w:tbl>
    <w:p w:rsidR="009D1437" w:rsidP="009D1437" w14:paraId="7BAA7C63" w14:textId="77777777">
      <w:pPr>
        <w:spacing w:line="360" w:lineRule="auto"/>
        <w:jc w:val="both"/>
        <w:rPr>
          <w:rFonts w:eastAsia="Calibri"/>
          <w:b/>
          <w:u w:val="single"/>
        </w:rPr>
      </w:pPr>
    </w:p>
    <w:p w:rsidR="009D1437" w:rsidP="009D1437" w14:paraId="5672CB50" w14:textId="77777777">
      <w:pPr>
        <w:rPr>
          <w:b/>
          <w:u w:val="single"/>
        </w:rPr>
      </w:pPr>
      <w:r w:rsidRPr="000A4319">
        <w:rPr>
          <w:b/>
          <w:u w:val="single"/>
        </w:rPr>
        <w:t>Cấu</w:t>
      </w:r>
      <w:r w:rsidRPr="000A4319">
        <w:rPr>
          <w:b/>
          <w:u w:val="single"/>
        </w:rPr>
        <w:t xml:space="preserve"> </w:t>
      </w:r>
      <w:r w:rsidRPr="000A4319">
        <w:rPr>
          <w:b/>
          <w:u w:val="single"/>
        </w:rPr>
        <w:t>trúc</w:t>
      </w:r>
      <w:r w:rsidRPr="000A4319">
        <w:rPr>
          <w:b/>
          <w:u w:val="single"/>
        </w:rPr>
        <w:t xml:space="preserve"> </w:t>
      </w:r>
      <w:r w:rsidRPr="000A4319">
        <w:rPr>
          <w:b/>
          <w:u w:val="single"/>
        </w:rPr>
        <w:t>của</w:t>
      </w:r>
      <w:r w:rsidRPr="000A4319">
        <w:rPr>
          <w:b/>
          <w:u w:val="single"/>
        </w:rPr>
        <w:t xml:space="preserve"> </w:t>
      </w:r>
      <w:r>
        <w:rPr>
          <w:b/>
          <w:u w:val="single"/>
        </w:rPr>
        <w:t>xmlInv</w:t>
      </w:r>
      <w:r w:rsidRPr="000A4319">
        <w:rPr>
          <w:b/>
          <w:u w:val="single"/>
        </w:rPr>
        <w:t>Data</w:t>
      </w:r>
      <w:r w:rsidRPr="000A4319">
        <w:rPr>
          <w:b/>
          <w:u w:val="single"/>
        </w:rPr>
        <w:t xml:space="preserve"> (</w:t>
      </w:r>
      <w:r w:rsidRPr="000A4319">
        <w:rPr>
          <w:b/>
          <w:u w:val="single"/>
        </w:rPr>
        <w:t>các</w:t>
      </w:r>
      <w:r w:rsidRPr="000A4319">
        <w:rPr>
          <w:b/>
          <w:u w:val="single"/>
        </w:rPr>
        <w:t xml:space="preserve"> </w:t>
      </w:r>
      <w:r w:rsidRPr="000A4319">
        <w:rPr>
          <w:b/>
          <w:u w:val="single"/>
        </w:rPr>
        <w:t>trường</w:t>
      </w:r>
      <w:r w:rsidRPr="000A4319">
        <w:rPr>
          <w:b/>
          <w:u w:val="single"/>
        </w:rPr>
        <w:t xml:space="preserve"> </w:t>
      </w:r>
      <w:r w:rsidRPr="000A4319">
        <w:rPr>
          <w:b/>
          <w:color w:val="FF0000"/>
          <w:u w:val="single"/>
        </w:rPr>
        <w:t>*</w:t>
      </w:r>
      <w:r w:rsidRPr="000A4319">
        <w:rPr>
          <w:b/>
          <w:u w:val="single"/>
        </w:rPr>
        <w:t xml:space="preserve"> </w:t>
      </w:r>
      <w:r w:rsidRPr="000A4319">
        <w:rPr>
          <w:b/>
          <w:u w:val="single"/>
        </w:rPr>
        <w:t>là</w:t>
      </w:r>
      <w:r w:rsidRPr="000A4319">
        <w:rPr>
          <w:b/>
          <w:u w:val="single"/>
        </w:rPr>
        <w:t xml:space="preserve"> </w:t>
      </w:r>
      <w:r w:rsidRPr="000A4319">
        <w:rPr>
          <w:b/>
          <w:u w:val="single"/>
        </w:rPr>
        <w:t>bắt</w:t>
      </w:r>
      <w:r w:rsidRPr="000A4319">
        <w:rPr>
          <w:b/>
          <w:u w:val="single"/>
        </w:rPr>
        <w:t xml:space="preserve"> </w:t>
      </w:r>
      <w:r w:rsidRPr="000A4319">
        <w:rPr>
          <w:b/>
          <w:u w:val="single"/>
        </w:rPr>
        <w:t>buộc</w:t>
      </w:r>
      <w:r w:rsidRPr="000A4319">
        <w:rPr>
          <w:b/>
          <w:u w:val="single"/>
        </w:rPr>
        <w:t>):</w:t>
      </w:r>
    </w:p>
    <w:p w:rsidR="009D1437" w:rsidP="009D1437" w14:paraId="0CEEA4E4"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A31515"/>
          <w:sz w:val="19"/>
          <w:szCs w:val="19"/>
        </w:rPr>
        <w:t>ThayTheHD</w:t>
      </w:r>
      <w:r>
        <w:rPr>
          <w:rFonts w:ascii="Consolas" w:hAnsi="Consolas" w:cs="Consolas"/>
          <w:color w:val="0000FF"/>
          <w:sz w:val="19"/>
          <w:szCs w:val="19"/>
        </w:rPr>
        <w:t>&gt;</w:t>
      </w:r>
    </w:p>
    <w:p w:rsidR="009D1437" w:rsidP="009D1437" w14:paraId="3A3876B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key</w:t>
      </w:r>
      <w:r>
        <w:rPr>
          <w:rFonts w:ascii="Consolas" w:hAnsi="Consolas" w:cs="Consolas"/>
          <w:color w:val="0000FF"/>
          <w:sz w:val="19"/>
          <w:szCs w:val="19"/>
        </w:rPr>
        <w:t>&gt;</w:t>
      </w:r>
      <w:r>
        <w:rPr>
          <w:rFonts w:ascii="Consolas" w:hAnsi="Consolas" w:cs="Consolas"/>
          <w:color w:val="000000"/>
          <w:sz w:val="19"/>
          <w:szCs w:val="19"/>
        </w:rPr>
        <w:t>Fkey</w:t>
      </w:r>
      <w:r>
        <w:rPr>
          <w:rFonts w:ascii="Consolas" w:hAnsi="Consolas" w:cs="Consolas"/>
          <w:color w:val="000000"/>
          <w:sz w:val="19"/>
          <w:szCs w:val="19"/>
        </w:rPr>
        <w:t xml:space="preserve"> </w:t>
      </w:r>
      <w:r>
        <w:rPr>
          <w:rFonts w:ascii="Consolas" w:hAnsi="Consolas" w:cs="Consolas"/>
          <w:color w:val="000000"/>
          <w:sz w:val="19"/>
          <w:szCs w:val="19"/>
        </w:rPr>
        <w:t>của</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key</w:t>
      </w:r>
      <w:r>
        <w:rPr>
          <w:rFonts w:ascii="Consolas" w:hAnsi="Consolas" w:cs="Consolas"/>
          <w:color w:val="0000FF"/>
          <w:sz w:val="19"/>
          <w:szCs w:val="19"/>
        </w:rPr>
        <w:t>&gt;</w:t>
      </w:r>
    </w:p>
    <w:p w:rsidR="009D1437" w:rsidP="009D1437" w14:paraId="232F8461"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TTChung</w:t>
      </w:r>
      <w:r>
        <w:rPr>
          <w:rFonts w:ascii="Consolas" w:hAnsi="Consolas" w:cs="Consolas"/>
          <w:color w:val="0000FF"/>
          <w:sz w:val="19"/>
          <w:szCs w:val="19"/>
        </w:rPr>
        <w:t>&gt;</w:t>
      </w:r>
    </w:p>
    <w:p w:rsidR="009D1437" w:rsidP="009D1437" w14:paraId="70F649A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MHSo</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hồ</w:t>
      </w:r>
      <w:r>
        <w:rPr>
          <w:rFonts w:ascii="Consolas" w:hAnsi="Consolas" w:cs="Consolas"/>
          <w:color w:val="000000"/>
          <w:sz w:val="19"/>
          <w:szCs w:val="19"/>
        </w:rPr>
        <w:t xml:space="preserve"> </w:t>
      </w:r>
      <w:r>
        <w:rPr>
          <w:rFonts w:ascii="Consolas" w:hAnsi="Consolas" w:cs="Consolas"/>
          <w:color w:val="000000"/>
          <w:sz w:val="19"/>
          <w:szCs w:val="19"/>
        </w:rPr>
        <w:t>sơ</w:t>
      </w:r>
      <w:r>
        <w:rPr>
          <w:rFonts w:ascii="Consolas" w:hAnsi="Consolas" w:cs="Consolas"/>
          <w:color w:val="0000FF"/>
          <w:sz w:val="19"/>
          <w:szCs w:val="19"/>
        </w:rPr>
        <w:t>&lt;/</w:t>
      </w:r>
      <w:r>
        <w:rPr>
          <w:rFonts w:ascii="Consolas" w:hAnsi="Consolas" w:cs="Consolas"/>
          <w:color w:val="A31515"/>
          <w:sz w:val="19"/>
          <w:szCs w:val="19"/>
        </w:rPr>
        <w:t>MHSo</w:t>
      </w:r>
      <w:r>
        <w:rPr>
          <w:rFonts w:ascii="Consolas" w:hAnsi="Consolas" w:cs="Consolas"/>
          <w:color w:val="0000FF"/>
          <w:sz w:val="19"/>
          <w:szCs w:val="19"/>
        </w:rPr>
        <w:t>&gt;</w:t>
      </w:r>
    </w:p>
    <w:p w:rsidR="009D1437" w:rsidP="009D1437" w14:paraId="3374E31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SBKe</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bảng</w:t>
      </w:r>
      <w:r>
        <w:rPr>
          <w:rFonts w:ascii="Consolas" w:hAnsi="Consolas" w:cs="Consolas"/>
          <w:color w:val="000000"/>
          <w:sz w:val="19"/>
          <w:szCs w:val="19"/>
        </w:rPr>
        <w:t xml:space="preserve"> </w:t>
      </w:r>
      <w:r>
        <w:rPr>
          <w:rFonts w:ascii="Consolas" w:hAnsi="Consolas" w:cs="Consolas"/>
          <w:color w:val="000000"/>
          <w:sz w:val="19"/>
          <w:szCs w:val="19"/>
        </w:rPr>
        <w:t>kê</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của</w:t>
      </w:r>
      <w:r>
        <w:rPr>
          <w:rFonts w:ascii="Consolas" w:hAnsi="Consolas" w:cs="Consolas"/>
          <w:color w:val="000000"/>
          <w:sz w:val="19"/>
          <w:szCs w:val="19"/>
        </w:rPr>
        <w:t xml:space="preserve"> </w:t>
      </w:r>
      <w:r>
        <w:rPr>
          <w:rFonts w:ascii="Consolas" w:hAnsi="Consolas" w:cs="Consolas"/>
          <w:color w:val="000000"/>
          <w:sz w:val="19"/>
          <w:szCs w:val="19"/>
        </w:rPr>
        <w:t>bảng</w:t>
      </w:r>
      <w:r>
        <w:rPr>
          <w:rFonts w:ascii="Consolas" w:hAnsi="Consolas" w:cs="Consolas"/>
          <w:color w:val="000000"/>
          <w:sz w:val="19"/>
          <w:szCs w:val="19"/>
        </w:rPr>
        <w:t xml:space="preserve"> </w:t>
      </w:r>
      <w:r>
        <w:rPr>
          <w:rFonts w:ascii="Consolas" w:hAnsi="Consolas" w:cs="Consolas"/>
          <w:color w:val="000000"/>
          <w:sz w:val="19"/>
          <w:szCs w:val="19"/>
        </w:rPr>
        <w:t>kê</w:t>
      </w:r>
      <w:r>
        <w:rPr>
          <w:rFonts w:ascii="Consolas" w:hAnsi="Consolas" w:cs="Consolas"/>
          <w:color w:val="000000"/>
          <w:sz w:val="19"/>
          <w:szCs w:val="19"/>
        </w:rPr>
        <w:t xml:space="preserve"> </w:t>
      </w:r>
      <w:r>
        <w:rPr>
          <w:rFonts w:ascii="Consolas" w:hAnsi="Consolas" w:cs="Consolas"/>
          <w:color w:val="000000"/>
          <w:sz w:val="19"/>
          <w:szCs w:val="19"/>
        </w:rPr>
        <w:t>các</w:t>
      </w:r>
      <w:r>
        <w:rPr>
          <w:rFonts w:ascii="Consolas" w:hAnsi="Consolas" w:cs="Consolas"/>
          <w:color w:val="000000"/>
          <w:sz w:val="19"/>
          <w:szCs w:val="19"/>
        </w:rPr>
        <w:t xml:space="preserve"> </w:t>
      </w:r>
      <w:r>
        <w:rPr>
          <w:rFonts w:ascii="Consolas" w:hAnsi="Consolas" w:cs="Consolas"/>
          <w:color w:val="000000"/>
          <w:sz w:val="19"/>
          <w:szCs w:val="19"/>
        </w:rPr>
        <w:t>loại</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w:t>
      </w:r>
      <w:r>
        <w:rPr>
          <w:rFonts w:ascii="Consolas" w:hAnsi="Consolas" w:cs="Consolas"/>
          <w:color w:val="000000"/>
          <w:sz w:val="19"/>
          <w:szCs w:val="19"/>
        </w:rPr>
        <w:t>đã</w:t>
      </w:r>
      <w:r>
        <w:rPr>
          <w:rFonts w:ascii="Consolas" w:hAnsi="Consolas" w:cs="Consolas"/>
          <w:color w:val="000000"/>
          <w:sz w:val="19"/>
          <w:szCs w:val="19"/>
        </w:rPr>
        <w:t xml:space="preserve"> </w:t>
      </w:r>
      <w:r>
        <w:rPr>
          <w:rFonts w:ascii="Consolas" w:hAnsi="Consolas" w:cs="Consolas"/>
          <w:color w:val="000000"/>
          <w:sz w:val="19"/>
          <w:szCs w:val="19"/>
        </w:rPr>
        <w:t>bán</w:t>
      </w:r>
      <w:r>
        <w:rPr>
          <w:rFonts w:ascii="Consolas" w:hAnsi="Consolas" w:cs="Consolas"/>
          <w:color w:val="000000"/>
          <w:sz w:val="19"/>
          <w:szCs w:val="19"/>
        </w:rPr>
        <w:t xml:space="preserve"> </w:t>
      </w:r>
      <w:r>
        <w:rPr>
          <w:rFonts w:ascii="Consolas" w:hAnsi="Consolas" w:cs="Consolas"/>
          <w:color w:val="000000"/>
          <w:sz w:val="19"/>
          <w:szCs w:val="19"/>
        </w:rPr>
        <w:t>kèm</w:t>
      </w:r>
      <w:r>
        <w:rPr>
          <w:rFonts w:ascii="Consolas" w:hAnsi="Consolas" w:cs="Consolas"/>
          <w:color w:val="000000"/>
          <w:sz w:val="19"/>
          <w:szCs w:val="19"/>
        </w:rPr>
        <w:t xml:space="preserve"> </w:t>
      </w:r>
      <w:r>
        <w:rPr>
          <w:rFonts w:ascii="Consolas" w:hAnsi="Consolas" w:cs="Consolas"/>
          <w:color w:val="000000"/>
          <w:sz w:val="19"/>
          <w:szCs w:val="19"/>
        </w:rPr>
        <w:t>theo</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SBKe</w:t>
      </w:r>
      <w:r>
        <w:rPr>
          <w:rFonts w:ascii="Consolas" w:hAnsi="Consolas" w:cs="Consolas"/>
          <w:color w:val="0000FF"/>
          <w:sz w:val="19"/>
          <w:szCs w:val="19"/>
        </w:rPr>
        <w:t>&gt;</w:t>
      </w:r>
    </w:p>
    <w:p w:rsidR="009D1437" w:rsidP="009D1437" w14:paraId="2638A53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NBKe</w:t>
      </w:r>
      <w:r>
        <w:rPr>
          <w:rFonts w:ascii="Consolas" w:hAnsi="Consolas" w:cs="Consolas"/>
          <w:color w:val="0000FF"/>
          <w:sz w:val="19"/>
          <w:szCs w:val="19"/>
        </w:rPr>
        <w:t>&gt;</w:t>
      </w:r>
      <w:r>
        <w:rPr>
          <w:rFonts w:ascii="Consolas" w:hAnsi="Consolas" w:cs="Consolas"/>
          <w:color w:val="000000"/>
          <w:sz w:val="19"/>
          <w:szCs w:val="19"/>
        </w:rPr>
        <w:t>Ngày</w:t>
      </w:r>
      <w:r>
        <w:rPr>
          <w:rFonts w:ascii="Consolas" w:hAnsi="Consolas" w:cs="Consolas"/>
          <w:color w:val="000000"/>
          <w:sz w:val="19"/>
          <w:szCs w:val="19"/>
        </w:rPr>
        <w:t xml:space="preserve"> </w:t>
      </w:r>
      <w:r>
        <w:rPr>
          <w:rFonts w:ascii="Consolas" w:hAnsi="Consolas" w:cs="Consolas"/>
          <w:color w:val="000000"/>
          <w:sz w:val="19"/>
          <w:szCs w:val="19"/>
        </w:rPr>
        <w:t>bảng</w:t>
      </w:r>
      <w:r>
        <w:rPr>
          <w:rFonts w:ascii="Consolas" w:hAnsi="Consolas" w:cs="Consolas"/>
          <w:color w:val="000000"/>
          <w:sz w:val="19"/>
          <w:szCs w:val="19"/>
        </w:rPr>
        <w:t xml:space="preserve"> </w:t>
      </w:r>
      <w:r>
        <w:rPr>
          <w:rFonts w:ascii="Consolas" w:hAnsi="Consolas" w:cs="Consolas"/>
          <w:color w:val="000000"/>
          <w:sz w:val="19"/>
          <w:szCs w:val="19"/>
        </w:rPr>
        <w:t>kê</w:t>
      </w:r>
      <w:r>
        <w:rPr>
          <w:rFonts w:ascii="Consolas" w:hAnsi="Consolas" w:cs="Consolas"/>
          <w:color w:val="000000"/>
          <w:sz w:val="19"/>
          <w:szCs w:val="19"/>
        </w:rPr>
        <w:t xml:space="preserve"> (</w:t>
      </w:r>
      <w:r>
        <w:rPr>
          <w:rFonts w:ascii="Consolas" w:hAnsi="Consolas" w:cs="Consolas"/>
          <w:color w:val="000000"/>
          <w:sz w:val="19"/>
          <w:szCs w:val="19"/>
        </w:rPr>
        <w:t>Ngày</w:t>
      </w:r>
      <w:r>
        <w:rPr>
          <w:rFonts w:ascii="Consolas" w:hAnsi="Consolas" w:cs="Consolas"/>
          <w:color w:val="000000"/>
          <w:sz w:val="19"/>
          <w:szCs w:val="19"/>
        </w:rPr>
        <w:t xml:space="preserve"> </w:t>
      </w:r>
      <w:r>
        <w:rPr>
          <w:rFonts w:ascii="Consolas" w:hAnsi="Consolas" w:cs="Consolas"/>
          <w:color w:val="000000"/>
          <w:sz w:val="19"/>
          <w:szCs w:val="19"/>
        </w:rPr>
        <w:t>của</w:t>
      </w:r>
      <w:r>
        <w:rPr>
          <w:rFonts w:ascii="Consolas" w:hAnsi="Consolas" w:cs="Consolas"/>
          <w:color w:val="000000"/>
          <w:sz w:val="19"/>
          <w:szCs w:val="19"/>
        </w:rPr>
        <w:t xml:space="preserve"> </w:t>
      </w:r>
      <w:r>
        <w:rPr>
          <w:rFonts w:ascii="Consolas" w:hAnsi="Consolas" w:cs="Consolas"/>
          <w:color w:val="000000"/>
          <w:sz w:val="19"/>
          <w:szCs w:val="19"/>
        </w:rPr>
        <w:t>bảng</w:t>
      </w:r>
      <w:r>
        <w:rPr>
          <w:rFonts w:ascii="Consolas" w:hAnsi="Consolas" w:cs="Consolas"/>
          <w:color w:val="000000"/>
          <w:sz w:val="19"/>
          <w:szCs w:val="19"/>
        </w:rPr>
        <w:t xml:space="preserve"> </w:t>
      </w:r>
      <w:r>
        <w:rPr>
          <w:rFonts w:ascii="Consolas" w:hAnsi="Consolas" w:cs="Consolas"/>
          <w:color w:val="000000"/>
          <w:sz w:val="19"/>
          <w:szCs w:val="19"/>
        </w:rPr>
        <w:t>kê</w:t>
      </w:r>
      <w:r>
        <w:rPr>
          <w:rFonts w:ascii="Consolas" w:hAnsi="Consolas" w:cs="Consolas"/>
          <w:color w:val="000000"/>
          <w:sz w:val="19"/>
          <w:szCs w:val="19"/>
        </w:rPr>
        <w:t xml:space="preserve"> </w:t>
      </w:r>
      <w:r>
        <w:rPr>
          <w:rFonts w:ascii="Consolas" w:hAnsi="Consolas" w:cs="Consolas"/>
          <w:color w:val="000000"/>
          <w:sz w:val="19"/>
          <w:szCs w:val="19"/>
        </w:rPr>
        <w:t>các</w:t>
      </w:r>
      <w:r>
        <w:rPr>
          <w:rFonts w:ascii="Consolas" w:hAnsi="Consolas" w:cs="Consolas"/>
          <w:color w:val="000000"/>
          <w:sz w:val="19"/>
          <w:szCs w:val="19"/>
        </w:rPr>
        <w:t xml:space="preserve"> </w:t>
      </w:r>
      <w:r>
        <w:rPr>
          <w:rFonts w:ascii="Consolas" w:hAnsi="Consolas" w:cs="Consolas"/>
          <w:color w:val="000000"/>
          <w:sz w:val="19"/>
          <w:szCs w:val="19"/>
        </w:rPr>
        <w:t>loại</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w:t>
      </w:r>
      <w:r>
        <w:rPr>
          <w:rFonts w:ascii="Consolas" w:hAnsi="Consolas" w:cs="Consolas"/>
          <w:color w:val="000000"/>
          <w:sz w:val="19"/>
          <w:szCs w:val="19"/>
        </w:rPr>
        <w:t>đã</w:t>
      </w:r>
      <w:r>
        <w:rPr>
          <w:rFonts w:ascii="Consolas" w:hAnsi="Consolas" w:cs="Consolas"/>
          <w:color w:val="000000"/>
          <w:sz w:val="19"/>
          <w:szCs w:val="19"/>
        </w:rPr>
        <w:t xml:space="preserve"> </w:t>
      </w:r>
      <w:r>
        <w:rPr>
          <w:rFonts w:ascii="Consolas" w:hAnsi="Consolas" w:cs="Consolas"/>
          <w:color w:val="000000"/>
          <w:sz w:val="19"/>
          <w:szCs w:val="19"/>
        </w:rPr>
        <w:t>bán</w:t>
      </w:r>
      <w:r>
        <w:rPr>
          <w:rFonts w:ascii="Consolas" w:hAnsi="Consolas" w:cs="Consolas"/>
          <w:color w:val="000000"/>
          <w:sz w:val="19"/>
          <w:szCs w:val="19"/>
        </w:rPr>
        <w:t xml:space="preserve"> </w:t>
      </w:r>
      <w:r>
        <w:rPr>
          <w:rFonts w:ascii="Consolas" w:hAnsi="Consolas" w:cs="Consolas"/>
          <w:color w:val="000000"/>
          <w:sz w:val="19"/>
          <w:szCs w:val="19"/>
        </w:rPr>
        <w:t>kèm</w:t>
      </w:r>
      <w:r>
        <w:rPr>
          <w:rFonts w:ascii="Consolas" w:hAnsi="Consolas" w:cs="Consolas"/>
          <w:color w:val="000000"/>
          <w:sz w:val="19"/>
          <w:szCs w:val="19"/>
        </w:rPr>
        <w:t xml:space="preserve"> </w:t>
      </w:r>
      <w:r>
        <w:rPr>
          <w:rFonts w:ascii="Consolas" w:hAnsi="Consolas" w:cs="Consolas"/>
          <w:color w:val="000000"/>
          <w:sz w:val="19"/>
          <w:szCs w:val="19"/>
        </w:rPr>
        <w:t>theo</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NBKe</w:t>
      </w:r>
      <w:r>
        <w:rPr>
          <w:rFonts w:ascii="Consolas" w:hAnsi="Consolas" w:cs="Consolas"/>
          <w:color w:val="0000FF"/>
          <w:sz w:val="19"/>
          <w:szCs w:val="19"/>
        </w:rPr>
        <w:t>&gt;</w:t>
      </w:r>
    </w:p>
    <w:p w:rsidR="009D1437" w:rsidP="009D1437" w14:paraId="66275A9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DVTTe</w:t>
      </w:r>
      <w:r>
        <w:rPr>
          <w:rFonts w:ascii="Consolas" w:hAnsi="Consolas" w:cs="Consolas"/>
          <w:color w:val="0000FF"/>
          <w:sz w:val="19"/>
          <w:szCs w:val="19"/>
        </w:rPr>
        <w:t>&gt;</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vị</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tệ</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DVTTe</w:t>
      </w:r>
      <w:r>
        <w:rPr>
          <w:rFonts w:ascii="Consolas" w:hAnsi="Consolas" w:cs="Consolas"/>
          <w:color w:val="0000FF"/>
          <w:sz w:val="19"/>
          <w:szCs w:val="19"/>
        </w:rPr>
        <w:t>&gt;</w:t>
      </w:r>
    </w:p>
    <w:p w:rsidR="009D1437" w:rsidP="009D1437" w14:paraId="0ECA44D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TGia</w:t>
      </w:r>
      <w:r>
        <w:rPr>
          <w:rFonts w:ascii="Consolas" w:hAnsi="Consolas" w:cs="Consolas"/>
          <w:color w:val="0000FF"/>
          <w:sz w:val="19"/>
          <w:szCs w:val="19"/>
        </w:rPr>
        <w:t>&gt;</w:t>
      </w:r>
      <w:r>
        <w:rPr>
          <w:rFonts w:ascii="Consolas" w:hAnsi="Consolas" w:cs="Consolas"/>
          <w:color w:val="000000"/>
          <w:sz w:val="19"/>
          <w:szCs w:val="19"/>
        </w:rPr>
        <w:t>Tỷ</w:t>
      </w:r>
      <w:r>
        <w:rPr>
          <w:rFonts w:ascii="Consolas" w:hAnsi="Consolas" w:cs="Consolas"/>
          <w:color w:val="000000"/>
          <w:sz w:val="19"/>
          <w:szCs w:val="19"/>
        </w:rPr>
        <w:t xml:space="preserve"> </w:t>
      </w:r>
      <w:r>
        <w:rPr>
          <w:rFonts w:ascii="Consolas" w:hAnsi="Consolas" w:cs="Consolas"/>
          <w:color w:val="000000"/>
          <w:sz w:val="19"/>
          <w:szCs w:val="19"/>
        </w:rPr>
        <w:t>giá</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Trừ</w:t>
      </w:r>
      <w:r>
        <w:rPr>
          <w:rFonts w:ascii="Consolas" w:hAnsi="Consolas" w:cs="Consolas"/>
          <w:color w:val="000000"/>
          <w:sz w:val="19"/>
          <w:szCs w:val="19"/>
        </w:rPr>
        <w:t xml:space="preserve"> </w:t>
      </w:r>
      <w:r>
        <w:rPr>
          <w:rFonts w:ascii="Consolas" w:hAnsi="Consolas" w:cs="Consolas"/>
          <w:color w:val="000000"/>
          <w:sz w:val="19"/>
          <w:szCs w:val="19"/>
        </w:rPr>
        <w:t>trường</w:t>
      </w:r>
      <w:r>
        <w:rPr>
          <w:rFonts w:ascii="Consolas" w:hAnsi="Consolas" w:cs="Consolas"/>
          <w:color w:val="000000"/>
          <w:sz w:val="19"/>
          <w:szCs w:val="19"/>
        </w:rPr>
        <w:t xml:space="preserve"> </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vị</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tệ</w:t>
      </w:r>
      <w:r>
        <w:rPr>
          <w:rFonts w:ascii="Consolas" w:hAnsi="Consolas" w:cs="Consolas"/>
          <w:color w:val="000000"/>
          <w:sz w:val="19"/>
          <w:szCs w:val="19"/>
        </w:rPr>
        <w:t xml:space="preserve"> </w:t>
      </w:r>
      <w:r>
        <w:rPr>
          <w:rFonts w:ascii="Consolas" w:hAnsi="Consolas" w:cs="Consolas"/>
          <w:color w:val="000000"/>
          <w:sz w:val="19"/>
          <w:szCs w:val="19"/>
        </w:rPr>
        <w:t>là</w:t>
      </w:r>
      <w:r>
        <w:rPr>
          <w:rFonts w:ascii="Consolas" w:hAnsi="Consolas" w:cs="Consolas"/>
          <w:color w:val="000000"/>
          <w:sz w:val="19"/>
          <w:szCs w:val="19"/>
        </w:rPr>
        <w:t xml:space="preserve"> VND))</w:t>
      </w:r>
      <w:r>
        <w:rPr>
          <w:rFonts w:ascii="Consolas" w:hAnsi="Consolas" w:cs="Consolas"/>
          <w:color w:val="0000FF"/>
          <w:sz w:val="19"/>
          <w:szCs w:val="19"/>
        </w:rPr>
        <w:t>&lt;/</w:t>
      </w:r>
      <w:r>
        <w:rPr>
          <w:rFonts w:ascii="Consolas" w:hAnsi="Consolas" w:cs="Consolas"/>
          <w:color w:val="A31515"/>
          <w:sz w:val="19"/>
          <w:szCs w:val="19"/>
        </w:rPr>
        <w:t>TGia</w:t>
      </w:r>
      <w:r>
        <w:rPr>
          <w:rFonts w:ascii="Consolas" w:hAnsi="Consolas" w:cs="Consolas"/>
          <w:color w:val="0000FF"/>
          <w:sz w:val="19"/>
          <w:szCs w:val="19"/>
        </w:rPr>
        <w:t>&gt;</w:t>
      </w:r>
    </w:p>
    <w:p w:rsidR="009D1437" w:rsidP="009D1437" w14:paraId="00C0CA79"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HTTToan</w:t>
      </w:r>
      <w:r>
        <w:rPr>
          <w:rFonts w:ascii="Consolas" w:hAnsi="Consolas" w:cs="Consolas"/>
          <w:color w:val="0000FF"/>
          <w:sz w:val="19"/>
          <w:szCs w:val="19"/>
        </w:rPr>
        <w:t>&gt;</w:t>
      </w:r>
      <w:r>
        <w:rPr>
          <w:rFonts w:ascii="Consolas" w:hAnsi="Consolas" w:cs="Consolas"/>
          <w:color w:val="000000"/>
          <w:sz w:val="19"/>
          <w:szCs w:val="19"/>
        </w:rPr>
        <w:t>Hình</w:t>
      </w:r>
      <w:r>
        <w:rPr>
          <w:rFonts w:ascii="Consolas" w:hAnsi="Consolas" w:cs="Consolas"/>
          <w:color w:val="000000"/>
          <w:sz w:val="19"/>
          <w:szCs w:val="19"/>
        </w:rPr>
        <w:t xml:space="preserve"> </w:t>
      </w:r>
      <w:r>
        <w:rPr>
          <w:rFonts w:ascii="Consolas" w:hAnsi="Consolas" w:cs="Consolas"/>
          <w:color w:val="000000"/>
          <w:sz w:val="19"/>
          <w:szCs w:val="19"/>
        </w:rPr>
        <w:t>thức</w:t>
      </w:r>
      <w:r>
        <w:rPr>
          <w:rFonts w:ascii="Consolas" w:hAnsi="Consolas" w:cs="Consolas"/>
          <w:color w:val="000000"/>
          <w:sz w:val="19"/>
          <w:szCs w:val="19"/>
        </w:rPr>
        <w:t xml:space="preserve"> </w:t>
      </w:r>
      <w:r>
        <w:rPr>
          <w:rFonts w:ascii="Consolas" w:hAnsi="Consolas" w:cs="Consolas"/>
          <w:color w:val="000000"/>
          <w:sz w:val="19"/>
          <w:szCs w:val="19"/>
        </w:rPr>
        <w:t>thanh</w:t>
      </w:r>
      <w:r>
        <w:rPr>
          <w:rFonts w:ascii="Consolas" w:hAnsi="Consolas" w:cs="Consolas"/>
          <w:color w:val="000000"/>
          <w:sz w:val="19"/>
          <w:szCs w:val="19"/>
        </w:rPr>
        <w:t xml:space="preserve"> </w:t>
      </w:r>
      <w:r>
        <w:rPr>
          <w:rFonts w:ascii="Consolas" w:hAnsi="Consolas" w:cs="Consolas"/>
          <w:color w:val="000000"/>
          <w:sz w:val="19"/>
          <w:szCs w:val="19"/>
        </w:rPr>
        <w:t>toán</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HTTToan</w:t>
      </w:r>
      <w:r>
        <w:rPr>
          <w:rFonts w:ascii="Consolas" w:hAnsi="Consolas" w:cs="Consolas"/>
          <w:color w:val="0000FF"/>
          <w:sz w:val="19"/>
          <w:szCs w:val="19"/>
        </w:rPr>
        <w:t>&gt;</w:t>
      </w:r>
    </w:p>
    <w:p w:rsidR="009D1437" w:rsidP="009D1437" w14:paraId="7F2444EB"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TTChung</w:t>
      </w:r>
      <w:r>
        <w:rPr>
          <w:rFonts w:ascii="Consolas" w:hAnsi="Consolas" w:cs="Consolas"/>
          <w:color w:val="0000FF"/>
          <w:sz w:val="19"/>
          <w:szCs w:val="19"/>
        </w:rPr>
        <w:t>&gt;</w:t>
      </w:r>
    </w:p>
    <w:p w:rsidR="009D1437" w:rsidP="009D1437" w14:paraId="2D74D7B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NDHDon</w:t>
      </w:r>
      <w:r>
        <w:rPr>
          <w:rFonts w:ascii="Consolas" w:hAnsi="Consolas" w:cs="Consolas"/>
          <w:color w:val="0000FF"/>
          <w:sz w:val="19"/>
          <w:szCs w:val="19"/>
        </w:rPr>
        <w:t>&gt;</w:t>
      </w:r>
    </w:p>
    <w:p w:rsidR="009D1437" w:rsidP="009D1437" w14:paraId="768485E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NBan</w:t>
      </w:r>
      <w:r>
        <w:rPr>
          <w:rFonts w:ascii="Consolas" w:hAnsi="Consolas" w:cs="Consolas"/>
          <w:color w:val="0000FF"/>
          <w:sz w:val="19"/>
          <w:szCs w:val="19"/>
        </w:rPr>
        <w:t>&gt;</w:t>
      </w:r>
    </w:p>
    <w:p w:rsidR="009D1437" w:rsidP="009D1437" w14:paraId="55111959"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Ten</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Ten</w:t>
      </w:r>
      <w:r>
        <w:rPr>
          <w:rFonts w:ascii="Consolas" w:hAnsi="Consolas" w:cs="Consolas"/>
          <w:color w:val="0000FF"/>
          <w:sz w:val="19"/>
          <w:szCs w:val="19"/>
        </w:rPr>
        <w:t>&gt;</w:t>
      </w:r>
    </w:p>
    <w:p w:rsidR="009D1437" w:rsidP="009D1437" w14:paraId="0C065B0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MST</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MST</w:t>
      </w:r>
      <w:r>
        <w:rPr>
          <w:rFonts w:ascii="Consolas" w:hAnsi="Consolas" w:cs="Consolas"/>
          <w:color w:val="0000FF"/>
          <w:sz w:val="19"/>
          <w:szCs w:val="19"/>
        </w:rPr>
        <w:t>&gt;</w:t>
      </w:r>
    </w:p>
    <w:p w:rsidR="009D1437" w:rsidP="009D1437" w14:paraId="6ADFD4E4"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DChi</w:t>
      </w:r>
      <w:r>
        <w:rPr>
          <w:rFonts w:ascii="Consolas" w:hAnsi="Consolas" w:cs="Consolas"/>
          <w:color w:val="0000FF"/>
          <w:sz w:val="19"/>
          <w:szCs w:val="19"/>
        </w:rPr>
        <w:t>&gt;</w:t>
      </w:r>
      <w:r>
        <w:rPr>
          <w:rFonts w:ascii="Consolas" w:hAnsi="Consolas" w:cs="Consolas"/>
          <w:color w:val="000000"/>
          <w:sz w:val="19"/>
          <w:szCs w:val="19"/>
        </w:rPr>
        <w:t>Địa</w:t>
      </w:r>
      <w:r>
        <w:rPr>
          <w:rFonts w:ascii="Consolas" w:hAnsi="Consolas" w:cs="Consolas"/>
          <w:color w:val="000000"/>
          <w:sz w:val="19"/>
          <w:szCs w:val="19"/>
        </w:rPr>
        <w:t xml:space="preserve"> </w:t>
      </w:r>
      <w:r>
        <w:rPr>
          <w:rFonts w:ascii="Consolas" w:hAnsi="Consolas" w:cs="Consolas"/>
          <w:color w:val="000000"/>
          <w:sz w:val="19"/>
          <w:szCs w:val="19"/>
        </w:rPr>
        <w:t>chỉ</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DChi</w:t>
      </w:r>
      <w:r>
        <w:rPr>
          <w:rFonts w:ascii="Consolas" w:hAnsi="Consolas" w:cs="Consolas"/>
          <w:color w:val="0000FF"/>
          <w:sz w:val="19"/>
          <w:szCs w:val="19"/>
        </w:rPr>
        <w:t>&gt;</w:t>
      </w:r>
    </w:p>
    <w:p w:rsidR="009D1437" w:rsidP="009D1437" w14:paraId="27F7207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SDThoai</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điện</w:t>
      </w:r>
      <w:r>
        <w:rPr>
          <w:rFonts w:ascii="Consolas" w:hAnsi="Consolas" w:cs="Consolas"/>
          <w:color w:val="000000"/>
          <w:sz w:val="19"/>
          <w:szCs w:val="19"/>
        </w:rPr>
        <w:t xml:space="preserve"> </w:t>
      </w:r>
      <w:r>
        <w:rPr>
          <w:rFonts w:ascii="Consolas" w:hAnsi="Consolas" w:cs="Consolas"/>
          <w:color w:val="000000"/>
          <w:sz w:val="19"/>
          <w:szCs w:val="19"/>
        </w:rPr>
        <w:t>thoại</w:t>
      </w:r>
      <w:r>
        <w:rPr>
          <w:rFonts w:ascii="Consolas" w:hAnsi="Consolas" w:cs="Consolas"/>
          <w:color w:val="0000FF"/>
          <w:sz w:val="19"/>
          <w:szCs w:val="19"/>
        </w:rPr>
        <w:t>&lt;/</w:t>
      </w:r>
      <w:r>
        <w:rPr>
          <w:rFonts w:ascii="Consolas" w:hAnsi="Consolas" w:cs="Consolas"/>
          <w:color w:val="A31515"/>
          <w:sz w:val="19"/>
          <w:szCs w:val="19"/>
        </w:rPr>
        <w:t>SDThoai</w:t>
      </w:r>
      <w:r>
        <w:rPr>
          <w:rFonts w:ascii="Consolas" w:hAnsi="Consolas" w:cs="Consolas"/>
          <w:color w:val="0000FF"/>
          <w:sz w:val="19"/>
          <w:szCs w:val="19"/>
        </w:rPr>
        <w:t>&gt;</w:t>
      </w:r>
    </w:p>
    <w:p w:rsidR="009D1437" w:rsidP="009D1437" w14:paraId="4EA670B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DCTDTu</w:t>
      </w:r>
      <w:r>
        <w:rPr>
          <w:rFonts w:ascii="Consolas" w:hAnsi="Consolas" w:cs="Consolas"/>
          <w:color w:val="0000FF"/>
          <w:sz w:val="19"/>
          <w:szCs w:val="19"/>
        </w:rPr>
        <w:t>&gt;</w:t>
      </w:r>
      <w:r>
        <w:rPr>
          <w:rFonts w:ascii="Consolas" w:hAnsi="Consolas" w:cs="Consolas"/>
          <w:color w:val="000000"/>
          <w:sz w:val="19"/>
          <w:szCs w:val="19"/>
        </w:rPr>
        <w:t>Địa</w:t>
      </w:r>
      <w:r>
        <w:rPr>
          <w:rFonts w:ascii="Consolas" w:hAnsi="Consolas" w:cs="Consolas"/>
          <w:color w:val="000000"/>
          <w:sz w:val="19"/>
          <w:szCs w:val="19"/>
        </w:rPr>
        <w:t xml:space="preserve"> </w:t>
      </w:r>
      <w:r>
        <w:rPr>
          <w:rFonts w:ascii="Consolas" w:hAnsi="Consolas" w:cs="Consolas"/>
          <w:color w:val="000000"/>
          <w:sz w:val="19"/>
          <w:szCs w:val="19"/>
        </w:rPr>
        <w:t>chỉ</w:t>
      </w:r>
      <w:r>
        <w:rPr>
          <w:rFonts w:ascii="Consolas" w:hAnsi="Consolas" w:cs="Consolas"/>
          <w:color w:val="000000"/>
          <w:sz w:val="19"/>
          <w:szCs w:val="19"/>
        </w:rPr>
        <w:t xml:space="preserve"> </w:t>
      </w:r>
      <w:r>
        <w:rPr>
          <w:rFonts w:ascii="Consolas" w:hAnsi="Consolas" w:cs="Consolas"/>
          <w:color w:val="000000"/>
          <w:sz w:val="19"/>
          <w:szCs w:val="19"/>
        </w:rPr>
        <w:t>thư</w:t>
      </w:r>
      <w:r>
        <w:rPr>
          <w:rFonts w:ascii="Consolas" w:hAnsi="Consolas" w:cs="Consolas"/>
          <w:color w:val="000000"/>
          <w:sz w:val="19"/>
          <w:szCs w:val="19"/>
        </w:rPr>
        <w:t xml:space="preserve"> </w:t>
      </w:r>
      <w:r>
        <w:rPr>
          <w:rFonts w:ascii="Consolas" w:hAnsi="Consolas" w:cs="Consolas"/>
          <w:color w:val="000000"/>
          <w:sz w:val="19"/>
          <w:szCs w:val="19"/>
        </w:rPr>
        <w:t>điện</w:t>
      </w:r>
      <w:r>
        <w:rPr>
          <w:rFonts w:ascii="Consolas" w:hAnsi="Consolas" w:cs="Consolas"/>
          <w:color w:val="000000"/>
          <w:sz w:val="19"/>
          <w:szCs w:val="19"/>
        </w:rPr>
        <w:t xml:space="preserve"> </w:t>
      </w:r>
      <w:r>
        <w:rPr>
          <w:rFonts w:ascii="Consolas" w:hAnsi="Consolas" w:cs="Consolas"/>
          <w:color w:val="000000"/>
          <w:sz w:val="19"/>
          <w:szCs w:val="19"/>
        </w:rPr>
        <w:t>tử</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DCTDTu</w:t>
      </w:r>
      <w:r>
        <w:rPr>
          <w:rFonts w:ascii="Consolas" w:hAnsi="Consolas" w:cs="Consolas"/>
          <w:color w:val="0000FF"/>
          <w:sz w:val="19"/>
          <w:szCs w:val="19"/>
        </w:rPr>
        <w:t>&gt;</w:t>
      </w:r>
    </w:p>
    <w:p w:rsidR="009D1437" w:rsidP="009D1437" w14:paraId="6240033C"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STKNHang</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tài</w:t>
      </w:r>
      <w:r>
        <w:rPr>
          <w:rFonts w:ascii="Consolas" w:hAnsi="Consolas" w:cs="Consolas"/>
          <w:color w:val="000000"/>
          <w:sz w:val="19"/>
          <w:szCs w:val="19"/>
        </w:rPr>
        <w:t xml:space="preserve"> </w:t>
      </w:r>
      <w:r>
        <w:rPr>
          <w:rFonts w:ascii="Consolas" w:hAnsi="Consolas" w:cs="Consolas"/>
          <w:color w:val="000000"/>
          <w:sz w:val="19"/>
          <w:szCs w:val="19"/>
        </w:rPr>
        <w:t>khoản</w:t>
      </w:r>
      <w:r>
        <w:rPr>
          <w:rFonts w:ascii="Consolas" w:hAnsi="Consolas" w:cs="Consolas"/>
          <w:color w:val="000000"/>
          <w:sz w:val="19"/>
          <w:szCs w:val="19"/>
        </w:rPr>
        <w:t xml:space="preserve"> </w:t>
      </w:r>
      <w:r>
        <w:rPr>
          <w:rFonts w:ascii="Consolas" w:hAnsi="Consolas" w:cs="Consolas"/>
          <w:color w:val="000000"/>
          <w:sz w:val="19"/>
          <w:szCs w:val="19"/>
        </w:rPr>
        <w:t>ngân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STKNHang</w:t>
      </w:r>
      <w:r>
        <w:rPr>
          <w:rFonts w:ascii="Consolas" w:hAnsi="Consolas" w:cs="Consolas"/>
          <w:color w:val="0000FF"/>
          <w:sz w:val="19"/>
          <w:szCs w:val="19"/>
        </w:rPr>
        <w:t>&gt;</w:t>
      </w:r>
    </w:p>
    <w:p w:rsidR="009D1437" w:rsidP="009D1437" w14:paraId="4CC9094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TNHang</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ngân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TNHang</w:t>
      </w:r>
      <w:r>
        <w:rPr>
          <w:rFonts w:ascii="Consolas" w:hAnsi="Consolas" w:cs="Consolas"/>
          <w:color w:val="0000FF"/>
          <w:sz w:val="19"/>
          <w:szCs w:val="19"/>
        </w:rPr>
        <w:t>&gt;</w:t>
      </w:r>
    </w:p>
    <w:p w:rsidR="009D1437" w:rsidP="009D1437" w14:paraId="577706D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Fax</w:t>
      </w:r>
      <w:r>
        <w:rPr>
          <w:rFonts w:ascii="Consolas" w:hAnsi="Consolas" w:cs="Consolas"/>
          <w:color w:val="0000FF"/>
          <w:sz w:val="19"/>
          <w:szCs w:val="19"/>
        </w:rPr>
        <w:t>&gt;</w:t>
      </w:r>
      <w:r>
        <w:rPr>
          <w:rFonts w:ascii="Consolas" w:hAnsi="Consolas" w:cs="Consolas"/>
          <w:color w:val="000000"/>
          <w:sz w:val="19"/>
          <w:szCs w:val="19"/>
        </w:rPr>
        <w:t>Fax</w:t>
      </w:r>
      <w:r>
        <w:rPr>
          <w:rFonts w:ascii="Consolas" w:hAnsi="Consolas" w:cs="Consolas"/>
          <w:color w:val="0000FF"/>
          <w:sz w:val="19"/>
          <w:szCs w:val="19"/>
        </w:rPr>
        <w:t>&lt;/</w:t>
      </w:r>
      <w:r>
        <w:rPr>
          <w:rFonts w:ascii="Consolas" w:hAnsi="Consolas" w:cs="Consolas"/>
          <w:color w:val="A31515"/>
          <w:sz w:val="19"/>
          <w:szCs w:val="19"/>
        </w:rPr>
        <w:t>Fax</w:t>
      </w:r>
      <w:r>
        <w:rPr>
          <w:rFonts w:ascii="Consolas" w:hAnsi="Consolas" w:cs="Consolas"/>
          <w:color w:val="0000FF"/>
          <w:sz w:val="19"/>
          <w:szCs w:val="19"/>
        </w:rPr>
        <w:t>&gt;</w:t>
      </w:r>
    </w:p>
    <w:p w:rsidR="009D1437" w:rsidP="009D1437" w14:paraId="0C4E82E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LDDNBo</w:t>
      </w:r>
      <w:r>
        <w:rPr>
          <w:rFonts w:ascii="Consolas" w:hAnsi="Consolas" w:cs="Consolas"/>
          <w:color w:val="0000FF"/>
          <w:sz w:val="19"/>
          <w:szCs w:val="19"/>
        </w:rPr>
        <w:t>&gt;</w:t>
      </w:r>
      <w:r>
        <w:rPr>
          <w:rFonts w:ascii="Consolas" w:hAnsi="Consolas" w:cs="Consolas"/>
          <w:color w:val="000000"/>
          <w:sz w:val="19"/>
          <w:szCs w:val="19"/>
        </w:rPr>
        <w:t>Lệnh</w:t>
      </w:r>
      <w:r>
        <w:rPr>
          <w:rFonts w:ascii="Consolas" w:hAnsi="Consolas" w:cs="Consolas"/>
          <w:color w:val="000000"/>
          <w:sz w:val="19"/>
          <w:szCs w:val="19"/>
        </w:rPr>
        <w:t xml:space="preserve"> </w:t>
      </w:r>
      <w:r>
        <w:rPr>
          <w:rFonts w:ascii="Consolas" w:hAnsi="Consolas" w:cs="Consolas"/>
          <w:color w:val="000000"/>
          <w:sz w:val="19"/>
          <w:szCs w:val="19"/>
        </w:rPr>
        <w:t>điều</w:t>
      </w:r>
      <w:r>
        <w:rPr>
          <w:rFonts w:ascii="Consolas" w:hAnsi="Consolas" w:cs="Consolas"/>
          <w:color w:val="000000"/>
          <w:sz w:val="19"/>
          <w:szCs w:val="19"/>
        </w:rPr>
        <w:t xml:space="preserve"> </w:t>
      </w:r>
      <w:r>
        <w:rPr>
          <w:rFonts w:ascii="Consolas" w:hAnsi="Consolas" w:cs="Consolas"/>
          <w:color w:val="000000"/>
          <w:sz w:val="19"/>
          <w:szCs w:val="19"/>
        </w:rPr>
        <w:t>động</w:t>
      </w:r>
      <w:r>
        <w:rPr>
          <w:rFonts w:ascii="Consolas" w:hAnsi="Consolas" w:cs="Consolas"/>
          <w:color w:val="000000"/>
          <w:sz w:val="19"/>
          <w:szCs w:val="19"/>
        </w:rPr>
        <w:t xml:space="preserve"> </w:t>
      </w:r>
      <w:r>
        <w:rPr>
          <w:rFonts w:ascii="Consolas" w:hAnsi="Consolas" w:cs="Consolas"/>
          <w:color w:val="000000"/>
          <w:sz w:val="19"/>
          <w:szCs w:val="19"/>
        </w:rPr>
        <w:t>nội</w:t>
      </w:r>
      <w:r>
        <w:rPr>
          <w:rFonts w:ascii="Consolas" w:hAnsi="Consolas" w:cs="Consolas"/>
          <w:color w:val="000000"/>
          <w:sz w:val="19"/>
          <w:szCs w:val="19"/>
        </w:rPr>
        <w:t xml:space="preserve"> </w:t>
      </w:r>
      <w:r>
        <w:rPr>
          <w:rFonts w:ascii="Consolas" w:hAnsi="Consolas" w:cs="Consolas"/>
          <w:color w:val="000000"/>
          <w:sz w:val="19"/>
          <w:szCs w:val="19"/>
        </w:rPr>
        <w:t>bộ</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đối</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nội</w:t>
      </w:r>
      <w:r>
        <w:rPr>
          <w:rFonts w:ascii="Consolas" w:hAnsi="Consolas" w:cs="Consolas"/>
          <w:color w:val="000000"/>
          <w:sz w:val="19"/>
          <w:szCs w:val="19"/>
        </w:rPr>
        <w:t xml:space="preserve"> </w:t>
      </w:r>
      <w:r>
        <w:rPr>
          <w:rFonts w:ascii="Consolas" w:hAnsi="Consolas" w:cs="Consolas"/>
          <w:color w:val="000000"/>
          <w:sz w:val="19"/>
          <w:szCs w:val="19"/>
        </w:rPr>
        <w:t>bộ</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LDDNBo</w:t>
      </w:r>
      <w:r>
        <w:rPr>
          <w:rFonts w:ascii="Consolas" w:hAnsi="Consolas" w:cs="Consolas"/>
          <w:color w:val="0000FF"/>
          <w:sz w:val="19"/>
          <w:szCs w:val="19"/>
        </w:rPr>
        <w:t>&gt;</w:t>
      </w:r>
    </w:p>
    <w:p w:rsidR="009D1437" w:rsidP="009D1437" w14:paraId="3B01C4F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HDSo</w:t>
      </w:r>
      <w:r>
        <w:rPr>
          <w:rFonts w:ascii="Consolas" w:hAnsi="Consolas" w:cs="Consolas"/>
          <w:color w:val="0000FF"/>
          <w:sz w:val="19"/>
          <w:szCs w:val="19"/>
        </w:rPr>
        <w:t>&gt;</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đồng</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đồng</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nội</w:t>
      </w:r>
      <w:r>
        <w:rPr>
          <w:rFonts w:ascii="Consolas" w:hAnsi="Consolas" w:cs="Consolas"/>
          <w:color w:val="000000"/>
          <w:sz w:val="19"/>
          <w:szCs w:val="19"/>
        </w:rPr>
        <w:t xml:space="preserve"> </w:t>
      </w:r>
      <w:r>
        <w:rPr>
          <w:rFonts w:ascii="Consolas" w:hAnsi="Consolas" w:cs="Consolas"/>
          <w:color w:val="000000"/>
          <w:sz w:val="19"/>
          <w:szCs w:val="19"/>
        </w:rPr>
        <w:t>bộ</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HDSo</w:t>
      </w:r>
      <w:r>
        <w:rPr>
          <w:rFonts w:ascii="Consolas" w:hAnsi="Consolas" w:cs="Consolas"/>
          <w:color w:val="0000FF"/>
          <w:sz w:val="19"/>
          <w:szCs w:val="19"/>
        </w:rPr>
        <w:t>&gt;</w:t>
      </w:r>
    </w:p>
    <w:p w:rsidR="009D1437" w:rsidP="009D1437" w14:paraId="4DEE362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HVTNXHang</w:t>
      </w:r>
      <w:r>
        <w:rPr>
          <w:rFonts w:ascii="Consolas" w:hAnsi="Consolas" w:cs="Consolas"/>
          <w:color w:val="0000FF"/>
          <w:sz w:val="19"/>
          <w:szCs w:val="19"/>
        </w:rPr>
        <w:t>&gt;</w:t>
      </w:r>
      <w:r>
        <w:rPr>
          <w:rFonts w:ascii="Consolas" w:hAnsi="Consolas" w:cs="Consolas"/>
          <w:color w:val="000000"/>
          <w:sz w:val="19"/>
          <w:szCs w:val="19"/>
        </w:rPr>
        <w:t>Họ</w:t>
      </w:r>
      <w:r>
        <w:rPr>
          <w:rFonts w:ascii="Consolas" w:hAnsi="Consolas" w:cs="Consolas"/>
          <w:color w:val="000000"/>
          <w:sz w:val="19"/>
          <w:szCs w:val="19"/>
        </w:rPr>
        <w:t xml:space="preserve"> </w:t>
      </w:r>
      <w:r>
        <w:rPr>
          <w:rFonts w:ascii="Consolas" w:hAnsi="Consolas" w:cs="Consolas"/>
          <w:color w:val="000000"/>
          <w:sz w:val="19"/>
          <w:szCs w:val="19"/>
        </w:rPr>
        <w:t>và</w:t>
      </w:r>
      <w:r>
        <w:rPr>
          <w:rFonts w:ascii="Consolas" w:hAnsi="Consolas" w:cs="Consolas"/>
          <w:color w:val="000000"/>
          <w:sz w:val="19"/>
          <w:szCs w:val="19"/>
        </w:rPr>
        <w:t xml:space="preserve"> </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người</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nội</w:t>
      </w:r>
      <w:r>
        <w:rPr>
          <w:rFonts w:ascii="Consolas" w:hAnsi="Consolas" w:cs="Consolas"/>
          <w:color w:val="000000"/>
          <w:sz w:val="19"/>
          <w:szCs w:val="19"/>
        </w:rPr>
        <w:t xml:space="preserve"> </w:t>
      </w:r>
      <w:r>
        <w:rPr>
          <w:rFonts w:ascii="Consolas" w:hAnsi="Consolas" w:cs="Consolas"/>
          <w:color w:val="000000"/>
          <w:sz w:val="19"/>
          <w:szCs w:val="19"/>
        </w:rPr>
        <w:t>bộ</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HVTNXHang</w:t>
      </w:r>
      <w:r>
        <w:rPr>
          <w:rFonts w:ascii="Consolas" w:hAnsi="Consolas" w:cs="Consolas"/>
          <w:color w:val="0000FF"/>
          <w:sz w:val="19"/>
          <w:szCs w:val="19"/>
        </w:rPr>
        <w:t>&gt;</w:t>
      </w:r>
    </w:p>
    <w:p w:rsidR="009D1437" w:rsidP="009D1437" w14:paraId="469FA09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TNVChuyen</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người</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TNVChuyen</w:t>
      </w:r>
      <w:r>
        <w:rPr>
          <w:rFonts w:ascii="Consolas" w:hAnsi="Consolas" w:cs="Consolas"/>
          <w:color w:val="0000FF"/>
          <w:sz w:val="19"/>
          <w:szCs w:val="19"/>
        </w:rPr>
        <w:t>&gt;</w:t>
      </w:r>
    </w:p>
    <w:p w:rsidR="009D1437" w:rsidP="009D1437" w14:paraId="74E0FD2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PTVChuyen</w:t>
      </w:r>
      <w:r>
        <w:rPr>
          <w:rFonts w:ascii="Consolas" w:hAnsi="Consolas" w:cs="Consolas"/>
          <w:color w:val="0000FF"/>
          <w:sz w:val="19"/>
          <w:szCs w:val="19"/>
        </w:rPr>
        <w:t>&gt;</w:t>
      </w:r>
      <w:r>
        <w:rPr>
          <w:rFonts w:ascii="Consolas" w:hAnsi="Consolas" w:cs="Consolas"/>
          <w:color w:val="000000"/>
          <w:sz w:val="19"/>
          <w:szCs w:val="19"/>
        </w:rPr>
        <w:t xml:space="preserve">Phương </w:t>
      </w:r>
      <w:r>
        <w:rPr>
          <w:rFonts w:ascii="Consolas" w:hAnsi="Consolas" w:cs="Consolas"/>
          <w:color w:val="000000"/>
          <w:sz w:val="19"/>
          <w:szCs w:val="19"/>
        </w:rPr>
        <w:t>tiện</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đối</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PTVChuyen</w:t>
      </w:r>
      <w:r>
        <w:rPr>
          <w:rFonts w:ascii="Consolas" w:hAnsi="Consolas" w:cs="Consolas"/>
          <w:color w:val="0000FF"/>
          <w:sz w:val="19"/>
          <w:szCs w:val="19"/>
        </w:rPr>
        <w:t>&gt;</w:t>
      </w:r>
    </w:p>
    <w:p w:rsidR="009D1437" w:rsidP="009D1437" w14:paraId="765C866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HDKTSo</w:t>
      </w:r>
      <w:r>
        <w:rPr>
          <w:rFonts w:ascii="Consolas" w:hAnsi="Consolas" w:cs="Consolas"/>
          <w:color w:val="0000FF"/>
          <w:sz w:val="19"/>
          <w:szCs w:val="19"/>
        </w:rPr>
        <w:t>&gt;</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đồng</w:t>
      </w:r>
      <w:r>
        <w:rPr>
          <w:rFonts w:ascii="Consolas" w:hAnsi="Consolas" w:cs="Consolas"/>
          <w:color w:val="000000"/>
          <w:sz w:val="19"/>
          <w:szCs w:val="19"/>
        </w:rPr>
        <w:t xml:space="preserve"> </w:t>
      </w:r>
      <w:r>
        <w:rPr>
          <w:rFonts w:ascii="Consolas" w:hAnsi="Consolas" w:cs="Consolas"/>
          <w:color w:val="000000"/>
          <w:sz w:val="19"/>
          <w:szCs w:val="19"/>
        </w:rPr>
        <w:t>kinh</w:t>
      </w:r>
      <w:r>
        <w:rPr>
          <w:rFonts w:ascii="Consolas" w:hAnsi="Consolas" w:cs="Consolas"/>
          <w:color w:val="000000"/>
          <w:sz w:val="19"/>
          <w:szCs w:val="19"/>
        </w:rPr>
        <w:t xml:space="preserve"> </w:t>
      </w:r>
      <w:r>
        <w:rPr>
          <w:rFonts w:ascii="Consolas" w:hAnsi="Consolas" w:cs="Consolas"/>
          <w:color w:val="000000"/>
          <w:sz w:val="19"/>
          <w:szCs w:val="19"/>
        </w:rPr>
        <w:t>tế</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đối</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gửi</w:t>
      </w:r>
      <w:r>
        <w:rPr>
          <w:rFonts w:ascii="Consolas" w:hAnsi="Consolas" w:cs="Consolas"/>
          <w:color w:val="000000"/>
          <w:sz w:val="19"/>
          <w:szCs w:val="19"/>
        </w:rPr>
        <w:t xml:space="preserve"> </w:t>
      </w:r>
      <w:r>
        <w:rPr>
          <w:rFonts w:ascii="Consolas" w:hAnsi="Consolas" w:cs="Consolas"/>
          <w:color w:val="000000"/>
          <w:sz w:val="19"/>
          <w:szCs w:val="19"/>
        </w:rPr>
        <w:t>bán</w:t>
      </w:r>
      <w:r>
        <w:rPr>
          <w:rFonts w:ascii="Consolas" w:hAnsi="Consolas" w:cs="Consolas"/>
          <w:color w:val="000000"/>
          <w:sz w:val="19"/>
          <w:szCs w:val="19"/>
        </w:rPr>
        <w:t xml:space="preserve"> </w:t>
      </w:r>
      <w:r>
        <w:rPr>
          <w:rFonts w:ascii="Consolas" w:hAnsi="Consolas" w:cs="Consolas"/>
          <w:color w:val="000000"/>
          <w:sz w:val="19"/>
          <w:szCs w:val="19"/>
        </w:rPr>
        <w:t>đại</w:t>
      </w:r>
      <w:r>
        <w:rPr>
          <w:rFonts w:ascii="Consolas" w:hAnsi="Consolas" w:cs="Consolas"/>
          <w:color w:val="000000"/>
          <w:sz w:val="19"/>
          <w:szCs w:val="19"/>
        </w:rPr>
        <w:t xml:space="preserve"> </w:t>
      </w:r>
      <w:r>
        <w:rPr>
          <w:rFonts w:ascii="Consolas" w:hAnsi="Consolas" w:cs="Consolas"/>
          <w:color w:val="000000"/>
          <w:sz w:val="19"/>
          <w:szCs w:val="19"/>
        </w:rPr>
        <w:t>lý</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HDKTSo</w:t>
      </w:r>
      <w:r>
        <w:rPr>
          <w:rFonts w:ascii="Consolas" w:hAnsi="Consolas" w:cs="Consolas"/>
          <w:color w:val="0000FF"/>
          <w:sz w:val="19"/>
          <w:szCs w:val="19"/>
        </w:rPr>
        <w:t>&gt;</w:t>
      </w:r>
    </w:p>
    <w:p w:rsidR="009D1437" w:rsidP="009D1437" w14:paraId="569CF0F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HDKTNgay</w:t>
      </w:r>
      <w:r>
        <w:rPr>
          <w:rFonts w:ascii="Consolas" w:hAnsi="Consolas" w:cs="Consolas"/>
          <w:color w:val="0000FF"/>
          <w:sz w:val="19"/>
          <w:szCs w:val="19"/>
        </w:rPr>
        <w:t>&gt;</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đồng</w:t>
      </w:r>
      <w:r>
        <w:rPr>
          <w:rFonts w:ascii="Consolas" w:hAnsi="Consolas" w:cs="Consolas"/>
          <w:color w:val="000000"/>
          <w:sz w:val="19"/>
          <w:szCs w:val="19"/>
        </w:rPr>
        <w:t xml:space="preserve"> </w:t>
      </w:r>
      <w:r>
        <w:rPr>
          <w:rFonts w:ascii="Consolas" w:hAnsi="Consolas" w:cs="Consolas"/>
          <w:color w:val="000000"/>
          <w:sz w:val="19"/>
          <w:szCs w:val="19"/>
        </w:rPr>
        <w:t>kinh</w:t>
      </w:r>
      <w:r>
        <w:rPr>
          <w:rFonts w:ascii="Consolas" w:hAnsi="Consolas" w:cs="Consolas"/>
          <w:color w:val="000000"/>
          <w:sz w:val="19"/>
          <w:szCs w:val="19"/>
        </w:rPr>
        <w:t xml:space="preserve"> </w:t>
      </w:r>
      <w:r>
        <w:rPr>
          <w:rFonts w:ascii="Consolas" w:hAnsi="Consolas" w:cs="Consolas"/>
          <w:color w:val="000000"/>
          <w:sz w:val="19"/>
          <w:szCs w:val="19"/>
        </w:rPr>
        <w:t>tế</w:t>
      </w:r>
      <w:r>
        <w:rPr>
          <w:rFonts w:ascii="Consolas" w:hAnsi="Consolas" w:cs="Consolas"/>
          <w:color w:val="000000"/>
          <w:sz w:val="19"/>
          <w:szCs w:val="19"/>
        </w:rPr>
        <w:t xml:space="preserve"> </w:t>
      </w:r>
      <w:r>
        <w:rPr>
          <w:rFonts w:ascii="Consolas" w:hAnsi="Consolas" w:cs="Consolas"/>
          <w:color w:val="000000"/>
          <w:sz w:val="19"/>
          <w:szCs w:val="19"/>
        </w:rPr>
        <w:t>ngày</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đối</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gửi</w:t>
      </w:r>
      <w:r>
        <w:rPr>
          <w:rFonts w:ascii="Consolas" w:hAnsi="Consolas" w:cs="Consolas"/>
          <w:color w:val="000000"/>
          <w:sz w:val="19"/>
          <w:szCs w:val="19"/>
        </w:rPr>
        <w:t xml:space="preserve"> </w:t>
      </w:r>
      <w:r>
        <w:rPr>
          <w:rFonts w:ascii="Consolas" w:hAnsi="Consolas" w:cs="Consolas"/>
          <w:color w:val="000000"/>
          <w:sz w:val="19"/>
          <w:szCs w:val="19"/>
        </w:rPr>
        <w:t>bán</w:t>
      </w:r>
      <w:r>
        <w:rPr>
          <w:rFonts w:ascii="Consolas" w:hAnsi="Consolas" w:cs="Consolas"/>
          <w:color w:val="000000"/>
          <w:sz w:val="19"/>
          <w:szCs w:val="19"/>
        </w:rPr>
        <w:t xml:space="preserve"> </w:t>
      </w:r>
      <w:r>
        <w:rPr>
          <w:rFonts w:ascii="Consolas" w:hAnsi="Consolas" w:cs="Consolas"/>
          <w:color w:val="000000"/>
          <w:sz w:val="19"/>
          <w:szCs w:val="19"/>
        </w:rPr>
        <w:t>đại</w:t>
      </w:r>
      <w:r>
        <w:rPr>
          <w:rFonts w:ascii="Consolas" w:hAnsi="Consolas" w:cs="Consolas"/>
          <w:color w:val="000000"/>
          <w:sz w:val="19"/>
          <w:szCs w:val="19"/>
        </w:rPr>
        <w:t xml:space="preserve"> </w:t>
      </w:r>
      <w:r>
        <w:rPr>
          <w:rFonts w:ascii="Consolas" w:hAnsi="Consolas" w:cs="Consolas"/>
          <w:color w:val="000000"/>
          <w:sz w:val="19"/>
          <w:szCs w:val="19"/>
        </w:rPr>
        <w:t>lý</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HDKTNgay</w:t>
      </w:r>
      <w:r>
        <w:rPr>
          <w:rFonts w:ascii="Consolas" w:hAnsi="Consolas" w:cs="Consolas"/>
          <w:color w:val="0000FF"/>
          <w:sz w:val="19"/>
          <w:szCs w:val="19"/>
        </w:rPr>
        <w:t>&gt;</w:t>
      </w:r>
    </w:p>
    <w:p w:rsidR="009D1437" w:rsidP="009D1437" w14:paraId="5DD4FB9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NBan</w:t>
      </w:r>
      <w:r>
        <w:rPr>
          <w:rFonts w:ascii="Consolas" w:hAnsi="Consolas" w:cs="Consolas"/>
          <w:color w:val="0000FF"/>
          <w:sz w:val="19"/>
          <w:szCs w:val="19"/>
        </w:rPr>
        <w:t>&gt;</w:t>
      </w:r>
    </w:p>
    <w:p w:rsidR="009D1437" w:rsidP="009D1437" w14:paraId="4EC48AC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NMua</w:t>
      </w:r>
      <w:r>
        <w:rPr>
          <w:rFonts w:ascii="Consolas" w:hAnsi="Consolas" w:cs="Consolas"/>
          <w:color w:val="0000FF"/>
          <w:sz w:val="19"/>
          <w:szCs w:val="19"/>
        </w:rPr>
        <w:t>&gt;</w:t>
      </w:r>
    </w:p>
    <w:p w:rsidR="009D1437" w:rsidP="009D1437" w14:paraId="650BB8B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Ten</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Ten</w:t>
      </w:r>
      <w:r>
        <w:rPr>
          <w:rFonts w:ascii="Consolas" w:hAnsi="Consolas" w:cs="Consolas"/>
          <w:color w:val="0000FF"/>
          <w:sz w:val="19"/>
          <w:szCs w:val="19"/>
        </w:rPr>
        <w:t>&gt;</w:t>
      </w:r>
    </w:p>
    <w:p w:rsidR="009D1437" w:rsidP="009D1437" w14:paraId="0DBB5ECB"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MST</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MST</w:t>
      </w:r>
      <w:r>
        <w:rPr>
          <w:rFonts w:ascii="Consolas" w:hAnsi="Consolas" w:cs="Consolas"/>
          <w:color w:val="0000FF"/>
          <w:sz w:val="19"/>
          <w:szCs w:val="19"/>
        </w:rPr>
        <w:t>&gt;</w:t>
      </w:r>
    </w:p>
    <w:p w:rsidR="009D1437" w:rsidP="009D1437" w14:paraId="68303855"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DChi</w:t>
      </w:r>
      <w:r>
        <w:rPr>
          <w:rFonts w:ascii="Consolas" w:hAnsi="Consolas" w:cs="Consolas"/>
          <w:color w:val="0000FF"/>
          <w:sz w:val="19"/>
          <w:szCs w:val="19"/>
        </w:rPr>
        <w:t>&gt;</w:t>
      </w:r>
      <w:r>
        <w:rPr>
          <w:rFonts w:ascii="Consolas" w:hAnsi="Consolas" w:cs="Consolas"/>
          <w:color w:val="000000"/>
          <w:sz w:val="19"/>
          <w:szCs w:val="19"/>
        </w:rPr>
        <w:t>Địa</w:t>
      </w:r>
      <w:r>
        <w:rPr>
          <w:rFonts w:ascii="Consolas" w:hAnsi="Consolas" w:cs="Consolas"/>
          <w:color w:val="000000"/>
          <w:sz w:val="19"/>
          <w:szCs w:val="19"/>
        </w:rPr>
        <w:t xml:space="preserve"> </w:t>
      </w:r>
      <w:r>
        <w:rPr>
          <w:rFonts w:ascii="Consolas" w:hAnsi="Consolas" w:cs="Consolas"/>
          <w:color w:val="000000"/>
          <w:sz w:val="19"/>
          <w:szCs w:val="19"/>
        </w:rPr>
        <w:t>chỉ</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DChi</w:t>
      </w:r>
      <w:r>
        <w:rPr>
          <w:rFonts w:ascii="Consolas" w:hAnsi="Consolas" w:cs="Consolas"/>
          <w:color w:val="0000FF"/>
          <w:sz w:val="19"/>
          <w:szCs w:val="19"/>
        </w:rPr>
        <w:t>&gt;</w:t>
      </w:r>
    </w:p>
    <w:p w:rsidR="009D1437" w:rsidP="009D1437" w14:paraId="1CEE03A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MKHang</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khách</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MKHang</w:t>
      </w:r>
      <w:r>
        <w:rPr>
          <w:rFonts w:ascii="Consolas" w:hAnsi="Consolas" w:cs="Consolas"/>
          <w:color w:val="0000FF"/>
          <w:sz w:val="19"/>
          <w:szCs w:val="19"/>
        </w:rPr>
        <w:t>&gt;</w:t>
      </w:r>
    </w:p>
    <w:p w:rsidR="009D1437" w:rsidP="009D1437" w14:paraId="720DD66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SDThoai</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điện</w:t>
      </w:r>
      <w:r>
        <w:rPr>
          <w:rFonts w:ascii="Consolas" w:hAnsi="Consolas" w:cs="Consolas"/>
          <w:color w:val="000000"/>
          <w:sz w:val="19"/>
          <w:szCs w:val="19"/>
        </w:rPr>
        <w:t xml:space="preserve"> </w:t>
      </w:r>
      <w:r>
        <w:rPr>
          <w:rFonts w:ascii="Consolas" w:hAnsi="Consolas" w:cs="Consolas"/>
          <w:color w:val="000000"/>
          <w:sz w:val="19"/>
          <w:szCs w:val="19"/>
        </w:rPr>
        <w:t>thoại</w:t>
      </w:r>
      <w:r>
        <w:rPr>
          <w:rFonts w:ascii="Consolas" w:hAnsi="Consolas" w:cs="Consolas"/>
          <w:color w:val="0000FF"/>
          <w:sz w:val="19"/>
          <w:szCs w:val="19"/>
        </w:rPr>
        <w:t>&lt;/</w:t>
      </w:r>
      <w:r>
        <w:rPr>
          <w:rFonts w:ascii="Consolas" w:hAnsi="Consolas" w:cs="Consolas"/>
          <w:color w:val="A31515"/>
          <w:sz w:val="19"/>
          <w:szCs w:val="19"/>
        </w:rPr>
        <w:t>SDThoai</w:t>
      </w:r>
      <w:r>
        <w:rPr>
          <w:rFonts w:ascii="Consolas" w:hAnsi="Consolas" w:cs="Consolas"/>
          <w:color w:val="0000FF"/>
          <w:sz w:val="19"/>
          <w:szCs w:val="19"/>
        </w:rPr>
        <w:t>&gt;</w:t>
      </w:r>
    </w:p>
    <w:p w:rsidR="009D1437" w:rsidP="009D1437" w14:paraId="17E83AD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DCTDTu</w:t>
      </w:r>
      <w:r>
        <w:rPr>
          <w:rFonts w:ascii="Consolas" w:hAnsi="Consolas" w:cs="Consolas"/>
          <w:color w:val="0000FF"/>
          <w:sz w:val="19"/>
          <w:szCs w:val="19"/>
        </w:rPr>
        <w:t>&gt;</w:t>
      </w:r>
      <w:r>
        <w:rPr>
          <w:rFonts w:ascii="Consolas" w:hAnsi="Consolas" w:cs="Consolas"/>
          <w:color w:val="000000"/>
          <w:sz w:val="19"/>
          <w:szCs w:val="19"/>
        </w:rPr>
        <w:t>Địa</w:t>
      </w:r>
      <w:r>
        <w:rPr>
          <w:rFonts w:ascii="Consolas" w:hAnsi="Consolas" w:cs="Consolas"/>
          <w:color w:val="000000"/>
          <w:sz w:val="19"/>
          <w:szCs w:val="19"/>
        </w:rPr>
        <w:t xml:space="preserve"> </w:t>
      </w:r>
      <w:r>
        <w:rPr>
          <w:rFonts w:ascii="Consolas" w:hAnsi="Consolas" w:cs="Consolas"/>
          <w:color w:val="000000"/>
          <w:sz w:val="19"/>
          <w:szCs w:val="19"/>
        </w:rPr>
        <w:t>chỉ</w:t>
      </w:r>
      <w:r>
        <w:rPr>
          <w:rFonts w:ascii="Consolas" w:hAnsi="Consolas" w:cs="Consolas"/>
          <w:color w:val="000000"/>
          <w:sz w:val="19"/>
          <w:szCs w:val="19"/>
        </w:rPr>
        <w:t xml:space="preserve"> </w:t>
      </w:r>
      <w:r>
        <w:rPr>
          <w:rFonts w:ascii="Consolas" w:hAnsi="Consolas" w:cs="Consolas"/>
          <w:color w:val="000000"/>
          <w:sz w:val="19"/>
          <w:szCs w:val="19"/>
        </w:rPr>
        <w:t>thư</w:t>
      </w:r>
      <w:r>
        <w:rPr>
          <w:rFonts w:ascii="Consolas" w:hAnsi="Consolas" w:cs="Consolas"/>
          <w:color w:val="000000"/>
          <w:sz w:val="19"/>
          <w:szCs w:val="19"/>
        </w:rPr>
        <w:t xml:space="preserve"> </w:t>
      </w:r>
      <w:r>
        <w:rPr>
          <w:rFonts w:ascii="Consolas" w:hAnsi="Consolas" w:cs="Consolas"/>
          <w:color w:val="000000"/>
          <w:sz w:val="19"/>
          <w:szCs w:val="19"/>
        </w:rPr>
        <w:t>điện</w:t>
      </w:r>
      <w:r>
        <w:rPr>
          <w:rFonts w:ascii="Consolas" w:hAnsi="Consolas" w:cs="Consolas"/>
          <w:color w:val="000000"/>
          <w:sz w:val="19"/>
          <w:szCs w:val="19"/>
        </w:rPr>
        <w:t xml:space="preserve"> </w:t>
      </w:r>
      <w:r>
        <w:rPr>
          <w:rFonts w:ascii="Consolas" w:hAnsi="Consolas" w:cs="Consolas"/>
          <w:color w:val="000000"/>
          <w:sz w:val="19"/>
          <w:szCs w:val="19"/>
        </w:rPr>
        <w:t>tử</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DCTDTu</w:t>
      </w:r>
      <w:r>
        <w:rPr>
          <w:rFonts w:ascii="Consolas" w:hAnsi="Consolas" w:cs="Consolas"/>
          <w:color w:val="0000FF"/>
          <w:sz w:val="19"/>
          <w:szCs w:val="19"/>
        </w:rPr>
        <w:t>&gt;</w:t>
      </w:r>
    </w:p>
    <w:p w:rsidR="009D1437" w:rsidP="009D1437" w14:paraId="43260DC4"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HVTNMHang</w:t>
      </w:r>
      <w:r>
        <w:rPr>
          <w:rFonts w:ascii="Consolas" w:hAnsi="Consolas" w:cs="Consolas"/>
          <w:color w:val="0000FF"/>
          <w:sz w:val="19"/>
          <w:szCs w:val="19"/>
        </w:rPr>
        <w:t>&gt;</w:t>
      </w:r>
      <w:r>
        <w:rPr>
          <w:rFonts w:ascii="Consolas" w:hAnsi="Consolas" w:cs="Consolas"/>
          <w:color w:val="000000"/>
          <w:sz w:val="19"/>
          <w:szCs w:val="19"/>
        </w:rPr>
        <w:t>Họ</w:t>
      </w:r>
      <w:r>
        <w:rPr>
          <w:rFonts w:ascii="Consolas" w:hAnsi="Consolas" w:cs="Consolas"/>
          <w:color w:val="000000"/>
          <w:sz w:val="19"/>
          <w:szCs w:val="19"/>
        </w:rPr>
        <w:t xml:space="preserve"> </w:t>
      </w:r>
      <w:r>
        <w:rPr>
          <w:rFonts w:ascii="Consolas" w:hAnsi="Consolas" w:cs="Consolas"/>
          <w:color w:val="000000"/>
          <w:sz w:val="19"/>
          <w:szCs w:val="19"/>
        </w:rPr>
        <w:t>và</w:t>
      </w:r>
      <w:r>
        <w:rPr>
          <w:rFonts w:ascii="Consolas" w:hAnsi="Consolas" w:cs="Consolas"/>
          <w:color w:val="000000"/>
          <w:sz w:val="19"/>
          <w:szCs w:val="19"/>
        </w:rPr>
        <w:t xml:space="preserve"> </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người</w:t>
      </w:r>
      <w:r>
        <w:rPr>
          <w:rFonts w:ascii="Consolas" w:hAnsi="Consolas" w:cs="Consolas"/>
          <w:color w:val="000000"/>
          <w:sz w:val="19"/>
          <w:szCs w:val="19"/>
        </w:rPr>
        <w:t xml:space="preserve"> </w:t>
      </w:r>
      <w:r>
        <w:rPr>
          <w:rFonts w:ascii="Consolas" w:hAnsi="Consolas" w:cs="Consolas"/>
          <w:color w:val="000000"/>
          <w:sz w:val="19"/>
          <w:szCs w:val="19"/>
        </w:rPr>
        <w:t>mua</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HVTNMHang</w:t>
      </w:r>
      <w:r>
        <w:rPr>
          <w:rFonts w:ascii="Consolas" w:hAnsi="Consolas" w:cs="Consolas"/>
          <w:color w:val="0000FF"/>
          <w:sz w:val="19"/>
          <w:szCs w:val="19"/>
        </w:rPr>
        <w:t>&gt;</w:t>
      </w:r>
    </w:p>
    <w:p w:rsidR="009D1437" w:rsidP="009D1437" w14:paraId="25EAF2D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STKNHang</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tài</w:t>
      </w:r>
      <w:r>
        <w:rPr>
          <w:rFonts w:ascii="Consolas" w:hAnsi="Consolas" w:cs="Consolas"/>
          <w:color w:val="000000"/>
          <w:sz w:val="19"/>
          <w:szCs w:val="19"/>
        </w:rPr>
        <w:t xml:space="preserve"> </w:t>
      </w:r>
      <w:r>
        <w:rPr>
          <w:rFonts w:ascii="Consolas" w:hAnsi="Consolas" w:cs="Consolas"/>
          <w:color w:val="000000"/>
          <w:sz w:val="19"/>
          <w:szCs w:val="19"/>
        </w:rPr>
        <w:t>khoản</w:t>
      </w:r>
      <w:r>
        <w:rPr>
          <w:rFonts w:ascii="Consolas" w:hAnsi="Consolas" w:cs="Consolas"/>
          <w:color w:val="000000"/>
          <w:sz w:val="19"/>
          <w:szCs w:val="19"/>
        </w:rPr>
        <w:t xml:space="preserve"> </w:t>
      </w:r>
      <w:r>
        <w:rPr>
          <w:rFonts w:ascii="Consolas" w:hAnsi="Consolas" w:cs="Consolas"/>
          <w:color w:val="000000"/>
          <w:sz w:val="19"/>
          <w:szCs w:val="19"/>
        </w:rPr>
        <w:t>ngân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STKNHang</w:t>
      </w:r>
      <w:r>
        <w:rPr>
          <w:rFonts w:ascii="Consolas" w:hAnsi="Consolas" w:cs="Consolas"/>
          <w:color w:val="0000FF"/>
          <w:sz w:val="19"/>
          <w:szCs w:val="19"/>
        </w:rPr>
        <w:t>&gt;</w:t>
      </w:r>
    </w:p>
    <w:p w:rsidR="009D1437" w:rsidP="009D1437" w14:paraId="4174003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TNHang</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ngân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TNHang</w:t>
      </w:r>
      <w:r>
        <w:rPr>
          <w:rFonts w:ascii="Consolas" w:hAnsi="Consolas" w:cs="Consolas"/>
          <w:color w:val="0000FF"/>
          <w:sz w:val="19"/>
          <w:szCs w:val="19"/>
        </w:rPr>
        <w:t>&gt;</w:t>
      </w:r>
    </w:p>
    <w:p w:rsidR="009D1437" w:rsidP="009D1437" w14:paraId="1A3A434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HVTNNHang</w:t>
      </w:r>
      <w:r>
        <w:rPr>
          <w:rFonts w:ascii="Consolas" w:hAnsi="Consolas" w:cs="Consolas"/>
          <w:color w:val="0000FF"/>
          <w:sz w:val="19"/>
          <w:szCs w:val="19"/>
        </w:rPr>
        <w:t>&gt;</w:t>
      </w:r>
      <w:r>
        <w:rPr>
          <w:rFonts w:ascii="Consolas" w:hAnsi="Consolas" w:cs="Consolas"/>
          <w:color w:val="000000"/>
          <w:sz w:val="19"/>
          <w:szCs w:val="19"/>
        </w:rPr>
        <w:t>Họ</w:t>
      </w:r>
      <w:r>
        <w:rPr>
          <w:rFonts w:ascii="Consolas" w:hAnsi="Consolas" w:cs="Consolas"/>
          <w:color w:val="000000"/>
          <w:sz w:val="19"/>
          <w:szCs w:val="19"/>
        </w:rPr>
        <w:t xml:space="preserve"> </w:t>
      </w:r>
      <w:r>
        <w:rPr>
          <w:rFonts w:ascii="Consolas" w:hAnsi="Consolas" w:cs="Consolas"/>
          <w:color w:val="000000"/>
          <w:sz w:val="19"/>
          <w:szCs w:val="19"/>
        </w:rPr>
        <w:t>và</w:t>
      </w:r>
      <w:r>
        <w:rPr>
          <w:rFonts w:ascii="Consolas" w:hAnsi="Consolas" w:cs="Consolas"/>
          <w:color w:val="000000"/>
          <w:sz w:val="19"/>
          <w:szCs w:val="19"/>
        </w:rPr>
        <w:t xml:space="preserve"> </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người</w:t>
      </w:r>
      <w:r>
        <w:rPr>
          <w:rFonts w:ascii="Consolas" w:hAnsi="Consolas" w:cs="Consolas"/>
          <w:color w:val="000000"/>
          <w:sz w:val="19"/>
          <w:szCs w:val="19"/>
        </w:rPr>
        <w:t xml:space="preserve"> </w:t>
      </w:r>
      <w:r>
        <w:rPr>
          <w:rFonts w:ascii="Consolas" w:hAnsi="Consolas" w:cs="Consolas"/>
          <w:color w:val="000000"/>
          <w:sz w:val="19"/>
          <w:szCs w:val="19"/>
        </w:rPr>
        <w:t>nhận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HVTNNHang</w:t>
      </w:r>
      <w:r>
        <w:rPr>
          <w:rFonts w:ascii="Consolas" w:hAnsi="Consolas" w:cs="Consolas"/>
          <w:color w:val="0000FF"/>
          <w:sz w:val="19"/>
          <w:szCs w:val="19"/>
        </w:rPr>
        <w:t>&gt;</w:t>
      </w:r>
    </w:p>
    <w:p w:rsidR="009D1437" w:rsidP="009D1437" w14:paraId="4835000C"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NMua</w:t>
      </w:r>
      <w:r>
        <w:rPr>
          <w:rFonts w:ascii="Consolas" w:hAnsi="Consolas" w:cs="Consolas"/>
          <w:color w:val="0000FF"/>
          <w:sz w:val="19"/>
          <w:szCs w:val="19"/>
        </w:rPr>
        <w:t>&gt;</w:t>
      </w:r>
    </w:p>
    <w:p w:rsidR="009D1437" w:rsidP="009D1437" w14:paraId="344F97B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DSHHDVu</w:t>
      </w:r>
      <w:r>
        <w:rPr>
          <w:rFonts w:ascii="Consolas" w:hAnsi="Consolas" w:cs="Consolas"/>
          <w:color w:val="0000FF"/>
          <w:sz w:val="19"/>
          <w:szCs w:val="19"/>
        </w:rPr>
        <w:t>&gt;</w:t>
      </w:r>
    </w:p>
    <w:p w:rsidR="009D1437" w:rsidP="009D1437" w14:paraId="6C7CFD2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HHDVu</w:t>
      </w:r>
      <w:r>
        <w:rPr>
          <w:rFonts w:ascii="Consolas" w:hAnsi="Consolas" w:cs="Consolas"/>
          <w:color w:val="0000FF"/>
          <w:sz w:val="19"/>
          <w:szCs w:val="19"/>
        </w:rPr>
        <w:t>&gt;</w:t>
      </w:r>
    </w:p>
    <w:p w:rsidR="009D1437" w:rsidP="009D1437" w14:paraId="1208DD0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TChat</w:t>
      </w:r>
      <w:r>
        <w:rPr>
          <w:rFonts w:ascii="Consolas" w:hAnsi="Consolas" w:cs="Consolas"/>
          <w:color w:val="0000FF"/>
          <w:sz w:val="19"/>
          <w:szCs w:val="19"/>
        </w:rPr>
        <w:t>&gt;</w:t>
      </w:r>
      <w:r>
        <w:rPr>
          <w:rFonts w:ascii="Consolas" w:hAnsi="Consolas" w:cs="Consolas"/>
          <w:color w:val="000000"/>
          <w:sz w:val="19"/>
          <w:szCs w:val="19"/>
        </w:rPr>
        <w:t>Tính</w:t>
      </w:r>
      <w:r>
        <w:rPr>
          <w:rFonts w:ascii="Consolas" w:hAnsi="Consolas" w:cs="Consolas"/>
          <w:color w:val="000000"/>
          <w:sz w:val="19"/>
          <w:szCs w:val="19"/>
        </w:rPr>
        <w:t xml:space="preserve"> </w:t>
      </w:r>
      <w:r>
        <w:rPr>
          <w:rFonts w:ascii="Consolas" w:hAnsi="Consolas" w:cs="Consolas"/>
          <w:color w:val="000000"/>
          <w:sz w:val="19"/>
          <w:szCs w:val="19"/>
        </w:rPr>
        <w:t>chất</w:t>
      </w:r>
      <w:r>
        <w:rPr>
          <w:rFonts w:ascii="Consolas" w:hAnsi="Consolas" w:cs="Consolas"/>
          <w:color w:val="000000"/>
          <w:sz w:val="19"/>
          <w:szCs w:val="19"/>
        </w:rPr>
        <w:t xml:space="preserve"> * (1-Hàng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2-Khuyến </w:t>
      </w:r>
      <w:r>
        <w:rPr>
          <w:rFonts w:ascii="Consolas" w:hAnsi="Consolas" w:cs="Consolas"/>
          <w:color w:val="000000"/>
          <w:sz w:val="19"/>
          <w:szCs w:val="19"/>
        </w:rPr>
        <w:t>mại</w:t>
      </w:r>
      <w:r>
        <w:rPr>
          <w:rFonts w:ascii="Consolas" w:hAnsi="Consolas" w:cs="Consolas"/>
          <w:color w:val="000000"/>
          <w:sz w:val="19"/>
          <w:szCs w:val="19"/>
        </w:rPr>
        <w:t xml:space="preserve">; 3-Chiết </w:t>
      </w:r>
      <w:r>
        <w:rPr>
          <w:rFonts w:ascii="Consolas" w:hAnsi="Consolas" w:cs="Consolas"/>
          <w:color w:val="000000"/>
          <w:sz w:val="19"/>
          <w:szCs w:val="19"/>
        </w:rPr>
        <w:t>khấu</w:t>
      </w:r>
      <w:r>
        <w:rPr>
          <w:rFonts w:ascii="Consolas" w:hAnsi="Consolas" w:cs="Consolas"/>
          <w:color w:val="000000"/>
          <w:sz w:val="19"/>
          <w:szCs w:val="19"/>
        </w:rPr>
        <w:t xml:space="preserve"> </w:t>
      </w:r>
      <w:r>
        <w:rPr>
          <w:rFonts w:ascii="Consolas" w:hAnsi="Consolas" w:cs="Consolas"/>
          <w:color w:val="000000"/>
          <w:sz w:val="19"/>
          <w:szCs w:val="19"/>
        </w:rPr>
        <w:t>thương</w:t>
      </w:r>
      <w:r>
        <w:rPr>
          <w:rFonts w:ascii="Consolas" w:hAnsi="Consolas" w:cs="Consolas"/>
          <w:color w:val="000000"/>
          <w:sz w:val="19"/>
          <w:szCs w:val="19"/>
        </w:rPr>
        <w:t xml:space="preserve"> </w:t>
      </w:r>
      <w:r>
        <w:rPr>
          <w:rFonts w:ascii="Consolas" w:hAnsi="Consolas" w:cs="Consolas"/>
          <w:color w:val="000000"/>
          <w:sz w:val="19"/>
          <w:szCs w:val="19"/>
        </w:rPr>
        <w:t>mại</w:t>
      </w:r>
      <w:r>
        <w:rPr>
          <w:rFonts w:ascii="Consolas" w:hAnsi="Consolas" w:cs="Consolas"/>
          <w:color w:val="000000"/>
          <w:sz w:val="19"/>
          <w:szCs w:val="19"/>
        </w:rPr>
        <w:t xml:space="preserve"> (</w:t>
      </w:r>
      <w:r>
        <w:rPr>
          <w:rFonts w:ascii="Consolas" w:hAnsi="Consolas" w:cs="Consolas"/>
          <w:color w:val="000000"/>
          <w:sz w:val="19"/>
          <w:szCs w:val="19"/>
        </w:rPr>
        <w:t>trong</w:t>
      </w:r>
      <w:r>
        <w:rPr>
          <w:rFonts w:ascii="Consolas" w:hAnsi="Consolas" w:cs="Consolas"/>
          <w:color w:val="000000"/>
          <w:sz w:val="19"/>
          <w:szCs w:val="19"/>
        </w:rPr>
        <w:t xml:space="preserve"> </w:t>
      </w:r>
      <w:r>
        <w:rPr>
          <w:rFonts w:ascii="Consolas" w:hAnsi="Consolas" w:cs="Consolas"/>
          <w:color w:val="000000"/>
          <w:sz w:val="19"/>
          <w:szCs w:val="19"/>
        </w:rPr>
        <w:t>trường</w:t>
      </w:r>
      <w:r>
        <w:rPr>
          <w:rFonts w:ascii="Consolas" w:hAnsi="Consolas" w:cs="Consolas"/>
          <w:color w:val="000000"/>
          <w:sz w:val="19"/>
          <w:szCs w:val="19"/>
        </w:rPr>
        <w:t xml:space="preserve"> </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muốn</w:t>
      </w:r>
      <w:r>
        <w:rPr>
          <w:rFonts w:ascii="Consolas" w:hAnsi="Consolas" w:cs="Consolas"/>
          <w:color w:val="000000"/>
          <w:sz w:val="19"/>
          <w:szCs w:val="19"/>
        </w:rPr>
        <w:t xml:space="preserve"> </w:t>
      </w:r>
      <w:r>
        <w:rPr>
          <w:rFonts w:ascii="Consolas" w:hAnsi="Consolas" w:cs="Consolas"/>
          <w:color w:val="000000"/>
          <w:sz w:val="19"/>
          <w:szCs w:val="19"/>
        </w:rPr>
        <w:t>thể</w:t>
      </w:r>
      <w:r>
        <w:rPr>
          <w:rFonts w:ascii="Consolas" w:hAnsi="Consolas" w:cs="Consolas"/>
          <w:color w:val="000000"/>
          <w:sz w:val="19"/>
          <w:szCs w:val="19"/>
        </w:rPr>
        <w:t xml:space="preserve"> </w:t>
      </w:r>
      <w:r>
        <w:rPr>
          <w:rFonts w:ascii="Consolas" w:hAnsi="Consolas" w:cs="Consolas"/>
          <w:color w:val="000000"/>
          <w:sz w:val="19"/>
          <w:szCs w:val="19"/>
        </w:rPr>
        <w:t>hiện</w:t>
      </w:r>
      <w:r>
        <w:rPr>
          <w:rFonts w:ascii="Consolas" w:hAnsi="Consolas" w:cs="Consolas"/>
          <w:color w:val="000000"/>
          <w:sz w:val="19"/>
          <w:szCs w:val="19"/>
        </w:rPr>
        <w:t xml:space="preserve"> </w:t>
      </w:r>
      <w:r>
        <w:rPr>
          <w:rFonts w:ascii="Consolas" w:hAnsi="Consolas" w:cs="Consolas"/>
          <w:color w:val="000000"/>
          <w:sz w:val="19"/>
          <w:szCs w:val="19"/>
        </w:rPr>
        <w:t>thông</w:t>
      </w:r>
      <w:r>
        <w:rPr>
          <w:rFonts w:ascii="Consolas" w:hAnsi="Consolas" w:cs="Consolas"/>
          <w:color w:val="000000"/>
          <w:sz w:val="19"/>
          <w:szCs w:val="19"/>
        </w:rPr>
        <w:t xml:space="preserve"> tin </w:t>
      </w:r>
      <w:r>
        <w:rPr>
          <w:rFonts w:ascii="Consolas" w:hAnsi="Consolas" w:cs="Consolas"/>
          <w:color w:val="000000"/>
          <w:sz w:val="19"/>
          <w:szCs w:val="19"/>
        </w:rPr>
        <w:t>chiết</w:t>
      </w:r>
      <w:r>
        <w:rPr>
          <w:rFonts w:ascii="Consolas" w:hAnsi="Consolas" w:cs="Consolas"/>
          <w:color w:val="000000"/>
          <w:sz w:val="19"/>
          <w:szCs w:val="19"/>
        </w:rPr>
        <w:t xml:space="preserve"> </w:t>
      </w:r>
      <w:r>
        <w:rPr>
          <w:rFonts w:ascii="Consolas" w:hAnsi="Consolas" w:cs="Consolas"/>
          <w:color w:val="000000"/>
          <w:sz w:val="19"/>
          <w:szCs w:val="19"/>
        </w:rPr>
        <w:t>khấu</w:t>
      </w:r>
      <w:r>
        <w:rPr>
          <w:rFonts w:ascii="Consolas" w:hAnsi="Consolas" w:cs="Consolas"/>
          <w:color w:val="000000"/>
          <w:sz w:val="19"/>
          <w:szCs w:val="19"/>
        </w:rPr>
        <w:t xml:space="preserve"> </w:t>
      </w:r>
      <w:r>
        <w:rPr>
          <w:rFonts w:ascii="Consolas" w:hAnsi="Consolas" w:cs="Consolas"/>
          <w:color w:val="000000"/>
          <w:sz w:val="19"/>
          <w:szCs w:val="19"/>
        </w:rPr>
        <w:t>theo</w:t>
      </w:r>
      <w:r>
        <w:rPr>
          <w:rFonts w:ascii="Consolas" w:hAnsi="Consolas" w:cs="Consolas"/>
          <w:color w:val="000000"/>
          <w:sz w:val="19"/>
          <w:szCs w:val="19"/>
        </w:rPr>
        <w:t xml:space="preserve"> </w:t>
      </w:r>
      <w:r>
        <w:rPr>
          <w:rFonts w:ascii="Consolas" w:hAnsi="Consolas" w:cs="Consolas"/>
          <w:color w:val="000000"/>
          <w:sz w:val="19"/>
          <w:szCs w:val="19"/>
        </w:rPr>
        <w:t>dòng</w:t>
      </w:r>
      <w:r>
        <w:rPr>
          <w:rFonts w:ascii="Consolas" w:hAnsi="Consolas" w:cs="Consolas"/>
          <w:color w:val="000000"/>
          <w:sz w:val="19"/>
          <w:szCs w:val="19"/>
        </w:rPr>
        <w:t xml:space="preserve">); 4-Ghi </w:t>
      </w:r>
      <w:r>
        <w:rPr>
          <w:rFonts w:ascii="Consolas" w:hAnsi="Consolas" w:cs="Consolas"/>
          <w:color w:val="000000"/>
          <w:sz w:val="19"/>
          <w:szCs w:val="19"/>
        </w:rPr>
        <w:t>chú</w:t>
      </w:r>
      <w:r>
        <w:rPr>
          <w:rFonts w:ascii="Consolas" w:hAnsi="Consolas" w:cs="Consolas"/>
          <w:color w:val="000000"/>
          <w:sz w:val="19"/>
          <w:szCs w:val="19"/>
        </w:rPr>
        <w:t>/</w:t>
      </w:r>
      <w:r>
        <w:rPr>
          <w:rFonts w:ascii="Consolas" w:hAnsi="Consolas" w:cs="Consolas"/>
          <w:color w:val="000000"/>
          <w:sz w:val="19"/>
          <w:szCs w:val="19"/>
        </w:rPr>
        <w:t>diễn</w:t>
      </w:r>
      <w:r>
        <w:rPr>
          <w:rFonts w:ascii="Consolas" w:hAnsi="Consolas" w:cs="Consolas"/>
          <w:color w:val="000000"/>
          <w:sz w:val="19"/>
          <w:szCs w:val="19"/>
        </w:rPr>
        <w:t xml:space="preserve"> </w:t>
      </w:r>
      <w:r>
        <w:rPr>
          <w:rFonts w:ascii="Consolas" w:hAnsi="Consolas" w:cs="Consolas"/>
          <w:color w:val="000000"/>
          <w:sz w:val="19"/>
          <w:szCs w:val="19"/>
        </w:rPr>
        <w:t>giải</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TChat</w:t>
      </w:r>
      <w:r>
        <w:rPr>
          <w:rFonts w:ascii="Consolas" w:hAnsi="Consolas" w:cs="Consolas"/>
          <w:color w:val="0000FF"/>
          <w:sz w:val="19"/>
          <w:szCs w:val="19"/>
        </w:rPr>
        <w:t>&gt;</w:t>
      </w:r>
    </w:p>
    <w:p w:rsidR="009D1437" w:rsidP="009D1437" w14:paraId="7913DB7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STT</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thứ</w:t>
      </w:r>
      <w:r>
        <w:rPr>
          <w:rFonts w:ascii="Consolas" w:hAnsi="Consolas" w:cs="Consolas"/>
          <w:color w:val="000000"/>
          <w:sz w:val="19"/>
          <w:szCs w:val="19"/>
        </w:rPr>
        <w:t xml:space="preserve"> </w:t>
      </w:r>
      <w:r>
        <w:rPr>
          <w:rFonts w:ascii="Consolas" w:hAnsi="Consolas" w:cs="Consolas"/>
          <w:color w:val="000000"/>
          <w:sz w:val="19"/>
          <w:szCs w:val="19"/>
        </w:rPr>
        <w:t>tự</w:t>
      </w:r>
      <w:r>
        <w:rPr>
          <w:rFonts w:ascii="Consolas" w:hAnsi="Consolas" w:cs="Consolas"/>
          <w:color w:val="0000FF"/>
          <w:sz w:val="19"/>
          <w:szCs w:val="19"/>
        </w:rPr>
        <w:t>&lt;/</w:t>
      </w:r>
      <w:r>
        <w:rPr>
          <w:rFonts w:ascii="Consolas" w:hAnsi="Consolas" w:cs="Consolas"/>
          <w:color w:val="A31515"/>
          <w:sz w:val="19"/>
          <w:szCs w:val="19"/>
        </w:rPr>
        <w:t>STT</w:t>
      </w:r>
      <w:r>
        <w:rPr>
          <w:rFonts w:ascii="Consolas" w:hAnsi="Consolas" w:cs="Consolas"/>
          <w:color w:val="0000FF"/>
          <w:sz w:val="19"/>
          <w:szCs w:val="19"/>
        </w:rPr>
        <w:t>&gt;</w:t>
      </w:r>
    </w:p>
    <w:p w:rsidR="009D1437" w:rsidP="009D1437" w14:paraId="09D7251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MHHDVu</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MHHDVu</w:t>
      </w:r>
      <w:r>
        <w:rPr>
          <w:rFonts w:ascii="Consolas" w:hAnsi="Consolas" w:cs="Consolas"/>
          <w:color w:val="0000FF"/>
          <w:sz w:val="19"/>
          <w:szCs w:val="19"/>
        </w:rPr>
        <w:t>&gt;</w:t>
      </w:r>
    </w:p>
    <w:p w:rsidR="009D1437" w:rsidP="009D1437" w14:paraId="1DB7D56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THHDVu</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THHDVu</w:t>
      </w:r>
      <w:r>
        <w:rPr>
          <w:rFonts w:ascii="Consolas" w:hAnsi="Consolas" w:cs="Consolas"/>
          <w:color w:val="0000FF"/>
          <w:sz w:val="19"/>
          <w:szCs w:val="19"/>
        </w:rPr>
        <w:t>&gt;</w:t>
      </w:r>
    </w:p>
    <w:p w:rsidR="009D1437" w:rsidP="009D1437" w14:paraId="30839529"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DVTinh</w:t>
      </w:r>
      <w:r>
        <w:rPr>
          <w:rFonts w:ascii="Consolas" w:hAnsi="Consolas" w:cs="Consolas"/>
          <w:color w:val="0000FF"/>
          <w:sz w:val="19"/>
          <w:szCs w:val="19"/>
        </w:rPr>
        <w:t>&gt;</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vị</w:t>
      </w:r>
      <w:r>
        <w:rPr>
          <w:rFonts w:ascii="Consolas" w:hAnsi="Consolas" w:cs="Consolas"/>
          <w:color w:val="000000"/>
          <w:sz w:val="19"/>
          <w:szCs w:val="19"/>
        </w:rPr>
        <w:t xml:space="preserve"> </w:t>
      </w:r>
      <w:r>
        <w:rPr>
          <w:rFonts w:ascii="Consolas" w:hAnsi="Consolas" w:cs="Consolas"/>
          <w:color w:val="000000"/>
          <w:sz w:val="19"/>
          <w:szCs w:val="19"/>
        </w:rPr>
        <w:t>tính</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DVTinh</w:t>
      </w:r>
      <w:r>
        <w:rPr>
          <w:rFonts w:ascii="Consolas" w:hAnsi="Consolas" w:cs="Consolas"/>
          <w:color w:val="0000FF"/>
          <w:sz w:val="19"/>
          <w:szCs w:val="19"/>
        </w:rPr>
        <w:t>&gt;</w:t>
      </w:r>
    </w:p>
    <w:p w:rsidR="009D1437" w:rsidP="009D1437" w14:paraId="42FE023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SLuong</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lượng</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SLuong</w:t>
      </w:r>
      <w:r>
        <w:rPr>
          <w:rFonts w:ascii="Consolas" w:hAnsi="Consolas" w:cs="Consolas"/>
          <w:color w:val="0000FF"/>
          <w:sz w:val="19"/>
          <w:szCs w:val="19"/>
        </w:rPr>
        <w:t>&gt;</w:t>
      </w:r>
    </w:p>
    <w:p w:rsidR="009D1437" w:rsidP="009D1437" w14:paraId="25A7B3E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DGia</w:t>
      </w:r>
      <w:r>
        <w:rPr>
          <w:rFonts w:ascii="Consolas" w:hAnsi="Consolas" w:cs="Consolas"/>
          <w:color w:val="0000FF"/>
          <w:sz w:val="19"/>
          <w:szCs w:val="19"/>
        </w:rPr>
        <w:t>&gt;</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giá</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DGia</w:t>
      </w:r>
      <w:r>
        <w:rPr>
          <w:rFonts w:ascii="Consolas" w:hAnsi="Consolas" w:cs="Consolas"/>
          <w:color w:val="0000FF"/>
          <w:sz w:val="19"/>
          <w:szCs w:val="19"/>
        </w:rPr>
        <w:t>&gt;</w:t>
      </w:r>
    </w:p>
    <w:p w:rsidR="009D1437" w:rsidP="009D1437" w14:paraId="2DAE4A9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TLCKhau</w:t>
      </w:r>
      <w:r>
        <w:rPr>
          <w:rFonts w:ascii="Consolas" w:hAnsi="Consolas" w:cs="Consolas"/>
          <w:color w:val="0000FF"/>
          <w:sz w:val="19"/>
          <w:szCs w:val="19"/>
        </w:rPr>
        <w:t>&gt;</w:t>
      </w:r>
      <w:r>
        <w:rPr>
          <w:rFonts w:ascii="Consolas" w:hAnsi="Consolas" w:cs="Consolas"/>
          <w:color w:val="000000"/>
          <w:sz w:val="19"/>
          <w:szCs w:val="19"/>
        </w:rPr>
        <w:t>Tỷ</w:t>
      </w:r>
      <w:r>
        <w:rPr>
          <w:rFonts w:ascii="Consolas" w:hAnsi="Consolas" w:cs="Consolas"/>
          <w:color w:val="000000"/>
          <w:sz w:val="19"/>
          <w:szCs w:val="19"/>
        </w:rPr>
        <w:t xml:space="preserve"> </w:t>
      </w:r>
      <w:r>
        <w:rPr>
          <w:rFonts w:ascii="Consolas" w:hAnsi="Consolas" w:cs="Consolas"/>
          <w:color w:val="000000"/>
          <w:sz w:val="19"/>
          <w:szCs w:val="19"/>
        </w:rPr>
        <w:t>lệ</w:t>
      </w:r>
      <w:r>
        <w:rPr>
          <w:rFonts w:ascii="Consolas" w:hAnsi="Consolas" w:cs="Consolas"/>
          <w:color w:val="000000"/>
          <w:sz w:val="19"/>
          <w:szCs w:val="19"/>
        </w:rPr>
        <w:t xml:space="preserve"> % </w:t>
      </w:r>
      <w:r>
        <w:rPr>
          <w:rFonts w:ascii="Consolas" w:hAnsi="Consolas" w:cs="Consolas"/>
          <w:color w:val="000000"/>
          <w:sz w:val="19"/>
          <w:szCs w:val="19"/>
        </w:rPr>
        <w:t>chiết</w:t>
      </w:r>
      <w:r>
        <w:rPr>
          <w:rFonts w:ascii="Consolas" w:hAnsi="Consolas" w:cs="Consolas"/>
          <w:color w:val="000000"/>
          <w:sz w:val="19"/>
          <w:szCs w:val="19"/>
        </w:rPr>
        <w:t xml:space="preserve"> </w:t>
      </w:r>
      <w:r>
        <w:rPr>
          <w:rFonts w:ascii="Consolas" w:hAnsi="Consolas" w:cs="Consolas"/>
          <w:color w:val="000000"/>
          <w:sz w:val="19"/>
          <w:szCs w:val="19"/>
        </w:rPr>
        <w:t>khấu</w:t>
      </w:r>
      <w:r>
        <w:rPr>
          <w:rFonts w:ascii="Consolas" w:hAnsi="Consolas" w:cs="Consolas"/>
          <w:color w:val="0000FF"/>
          <w:sz w:val="19"/>
          <w:szCs w:val="19"/>
        </w:rPr>
        <w:t>&lt;/</w:t>
      </w:r>
      <w:r>
        <w:rPr>
          <w:rFonts w:ascii="Consolas" w:hAnsi="Consolas" w:cs="Consolas"/>
          <w:color w:val="A31515"/>
          <w:sz w:val="19"/>
          <w:szCs w:val="19"/>
        </w:rPr>
        <w:t>TLCKhau</w:t>
      </w:r>
      <w:r>
        <w:rPr>
          <w:rFonts w:ascii="Consolas" w:hAnsi="Consolas" w:cs="Consolas"/>
          <w:color w:val="0000FF"/>
          <w:sz w:val="19"/>
          <w:szCs w:val="19"/>
        </w:rPr>
        <w:t>&gt;</w:t>
      </w:r>
    </w:p>
    <w:p w:rsidR="009D1437" w:rsidP="009D1437" w14:paraId="126F4A63" w14:textId="77777777">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STCKhau</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chiết</w:t>
      </w:r>
      <w:r>
        <w:rPr>
          <w:rFonts w:ascii="Consolas" w:hAnsi="Consolas" w:cs="Consolas"/>
          <w:color w:val="000000"/>
          <w:sz w:val="19"/>
          <w:szCs w:val="19"/>
        </w:rPr>
        <w:t xml:space="preserve"> </w:t>
      </w:r>
      <w:r>
        <w:rPr>
          <w:rFonts w:ascii="Consolas" w:hAnsi="Consolas" w:cs="Consolas"/>
          <w:color w:val="000000"/>
          <w:sz w:val="19"/>
          <w:szCs w:val="19"/>
        </w:rPr>
        <w:t>khấu</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STCKhau</w:t>
      </w:r>
      <w:r>
        <w:rPr>
          <w:rFonts w:ascii="Consolas" w:hAnsi="Consolas" w:cs="Consolas"/>
          <w:color w:val="0000FF"/>
          <w:sz w:val="19"/>
          <w:szCs w:val="19"/>
        </w:rPr>
        <w:t>&gt;</w:t>
      </w:r>
    </w:p>
    <w:p w:rsidR="0019432B" w:rsidP="009D1437" w14:paraId="4311B91C" w14:textId="41CB094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GTKCThue</w:t>
      </w:r>
      <w:r>
        <w:rPr>
          <w:rFonts w:ascii="Consolas" w:hAnsi="Consolas" w:cs="Consolas"/>
          <w:color w:val="0000FF"/>
          <w:sz w:val="19"/>
          <w:szCs w:val="19"/>
        </w:rPr>
        <w:t>&gt;</w:t>
      </w:r>
      <w:r>
        <w:rPr>
          <w:rFonts w:ascii="Consolas" w:hAnsi="Consolas" w:cs="Consolas"/>
          <w:color w:val="000000"/>
          <w:sz w:val="19"/>
          <w:szCs w:val="19"/>
        </w:rPr>
        <w:t>Giảm</w:t>
      </w:r>
      <w:r>
        <w:rPr>
          <w:rFonts w:ascii="Consolas" w:hAnsi="Consolas" w:cs="Consolas"/>
          <w:color w:val="000000"/>
          <w:sz w:val="19"/>
          <w:szCs w:val="19"/>
        </w:rPr>
        <w:t xml:space="preserve"> </w:t>
      </w:r>
      <w:r>
        <w:rPr>
          <w:rFonts w:ascii="Consolas" w:hAnsi="Consolas" w:cs="Consolas"/>
          <w:color w:val="000000"/>
          <w:sz w:val="19"/>
          <w:szCs w:val="19"/>
        </w:rPr>
        <w:t>trừ</w:t>
      </w:r>
      <w:r>
        <w:rPr>
          <w:rFonts w:ascii="Consolas" w:hAnsi="Consolas" w:cs="Consolas"/>
          <w:color w:val="000000"/>
          <w:sz w:val="19"/>
          <w:szCs w:val="19"/>
        </w:rPr>
        <w:t xml:space="preserve"> </w:t>
      </w:r>
      <w:r>
        <w:rPr>
          <w:rFonts w:ascii="Consolas" w:hAnsi="Consolas" w:cs="Consolas"/>
          <w:color w:val="000000"/>
          <w:sz w:val="19"/>
          <w:szCs w:val="19"/>
        </w:rPr>
        <w:t>không</w:t>
      </w:r>
      <w:r>
        <w:rPr>
          <w:rFonts w:ascii="Consolas" w:hAnsi="Consolas" w:cs="Consolas"/>
          <w:color w:val="000000"/>
          <w:sz w:val="19"/>
          <w:szCs w:val="19"/>
        </w:rPr>
        <w:t xml:space="preserve"> </w:t>
      </w:r>
      <w:r>
        <w:rPr>
          <w:rFonts w:ascii="Consolas" w:hAnsi="Consolas" w:cs="Consolas"/>
          <w:color w:val="000000"/>
          <w:sz w:val="19"/>
          <w:szCs w:val="19"/>
        </w:rPr>
        <w:t>chịu</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FF"/>
          <w:sz w:val="19"/>
          <w:szCs w:val="19"/>
        </w:rPr>
        <w:t>&lt;/</w:t>
      </w:r>
      <w:r>
        <w:rPr>
          <w:rFonts w:ascii="Consolas" w:hAnsi="Consolas" w:cs="Consolas"/>
          <w:color w:val="A31515"/>
          <w:sz w:val="19"/>
          <w:szCs w:val="19"/>
        </w:rPr>
        <w:t>GTKCThue</w:t>
      </w:r>
      <w:r>
        <w:rPr>
          <w:rFonts w:ascii="Consolas" w:hAnsi="Consolas" w:cs="Consolas"/>
          <w:color w:val="0000FF"/>
          <w:sz w:val="19"/>
          <w:szCs w:val="19"/>
        </w:rPr>
        <w:t>&gt;</w:t>
      </w:r>
    </w:p>
    <w:p w:rsidR="009D1437" w:rsidP="009D1437" w14:paraId="528563CC"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ThTien</w:t>
      </w:r>
      <w:r>
        <w:rPr>
          <w:rFonts w:ascii="Consolas" w:hAnsi="Consolas" w:cs="Consolas"/>
          <w:color w:val="0000FF"/>
          <w:sz w:val="19"/>
          <w:szCs w:val="19"/>
        </w:rPr>
        <w:t>&gt;</w:t>
      </w:r>
      <w:r>
        <w:rPr>
          <w:rFonts w:ascii="Consolas" w:hAnsi="Consolas" w:cs="Consolas"/>
          <w:color w:val="000000"/>
          <w:sz w:val="19"/>
          <w:szCs w:val="19"/>
        </w:rPr>
        <w:t xml:space="preserve">Thành </w:t>
      </w:r>
      <w:r>
        <w:rPr>
          <w:rFonts w:ascii="Consolas" w:hAnsi="Consolas" w:cs="Consolas"/>
          <w:color w:val="000000"/>
          <w:sz w:val="19"/>
          <w:szCs w:val="19"/>
        </w:rPr>
        <w:t>tiền</w:t>
      </w:r>
      <w:r>
        <w:rPr>
          <w:rFonts w:ascii="Consolas" w:hAnsi="Consolas" w:cs="Consolas"/>
          <w:color w:val="000000"/>
          <w:sz w:val="19"/>
          <w:szCs w:val="19"/>
        </w:rPr>
        <w:t xml:space="preserve"> (Thành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chưa</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 -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trừ</w:t>
      </w:r>
      <w:r>
        <w:rPr>
          <w:rFonts w:ascii="Consolas" w:hAnsi="Consolas" w:cs="Consolas"/>
          <w:color w:val="000000"/>
          <w:sz w:val="19"/>
          <w:szCs w:val="19"/>
        </w:rPr>
        <w:t xml:space="preserve"> </w:t>
      </w:r>
      <w:r>
        <w:rPr>
          <w:rFonts w:ascii="Consolas" w:hAnsi="Consolas" w:cs="Consolas"/>
          <w:color w:val="000000"/>
          <w:sz w:val="19"/>
          <w:szCs w:val="19"/>
        </w:rPr>
        <w:t>trường</w:t>
      </w:r>
      <w:r>
        <w:rPr>
          <w:rFonts w:ascii="Consolas" w:hAnsi="Consolas" w:cs="Consolas"/>
          <w:color w:val="000000"/>
          <w:sz w:val="19"/>
          <w:szCs w:val="19"/>
        </w:rPr>
        <w:t xml:space="preserve"> </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TChat</w:t>
      </w:r>
      <w:r>
        <w:rPr>
          <w:rFonts w:ascii="Consolas" w:hAnsi="Consolas" w:cs="Consolas"/>
          <w:color w:val="000000"/>
          <w:sz w:val="19"/>
          <w:szCs w:val="19"/>
        </w:rPr>
        <w:t xml:space="preserve"> = 4</w:t>
      </w:r>
      <w:r>
        <w:rPr>
          <w:rFonts w:ascii="Consolas" w:hAnsi="Consolas" w:cs="Consolas"/>
          <w:color w:val="0000FF"/>
          <w:sz w:val="19"/>
          <w:szCs w:val="19"/>
        </w:rPr>
        <w:t>&lt;/</w:t>
      </w:r>
      <w:r>
        <w:rPr>
          <w:rFonts w:ascii="Consolas" w:hAnsi="Consolas" w:cs="Consolas"/>
          <w:color w:val="A31515"/>
          <w:sz w:val="19"/>
          <w:szCs w:val="19"/>
        </w:rPr>
        <w:t>ThTien</w:t>
      </w:r>
      <w:r>
        <w:rPr>
          <w:rFonts w:ascii="Consolas" w:hAnsi="Consolas" w:cs="Consolas"/>
          <w:color w:val="0000FF"/>
          <w:sz w:val="19"/>
          <w:szCs w:val="19"/>
        </w:rPr>
        <w:t>&gt;</w:t>
      </w:r>
    </w:p>
    <w:p w:rsidR="009D1437" w:rsidP="009D1437" w14:paraId="62526CE9" w14:textId="77777777">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TSuat</w:t>
      </w:r>
      <w:r>
        <w:rPr>
          <w:rFonts w:ascii="Consolas" w:hAnsi="Consolas" w:cs="Consolas"/>
          <w:color w:val="0000FF"/>
          <w:sz w:val="19"/>
          <w:szCs w:val="19"/>
        </w:rPr>
        <w:t>&gt;</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suất</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suất</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TSuat</w:t>
      </w:r>
      <w:r>
        <w:rPr>
          <w:rFonts w:ascii="Consolas" w:hAnsi="Consolas" w:cs="Consolas"/>
          <w:color w:val="0000FF"/>
          <w:sz w:val="19"/>
          <w:szCs w:val="19"/>
        </w:rPr>
        <w:t>&gt;</w:t>
      </w:r>
    </w:p>
    <w:p w:rsidR="009D1437" w:rsidRPr="00B62304" w:rsidP="009D1437" w14:paraId="0F2924C1" w14:textId="77777777">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sidRPr="00B62304">
        <w:rPr>
          <w:rFonts w:ascii="Consolas" w:hAnsi="Consolas" w:cs="Consolas"/>
          <w:color w:val="0000FF"/>
          <w:sz w:val="19"/>
          <w:szCs w:val="19"/>
        </w:rPr>
        <w:t>&lt;</w:t>
      </w:r>
      <w:r w:rsidRPr="00B62304">
        <w:rPr>
          <w:rFonts w:ascii="Consolas" w:hAnsi="Consolas" w:cs="Consolas"/>
          <w:color w:val="C00000"/>
          <w:sz w:val="19"/>
          <w:szCs w:val="19"/>
        </w:rPr>
        <w:t>TThue</w:t>
      </w:r>
      <w:r w:rsidRPr="00B62304">
        <w:rPr>
          <w:rFonts w:ascii="Consolas" w:hAnsi="Consolas" w:cs="Consolas"/>
          <w:color w:val="0000FF"/>
          <w:sz w:val="19"/>
          <w:szCs w:val="19"/>
        </w:rPr>
        <w:t>&gt;</w:t>
      </w:r>
      <w:r w:rsidRPr="00B62304">
        <w:rPr>
          <w:rFonts w:ascii="Consolas" w:hAnsi="Consolas" w:cs="Consolas"/>
          <w:sz w:val="19"/>
          <w:szCs w:val="19"/>
        </w:rPr>
        <w:t>Tiền</w:t>
      </w:r>
      <w:r w:rsidRPr="00B62304">
        <w:rPr>
          <w:rFonts w:ascii="Consolas" w:hAnsi="Consolas" w:cs="Consolas"/>
          <w:sz w:val="19"/>
          <w:szCs w:val="19"/>
        </w:rPr>
        <w:t xml:space="preserve"> </w:t>
      </w:r>
      <w:r w:rsidRPr="00B62304">
        <w:rPr>
          <w:rFonts w:ascii="Consolas" w:hAnsi="Consolas" w:cs="Consolas"/>
          <w:sz w:val="19"/>
          <w:szCs w:val="19"/>
        </w:rPr>
        <w:t>thuế</w:t>
      </w:r>
      <w:r w:rsidRPr="00B62304">
        <w:rPr>
          <w:rFonts w:ascii="Consolas" w:hAnsi="Consolas" w:cs="Consolas"/>
          <w:color w:val="0000FF"/>
          <w:sz w:val="19"/>
          <w:szCs w:val="19"/>
        </w:rPr>
        <w:t>&lt;/</w:t>
      </w:r>
      <w:r w:rsidRPr="00B62304">
        <w:rPr>
          <w:rFonts w:ascii="Consolas" w:hAnsi="Consolas" w:cs="Consolas"/>
          <w:color w:val="C00000"/>
          <w:sz w:val="19"/>
          <w:szCs w:val="19"/>
        </w:rPr>
        <w:t>TThue</w:t>
      </w:r>
      <w:r w:rsidRPr="00B62304">
        <w:rPr>
          <w:rFonts w:ascii="Consolas" w:hAnsi="Consolas" w:cs="Consolas"/>
          <w:color w:val="0000FF"/>
          <w:sz w:val="19"/>
          <w:szCs w:val="19"/>
        </w:rPr>
        <w:t>&gt;</w:t>
      </w:r>
    </w:p>
    <w:p w:rsidR="009D1437" w:rsidP="009D1437" w14:paraId="3873A820" w14:textId="77777777">
      <w:pPr>
        <w:autoSpaceDE w:val="0"/>
        <w:autoSpaceDN w:val="0"/>
        <w:adjustRightInd w:val="0"/>
        <w:rPr>
          <w:rFonts w:ascii="Consolas" w:hAnsi="Consolas" w:cs="Consolas"/>
          <w:color w:val="000000"/>
          <w:sz w:val="19"/>
          <w:szCs w:val="19"/>
        </w:rPr>
      </w:pPr>
      <w:r w:rsidRPr="00B62304">
        <w:rPr>
          <w:rFonts w:ascii="Consolas" w:hAnsi="Consolas" w:cs="Consolas"/>
          <w:color w:val="0000FF"/>
          <w:sz w:val="19"/>
          <w:szCs w:val="19"/>
        </w:rPr>
        <w:t xml:space="preserve">               </w:t>
      </w:r>
      <w:r>
        <w:rPr>
          <w:rFonts w:ascii="Consolas" w:hAnsi="Consolas" w:cs="Consolas"/>
          <w:color w:val="0000FF"/>
          <w:sz w:val="19"/>
          <w:szCs w:val="19"/>
        </w:rPr>
        <w:tab/>
      </w:r>
      <w:r>
        <w:rPr>
          <w:rFonts w:ascii="Consolas" w:hAnsi="Consolas" w:cs="Consolas"/>
          <w:color w:val="0000FF"/>
          <w:sz w:val="19"/>
          <w:szCs w:val="19"/>
        </w:rPr>
        <w:tab/>
      </w:r>
      <w:r w:rsidRPr="00B62304">
        <w:rPr>
          <w:rFonts w:ascii="Consolas" w:hAnsi="Consolas" w:cs="Consolas"/>
          <w:color w:val="0000FF"/>
          <w:sz w:val="19"/>
          <w:szCs w:val="19"/>
        </w:rPr>
        <w:t>&lt;</w:t>
      </w:r>
      <w:r w:rsidRPr="00B62304">
        <w:rPr>
          <w:rFonts w:ascii="Consolas" w:hAnsi="Consolas" w:cs="Consolas"/>
          <w:color w:val="C00000"/>
          <w:sz w:val="19"/>
          <w:szCs w:val="19"/>
        </w:rPr>
        <w:t>TSThue</w:t>
      </w:r>
      <w:r w:rsidRPr="00B62304">
        <w:rPr>
          <w:rFonts w:ascii="Consolas" w:hAnsi="Consolas" w:cs="Consolas"/>
          <w:color w:val="0000FF"/>
          <w:sz w:val="19"/>
          <w:szCs w:val="19"/>
        </w:rPr>
        <w:t>&gt;</w:t>
      </w:r>
      <w:r w:rsidRPr="00B62304">
        <w:rPr>
          <w:rFonts w:ascii="Consolas" w:hAnsi="Consolas" w:cs="Consolas"/>
          <w:sz w:val="19"/>
          <w:szCs w:val="19"/>
        </w:rPr>
        <w:t>Tiền</w:t>
      </w:r>
      <w:r w:rsidRPr="00B62304">
        <w:rPr>
          <w:rFonts w:ascii="Consolas" w:hAnsi="Consolas" w:cs="Consolas"/>
          <w:sz w:val="19"/>
          <w:szCs w:val="19"/>
        </w:rPr>
        <w:t xml:space="preserve"> sau </w:t>
      </w:r>
      <w:r w:rsidRPr="00B62304">
        <w:rPr>
          <w:rFonts w:ascii="Consolas" w:hAnsi="Consolas" w:cs="Consolas"/>
          <w:sz w:val="19"/>
          <w:szCs w:val="19"/>
        </w:rPr>
        <w:t>thuế</w:t>
      </w:r>
      <w:r w:rsidRPr="00B62304">
        <w:rPr>
          <w:rFonts w:ascii="Consolas" w:hAnsi="Consolas" w:cs="Consolas"/>
          <w:color w:val="0000FF"/>
          <w:sz w:val="19"/>
          <w:szCs w:val="19"/>
        </w:rPr>
        <w:t>&lt;/</w:t>
      </w:r>
      <w:r w:rsidRPr="00B62304">
        <w:rPr>
          <w:rFonts w:ascii="Consolas" w:hAnsi="Consolas" w:cs="Consolas"/>
          <w:color w:val="C00000"/>
          <w:sz w:val="19"/>
          <w:szCs w:val="19"/>
        </w:rPr>
        <w:t>TSThue</w:t>
      </w:r>
      <w:r w:rsidRPr="00B62304">
        <w:rPr>
          <w:rFonts w:ascii="Consolas" w:hAnsi="Consolas" w:cs="Consolas"/>
          <w:color w:val="0000FF"/>
          <w:sz w:val="19"/>
          <w:szCs w:val="19"/>
        </w:rPr>
        <w:t>&gt;</w:t>
      </w:r>
    </w:p>
    <w:p w:rsidR="009D1437" w:rsidP="009D1437" w14:paraId="4805AD5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TTKhac</w:t>
      </w:r>
      <w:r>
        <w:rPr>
          <w:rFonts w:ascii="Consolas" w:hAnsi="Consolas" w:cs="Consolas"/>
          <w:color w:val="0000FF"/>
          <w:sz w:val="19"/>
          <w:szCs w:val="19"/>
        </w:rPr>
        <w:t>&gt;</w:t>
      </w:r>
    </w:p>
    <w:p w:rsidR="009D1437" w:rsidP="009D1437" w14:paraId="1CD6C02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TTin</w:t>
      </w:r>
      <w:r>
        <w:rPr>
          <w:rFonts w:ascii="Consolas" w:hAnsi="Consolas" w:cs="Consolas"/>
          <w:color w:val="0000FF"/>
          <w:sz w:val="19"/>
          <w:szCs w:val="19"/>
        </w:rPr>
        <w:t>&gt;</w:t>
      </w:r>
    </w:p>
    <w:p w:rsidR="009D1437" w:rsidP="009D1437" w14:paraId="7596C68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TTruong</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trường</w:t>
      </w:r>
      <w:r>
        <w:rPr>
          <w:rFonts w:ascii="Consolas" w:hAnsi="Consolas" w:cs="Consolas"/>
          <w:color w:val="0000FF"/>
          <w:sz w:val="19"/>
          <w:szCs w:val="19"/>
        </w:rPr>
        <w:t>&lt;/</w:t>
      </w:r>
      <w:r>
        <w:rPr>
          <w:rFonts w:ascii="Consolas" w:hAnsi="Consolas" w:cs="Consolas"/>
          <w:color w:val="A31515"/>
          <w:sz w:val="19"/>
          <w:szCs w:val="19"/>
        </w:rPr>
        <w:t>TTruong</w:t>
      </w:r>
      <w:r>
        <w:rPr>
          <w:rFonts w:ascii="Consolas" w:hAnsi="Consolas" w:cs="Consolas"/>
          <w:color w:val="0000FF"/>
          <w:sz w:val="19"/>
          <w:szCs w:val="19"/>
        </w:rPr>
        <w:t>&gt;</w:t>
      </w:r>
    </w:p>
    <w:p w:rsidR="009D1437" w:rsidP="009D1437" w14:paraId="344AF685"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KDLieu</w:t>
      </w:r>
      <w:r>
        <w:rPr>
          <w:rFonts w:ascii="Consolas" w:hAnsi="Consolas" w:cs="Consolas"/>
          <w:color w:val="0000FF"/>
          <w:sz w:val="19"/>
          <w:szCs w:val="19"/>
        </w:rPr>
        <w:t>&gt;</w:t>
      </w:r>
      <w:r>
        <w:rPr>
          <w:rFonts w:ascii="Consolas" w:hAnsi="Consolas" w:cs="Consolas"/>
          <w:color w:val="000000"/>
          <w:sz w:val="19"/>
          <w:szCs w:val="19"/>
        </w:rPr>
        <w:t>Kiểu</w:t>
      </w:r>
      <w:r>
        <w:rPr>
          <w:rFonts w:ascii="Consolas" w:hAnsi="Consolas" w:cs="Consolas"/>
          <w:color w:val="000000"/>
          <w:sz w:val="19"/>
          <w:szCs w:val="19"/>
        </w:rPr>
        <w:t xml:space="preserve"> </w:t>
      </w:r>
      <w:r>
        <w:rPr>
          <w:rFonts w:ascii="Consolas" w:hAnsi="Consolas" w:cs="Consolas"/>
          <w:color w:val="000000"/>
          <w:sz w:val="19"/>
          <w:szCs w:val="19"/>
        </w:rPr>
        <w:t>dữ</w:t>
      </w:r>
      <w:r>
        <w:rPr>
          <w:rFonts w:ascii="Consolas" w:hAnsi="Consolas" w:cs="Consolas"/>
          <w:color w:val="000000"/>
          <w:sz w:val="19"/>
          <w:szCs w:val="19"/>
        </w:rPr>
        <w:t xml:space="preserve"> </w:t>
      </w:r>
      <w:r>
        <w:rPr>
          <w:rFonts w:ascii="Consolas" w:hAnsi="Consolas" w:cs="Consolas"/>
          <w:color w:val="000000"/>
          <w:sz w:val="19"/>
          <w:szCs w:val="19"/>
        </w:rPr>
        <w:t>liệu</w:t>
      </w:r>
      <w:r>
        <w:rPr>
          <w:rFonts w:ascii="Consolas" w:hAnsi="Consolas" w:cs="Consolas"/>
          <w:color w:val="0000FF"/>
          <w:sz w:val="19"/>
          <w:szCs w:val="19"/>
        </w:rPr>
        <w:t>&lt;/</w:t>
      </w:r>
      <w:r>
        <w:rPr>
          <w:rFonts w:ascii="Consolas" w:hAnsi="Consolas" w:cs="Consolas"/>
          <w:color w:val="A31515"/>
          <w:sz w:val="19"/>
          <w:szCs w:val="19"/>
        </w:rPr>
        <w:t>KDLieu</w:t>
      </w:r>
      <w:r>
        <w:rPr>
          <w:rFonts w:ascii="Consolas" w:hAnsi="Consolas" w:cs="Consolas"/>
          <w:color w:val="0000FF"/>
          <w:sz w:val="19"/>
          <w:szCs w:val="19"/>
        </w:rPr>
        <w:t>&gt;</w:t>
      </w:r>
    </w:p>
    <w:p w:rsidR="009D1437" w:rsidP="009D1437" w14:paraId="3AE01F4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DLieu</w:t>
      </w:r>
      <w:r>
        <w:rPr>
          <w:rFonts w:ascii="Consolas" w:hAnsi="Consolas" w:cs="Consolas"/>
          <w:color w:val="0000FF"/>
          <w:sz w:val="19"/>
          <w:szCs w:val="19"/>
        </w:rPr>
        <w:t>&gt;</w:t>
      </w:r>
      <w:r>
        <w:rPr>
          <w:rFonts w:ascii="Consolas" w:hAnsi="Consolas" w:cs="Consolas"/>
          <w:color w:val="000000"/>
          <w:sz w:val="19"/>
          <w:szCs w:val="19"/>
        </w:rPr>
        <w:t>Dữ</w:t>
      </w:r>
      <w:r>
        <w:rPr>
          <w:rFonts w:ascii="Consolas" w:hAnsi="Consolas" w:cs="Consolas"/>
          <w:color w:val="000000"/>
          <w:sz w:val="19"/>
          <w:szCs w:val="19"/>
        </w:rPr>
        <w:t xml:space="preserve"> </w:t>
      </w:r>
      <w:r>
        <w:rPr>
          <w:rFonts w:ascii="Consolas" w:hAnsi="Consolas" w:cs="Consolas"/>
          <w:color w:val="000000"/>
          <w:sz w:val="19"/>
          <w:szCs w:val="19"/>
        </w:rPr>
        <w:t>liệu</w:t>
      </w:r>
      <w:r>
        <w:rPr>
          <w:rFonts w:ascii="Consolas" w:hAnsi="Consolas" w:cs="Consolas"/>
          <w:color w:val="0000FF"/>
          <w:sz w:val="19"/>
          <w:szCs w:val="19"/>
        </w:rPr>
        <w:t>&lt;/</w:t>
      </w:r>
      <w:r>
        <w:rPr>
          <w:rFonts w:ascii="Consolas" w:hAnsi="Consolas" w:cs="Consolas"/>
          <w:color w:val="A31515"/>
          <w:sz w:val="19"/>
          <w:szCs w:val="19"/>
        </w:rPr>
        <w:t>DLieu</w:t>
      </w:r>
      <w:r>
        <w:rPr>
          <w:rFonts w:ascii="Consolas" w:hAnsi="Consolas" w:cs="Consolas"/>
          <w:color w:val="0000FF"/>
          <w:sz w:val="19"/>
          <w:szCs w:val="19"/>
        </w:rPr>
        <w:t>&gt;</w:t>
      </w:r>
    </w:p>
    <w:p w:rsidR="009D1437" w:rsidP="009D1437" w14:paraId="431C2A1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TTin</w:t>
      </w:r>
      <w:r>
        <w:rPr>
          <w:rFonts w:ascii="Consolas" w:hAnsi="Consolas" w:cs="Consolas"/>
          <w:color w:val="0000FF"/>
          <w:sz w:val="19"/>
          <w:szCs w:val="19"/>
        </w:rPr>
        <w:t>&gt;</w:t>
      </w:r>
    </w:p>
    <w:p w:rsidR="009D1437" w:rsidP="009D1437" w14:paraId="2A87FC5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TTKhac</w:t>
      </w:r>
      <w:r>
        <w:rPr>
          <w:rFonts w:ascii="Consolas" w:hAnsi="Consolas" w:cs="Consolas"/>
          <w:color w:val="0000FF"/>
          <w:sz w:val="19"/>
          <w:szCs w:val="19"/>
        </w:rPr>
        <w:t>&gt;</w:t>
      </w:r>
    </w:p>
    <w:p w:rsidR="009D1437" w:rsidP="009D1437" w14:paraId="3DE867B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HHDVu</w:t>
      </w:r>
      <w:r>
        <w:rPr>
          <w:rFonts w:ascii="Consolas" w:hAnsi="Consolas" w:cs="Consolas"/>
          <w:color w:val="0000FF"/>
          <w:sz w:val="19"/>
          <w:szCs w:val="19"/>
        </w:rPr>
        <w:t>&gt;</w:t>
      </w:r>
    </w:p>
    <w:p w:rsidR="009D1437" w:rsidP="009D1437" w14:paraId="17E02769"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DSHHDVu</w:t>
      </w:r>
      <w:r>
        <w:rPr>
          <w:rFonts w:ascii="Consolas" w:hAnsi="Consolas" w:cs="Consolas"/>
          <w:color w:val="0000FF"/>
          <w:sz w:val="19"/>
          <w:szCs w:val="19"/>
        </w:rPr>
        <w:t>&gt;</w:t>
      </w:r>
    </w:p>
    <w:p w:rsidR="009D1437" w:rsidP="009D1437" w14:paraId="0D549CA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TToan</w:t>
      </w:r>
      <w:r>
        <w:rPr>
          <w:rFonts w:ascii="Consolas" w:hAnsi="Consolas" w:cs="Consolas"/>
          <w:color w:val="0000FF"/>
          <w:sz w:val="19"/>
          <w:szCs w:val="19"/>
        </w:rPr>
        <w:t>&gt;</w:t>
      </w:r>
    </w:p>
    <w:p w:rsidR="009D1437" w:rsidP="009D1437" w14:paraId="020A33F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THTTLTSuat</w:t>
      </w:r>
      <w:r>
        <w:rPr>
          <w:rFonts w:ascii="Consolas" w:hAnsi="Consolas" w:cs="Consolas"/>
          <w:color w:val="0000FF"/>
          <w:sz w:val="19"/>
          <w:szCs w:val="19"/>
        </w:rPr>
        <w:t>&gt; &lt;!--</w:t>
      </w:r>
      <w:r>
        <w:rPr>
          <w:rFonts w:ascii="Consolas" w:hAnsi="Consolas" w:cs="Consolas"/>
          <w:color w:val="008000"/>
          <w:sz w:val="19"/>
          <w:szCs w:val="19"/>
        </w:rPr>
        <w:t>sử</w:t>
      </w:r>
      <w:r>
        <w:rPr>
          <w:rFonts w:ascii="Consolas" w:hAnsi="Consolas" w:cs="Consolas"/>
          <w:color w:val="008000"/>
          <w:sz w:val="19"/>
          <w:szCs w:val="19"/>
        </w:rPr>
        <w:t xml:space="preserve"> </w:t>
      </w:r>
      <w:r>
        <w:rPr>
          <w:rFonts w:ascii="Consolas" w:hAnsi="Consolas" w:cs="Consolas"/>
          <w:color w:val="008000"/>
          <w:sz w:val="19"/>
          <w:szCs w:val="19"/>
        </w:rPr>
        <w:t>dụng</w:t>
      </w:r>
      <w:r>
        <w:rPr>
          <w:rFonts w:ascii="Consolas" w:hAnsi="Consolas" w:cs="Consolas"/>
          <w:color w:val="008000"/>
          <w:sz w:val="19"/>
          <w:szCs w:val="19"/>
        </w:rPr>
        <w:t xml:space="preserve"> </w:t>
      </w:r>
      <w:r>
        <w:rPr>
          <w:rFonts w:ascii="Consolas" w:hAnsi="Consolas" w:cs="Consolas"/>
          <w:color w:val="008000"/>
          <w:sz w:val="19"/>
          <w:szCs w:val="19"/>
        </w:rPr>
        <w:t>hóa</w:t>
      </w:r>
      <w:r>
        <w:rPr>
          <w:rFonts w:ascii="Consolas" w:hAnsi="Consolas" w:cs="Consolas"/>
          <w:color w:val="008000"/>
          <w:sz w:val="19"/>
          <w:szCs w:val="19"/>
        </w:rPr>
        <w:t xml:space="preserve"> </w:t>
      </w:r>
      <w:r>
        <w:rPr>
          <w:rFonts w:ascii="Consolas" w:hAnsi="Consolas" w:cs="Consolas"/>
          <w:color w:val="008000"/>
          <w:sz w:val="19"/>
          <w:szCs w:val="19"/>
        </w:rPr>
        <w:t>đơn</w:t>
      </w:r>
      <w:r>
        <w:rPr>
          <w:rFonts w:ascii="Consolas" w:hAnsi="Consolas" w:cs="Consolas"/>
          <w:color w:val="008000"/>
          <w:sz w:val="19"/>
          <w:szCs w:val="19"/>
        </w:rPr>
        <w:t xml:space="preserve"> GTGT</w:t>
      </w:r>
      <w:r>
        <w:rPr>
          <w:rFonts w:ascii="Consolas" w:hAnsi="Consolas" w:cs="Consolas"/>
          <w:color w:val="0000FF"/>
          <w:sz w:val="19"/>
          <w:szCs w:val="19"/>
        </w:rPr>
        <w:t>--&gt;</w:t>
      </w:r>
    </w:p>
    <w:p w:rsidR="009D1437" w:rsidP="009D1437" w14:paraId="5C7781C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LTSuat</w:t>
      </w:r>
      <w:r>
        <w:rPr>
          <w:rFonts w:ascii="Consolas" w:hAnsi="Consolas" w:cs="Consolas"/>
          <w:color w:val="0000FF"/>
          <w:sz w:val="19"/>
          <w:szCs w:val="19"/>
        </w:rPr>
        <w:t>&gt;</w:t>
      </w:r>
    </w:p>
    <w:p w:rsidR="009D1437" w:rsidP="009D1437" w14:paraId="6FB9EE2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TSuat</w:t>
      </w:r>
      <w:r>
        <w:rPr>
          <w:rFonts w:ascii="Consolas" w:hAnsi="Consolas" w:cs="Consolas"/>
          <w:color w:val="0000FF"/>
          <w:sz w:val="19"/>
          <w:szCs w:val="19"/>
        </w:rPr>
        <w:t>&gt;</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suất</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suất</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TSuat</w:t>
      </w:r>
      <w:r>
        <w:rPr>
          <w:rFonts w:ascii="Consolas" w:hAnsi="Consolas" w:cs="Consolas"/>
          <w:color w:val="0000FF"/>
          <w:sz w:val="19"/>
          <w:szCs w:val="19"/>
        </w:rPr>
        <w:t>&gt;</w:t>
      </w:r>
    </w:p>
    <w:p w:rsidR="009D1437" w:rsidP="009D1437" w14:paraId="4AF35179"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ThTien</w:t>
      </w:r>
      <w:r>
        <w:rPr>
          <w:rFonts w:ascii="Consolas" w:hAnsi="Consolas" w:cs="Consolas"/>
          <w:color w:val="0000FF"/>
          <w:sz w:val="19"/>
          <w:szCs w:val="19"/>
        </w:rPr>
        <w:t>&gt;</w:t>
      </w:r>
      <w:r>
        <w:rPr>
          <w:rFonts w:ascii="Consolas" w:hAnsi="Consolas" w:cs="Consolas"/>
          <w:color w:val="000000"/>
          <w:sz w:val="19"/>
          <w:szCs w:val="19"/>
        </w:rPr>
        <w:t xml:space="preserve">Thành </w:t>
      </w:r>
      <w:r>
        <w:rPr>
          <w:rFonts w:ascii="Consolas" w:hAnsi="Consolas" w:cs="Consolas"/>
          <w:color w:val="000000"/>
          <w:sz w:val="19"/>
          <w:szCs w:val="19"/>
        </w:rPr>
        <w:t>tiền</w:t>
      </w:r>
      <w:r>
        <w:rPr>
          <w:rFonts w:ascii="Consolas" w:hAnsi="Consolas" w:cs="Consolas"/>
          <w:color w:val="000000"/>
          <w:sz w:val="19"/>
          <w:szCs w:val="19"/>
        </w:rPr>
        <w:t xml:space="preserve"> (Thành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chưa</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ThTien</w:t>
      </w:r>
      <w:r>
        <w:rPr>
          <w:rFonts w:ascii="Consolas" w:hAnsi="Consolas" w:cs="Consolas"/>
          <w:color w:val="0000FF"/>
          <w:sz w:val="19"/>
          <w:szCs w:val="19"/>
        </w:rPr>
        <w:t>&gt;</w:t>
      </w:r>
    </w:p>
    <w:p w:rsidR="009D1437" w:rsidP="009D1437" w14:paraId="7389650C"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TThue</w:t>
      </w:r>
      <w:r>
        <w:rPr>
          <w:rFonts w:ascii="Consolas" w:hAnsi="Consolas" w:cs="Consolas"/>
          <w:color w:val="0000FF"/>
          <w:sz w:val="19"/>
          <w:szCs w:val="19"/>
        </w:rPr>
        <w:t>&gt;</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TThue</w:t>
      </w:r>
      <w:r>
        <w:rPr>
          <w:rFonts w:ascii="Consolas" w:hAnsi="Consolas" w:cs="Consolas"/>
          <w:color w:val="0000FF"/>
          <w:sz w:val="19"/>
          <w:szCs w:val="19"/>
        </w:rPr>
        <w:t>&gt;</w:t>
      </w:r>
    </w:p>
    <w:p w:rsidR="009D1437" w:rsidP="009D1437" w14:paraId="78F6723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LTSuat</w:t>
      </w:r>
      <w:r>
        <w:rPr>
          <w:rFonts w:ascii="Consolas" w:hAnsi="Consolas" w:cs="Consolas"/>
          <w:color w:val="0000FF"/>
          <w:sz w:val="19"/>
          <w:szCs w:val="19"/>
        </w:rPr>
        <w:t>&gt;</w:t>
      </w:r>
    </w:p>
    <w:p w:rsidR="009D1437" w:rsidP="009D1437" w14:paraId="2189C284"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THTTLTSuat</w:t>
      </w:r>
      <w:r>
        <w:rPr>
          <w:rFonts w:ascii="Consolas" w:hAnsi="Consolas" w:cs="Consolas"/>
          <w:color w:val="0000FF"/>
          <w:sz w:val="19"/>
          <w:szCs w:val="19"/>
        </w:rPr>
        <w:t>&gt;</w:t>
      </w:r>
    </w:p>
    <w:p w:rsidR="009D1437" w:rsidP="009D1437" w14:paraId="3CF7FD8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TgTCThue</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chưa</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cộng</w:t>
      </w:r>
      <w:r>
        <w:rPr>
          <w:rFonts w:ascii="Consolas" w:hAnsi="Consolas" w:cs="Consolas"/>
          <w:color w:val="000000"/>
          <w:sz w:val="19"/>
          <w:szCs w:val="19"/>
        </w:rPr>
        <w:t xml:space="preserve"> </w:t>
      </w:r>
      <w:r>
        <w:rPr>
          <w:rFonts w:ascii="Consolas" w:hAnsi="Consolas" w:cs="Consolas"/>
          <w:color w:val="000000"/>
          <w:sz w:val="19"/>
          <w:szCs w:val="19"/>
        </w:rPr>
        <w:t>thành</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chưa</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TgTCThue</w:t>
      </w:r>
      <w:r>
        <w:rPr>
          <w:rFonts w:ascii="Consolas" w:hAnsi="Consolas" w:cs="Consolas"/>
          <w:color w:val="0000FF"/>
          <w:sz w:val="19"/>
          <w:szCs w:val="19"/>
        </w:rPr>
        <w:t>&gt;</w:t>
      </w:r>
    </w:p>
    <w:p w:rsidR="009D1437" w:rsidP="009D1437" w14:paraId="10C5C0AB"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TgTThue</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cộng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TgTThue</w:t>
      </w:r>
      <w:r>
        <w:rPr>
          <w:rFonts w:ascii="Consolas" w:hAnsi="Consolas" w:cs="Consolas"/>
          <w:color w:val="0000FF"/>
          <w:sz w:val="19"/>
          <w:szCs w:val="19"/>
        </w:rPr>
        <w:t>&gt;</w:t>
      </w:r>
    </w:p>
    <w:p w:rsidR="009D1437" w:rsidP="009D1437" w14:paraId="0D7D227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TTCKTMai</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chiết</w:t>
      </w:r>
      <w:r>
        <w:rPr>
          <w:rFonts w:ascii="Consolas" w:hAnsi="Consolas" w:cs="Consolas"/>
          <w:color w:val="000000"/>
          <w:sz w:val="19"/>
          <w:szCs w:val="19"/>
        </w:rPr>
        <w:t xml:space="preserve"> </w:t>
      </w:r>
      <w:r>
        <w:rPr>
          <w:rFonts w:ascii="Consolas" w:hAnsi="Consolas" w:cs="Consolas"/>
          <w:color w:val="000000"/>
          <w:sz w:val="19"/>
          <w:szCs w:val="19"/>
        </w:rPr>
        <w:t>khấu</w:t>
      </w:r>
      <w:r>
        <w:rPr>
          <w:rFonts w:ascii="Consolas" w:hAnsi="Consolas" w:cs="Consolas"/>
          <w:color w:val="000000"/>
          <w:sz w:val="19"/>
          <w:szCs w:val="19"/>
        </w:rPr>
        <w:t xml:space="preserve"> </w:t>
      </w:r>
      <w:r>
        <w:rPr>
          <w:rFonts w:ascii="Consolas" w:hAnsi="Consolas" w:cs="Consolas"/>
          <w:color w:val="000000"/>
          <w:sz w:val="19"/>
          <w:szCs w:val="19"/>
        </w:rPr>
        <w:t>thương</w:t>
      </w:r>
      <w:r>
        <w:rPr>
          <w:rFonts w:ascii="Consolas" w:hAnsi="Consolas" w:cs="Consolas"/>
          <w:color w:val="000000"/>
          <w:sz w:val="19"/>
          <w:szCs w:val="19"/>
        </w:rPr>
        <w:t xml:space="preserve"> </w:t>
      </w:r>
      <w:r>
        <w:rPr>
          <w:rFonts w:ascii="Consolas" w:hAnsi="Consolas" w:cs="Consolas"/>
          <w:color w:val="000000"/>
          <w:sz w:val="19"/>
          <w:szCs w:val="19"/>
        </w:rPr>
        <w:t>mại</w:t>
      </w:r>
      <w:r>
        <w:rPr>
          <w:rFonts w:ascii="Consolas" w:hAnsi="Consolas" w:cs="Consolas"/>
          <w:color w:val="0000FF"/>
          <w:sz w:val="19"/>
          <w:szCs w:val="19"/>
        </w:rPr>
        <w:t>&lt;/</w:t>
      </w:r>
      <w:r>
        <w:rPr>
          <w:rFonts w:ascii="Consolas" w:hAnsi="Consolas" w:cs="Consolas"/>
          <w:color w:val="A31515"/>
          <w:sz w:val="19"/>
          <w:szCs w:val="19"/>
        </w:rPr>
        <w:t>TTCKTMai</w:t>
      </w:r>
      <w:r>
        <w:rPr>
          <w:rFonts w:ascii="Consolas" w:hAnsi="Consolas" w:cs="Consolas"/>
          <w:color w:val="0000FF"/>
          <w:sz w:val="19"/>
          <w:szCs w:val="19"/>
        </w:rPr>
        <w:t>&gt;</w:t>
      </w:r>
    </w:p>
    <w:p w:rsidR="009D1437" w:rsidP="009D1437" w14:paraId="149ECCA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TgTTTBSo</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thanh</w:t>
      </w:r>
      <w:r>
        <w:rPr>
          <w:rFonts w:ascii="Consolas" w:hAnsi="Consolas" w:cs="Consolas"/>
          <w:color w:val="000000"/>
          <w:sz w:val="19"/>
          <w:szCs w:val="19"/>
        </w:rPr>
        <w:t xml:space="preserve"> </w:t>
      </w:r>
      <w:r>
        <w:rPr>
          <w:rFonts w:ascii="Consolas" w:hAnsi="Consolas" w:cs="Consolas"/>
          <w:color w:val="000000"/>
          <w:sz w:val="19"/>
          <w:szCs w:val="19"/>
        </w:rPr>
        <w:t>toán</w:t>
      </w:r>
      <w:r>
        <w:rPr>
          <w:rFonts w:ascii="Consolas" w:hAnsi="Consolas" w:cs="Consolas"/>
          <w:color w:val="000000"/>
          <w:sz w:val="19"/>
          <w:szCs w:val="19"/>
        </w:rPr>
        <w:t xml:space="preserve"> </w:t>
      </w:r>
      <w:r>
        <w:rPr>
          <w:rFonts w:ascii="Consolas" w:hAnsi="Consolas" w:cs="Consolas"/>
          <w:color w:val="000000"/>
          <w:sz w:val="19"/>
          <w:szCs w:val="19"/>
        </w:rPr>
        <w:t>bằng</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TgTTTBSo</w:t>
      </w:r>
      <w:r>
        <w:rPr>
          <w:rFonts w:ascii="Consolas" w:hAnsi="Consolas" w:cs="Consolas"/>
          <w:color w:val="0000FF"/>
          <w:sz w:val="19"/>
          <w:szCs w:val="19"/>
        </w:rPr>
        <w:t>&gt;</w:t>
      </w:r>
    </w:p>
    <w:p w:rsidR="009D1437" w:rsidP="009D1437" w14:paraId="2B1DCB5B"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TgTTTBChu</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thanh</w:t>
      </w:r>
      <w:r>
        <w:rPr>
          <w:rFonts w:ascii="Consolas" w:hAnsi="Consolas" w:cs="Consolas"/>
          <w:color w:val="000000"/>
          <w:sz w:val="19"/>
          <w:szCs w:val="19"/>
        </w:rPr>
        <w:t xml:space="preserve"> </w:t>
      </w:r>
      <w:r>
        <w:rPr>
          <w:rFonts w:ascii="Consolas" w:hAnsi="Consolas" w:cs="Consolas"/>
          <w:color w:val="000000"/>
          <w:sz w:val="19"/>
          <w:szCs w:val="19"/>
        </w:rPr>
        <w:t>toán</w:t>
      </w:r>
      <w:r>
        <w:rPr>
          <w:rFonts w:ascii="Consolas" w:hAnsi="Consolas" w:cs="Consolas"/>
          <w:color w:val="000000"/>
          <w:sz w:val="19"/>
          <w:szCs w:val="19"/>
        </w:rPr>
        <w:t xml:space="preserve"> </w:t>
      </w:r>
      <w:r>
        <w:rPr>
          <w:rFonts w:ascii="Consolas" w:hAnsi="Consolas" w:cs="Consolas"/>
          <w:color w:val="000000"/>
          <w:sz w:val="19"/>
          <w:szCs w:val="19"/>
        </w:rPr>
        <w:t>bằng</w:t>
      </w:r>
      <w:r>
        <w:rPr>
          <w:rFonts w:ascii="Consolas" w:hAnsi="Consolas" w:cs="Consolas"/>
          <w:color w:val="000000"/>
          <w:sz w:val="19"/>
          <w:szCs w:val="19"/>
        </w:rPr>
        <w:t xml:space="preserve"> </w:t>
      </w:r>
      <w:r>
        <w:rPr>
          <w:rFonts w:ascii="Consolas" w:hAnsi="Consolas" w:cs="Consolas"/>
          <w:color w:val="000000"/>
          <w:sz w:val="19"/>
          <w:szCs w:val="19"/>
        </w:rPr>
        <w:t>chữ</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TgTTTBChu</w:t>
      </w:r>
      <w:r>
        <w:rPr>
          <w:rFonts w:ascii="Consolas" w:hAnsi="Consolas" w:cs="Consolas"/>
          <w:color w:val="0000FF"/>
          <w:sz w:val="19"/>
          <w:szCs w:val="19"/>
        </w:rPr>
        <w:t>&gt;</w:t>
      </w:r>
    </w:p>
    <w:p w:rsidR="009D1437" w:rsidP="009D1437" w14:paraId="310F2DB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TToan</w:t>
      </w:r>
      <w:r>
        <w:rPr>
          <w:rFonts w:ascii="Consolas" w:hAnsi="Consolas" w:cs="Consolas"/>
          <w:color w:val="0000FF"/>
          <w:sz w:val="19"/>
          <w:szCs w:val="19"/>
        </w:rPr>
        <w:t>&gt;</w:t>
      </w:r>
    </w:p>
    <w:p w:rsidR="009D1437" w:rsidP="009D1437" w14:paraId="2E5A70AC"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NDHDon</w:t>
      </w:r>
      <w:r>
        <w:rPr>
          <w:rFonts w:ascii="Consolas" w:hAnsi="Consolas" w:cs="Consolas"/>
          <w:color w:val="0000FF"/>
          <w:sz w:val="19"/>
          <w:szCs w:val="19"/>
        </w:rPr>
        <w:t>&gt;</w:t>
      </w:r>
    </w:p>
    <w:p w:rsidR="009D1437" w:rsidP="009D1437" w14:paraId="5EA1351F" w14:textId="77777777">
      <w:pPr>
        <w:ind w:firstLine="720"/>
        <w:rPr>
          <w:rFonts w:ascii="Consolas" w:hAnsi="Consolas" w:cs="Consolas"/>
          <w:color w:val="0000FF"/>
          <w:sz w:val="19"/>
          <w:szCs w:val="19"/>
        </w:rPr>
      </w:pPr>
      <w:r>
        <w:rPr>
          <w:rFonts w:ascii="Consolas" w:hAnsi="Consolas" w:cs="Consolas"/>
          <w:color w:val="0000FF"/>
          <w:sz w:val="19"/>
          <w:szCs w:val="19"/>
        </w:rPr>
        <w:t>&lt;/</w:t>
      </w:r>
      <w:r>
        <w:rPr>
          <w:rFonts w:ascii="Consolas" w:hAnsi="Consolas" w:cs="Consolas"/>
          <w:color w:val="A31515"/>
          <w:sz w:val="19"/>
          <w:szCs w:val="19"/>
        </w:rPr>
        <w:t>ThayTheHD</w:t>
      </w:r>
      <w:r>
        <w:rPr>
          <w:rFonts w:ascii="Consolas" w:hAnsi="Consolas" w:cs="Consolas"/>
          <w:color w:val="0000FF"/>
          <w:sz w:val="19"/>
          <w:szCs w:val="19"/>
        </w:rPr>
        <w:t>&gt;</w:t>
      </w:r>
    </w:p>
    <w:p w:rsidR="009D1437" w:rsidP="009D1437" w14:paraId="697FE0C4" w14:textId="77777777">
      <w:pPr>
        <w:rPr>
          <w:rFonts w:ascii="Consolas" w:hAnsi="Consolas" w:cs="Consolas"/>
          <w:color w:val="0000FF"/>
          <w:sz w:val="19"/>
          <w:szCs w:val="19"/>
        </w:rPr>
      </w:pPr>
    </w:p>
    <w:p w:rsidR="009D1437" w:rsidP="00C35F19" w14:paraId="69DEBEBB" w14:textId="77777777">
      <w:pPr>
        <w:pStyle w:val="Heading3"/>
      </w:pPr>
      <w:bookmarkStart w:id="582" w:name="_Toc106724537"/>
      <w:r>
        <w:t>Điều</w:t>
      </w:r>
      <w:r>
        <w:t xml:space="preserve"> </w:t>
      </w:r>
      <w:r>
        <w:t>chỉnh</w:t>
      </w:r>
      <w:r w:rsidRPr="007C7E60">
        <w:t xml:space="preserve"> </w:t>
      </w:r>
      <w:r w:rsidRPr="007C7E60">
        <w:t>hóa</w:t>
      </w:r>
      <w:r w:rsidRPr="007C7E60">
        <w:t xml:space="preserve"> </w:t>
      </w:r>
      <w:r w:rsidRPr="007C7E60">
        <w:t>đơn</w:t>
      </w:r>
      <w:r>
        <w:t xml:space="preserve"> </w:t>
      </w:r>
      <w:r>
        <w:t>theo</w:t>
      </w:r>
      <w:r>
        <w:t xml:space="preserve"> </w:t>
      </w:r>
      <w:r>
        <w:t>fkey</w:t>
      </w:r>
      <w:r>
        <w:t xml:space="preserve">, pattern, serial </w:t>
      </w:r>
      <w:r>
        <w:t>truyền</w:t>
      </w:r>
      <w:r>
        <w:t xml:space="preserve"> </w:t>
      </w:r>
      <w:r>
        <w:t>vào</w:t>
      </w:r>
      <w:bookmarkEnd w:id="582"/>
    </w:p>
    <w:p w:rsidR="009D1437" w:rsidP="009D1437" w14:paraId="2147EB9F" w14:textId="77777777">
      <w:r>
        <w:t>URL</w:t>
      </w:r>
    </w:p>
    <w:p w:rsidR="009D1437" w:rsidRPr="004A4DD9" w:rsidP="009D1437" w14:paraId="5F26E483" w14:textId="77777777">
      <w:pPr>
        <w:ind w:firstLine="720"/>
        <w:jc w:val="both"/>
      </w:pPr>
      <w:r>
        <w:t>s</w:t>
      </w:r>
      <w:r w:rsidRPr="004A4DD9">
        <w:t xml:space="preserve">tring </w:t>
      </w:r>
      <w:r w:rsidRPr="00A86AB3">
        <w:rPr>
          <w:b/>
          <w:color w:val="000000"/>
        </w:rPr>
        <w:t>AdjustInvoiceAction</w:t>
      </w:r>
      <w:r w:rsidRPr="009372AD">
        <w:rPr>
          <w:rFonts w:eastAsia="Calibri"/>
        </w:rPr>
        <w:t>(</w:t>
      </w:r>
      <w:r w:rsidRPr="00E009AD">
        <w:t xml:space="preserve">string Account, string </w:t>
      </w:r>
      <w:r w:rsidRPr="00E009AD">
        <w:t>ACpass</w:t>
      </w:r>
      <w:r w:rsidRPr="00E009AD">
        <w:t xml:space="preserve">, string </w:t>
      </w:r>
      <w:r w:rsidRPr="00E009AD">
        <w:t>xmlInvData</w:t>
      </w:r>
      <w:r w:rsidRPr="00E009AD">
        <w:t xml:space="preserve">, string username, string pass, string </w:t>
      </w:r>
      <w:r w:rsidRPr="00E009AD">
        <w:t>fkey</w:t>
      </w:r>
      <w:r w:rsidRPr="00E009AD">
        <w:t xml:space="preserve">, string </w:t>
      </w:r>
      <w:r w:rsidRPr="00E009AD">
        <w:t>AttachFile</w:t>
      </w:r>
      <w:r w:rsidRPr="00E009AD">
        <w:t>, int? convert, string pattern = null, string serial = null</w:t>
      </w:r>
      <w:r w:rsidRPr="009372AD">
        <w:rPr>
          <w:rFonts w:eastAsia="Calibri"/>
        </w:rPr>
        <w:t>).</w:t>
      </w:r>
    </w:p>
    <w:p w:rsidR="009D1437" w:rsidRPr="00593BE8" w:rsidP="009D1437" w14:paraId="721966CE" w14:textId="77777777">
      <w:pPr>
        <w:pStyle w:val="N"/>
      </w:pPr>
      <w:r w:rsidRPr="00593BE8">
        <w:t>DESCRIPTION</w:t>
      </w:r>
    </w:p>
    <w:p w:rsidR="009D1437" w:rsidP="009D1437" w14:paraId="5389D848" w14:textId="77777777">
      <w:pPr>
        <w:pStyle w:val="N"/>
      </w:pPr>
      <w:r>
        <w:tab/>
        <w:t>Đây là web service thực hiện điều chỉnh hóa đơn</w:t>
      </w:r>
    </w:p>
    <w:p w:rsidR="009D1437" w:rsidRPr="00007702" w:rsidP="009D1437" w14:paraId="6A3B2E47" w14:textId="77777777">
      <w:pPr>
        <w:pStyle w:val="N"/>
      </w:pPr>
      <w:r w:rsidRPr="00663B3E">
        <w:t>HTTP METHOD</w:t>
      </w:r>
    </w:p>
    <w:p w:rsidR="009D1437" w:rsidRPr="00007702" w:rsidP="009D1437" w14:paraId="7B6B37C0" w14:textId="77777777">
      <w:pPr>
        <w:pStyle w:val="N"/>
        <w:rPr>
          <w:b/>
        </w:rPr>
      </w:pPr>
      <w:r>
        <w:tab/>
      </w:r>
      <w:r w:rsidRPr="00610AFD">
        <w:t>POST</w:t>
      </w:r>
    </w:p>
    <w:p w:rsidR="009D1437" w:rsidRPr="00610AFD" w:rsidP="009D1437" w14:paraId="5B46B869" w14:textId="77777777">
      <w:pPr>
        <w:pStyle w:val="N"/>
      </w:pPr>
      <w:r w:rsidRPr="00610AFD">
        <w:t>REQUEST BODY</w:t>
      </w:r>
    </w:p>
    <w:p w:rsidR="009D1437" w:rsidRPr="004720D2" w:rsidP="009D1437" w14:paraId="431D7121" w14:textId="7777777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w:t>
      </w:r>
      <w:r w:rsidRPr="009372AD">
        <w:rPr>
          <w:rFonts w:eastAsia="Calibri"/>
        </w:rPr>
        <w:t>khoản</w:t>
      </w:r>
      <w:r w:rsidRPr="009372AD">
        <w:rPr>
          <w:rFonts w:eastAsia="Calibri"/>
        </w:rPr>
        <w:t xml:space="preserve"> </w:t>
      </w:r>
      <w:r w:rsidRPr="009372AD">
        <w:rPr>
          <w:rFonts w:eastAsia="Calibri"/>
        </w:rPr>
        <w:t>được</w:t>
      </w:r>
      <w:r w:rsidRPr="009372AD">
        <w:rPr>
          <w:rFonts w:eastAsia="Calibri"/>
        </w:rPr>
        <w:t xml:space="preserve"> </w:t>
      </w:r>
      <w:r w:rsidRPr="009372AD">
        <w:rPr>
          <w:rFonts w:eastAsia="Calibri"/>
        </w:rPr>
        <w:t>cấp</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cho</w:t>
      </w:r>
      <w:r w:rsidRPr="009372AD">
        <w:rPr>
          <w:rFonts w:eastAsia="Calibri"/>
        </w:rPr>
        <w:t xml:space="preserve"> </w:t>
      </w:r>
      <w:r w:rsidRPr="009372AD">
        <w:rPr>
          <w:rFonts w:eastAsia="Calibri"/>
        </w:rPr>
        <w:t>khách</w:t>
      </w:r>
      <w:r w:rsidRPr="009372AD">
        <w:rPr>
          <w:rFonts w:eastAsia="Calibri"/>
        </w:rPr>
        <w:t xml:space="preserve"> </w:t>
      </w:r>
      <w:r w:rsidRPr="009372AD">
        <w:rPr>
          <w:rFonts w:eastAsia="Calibri"/>
        </w:rPr>
        <w:t>hàng</w:t>
      </w:r>
      <w:r w:rsidRPr="009372AD">
        <w:rPr>
          <w:rFonts w:eastAsia="Calibri"/>
        </w:rPr>
        <w:t xml:space="preserve"> </w:t>
      </w:r>
      <w:r w:rsidRPr="009372AD">
        <w:rPr>
          <w:rFonts w:eastAsia="Calibri"/>
        </w:rPr>
        <w:t>để</w:t>
      </w:r>
      <w:r w:rsidRPr="009372AD">
        <w:rPr>
          <w:rFonts w:eastAsia="Calibri"/>
        </w:rPr>
        <w:t xml:space="preserve"> </w:t>
      </w:r>
      <w:r w:rsidRPr="009372AD">
        <w:rPr>
          <w:rFonts w:eastAsia="Calibri"/>
        </w:rPr>
        <w:t>gọi</w:t>
      </w:r>
      <w:r w:rsidRPr="009372AD">
        <w:rPr>
          <w:rFonts w:eastAsia="Calibri"/>
        </w:rPr>
        <w:t xml:space="preserve"> </w:t>
      </w:r>
      <w:r>
        <w:rPr>
          <w:rFonts w:eastAsia="Calibri"/>
        </w:rPr>
        <w:t>đến</w:t>
      </w:r>
      <w:r>
        <w:rPr>
          <w:rFonts w:eastAsia="Calibri"/>
        </w:rPr>
        <w:t xml:space="preserve"> webservice (</w:t>
      </w:r>
      <w:r>
        <w:rPr>
          <w:rFonts w:eastAsia="Calibri"/>
        </w:rPr>
        <w:t>tài</w:t>
      </w:r>
      <w:r>
        <w:rPr>
          <w:rFonts w:eastAsia="Calibri"/>
        </w:rPr>
        <w:t xml:space="preserve"> </w:t>
      </w:r>
      <w:r>
        <w:rPr>
          <w:rFonts w:eastAsia="Calibri"/>
        </w:rPr>
        <w:t>khoản</w:t>
      </w:r>
      <w:r>
        <w:rPr>
          <w:rFonts w:eastAsia="Calibri"/>
        </w:rPr>
        <w:t xml:space="preserve"> </w:t>
      </w:r>
      <w:r>
        <w:rPr>
          <w:rFonts w:eastAsia="Calibri"/>
        </w:rPr>
        <w:t>có</w:t>
      </w:r>
      <w:r>
        <w:rPr>
          <w:rFonts w:eastAsia="Calibri"/>
        </w:rPr>
        <w:t xml:space="preserve"> </w:t>
      </w:r>
      <w:r>
        <w:rPr>
          <w:rFonts w:eastAsia="Calibri"/>
        </w:rPr>
        <w:t>quyền</w:t>
      </w:r>
      <w:r>
        <w:rPr>
          <w:rFonts w:eastAsia="Calibri"/>
        </w:rPr>
        <w:t xml:space="preserve"> </w:t>
      </w:r>
      <w:r>
        <w:rPr>
          <w:rFonts w:eastAsia="Calibri"/>
        </w:rPr>
        <w:t>ServiceRole</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r>
        <w:rPr>
          <w:rFonts w:eastAsia="Calibri"/>
        </w:rPr>
        <w:t>)</w:t>
      </w:r>
      <w:r w:rsidRPr="009372AD">
        <w:rPr>
          <w:rFonts w:eastAsia="Calibri"/>
        </w:rPr>
        <w:t>.</w:t>
      </w:r>
    </w:p>
    <w:p w:rsidR="009D1437" w:rsidRPr="004720D2" w:rsidP="009D1437" w14:paraId="5B89E8C9" w14:textId="77777777">
      <w:pPr>
        <w:pStyle w:val="ListParagraph"/>
        <w:numPr>
          <w:ilvl w:val="0"/>
          <w:numId w:val="2"/>
        </w:numPr>
        <w:spacing w:after="0" w:line="360" w:lineRule="auto"/>
        <w:ind w:left="1080"/>
        <w:jc w:val="both"/>
        <w:rPr>
          <w:rFonts w:eastAsia="Calibri"/>
          <w:b/>
          <w:u w:val="single"/>
        </w:rPr>
      </w:pPr>
      <w:r>
        <w:rPr>
          <w:rFonts w:eastAsia="Calibri"/>
          <w:b/>
        </w:rPr>
        <w:t>Account/</w:t>
      </w:r>
      <w:r>
        <w:rPr>
          <w:rFonts w:eastAsia="Calibri"/>
          <w:b/>
        </w:rPr>
        <w:t>ACPass</w:t>
      </w:r>
      <w:r w:rsidRPr="004720D2">
        <w:rPr>
          <w:rFonts w:eastAsia="Calibri"/>
          <w:b/>
        </w:rPr>
        <w:t xml:space="preserve">:  </w:t>
      </w:r>
      <w:r w:rsidRPr="004720D2">
        <w:rPr>
          <w:rFonts w:eastAsia="Calibri"/>
        </w:rPr>
        <w:t xml:space="preserve">Tài </w:t>
      </w:r>
      <w:r w:rsidRPr="004720D2">
        <w:rPr>
          <w:rFonts w:eastAsia="Calibri"/>
        </w:rPr>
        <w:t>khoản</w:t>
      </w:r>
      <w:r w:rsidRPr="004720D2">
        <w:rPr>
          <w:rFonts w:eastAsia="Calibri"/>
        </w:rPr>
        <w:t xml:space="preserve"> </w:t>
      </w:r>
      <w:r w:rsidRPr="004720D2">
        <w:rPr>
          <w:rFonts w:eastAsia="Calibri"/>
        </w:rPr>
        <w:t>được</w:t>
      </w:r>
      <w:r w:rsidRPr="004720D2">
        <w:rPr>
          <w:rFonts w:eastAsia="Calibri"/>
        </w:rPr>
        <w:t xml:space="preserve"> </w:t>
      </w:r>
      <w:r w:rsidRPr="004720D2">
        <w:rPr>
          <w:rFonts w:eastAsia="Calibri"/>
        </w:rPr>
        <w:t>cấp</w:t>
      </w:r>
      <w:r w:rsidRPr="004720D2">
        <w:rPr>
          <w:rFonts w:eastAsia="Calibri"/>
        </w:rPr>
        <w:t xml:space="preserve"> </w:t>
      </w:r>
      <w:r w:rsidRPr="004720D2">
        <w:rPr>
          <w:rFonts w:eastAsia="Calibri"/>
        </w:rPr>
        <w:t>phát</w:t>
      </w:r>
      <w:r w:rsidRPr="004720D2">
        <w:rPr>
          <w:rFonts w:eastAsia="Calibri"/>
        </w:rPr>
        <w:t xml:space="preserve"> </w:t>
      </w:r>
      <w:r w:rsidRPr="004720D2">
        <w:rPr>
          <w:rFonts w:eastAsia="Calibri"/>
        </w:rPr>
        <w:t>cho</w:t>
      </w:r>
      <w:r w:rsidRPr="004720D2">
        <w:rPr>
          <w:rFonts w:eastAsia="Calibri"/>
        </w:rPr>
        <w:t xml:space="preserve"> </w:t>
      </w:r>
      <w:r w:rsidRPr="004720D2">
        <w:rPr>
          <w:rFonts w:eastAsia="Calibri"/>
        </w:rPr>
        <w:t>nhân</w:t>
      </w:r>
      <w:r w:rsidRPr="004720D2">
        <w:rPr>
          <w:rFonts w:eastAsia="Calibri"/>
        </w:rPr>
        <w:t xml:space="preserve"> </w:t>
      </w:r>
      <w:r w:rsidRPr="004720D2">
        <w:rPr>
          <w:rFonts w:eastAsia="Calibri"/>
        </w:rPr>
        <w:t>viên</w:t>
      </w:r>
      <w:r w:rsidRPr="004720D2">
        <w:rPr>
          <w:rFonts w:eastAsia="Calibri"/>
        </w:rPr>
        <w:t xml:space="preserve"> </w:t>
      </w:r>
      <w:r w:rsidRPr="004720D2">
        <w:rPr>
          <w:rFonts w:eastAsia="Calibri"/>
        </w:rPr>
        <w:t>gọi</w:t>
      </w:r>
      <w:r w:rsidRPr="004720D2">
        <w:rPr>
          <w:rFonts w:eastAsia="Calibri"/>
        </w:rPr>
        <w:t xml:space="preserve"> </w:t>
      </w:r>
      <w:r w:rsidRPr="004720D2">
        <w:rPr>
          <w:rFonts w:eastAsia="Calibri"/>
        </w:rPr>
        <w:t>lệnh</w:t>
      </w:r>
      <w:r w:rsidRPr="004720D2">
        <w:rPr>
          <w:rFonts w:eastAsia="Calibri"/>
        </w:rPr>
        <w:t xml:space="preserve"> </w:t>
      </w:r>
      <w:r w:rsidRPr="004720D2">
        <w:rPr>
          <w:rFonts w:eastAsia="Calibri"/>
        </w:rPr>
        <w:t>phát</w:t>
      </w:r>
      <w:r w:rsidRPr="004720D2">
        <w:rPr>
          <w:rFonts w:eastAsia="Calibri"/>
        </w:rPr>
        <w:t xml:space="preserve"> </w:t>
      </w:r>
      <w:r w:rsidRPr="004720D2">
        <w:rPr>
          <w:rFonts w:eastAsia="Calibri"/>
        </w:rPr>
        <w:t>hành</w:t>
      </w:r>
      <w:r w:rsidRPr="004720D2">
        <w:rPr>
          <w:rFonts w:eastAsia="Calibri"/>
        </w:rPr>
        <w:t xml:space="preserve"> </w:t>
      </w:r>
      <w:r w:rsidRPr="004720D2">
        <w:rPr>
          <w:rFonts w:eastAsia="Calibri"/>
        </w:rPr>
        <w:t>hóa</w:t>
      </w:r>
      <w:r w:rsidRPr="004720D2">
        <w:rPr>
          <w:rFonts w:eastAsia="Calibri"/>
        </w:rPr>
        <w:t xml:space="preserve"> </w:t>
      </w:r>
      <w:r w:rsidRPr="004720D2">
        <w:rPr>
          <w:rFonts w:eastAsia="Calibri"/>
        </w:rPr>
        <w:t>đơn</w:t>
      </w:r>
    </w:p>
    <w:p w:rsidR="009D1437" w:rsidRPr="009372AD" w:rsidP="009D1437" w14:paraId="54B45324" w14:textId="77777777">
      <w:pPr>
        <w:pStyle w:val="ListParagraph"/>
        <w:numPr>
          <w:ilvl w:val="0"/>
          <w:numId w:val="2"/>
        </w:numPr>
        <w:spacing w:after="0" w:line="360" w:lineRule="auto"/>
        <w:ind w:left="1080"/>
        <w:jc w:val="both"/>
        <w:rPr>
          <w:rFonts w:eastAsia="Calibri"/>
          <w:b/>
          <w:u w:val="single"/>
        </w:rPr>
      </w:pPr>
      <w:r w:rsidRPr="009372AD">
        <w:rPr>
          <w:rFonts w:eastAsia="Calibri"/>
          <w:b/>
        </w:rPr>
        <w:t>xmlInvData</w:t>
      </w:r>
      <w:r w:rsidRPr="009372AD">
        <w:rPr>
          <w:rFonts w:eastAsia="Calibri"/>
        </w:rPr>
        <w:t xml:space="preserve">: String XML </w:t>
      </w:r>
      <w:r w:rsidRPr="009372AD">
        <w:rPr>
          <w:rFonts w:eastAsia="Calibri"/>
        </w:rPr>
        <w:t>dữ</w:t>
      </w:r>
      <w:r w:rsidRPr="009372AD">
        <w:rPr>
          <w:rFonts w:eastAsia="Calibri"/>
        </w:rPr>
        <w:t xml:space="preserve"> </w:t>
      </w:r>
      <w:r w:rsidRPr="009372AD">
        <w:rPr>
          <w:rFonts w:eastAsia="Calibri"/>
        </w:rPr>
        <w:t>liệu</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sidRPr="009372AD">
        <w:rPr>
          <w:rFonts w:eastAsia="Calibri"/>
        </w:rPr>
        <w:t>cũ</w:t>
      </w:r>
      <w:r w:rsidRPr="009372AD">
        <w:rPr>
          <w:rFonts w:eastAsia="Calibri"/>
        </w:rPr>
        <w:t xml:space="preserve"> </w:t>
      </w:r>
      <w:r w:rsidRPr="009372AD">
        <w:rPr>
          <w:rFonts w:eastAsia="Calibri"/>
        </w:rPr>
        <w:t>và</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sidRPr="009372AD">
        <w:rPr>
          <w:rFonts w:eastAsia="Calibri"/>
        </w:rPr>
        <w:t>điều</w:t>
      </w:r>
      <w:r w:rsidRPr="009372AD">
        <w:rPr>
          <w:rFonts w:eastAsia="Calibri"/>
        </w:rPr>
        <w:t xml:space="preserve"> </w:t>
      </w:r>
      <w:r w:rsidRPr="009372AD">
        <w:rPr>
          <w:rFonts w:eastAsia="Calibri"/>
        </w:rPr>
        <w:t>chỉnh</w:t>
      </w:r>
    </w:p>
    <w:p w:rsidR="009D1437" w:rsidRPr="00CF2FC3" w:rsidP="009D1437" w14:paraId="24E66A0A" w14:textId="77777777">
      <w:pPr>
        <w:pStyle w:val="ListParagraph"/>
        <w:numPr>
          <w:ilvl w:val="0"/>
          <w:numId w:val="2"/>
        </w:numPr>
        <w:spacing w:after="0" w:line="360" w:lineRule="auto"/>
        <w:ind w:left="1080"/>
        <w:jc w:val="both"/>
        <w:rPr>
          <w:rFonts w:eastAsia="Calibri"/>
          <w:b/>
        </w:rPr>
      </w:pPr>
      <w:r>
        <w:rPr>
          <w:rFonts w:eastAsia="Calibri"/>
          <w:b/>
        </w:rPr>
        <w:t>fkey</w:t>
      </w:r>
      <w:r>
        <w:rPr>
          <w:rFonts w:eastAsia="Calibri"/>
          <w:b/>
        </w:rPr>
        <w:t xml:space="preserve">: </w:t>
      </w:r>
      <w:r>
        <w:rPr>
          <w:rFonts w:eastAsia="Calibri"/>
        </w:rPr>
        <w:t>Chuỗi</w:t>
      </w:r>
      <w:r>
        <w:rPr>
          <w:rFonts w:eastAsia="Calibri"/>
        </w:rPr>
        <w:t xml:space="preserve"> </w:t>
      </w:r>
      <w:r>
        <w:rPr>
          <w:rFonts w:eastAsia="Calibri"/>
        </w:rPr>
        <w:t>xác</w:t>
      </w:r>
      <w:r>
        <w:rPr>
          <w:rFonts w:eastAsia="Calibri"/>
        </w:rPr>
        <w:t xml:space="preserve"> </w:t>
      </w:r>
      <w:r>
        <w:rPr>
          <w:rFonts w:eastAsia="Calibri"/>
        </w:rPr>
        <w:t>định</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cần</w:t>
      </w:r>
      <w:r>
        <w:rPr>
          <w:rFonts w:eastAsia="Calibri"/>
        </w:rPr>
        <w:t xml:space="preserve"> </w:t>
      </w:r>
      <w:r>
        <w:rPr>
          <w:rFonts w:eastAsia="Calibri"/>
        </w:rPr>
        <w:t>điều</w:t>
      </w:r>
      <w:r>
        <w:rPr>
          <w:rFonts w:eastAsia="Calibri"/>
        </w:rPr>
        <w:t xml:space="preserve"> </w:t>
      </w:r>
      <w:r>
        <w:rPr>
          <w:rFonts w:eastAsia="Calibri"/>
        </w:rPr>
        <w:t>chỉnh</w:t>
      </w:r>
    </w:p>
    <w:p w:rsidR="009D1437" w:rsidRPr="00E009AD" w:rsidP="009D1437" w14:paraId="367ED2EE" w14:textId="77777777">
      <w:pPr>
        <w:pStyle w:val="ListParagraph"/>
        <w:numPr>
          <w:ilvl w:val="0"/>
          <w:numId w:val="2"/>
        </w:numPr>
        <w:spacing w:after="0" w:line="360" w:lineRule="auto"/>
        <w:ind w:left="1080"/>
        <w:jc w:val="both"/>
        <w:rPr>
          <w:rFonts w:eastAsia="Calibri"/>
          <w:b/>
        </w:rPr>
      </w:pPr>
      <w:r>
        <w:rPr>
          <w:rFonts w:eastAsia="Calibri"/>
          <w:b/>
        </w:rPr>
        <w:t>Convert</w:t>
      </w:r>
      <w:r>
        <w:rPr>
          <w:rFonts w:eastAsia="Calibri"/>
        </w:rPr>
        <w:t xml:space="preserve">: </w:t>
      </w:r>
      <w:r w:rsidRPr="009372AD">
        <w:rPr>
          <w:rFonts w:eastAsia="Calibri"/>
        </w:rPr>
        <w:t>Mặc</w:t>
      </w:r>
      <w:r w:rsidRPr="009372AD">
        <w:rPr>
          <w:rFonts w:eastAsia="Calibri"/>
        </w:rPr>
        <w:t xml:space="preserve"> </w:t>
      </w:r>
      <w:r w:rsidRPr="009372AD">
        <w:rPr>
          <w:rFonts w:eastAsia="Calibri"/>
        </w:rPr>
        <w:t>định</w:t>
      </w:r>
      <w:r w:rsidRPr="009372AD">
        <w:rPr>
          <w:rFonts w:eastAsia="Calibri"/>
        </w:rPr>
        <w:t xml:space="preserve"> </w:t>
      </w:r>
      <w:r w:rsidRPr="009372AD">
        <w:rPr>
          <w:rFonts w:eastAsia="Calibri"/>
        </w:rPr>
        <w:t>là</w:t>
      </w:r>
      <w:r w:rsidRPr="009372AD">
        <w:rPr>
          <w:rFonts w:eastAsia="Calibri"/>
        </w:rPr>
        <w:t xml:space="preserve"> 0, </w:t>
      </w:r>
      <w:r>
        <w:rPr>
          <w:rFonts w:eastAsia="Calibri"/>
        </w:rPr>
        <w:t>(</w:t>
      </w:r>
      <w:r w:rsidRPr="009372AD">
        <w:rPr>
          <w:rFonts w:eastAsia="Calibri"/>
        </w:rPr>
        <w:t xml:space="preserve">0 – </w:t>
      </w:r>
      <w:r w:rsidRPr="009372AD">
        <w:rPr>
          <w:rFonts w:eastAsia="Calibri"/>
        </w:rPr>
        <w:t>Không</w:t>
      </w:r>
      <w:r w:rsidRPr="009372AD">
        <w:rPr>
          <w:rFonts w:eastAsia="Calibri"/>
        </w:rPr>
        <w:t xml:space="preserve"> </w:t>
      </w:r>
      <w:r w:rsidRPr="009372AD">
        <w:rPr>
          <w:rFonts w:eastAsia="Calibri"/>
        </w:rPr>
        <w:t>cần</w:t>
      </w:r>
      <w:r w:rsidRPr="009372AD">
        <w:rPr>
          <w:rFonts w:eastAsia="Calibri"/>
        </w:rPr>
        <w:t xml:space="preserve"> convert </w:t>
      </w:r>
      <w:r w:rsidRPr="009372AD">
        <w:rPr>
          <w:rFonts w:eastAsia="Calibri"/>
        </w:rPr>
        <w:t>từ</w:t>
      </w:r>
      <w:r w:rsidRPr="009372AD">
        <w:rPr>
          <w:rFonts w:eastAsia="Calibri"/>
        </w:rPr>
        <w:t xml:space="preserve"> TCVN3 sang Unicode. 1- </w:t>
      </w:r>
      <w:r w:rsidRPr="009372AD">
        <w:rPr>
          <w:rFonts w:eastAsia="Calibri"/>
        </w:rPr>
        <w:t>Cần</w:t>
      </w:r>
      <w:r w:rsidRPr="009372AD">
        <w:rPr>
          <w:rFonts w:eastAsia="Calibri"/>
        </w:rPr>
        <w:t xml:space="preserve"> convert </w:t>
      </w:r>
      <w:r w:rsidRPr="009372AD">
        <w:rPr>
          <w:rFonts w:eastAsia="Calibri"/>
        </w:rPr>
        <w:t>từ</w:t>
      </w:r>
      <w:r w:rsidRPr="009372AD">
        <w:rPr>
          <w:rFonts w:eastAsia="Calibri"/>
        </w:rPr>
        <w:t xml:space="preserve"> TCVN3 sang Unicode</w:t>
      </w:r>
      <w:r>
        <w:rPr>
          <w:rFonts w:eastAsia="Calibri"/>
        </w:rPr>
        <w:t>)</w:t>
      </w:r>
    </w:p>
    <w:p w:rsidR="009D1437" w:rsidRPr="00E009AD" w:rsidP="009D1437" w14:paraId="3A6ED15F" w14:textId="77777777">
      <w:pPr>
        <w:pStyle w:val="ListParagraph"/>
        <w:numPr>
          <w:ilvl w:val="0"/>
          <w:numId w:val="2"/>
        </w:numPr>
        <w:spacing w:after="0" w:line="360" w:lineRule="auto"/>
        <w:ind w:left="1080"/>
        <w:jc w:val="both"/>
        <w:rPr>
          <w:rFonts w:eastAsia="Calibri"/>
          <w:b/>
        </w:rPr>
      </w:pPr>
      <w:r w:rsidRPr="006479A0">
        <w:rPr>
          <w:b/>
        </w:rPr>
        <w:t>Pattern</w:t>
      </w:r>
      <w:r>
        <w:t xml:space="preserve">: </w:t>
      </w:r>
      <w:r>
        <w:t>Mẫu</w:t>
      </w:r>
      <w:r>
        <w:t xml:space="preserve"> </w:t>
      </w:r>
      <w:r>
        <w:t>số</w:t>
      </w:r>
    </w:p>
    <w:p w:rsidR="009D1437" w:rsidRPr="00637BF9" w:rsidP="009D1437" w14:paraId="48630C58" w14:textId="77777777">
      <w:pPr>
        <w:pStyle w:val="ListParagraph"/>
        <w:numPr>
          <w:ilvl w:val="0"/>
          <w:numId w:val="2"/>
        </w:numPr>
        <w:spacing w:after="0" w:line="360" w:lineRule="auto"/>
        <w:ind w:left="1080"/>
        <w:jc w:val="both"/>
        <w:rPr>
          <w:rFonts w:eastAsia="Calibri"/>
          <w:b/>
        </w:rPr>
      </w:pPr>
      <w:r w:rsidRPr="006479A0">
        <w:rPr>
          <w:b/>
        </w:rPr>
        <w:t>Serial</w:t>
      </w:r>
      <w:r>
        <w:t xml:space="preserve">: </w:t>
      </w:r>
      <w:r>
        <w:t>Ký</w:t>
      </w:r>
      <w:r>
        <w:t xml:space="preserve"> </w:t>
      </w:r>
      <w:r>
        <w:t>hiệu</w:t>
      </w:r>
    </w:p>
    <w:p w:rsidR="009D1437" w:rsidRPr="00637BF9" w:rsidP="009D1437" w14:paraId="1ADD55DA" w14:textId="77777777">
      <w:pPr>
        <w:pStyle w:val="ListParagraph"/>
        <w:numPr>
          <w:ilvl w:val="0"/>
          <w:numId w:val="2"/>
        </w:numPr>
        <w:spacing w:after="0" w:line="360" w:lineRule="auto"/>
        <w:ind w:left="1080"/>
        <w:jc w:val="both"/>
        <w:rPr>
          <w:rFonts w:eastAsia="Calibri"/>
          <w:b/>
        </w:rPr>
      </w:pPr>
      <w:r w:rsidRPr="00637BF9">
        <w:rPr>
          <w:b/>
        </w:rPr>
        <w:t>AttachFile</w:t>
      </w:r>
      <w:r>
        <w:rPr>
          <w:b/>
        </w:rPr>
        <w:t xml:space="preserve">: </w:t>
      </w:r>
      <w:r>
        <w:t>Đường</w:t>
      </w:r>
      <w:r>
        <w:t xml:space="preserve"> </w:t>
      </w:r>
      <w:r>
        <w:t>dẫn</w:t>
      </w:r>
      <w:r>
        <w:t xml:space="preserve"> file </w:t>
      </w:r>
      <w:r>
        <w:t>biên</w:t>
      </w:r>
      <w:r>
        <w:t xml:space="preserve"> </w:t>
      </w:r>
      <w:r>
        <w:t>bản</w:t>
      </w:r>
      <w:r>
        <w:t xml:space="preserve"> </w:t>
      </w:r>
      <w:r>
        <w:t>hoặc</w:t>
      </w:r>
      <w:r>
        <w:t xml:space="preserve"> key </w:t>
      </w:r>
      <w:r>
        <w:t>để</w:t>
      </w:r>
      <w:r>
        <w:t xml:space="preserve"> </w:t>
      </w:r>
      <w:r>
        <w:t>sinh</w:t>
      </w:r>
      <w:r>
        <w:t xml:space="preserve"> </w:t>
      </w:r>
      <w:r>
        <w:t>biên</w:t>
      </w:r>
      <w:r>
        <w:t xml:space="preserve"> </w:t>
      </w:r>
      <w:r>
        <w:t>bản</w:t>
      </w:r>
      <w:r>
        <w:t xml:space="preserve"> </w:t>
      </w:r>
      <w:r>
        <w:t>tự</w:t>
      </w:r>
      <w:r>
        <w:t xml:space="preserve"> </w:t>
      </w:r>
      <w:r>
        <w:t>động</w:t>
      </w:r>
      <w:r>
        <w:t xml:space="preserve"> (=10: </w:t>
      </w:r>
      <w:r>
        <w:t>sinh</w:t>
      </w:r>
      <w:r>
        <w:t xml:space="preserve"> </w:t>
      </w:r>
      <w:r>
        <w:t>biên</w:t>
      </w:r>
      <w:r>
        <w:t xml:space="preserve"> </w:t>
      </w:r>
      <w:r>
        <w:t>bản</w:t>
      </w:r>
      <w:r>
        <w:t xml:space="preserve"> </w:t>
      </w:r>
      <w:r>
        <w:t>tự</w:t>
      </w:r>
      <w:r>
        <w:t xml:space="preserve"> </w:t>
      </w:r>
      <w:r>
        <w:t>động</w:t>
      </w:r>
      <w:r>
        <w:t xml:space="preserve">, =11: </w:t>
      </w:r>
      <w:r>
        <w:t>sinh</w:t>
      </w:r>
      <w:r>
        <w:t xml:space="preserve"> </w:t>
      </w:r>
      <w:r>
        <w:t>và</w:t>
      </w:r>
      <w:r>
        <w:t xml:space="preserve"> </w:t>
      </w:r>
      <w:r>
        <w:t>ký</w:t>
      </w:r>
      <w:r>
        <w:t xml:space="preserve"> </w:t>
      </w:r>
      <w:r>
        <w:t>biên</w:t>
      </w:r>
      <w:r>
        <w:t xml:space="preserve"> </w:t>
      </w:r>
      <w:r>
        <w:t>bản</w:t>
      </w:r>
      <w:r>
        <w:t xml:space="preserve"> </w:t>
      </w:r>
      <w:r>
        <w:t>tự</w:t>
      </w:r>
      <w:r>
        <w:t xml:space="preserve"> </w:t>
      </w:r>
      <w:r>
        <w:t>động</w:t>
      </w:r>
      <w:r>
        <w:t xml:space="preserve">,  != 10 </w:t>
      </w:r>
      <w:r>
        <w:t>và</w:t>
      </w:r>
      <w:r>
        <w:t xml:space="preserve"> !=11: </w:t>
      </w:r>
      <w:r>
        <w:t>Đường</w:t>
      </w:r>
      <w:r>
        <w:t xml:space="preserve"> </w:t>
      </w:r>
      <w:r>
        <w:t>dẫn</w:t>
      </w:r>
      <w:r>
        <w:t xml:space="preserve"> file </w:t>
      </w:r>
      <w:r>
        <w:t>biên</w:t>
      </w:r>
      <w:r>
        <w:t xml:space="preserve"> </w:t>
      </w:r>
      <w:r>
        <w:t>bản</w:t>
      </w:r>
      <w:r>
        <w:t>)</w:t>
      </w:r>
    </w:p>
    <w:p w:rsidR="009D1437" w:rsidRPr="007A4FB0" w:rsidP="009D1437" w14:paraId="3833436B" w14:textId="77777777">
      <w:pPr>
        <w:ind w:left="360" w:firstLine="720"/>
      </w:pPr>
    </w:p>
    <w:p w:rsidR="009D1437" w:rsidRPr="00C52072" w:rsidP="009D1437" w14:paraId="21AE34B1" w14:textId="7777777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710"/>
        <w:gridCol w:w="5040"/>
        <w:gridCol w:w="2515"/>
      </w:tblGrid>
      <w:tr w14:paraId="1E714890" w14:textId="77777777" w:rsidTr="00616EC4">
        <w:tblPrEx>
          <w:tblW w:w="0" w:type="auto"/>
          <w:tblInd w:w="85" w:type="dxa"/>
          <w:tblLayout w:type="fixed"/>
          <w:tblLook w:val="04A0"/>
        </w:tblPrEx>
        <w:tc>
          <w:tcPr>
            <w:tcW w:w="171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33283574" w14:textId="77777777">
            <w:pPr>
              <w:pStyle w:val="ListParagraph"/>
              <w:jc w:val="center"/>
            </w:pPr>
            <w:r>
              <w:t>Kết</w:t>
            </w:r>
            <w:r>
              <w:t xml:space="preserve"> </w:t>
            </w:r>
            <w:r>
              <w:t>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28978419" w14:textId="77777777">
            <w:pPr>
              <w:pStyle w:val="ListParagraph"/>
            </w:pPr>
            <w:r w:rsidRPr="00660ABB">
              <w:t>Mô</w:t>
            </w:r>
            <w:r w:rsidRPr="00660ABB">
              <w:t xml:space="preserve"> </w:t>
            </w:r>
            <w:r w:rsidRPr="00660ABB">
              <w:t>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57B38E91" w14:textId="77777777">
            <w:pPr>
              <w:pStyle w:val="ListParagraph"/>
            </w:pPr>
            <w:r>
              <w:t>Ghi</w:t>
            </w:r>
            <w:r>
              <w:t xml:space="preserve"> </w:t>
            </w:r>
            <w:r>
              <w:t>chú</w:t>
            </w:r>
          </w:p>
        </w:tc>
      </w:tr>
      <w:tr w14:paraId="574A3B2C" w14:textId="77777777" w:rsidTr="00616EC4">
        <w:tblPrEx>
          <w:tblW w:w="0" w:type="auto"/>
          <w:tblInd w:w="85" w:type="dxa"/>
          <w:tblLayout w:type="fixed"/>
          <w:tblLook w:val="04A0"/>
        </w:tblPrEx>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7AF987C3" w14:textId="77777777">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51DA40AB" w14:textId="77777777">
            <w:pPr>
              <w:pStyle w:val="ListParagraph"/>
              <w:ind w:left="0"/>
              <w:jc w:val="both"/>
            </w:pPr>
            <w:r w:rsidRPr="009372AD">
              <w:t xml:space="preserve">Tài </w:t>
            </w:r>
            <w:r w:rsidRPr="009372AD">
              <w:t>khoản</w:t>
            </w:r>
            <w:r w:rsidRPr="009372AD">
              <w:t xml:space="preserve"> </w:t>
            </w:r>
            <w:r w:rsidRPr="009372AD">
              <w:t>đăng</w:t>
            </w:r>
            <w:r w:rsidRPr="009372AD">
              <w:t xml:space="preserve"> </w:t>
            </w:r>
            <w:r w:rsidRPr="009372AD">
              <w:t>nhập</w:t>
            </w:r>
            <w:r w:rsidRPr="009372AD">
              <w:t xml:space="preserve"> </w:t>
            </w:r>
            <w:r w:rsidRPr="009372AD">
              <w:t>sai</w:t>
            </w:r>
            <w:r>
              <w:t xml:space="preserve"> </w:t>
            </w:r>
            <w:r>
              <w:t>hoặc</w:t>
            </w:r>
            <w:r>
              <w:t xml:space="preserve"> </w:t>
            </w:r>
            <w:r>
              <w:t>không</w:t>
            </w:r>
            <w:r>
              <w:t xml:space="preserve"> </w:t>
            </w:r>
            <w:r>
              <w:t>có</w:t>
            </w:r>
            <w:r>
              <w:t xml:space="preserve"> </w:t>
            </w:r>
            <w:r>
              <w:t>quyền</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3CEFD1A3" w14:textId="77777777">
            <w:pPr>
              <w:pStyle w:val="ListParagraph"/>
              <w:ind w:left="0"/>
              <w:jc w:val="both"/>
            </w:pPr>
          </w:p>
        </w:tc>
      </w:tr>
      <w:tr w14:paraId="0D4A5C2F" w14:textId="77777777" w:rsidTr="00616EC4">
        <w:tblPrEx>
          <w:tblW w:w="0" w:type="auto"/>
          <w:tblInd w:w="85" w:type="dxa"/>
          <w:tblLayout w:type="fixed"/>
          <w:tblLook w:val="04A0"/>
        </w:tblPrEx>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55CCE279" w14:textId="77777777">
            <w:pPr>
              <w:rPr>
                <w:rFonts w:eastAsia="Calibri"/>
              </w:rPr>
            </w:pPr>
            <w:r w:rsidRPr="009372AD">
              <w:rPr>
                <w:rFonts w:eastAsia="Calibri"/>
              </w:rPr>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0190D7B" w14:textId="77777777">
            <w:pPr>
              <w:rPr>
                <w:rFonts w:eastAsia="Calibri"/>
              </w:rPr>
            </w:pPr>
            <w:r w:rsidRPr="009372AD">
              <w:rPr>
                <w:rFonts w:eastAsia="Calibri"/>
              </w:rPr>
              <w:t xml:space="preserve">Hóa </w:t>
            </w:r>
            <w:r w:rsidRPr="009372AD">
              <w:rPr>
                <w:rFonts w:eastAsia="Calibri"/>
              </w:rPr>
              <w:t>đơn</w:t>
            </w:r>
            <w:r w:rsidRPr="009372AD">
              <w:rPr>
                <w:rFonts w:eastAsia="Calibri"/>
              </w:rPr>
              <w:t xml:space="preserve"> </w:t>
            </w:r>
            <w:r w:rsidRPr="009372AD">
              <w:rPr>
                <w:rFonts w:eastAsia="Calibri"/>
              </w:rPr>
              <w:t>cần</w:t>
            </w:r>
            <w:r w:rsidRPr="009372AD">
              <w:rPr>
                <w:rFonts w:eastAsia="Calibri"/>
              </w:rPr>
              <w:t xml:space="preserve"> </w:t>
            </w:r>
            <w:r w:rsidRPr="009372AD">
              <w:rPr>
                <w:rFonts w:eastAsia="Calibri"/>
              </w:rPr>
              <w:t>điều</w:t>
            </w:r>
            <w:r w:rsidRPr="009372AD">
              <w:rPr>
                <w:rFonts w:eastAsia="Calibri"/>
              </w:rPr>
              <w:t xml:space="preserve"> </w:t>
            </w:r>
            <w:r w:rsidRPr="009372AD">
              <w:rPr>
                <w:rFonts w:eastAsia="Calibri"/>
              </w:rPr>
              <w:t>chỉnh</w:t>
            </w:r>
            <w:r w:rsidRPr="009372AD">
              <w:rPr>
                <w:rFonts w:eastAsia="Calibri"/>
              </w:rPr>
              <w:t xml:space="preserve"> </w:t>
            </w:r>
            <w:r w:rsidRPr="009372AD">
              <w:rPr>
                <w:rFonts w:eastAsia="Calibri"/>
              </w:rPr>
              <w:t>không</w:t>
            </w:r>
            <w:r w:rsidRPr="009372AD">
              <w:rPr>
                <w:rFonts w:eastAsia="Calibri"/>
              </w:rPr>
              <w:t xml:space="preserve"> </w:t>
            </w:r>
            <w:r w:rsidRPr="009372AD">
              <w:rPr>
                <w:rFonts w:eastAsia="Calibri"/>
              </w:rPr>
              <w:t>tồn</w:t>
            </w:r>
            <w:r w:rsidRPr="009372AD">
              <w:rPr>
                <w:rFonts w:eastAsia="Calibri"/>
              </w:rPr>
              <w:t xml:space="preserve"> </w:t>
            </w:r>
            <w:r w:rsidRPr="009372AD">
              <w:rPr>
                <w:rFonts w:eastAsia="Calibri"/>
              </w:rPr>
              <w:t>tại</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4C26F323" w14:textId="77777777">
            <w:pPr>
              <w:pStyle w:val="ListParagraph"/>
              <w:ind w:left="0"/>
              <w:jc w:val="both"/>
            </w:pPr>
          </w:p>
        </w:tc>
      </w:tr>
      <w:tr w14:paraId="44F89806" w14:textId="77777777" w:rsidTr="00616EC4">
        <w:tblPrEx>
          <w:tblW w:w="0" w:type="auto"/>
          <w:tblInd w:w="85" w:type="dxa"/>
          <w:tblLayout w:type="fixed"/>
          <w:tblLook w:val="04A0"/>
        </w:tblPrEx>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78BF4213" w14:textId="77777777">
            <w:pPr>
              <w:rPr>
                <w:rFonts w:eastAsia="Calibri"/>
              </w:rPr>
            </w:pPr>
            <w:r w:rsidRPr="009372AD">
              <w:rPr>
                <w:rFonts w:eastAsia="Calibri"/>
              </w:rPr>
              <w:t>ERR:3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5C56CC49" w14:textId="77777777">
            <w:pPr>
              <w:rPr>
                <w:rFonts w:eastAsia="Calibri"/>
              </w:rPr>
            </w:pPr>
            <w:r w:rsidRPr="009372AD">
              <w:rPr>
                <w:rFonts w:eastAsia="Calibri"/>
              </w:rPr>
              <w:t>Dữ</w:t>
            </w:r>
            <w:r w:rsidRPr="009372AD">
              <w:rPr>
                <w:rFonts w:eastAsia="Calibri"/>
              </w:rPr>
              <w:t xml:space="preserve"> </w:t>
            </w:r>
            <w:r w:rsidRPr="009372AD">
              <w:rPr>
                <w:rFonts w:eastAsia="Calibri"/>
              </w:rPr>
              <w:t>liệu</w:t>
            </w:r>
            <w:r w:rsidRPr="009372AD">
              <w:rPr>
                <w:rFonts w:eastAsia="Calibri"/>
              </w:rPr>
              <w:t xml:space="preserve"> xml </w:t>
            </w:r>
            <w:r w:rsidRPr="009372AD">
              <w:rPr>
                <w:rFonts w:eastAsia="Calibri"/>
              </w:rPr>
              <w:t>đầu</w:t>
            </w:r>
            <w:r w:rsidRPr="009372AD">
              <w:rPr>
                <w:rFonts w:eastAsia="Calibri"/>
              </w:rPr>
              <w:t xml:space="preserve"> </w:t>
            </w:r>
            <w:r w:rsidRPr="009372AD">
              <w:rPr>
                <w:rFonts w:eastAsia="Calibri"/>
              </w:rPr>
              <w:t>vào</w:t>
            </w:r>
            <w:r w:rsidRPr="009372AD">
              <w:rPr>
                <w:rFonts w:eastAsia="Calibri"/>
              </w:rPr>
              <w:t xml:space="preserve"> </w:t>
            </w:r>
            <w:r w:rsidRPr="009372AD">
              <w:rPr>
                <w:rFonts w:eastAsia="Calibri"/>
              </w:rPr>
              <w:t>không</w:t>
            </w:r>
            <w:r w:rsidRPr="009372AD">
              <w:rPr>
                <w:rFonts w:eastAsia="Calibri"/>
              </w:rPr>
              <w:t xml:space="preserve"> </w:t>
            </w:r>
            <w:r w:rsidRPr="009372AD">
              <w:rPr>
                <w:rFonts w:eastAsia="Calibri"/>
              </w:rPr>
              <w:t>đúng</w:t>
            </w:r>
            <w:r w:rsidRPr="009372AD">
              <w:rPr>
                <w:rFonts w:eastAsia="Calibri"/>
              </w:rPr>
              <w:t xml:space="preserve"> </w:t>
            </w:r>
            <w:r w:rsidRPr="009372AD">
              <w:rPr>
                <w:rFonts w:eastAsia="Calibri"/>
              </w:rPr>
              <w:t>quy</w:t>
            </w:r>
            <w:r w:rsidRPr="009372AD">
              <w:rPr>
                <w:rFonts w:eastAsia="Calibri"/>
              </w:rPr>
              <w:t xml:space="preserve"> </w:t>
            </w:r>
            <w:r w:rsidRPr="009372AD">
              <w:rPr>
                <w:rFonts w:eastAsia="Calibri"/>
              </w:rPr>
              <w:t>định</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08E7F041" w14:textId="77777777">
            <w:pPr>
              <w:pStyle w:val="ListParagraph"/>
              <w:ind w:left="0"/>
              <w:jc w:val="both"/>
            </w:pPr>
          </w:p>
        </w:tc>
      </w:tr>
      <w:tr w14:paraId="2C7A47D4" w14:textId="77777777" w:rsidTr="00616EC4">
        <w:tblPrEx>
          <w:tblW w:w="0" w:type="auto"/>
          <w:tblInd w:w="85" w:type="dxa"/>
          <w:tblLayout w:type="fixed"/>
          <w:tblLook w:val="04A0"/>
        </w:tblPrEx>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0FECF0AE" w14:textId="77777777">
            <w:pPr>
              <w:rPr>
                <w:rFonts w:eastAsia="Calibri"/>
              </w:rPr>
            </w:pPr>
            <w:r>
              <w:rPr>
                <w:rFonts w:eastAsia="Calibri"/>
              </w:rPr>
              <w:t>ERR:5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FD9F62A" w14:textId="77777777">
            <w:pPr>
              <w:rPr>
                <w:rFonts w:eastAsia="Calibri"/>
              </w:rPr>
            </w:pPr>
            <w:r>
              <w:rPr>
                <w:rFonts w:eastAsia="Calibri"/>
              </w:rPr>
              <w:t>Không</w:t>
            </w:r>
            <w:r>
              <w:rPr>
                <w:rFonts w:eastAsia="Calibri"/>
              </w:rPr>
              <w:t xml:space="preserve"> </w:t>
            </w:r>
            <w:r>
              <w:rPr>
                <w:rFonts w:eastAsia="Calibri"/>
              </w:rPr>
              <w:t>phát</w:t>
            </w:r>
            <w:r>
              <w:rPr>
                <w:rFonts w:eastAsia="Calibri"/>
              </w:rPr>
              <w:t xml:space="preserve"> </w:t>
            </w:r>
            <w:r>
              <w:rPr>
                <w:rFonts w:eastAsia="Calibri"/>
              </w:rPr>
              <w:t>hành</w:t>
            </w:r>
            <w:r>
              <w:rPr>
                <w:rFonts w:eastAsia="Calibri"/>
              </w:rPr>
              <w:t xml:space="preserve"> </w:t>
            </w:r>
            <w:r>
              <w:rPr>
                <w:rFonts w:eastAsia="Calibri"/>
              </w:rPr>
              <w:t>được</w:t>
            </w:r>
            <w:r>
              <w:rPr>
                <w:rFonts w:eastAsia="Calibri"/>
              </w:rPr>
              <w:t xml:space="preserve"> </w:t>
            </w:r>
            <w:r>
              <w:rPr>
                <w:rFonts w:eastAsia="Calibri"/>
              </w:rPr>
              <w:t>hóa</w:t>
            </w:r>
            <w:r>
              <w:rPr>
                <w:rFonts w:eastAsia="Calibri"/>
              </w:rPr>
              <w:t xml:space="preserve"> </w:t>
            </w:r>
            <w:r>
              <w:rPr>
                <w:rFonts w:eastAsia="Calibri"/>
              </w:rPr>
              <w:t>đơn</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37C57084" w14:textId="77777777">
            <w:pPr>
              <w:pStyle w:val="ListParagraph"/>
              <w:ind w:left="0"/>
              <w:jc w:val="both"/>
            </w:pPr>
          </w:p>
        </w:tc>
      </w:tr>
      <w:tr w14:paraId="5C69DE5A" w14:textId="77777777" w:rsidTr="00616EC4">
        <w:tblPrEx>
          <w:tblW w:w="0" w:type="auto"/>
          <w:tblInd w:w="85" w:type="dxa"/>
          <w:tblLayout w:type="fixed"/>
          <w:tblLook w:val="04A0"/>
        </w:tblPrEx>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6A225B9E" w14:textId="77777777">
            <w:pPr>
              <w:rPr>
                <w:rFonts w:eastAsia="Calibri"/>
              </w:rPr>
            </w:pPr>
            <w:r w:rsidRPr="009372AD">
              <w:rPr>
                <w:rFonts w:eastAsia="Calibri"/>
              </w:rPr>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321A0CD" w14:textId="77777777">
            <w:pPr>
              <w:rPr>
                <w:rFonts w:eastAsia="Calibri"/>
              </w:rPr>
            </w:pPr>
            <w:r w:rsidRPr="009372AD">
              <w:rPr>
                <w:rFonts w:eastAsia="Calibri"/>
              </w:rPr>
              <w:t>Dải</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sidRPr="009372AD">
              <w:rPr>
                <w:rFonts w:eastAsia="Calibri"/>
              </w:rPr>
              <w:t>cũ</w:t>
            </w:r>
            <w:r w:rsidRPr="009372AD">
              <w:rPr>
                <w:rFonts w:eastAsia="Calibri"/>
              </w:rPr>
              <w:t xml:space="preserve"> </w:t>
            </w:r>
            <w:r w:rsidRPr="009372AD">
              <w:rPr>
                <w:rFonts w:eastAsia="Calibri"/>
              </w:rPr>
              <w:t>đã</w:t>
            </w:r>
            <w:r w:rsidRPr="009372AD">
              <w:rPr>
                <w:rFonts w:eastAsia="Calibri"/>
              </w:rPr>
              <w:t xml:space="preserve"> </w:t>
            </w:r>
            <w:r w:rsidRPr="009372AD">
              <w:rPr>
                <w:rFonts w:eastAsia="Calibri"/>
              </w:rPr>
              <w:t>hết</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7C22C198" w14:textId="77777777">
            <w:pPr>
              <w:pStyle w:val="ListParagraph"/>
              <w:ind w:left="0"/>
              <w:jc w:val="both"/>
            </w:pPr>
          </w:p>
        </w:tc>
      </w:tr>
      <w:tr w14:paraId="7EE3BA62"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483FF88" w14:textId="77777777">
            <w:pPr>
              <w:autoSpaceDE w:val="0"/>
              <w:autoSpaceDN w:val="0"/>
              <w:adjustRightInd w:val="0"/>
              <w:rPr>
                <w:rFonts w:eastAsia="Calibri"/>
              </w:rPr>
            </w:pPr>
            <w:r w:rsidRPr="009372AD">
              <w:rPr>
                <w:rFonts w:eastAsia="Calibri"/>
              </w:rPr>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6EEE045" w14:textId="77777777">
            <w:pPr>
              <w:pStyle w:val="ListParagraph"/>
              <w:spacing w:after="0" w:line="240" w:lineRule="auto"/>
              <w:ind w:left="0"/>
              <w:rPr>
                <w:rFonts w:eastAsia="Calibri"/>
              </w:rPr>
            </w:pPr>
            <w:r w:rsidRPr="009372AD">
              <w:rPr>
                <w:rFonts w:eastAsia="Calibri"/>
              </w:rPr>
              <w:t xml:space="preserve">User name </w:t>
            </w:r>
            <w:r w:rsidRPr="009372AD">
              <w:rPr>
                <w:rFonts w:eastAsia="Calibri"/>
              </w:rPr>
              <w:t>không</w:t>
            </w:r>
            <w:r w:rsidRPr="009372AD">
              <w:rPr>
                <w:rFonts w:eastAsia="Calibri"/>
              </w:rPr>
              <w:t xml:space="preserve"> </w:t>
            </w:r>
            <w:r w:rsidRPr="009372AD">
              <w:rPr>
                <w:rFonts w:eastAsia="Calibri"/>
              </w:rPr>
              <w:t>phù</w:t>
            </w:r>
            <w:r w:rsidRPr="009372AD">
              <w:rPr>
                <w:rFonts w:eastAsia="Calibri"/>
              </w:rPr>
              <w:t xml:space="preserve"> </w:t>
            </w:r>
            <w:r w:rsidRPr="009372AD">
              <w:rPr>
                <w:rFonts w:eastAsia="Calibri"/>
              </w:rPr>
              <w:t>hợp</w:t>
            </w:r>
            <w:r w:rsidRPr="009372AD">
              <w:rPr>
                <w:rFonts w:eastAsia="Calibri"/>
              </w:rPr>
              <w:t xml:space="preserve">, </w:t>
            </w:r>
            <w:r w:rsidRPr="009372AD">
              <w:rPr>
                <w:rFonts w:eastAsia="Calibri"/>
              </w:rPr>
              <w:t>không</w:t>
            </w:r>
            <w:r w:rsidRPr="009372AD">
              <w:rPr>
                <w:rFonts w:eastAsia="Calibri"/>
              </w:rPr>
              <w:t xml:space="preserve"> </w:t>
            </w:r>
            <w:r w:rsidRPr="009372AD">
              <w:rPr>
                <w:rFonts w:eastAsia="Calibri"/>
              </w:rPr>
              <w:t>tìm</w:t>
            </w:r>
            <w:r w:rsidRPr="009372AD">
              <w:rPr>
                <w:rFonts w:eastAsia="Calibri"/>
              </w:rPr>
              <w:t xml:space="preserve"> </w:t>
            </w:r>
            <w:r w:rsidRPr="009372AD">
              <w:rPr>
                <w:rFonts w:eastAsia="Calibri"/>
              </w:rPr>
              <w:t>thấy</w:t>
            </w:r>
            <w:r w:rsidRPr="009372AD">
              <w:rPr>
                <w:rFonts w:eastAsia="Calibri"/>
              </w:rPr>
              <w:t xml:space="preserve"> company </w:t>
            </w:r>
            <w:r w:rsidRPr="009372AD">
              <w:rPr>
                <w:rFonts w:eastAsia="Calibri"/>
              </w:rPr>
              <w:t>tương</w:t>
            </w:r>
            <w:r w:rsidRPr="009372AD">
              <w:rPr>
                <w:rFonts w:eastAsia="Calibri"/>
              </w:rPr>
              <w:t xml:space="preserve"> </w:t>
            </w:r>
            <w:r w:rsidRPr="009372AD">
              <w:rPr>
                <w:rFonts w:eastAsia="Calibri"/>
              </w:rPr>
              <w:t>ứng</w:t>
            </w:r>
            <w:r w:rsidRPr="009372AD">
              <w:rPr>
                <w:rFonts w:eastAsia="Calibri"/>
              </w:rPr>
              <w:t xml:space="preserve"> </w:t>
            </w:r>
            <w:r w:rsidRPr="009372AD">
              <w:rPr>
                <w:rFonts w:eastAsia="Calibri"/>
              </w:rPr>
              <w:t>cho</w:t>
            </w:r>
            <w:r w:rsidRPr="009372AD">
              <w:rPr>
                <w:rFonts w:eastAsia="Calibri"/>
              </w:rPr>
              <w:t xml:space="preserve"> user.</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051E8512" w14:textId="77777777">
            <w:pPr>
              <w:jc w:val="both"/>
            </w:pPr>
          </w:p>
        </w:tc>
      </w:tr>
      <w:tr w14:paraId="31EBA5F6"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172404F" w14:textId="77777777">
            <w:pPr>
              <w:autoSpaceDE w:val="0"/>
              <w:autoSpaceDN w:val="0"/>
              <w:adjustRightInd w:val="0"/>
              <w:rPr>
                <w:rFonts w:eastAsia="Calibri"/>
              </w:rPr>
            </w:pPr>
            <w:r w:rsidRPr="009372AD">
              <w:rPr>
                <w:rFonts w:eastAsia="Calibri"/>
              </w:rPr>
              <w:t>ERR:8</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1719D02C" w14:textId="77777777">
            <w:pPr>
              <w:pStyle w:val="ListParagraph"/>
              <w:spacing w:after="0" w:line="240" w:lineRule="auto"/>
              <w:ind w:left="0"/>
              <w:rPr>
                <w:rFonts w:eastAsia="Calibri"/>
              </w:rPr>
            </w:pPr>
            <w:r w:rsidRPr="009372AD">
              <w:rPr>
                <w:rFonts w:eastAsia="Calibri"/>
              </w:rPr>
              <w:t xml:space="preserve">Hóa </w:t>
            </w:r>
            <w:r w:rsidRPr="009372AD">
              <w:rPr>
                <w:rFonts w:eastAsia="Calibri"/>
              </w:rPr>
              <w:t>đơn</w:t>
            </w:r>
            <w:r w:rsidRPr="009372AD">
              <w:rPr>
                <w:rFonts w:eastAsia="Calibri"/>
              </w:rPr>
              <w:t xml:space="preserve"> </w:t>
            </w:r>
            <w:r w:rsidRPr="009372AD">
              <w:rPr>
                <w:rFonts w:eastAsia="Calibri"/>
              </w:rPr>
              <w:t>cần</w:t>
            </w:r>
            <w:r w:rsidRPr="009372AD">
              <w:rPr>
                <w:rFonts w:eastAsia="Calibri"/>
              </w:rPr>
              <w:t xml:space="preserve"> </w:t>
            </w:r>
            <w:r w:rsidRPr="009372AD">
              <w:rPr>
                <w:rFonts w:eastAsia="Calibri"/>
              </w:rPr>
              <w:t>điều</w:t>
            </w:r>
            <w:r w:rsidRPr="009372AD">
              <w:rPr>
                <w:rFonts w:eastAsia="Calibri"/>
              </w:rPr>
              <w:t xml:space="preserve"> </w:t>
            </w:r>
            <w:r w:rsidRPr="009372AD">
              <w:rPr>
                <w:rFonts w:eastAsia="Calibri"/>
              </w:rPr>
              <w:t>chỉnh</w:t>
            </w:r>
            <w:r w:rsidRPr="009372AD">
              <w:rPr>
                <w:rFonts w:eastAsia="Calibri"/>
              </w:rPr>
              <w:t xml:space="preserve"> </w:t>
            </w:r>
            <w:r w:rsidRPr="009372AD">
              <w:rPr>
                <w:rFonts w:eastAsia="Calibri"/>
              </w:rPr>
              <w:t>đã</w:t>
            </w:r>
            <w:r w:rsidRPr="009372AD">
              <w:rPr>
                <w:rFonts w:eastAsia="Calibri"/>
              </w:rPr>
              <w:t xml:space="preserve"> </w:t>
            </w:r>
            <w:r w:rsidRPr="009372AD">
              <w:rPr>
                <w:rFonts w:eastAsia="Calibri"/>
              </w:rPr>
              <w:t>bị</w:t>
            </w:r>
            <w:r w:rsidRPr="009372AD">
              <w:rPr>
                <w:rFonts w:eastAsia="Calibri"/>
              </w:rPr>
              <w:t xml:space="preserve"> </w:t>
            </w:r>
            <w:r w:rsidRPr="009372AD">
              <w:rPr>
                <w:rFonts w:eastAsia="Calibri"/>
              </w:rPr>
              <w:t>thay</w:t>
            </w:r>
            <w:r w:rsidRPr="009372AD">
              <w:rPr>
                <w:rFonts w:eastAsia="Calibri"/>
              </w:rPr>
              <w:t xml:space="preserve"> </w:t>
            </w:r>
            <w:r w:rsidRPr="009372AD">
              <w:rPr>
                <w:rFonts w:eastAsia="Calibri"/>
              </w:rPr>
              <w:t>thế</w:t>
            </w:r>
            <w:r w:rsidRPr="009372AD">
              <w:rPr>
                <w:rFonts w:eastAsia="Calibri"/>
              </w:rPr>
              <w:t xml:space="preserve">. </w:t>
            </w:r>
            <w:r w:rsidRPr="009372AD">
              <w:rPr>
                <w:rFonts w:eastAsia="Calibri"/>
              </w:rPr>
              <w:t>Không</w:t>
            </w:r>
            <w:r w:rsidRPr="009372AD">
              <w:rPr>
                <w:rFonts w:eastAsia="Calibri"/>
              </w:rPr>
              <w:t xml:space="preserve"> </w:t>
            </w:r>
            <w:r w:rsidRPr="009372AD">
              <w:rPr>
                <w:rFonts w:eastAsia="Calibri"/>
              </w:rPr>
              <w:t>thể</w:t>
            </w:r>
            <w:r w:rsidRPr="009372AD">
              <w:rPr>
                <w:rFonts w:eastAsia="Calibri"/>
              </w:rPr>
              <w:t xml:space="preserve"> </w:t>
            </w:r>
            <w:r w:rsidRPr="009372AD">
              <w:rPr>
                <w:rFonts w:eastAsia="Calibri"/>
              </w:rPr>
              <w:t>điều</w:t>
            </w:r>
            <w:r w:rsidRPr="009372AD">
              <w:rPr>
                <w:rFonts w:eastAsia="Calibri"/>
              </w:rPr>
              <w:t xml:space="preserve"> </w:t>
            </w:r>
            <w:r w:rsidRPr="009372AD">
              <w:rPr>
                <w:rFonts w:eastAsia="Calibri"/>
              </w:rPr>
              <w:t>chỉnh</w:t>
            </w:r>
            <w:r w:rsidRPr="009372AD">
              <w:rPr>
                <w:rFonts w:eastAsia="Calibri"/>
              </w:rPr>
              <w:t xml:space="preserve"> </w:t>
            </w:r>
            <w:r w:rsidRPr="009372AD">
              <w:rPr>
                <w:rFonts w:eastAsia="Calibri"/>
              </w:rPr>
              <w:t>được</w:t>
            </w:r>
            <w:r w:rsidRPr="009372AD">
              <w:rPr>
                <w:rFonts w:eastAsia="Calibri"/>
              </w:rPr>
              <w:t xml:space="preserve"> </w:t>
            </w:r>
            <w:r w:rsidRPr="009372AD">
              <w:rPr>
                <w:rFonts w:eastAsia="Calibri"/>
              </w:rPr>
              <w:t>nữa</w:t>
            </w:r>
            <w:r w:rsidRPr="009372AD">
              <w:rPr>
                <w:rFonts w:eastAsia="Calibri"/>
              </w:rPr>
              <w:t>.</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5453E7AC" w14:textId="77777777">
            <w:pPr>
              <w:jc w:val="both"/>
            </w:pPr>
          </w:p>
        </w:tc>
      </w:tr>
      <w:tr w14:paraId="617939C4"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84AA2E3" w14:textId="77777777">
            <w:pPr>
              <w:autoSpaceDE w:val="0"/>
              <w:autoSpaceDN w:val="0"/>
              <w:adjustRightInd w:val="0"/>
              <w:rPr>
                <w:rFonts w:eastAsia="Calibri"/>
              </w:rPr>
            </w:pPr>
            <w:r w:rsidRPr="009372AD">
              <w:rPr>
                <w:rFonts w:eastAsia="Calibri"/>
              </w:rPr>
              <w:t>ERR:9</w:t>
            </w:r>
          </w:p>
          <w:p w:rsidR="009D1437" w:rsidRPr="009372AD" w:rsidP="00616EC4" w14:paraId="2257B41C" w14:textId="77777777">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19A56141" w14:textId="77777777">
            <w:pPr>
              <w:pStyle w:val="ListParagraph"/>
              <w:spacing w:after="0" w:line="240" w:lineRule="auto"/>
              <w:ind w:left="0"/>
              <w:rPr>
                <w:rFonts w:eastAsia="Calibri"/>
              </w:rPr>
            </w:pPr>
            <w:r>
              <w:rPr>
                <w:rFonts w:eastAsia="Calibri"/>
              </w:rPr>
              <w:t>Trạng</w:t>
            </w:r>
            <w:r>
              <w:rPr>
                <w:rFonts w:eastAsia="Calibri"/>
              </w:rPr>
              <w:t xml:space="preserve"> </w:t>
            </w:r>
            <w:r>
              <w:rPr>
                <w:rFonts w:eastAsia="Calibri"/>
              </w:rPr>
              <w:t>thái</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không</w:t>
            </w:r>
            <w:r>
              <w:rPr>
                <w:rFonts w:eastAsia="Calibri"/>
              </w:rPr>
              <w:t xml:space="preserve"> </w:t>
            </w:r>
            <w:r>
              <w:rPr>
                <w:rFonts w:eastAsia="Calibri"/>
              </w:rPr>
              <w:t>được</w:t>
            </w:r>
            <w:r>
              <w:rPr>
                <w:rFonts w:eastAsia="Calibri"/>
              </w:rPr>
              <w:t xml:space="preserve"> </w:t>
            </w:r>
            <w:r>
              <w:rPr>
                <w:rFonts w:eastAsia="Calibri"/>
              </w:rPr>
              <w:t>điều</w:t>
            </w:r>
            <w:r>
              <w:rPr>
                <w:rFonts w:eastAsia="Calibri"/>
              </w:rPr>
              <w:t xml:space="preserve"> </w:t>
            </w:r>
            <w:r>
              <w:rPr>
                <w:rFonts w:eastAsia="Calibri"/>
              </w:rPr>
              <w:t>chỉnh</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7890AE3C" w14:textId="77777777">
            <w:pPr>
              <w:jc w:val="both"/>
            </w:pPr>
          </w:p>
        </w:tc>
      </w:tr>
      <w:tr w14:paraId="7694A11C"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2AA0BB8" w14:textId="77777777">
            <w:pPr>
              <w:autoSpaceDE w:val="0"/>
              <w:autoSpaceDN w:val="0"/>
              <w:adjustRightInd w:val="0"/>
              <w:rPr>
                <w:rFonts w:eastAsia="Calibri"/>
              </w:rPr>
            </w:pPr>
            <w:r w:rsidRPr="00897856">
              <w:rPr>
                <w:rFonts w:eastAsia="Calibri"/>
              </w:rPr>
              <w:t>ERR:13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50903A74" w14:textId="77777777">
            <w:pPr>
              <w:pStyle w:val="ListParagraph"/>
              <w:spacing w:after="0" w:line="240" w:lineRule="auto"/>
              <w:ind w:left="0"/>
              <w:rPr>
                <w:rFonts w:eastAsia="Calibri"/>
              </w:rPr>
            </w:pPr>
            <w:r>
              <w:rPr>
                <w:rFonts w:eastAsia="Calibri"/>
              </w:rPr>
              <w:t>Lỗi</w:t>
            </w:r>
            <w:r>
              <w:rPr>
                <w:rFonts w:eastAsia="Calibri"/>
              </w:rPr>
              <w:t xml:space="preserve"> </w:t>
            </w:r>
            <w:r>
              <w:rPr>
                <w:rFonts w:eastAsia="Calibri"/>
              </w:rPr>
              <w:t>trùng</w:t>
            </w:r>
            <w:r>
              <w:rPr>
                <w:rFonts w:eastAsia="Calibri"/>
              </w:rPr>
              <w:t xml:space="preserve"> </w:t>
            </w:r>
            <w:r>
              <w:rPr>
                <w:rFonts w:eastAsia="Calibri"/>
              </w:rPr>
              <w:t>fkey</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481F5F37" w14:textId="77777777">
            <w:pPr>
              <w:jc w:val="both"/>
            </w:pPr>
            <w:r>
              <w:t>Fkey</w:t>
            </w:r>
            <w:r>
              <w:t xml:space="preserve"> </w:t>
            </w:r>
            <w:r>
              <w:t>của</w:t>
            </w:r>
            <w:r>
              <w:t xml:space="preserve"> </w:t>
            </w:r>
            <w:r>
              <w:t>hóa</w:t>
            </w:r>
            <w:r>
              <w:t xml:space="preserve"> </w:t>
            </w:r>
            <w:r>
              <w:t>đơn</w:t>
            </w:r>
            <w:r>
              <w:t xml:space="preserve"> </w:t>
            </w:r>
            <w:r>
              <w:t>mới</w:t>
            </w:r>
            <w:r>
              <w:t xml:space="preserve"> </w:t>
            </w:r>
            <w:r>
              <w:t>đã</w:t>
            </w:r>
            <w:r>
              <w:t xml:space="preserve"> </w:t>
            </w:r>
            <w:r>
              <w:t>tồn</w:t>
            </w:r>
            <w:r>
              <w:t xml:space="preserve"> </w:t>
            </w:r>
            <w:r>
              <w:t>tại</w:t>
            </w:r>
            <w:r>
              <w:t xml:space="preserve"> </w:t>
            </w:r>
            <w:r>
              <w:t>trên</w:t>
            </w:r>
            <w:r>
              <w:t xml:space="preserve"> </w:t>
            </w:r>
            <w:r>
              <w:t>hệ</w:t>
            </w:r>
            <w:r>
              <w:t xml:space="preserve"> </w:t>
            </w:r>
            <w:r>
              <w:t>thống</w:t>
            </w:r>
          </w:p>
        </w:tc>
      </w:tr>
      <w:tr w14:paraId="3684B112"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EF5B119" w14:textId="77777777">
            <w:pPr>
              <w:autoSpaceDE w:val="0"/>
              <w:autoSpaceDN w:val="0"/>
              <w:adjustRightInd w:val="0"/>
              <w:rPr>
                <w:rFonts w:eastAsia="Calibri"/>
              </w:rPr>
            </w:pPr>
            <w:r>
              <w:rPr>
                <w:rFonts w:eastAsia="Calibri"/>
              </w:rPr>
              <w:t>ERR:14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7297E4B8" w14:textId="77777777">
            <w:pPr>
              <w:pStyle w:val="ListParagraph"/>
              <w:spacing w:after="0" w:line="240" w:lineRule="auto"/>
              <w:ind w:left="0"/>
              <w:rPr>
                <w:rFonts w:eastAsia="Calibri"/>
              </w:rPr>
            </w:pPr>
            <w:r>
              <w:rPr>
                <w:rFonts w:eastAsia="Calibri"/>
              </w:rPr>
              <w:t>Lỗi</w:t>
            </w:r>
            <w:r>
              <w:rPr>
                <w:rFonts w:eastAsia="Calibri"/>
              </w:rPr>
              <w:t xml:space="preserve"> </w:t>
            </w:r>
            <w:r>
              <w:rPr>
                <w:rFonts w:eastAsia="Calibri"/>
              </w:rPr>
              <w:t>trong</w:t>
            </w:r>
            <w:r>
              <w:rPr>
                <w:rFonts w:eastAsia="Calibri"/>
              </w:rPr>
              <w:t xml:space="preserve"> </w:t>
            </w:r>
            <w:r>
              <w:rPr>
                <w:rFonts w:eastAsia="Calibri"/>
              </w:rPr>
              <w:t>quá</w:t>
            </w:r>
            <w:r>
              <w:rPr>
                <w:rFonts w:eastAsia="Calibri"/>
              </w:rPr>
              <w:t xml:space="preserve"> </w:t>
            </w:r>
            <w:r>
              <w:rPr>
                <w:rFonts w:eastAsia="Calibri"/>
              </w:rPr>
              <w:t>trình</w:t>
            </w:r>
            <w:r>
              <w:rPr>
                <w:rFonts w:eastAsia="Calibri"/>
              </w:rPr>
              <w:t xml:space="preserve"> </w:t>
            </w:r>
            <w:r>
              <w:rPr>
                <w:rFonts w:eastAsia="Calibri"/>
              </w:rPr>
              <w:t>thực</w:t>
            </w:r>
            <w:r>
              <w:rPr>
                <w:rFonts w:eastAsia="Calibri"/>
              </w:rPr>
              <w:t xml:space="preserve"> </w:t>
            </w:r>
            <w:r>
              <w:rPr>
                <w:rFonts w:eastAsia="Calibri"/>
              </w:rPr>
              <w:t>hiện</w:t>
            </w:r>
            <w:r>
              <w:rPr>
                <w:rFonts w:eastAsia="Calibri"/>
              </w:rPr>
              <w:t xml:space="preserve"> </w:t>
            </w:r>
            <w:r>
              <w:rPr>
                <w:rFonts w:eastAsia="Calibri"/>
              </w:rPr>
              <w:t>cấp</w:t>
            </w:r>
            <w:r>
              <w:rPr>
                <w:rFonts w:eastAsia="Calibri"/>
              </w:rPr>
              <w:t xml:space="preserve"> </w:t>
            </w:r>
            <w:r>
              <w:rPr>
                <w:rFonts w:eastAsia="Calibri"/>
              </w:rPr>
              <w:t>số</w:t>
            </w:r>
            <w:r>
              <w:rPr>
                <w:rFonts w:eastAsia="Calibri"/>
              </w:rPr>
              <w:t xml:space="preserve"> </w:t>
            </w:r>
            <w:r>
              <w:rPr>
                <w:rFonts w:eastAsia="Calibri"/>
              </w:rPr>
              <w:t>hóa</w:t>
            </w:r>
            <w:r>
              <w:rPr>
                <w:rFonts w:eastAsia="Calibri"/>
              </w:rPr>
              <w:t xml:space="preserve"> </w:t>
            </w:r>
            <w:r>
              <w:rPr>
                <w:rFonts w:eastAsia="Calibri"/>
              </w:rPr>
              <w:t>đơn</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482E627A" w14:textId="77777777">
            <w:pPr>
              <w:jc w:val="both"/>
            </w:pPr>
          </w:p>
        </w:tc>
      </w:tr>
      <w:tr w14:paraId="2709E890"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1B89D5B6" w14:textId="77777777">
            <w:pPr>
              <w:autoSpaceDE w:val="0"/>
              <w:autoSpaceDN w:val="0"/>
              <w:adjustRightInd w:val="0"/>
              <w:rPr>
                <w:rFonts w:eastAsia="Calibri"/>
              </w:rPr>
            </w:pPr>
            <w:r w:rsidRPr="00170EAA">
              <w:rPr>
                <w:rFonts w:eastAsia="Calibri"/>
              </w:rPr>
              <w:t>ERR:15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11D85640" w14:textId="77777777">
            <w:pPr>
              <w:pStyle w:val="ListParagraph"/>
              <w:spacing w:after="0" w:line="240" w:lineRule="auto"/>
              <w:ind w:left="0"/>
              <w:rPr>
                <w:rFonts w:eastAsia="Calibri"/>
              </w:rPr>
            </w:pPr>
            <w:r>
              <w:rPr>
                <w:rFonts w:eastAsia="Calibri"/>
              </w:rPr>
              <w:t>Lỗi</w:t>
            </w:r>
            <w:r>
              <w:rPr>
                <w:rFonts w:eastAsia="Calibri"/>
              </w:rPr>
              <w:t xml:space="preserve"> </w:t>
            </w:r>
            <w:r>
              <w:rPr>
                <w:rFonts w:eastAsia="Calibri"/>
              </w:rPr>
              <w:t>khi</w:t>
            </w:r>
            <w:r>
              <w:rPr>
                <w:rFonts w:eastAsia="Calibri"/>
              </w:rPr>
              <w:t xml:space="preserve"> </w:t>
            </w:r>
            <w:r>
              <w:rPr>
                <w:rFonts w:eastAsia="Calibri"/>
              </w:rPr>
              <w:t>thực</w:t>
            </w:r>
            <w:r>
              <w:rPr>
                <w:rFonts w:eastAsia="Calibri"/>
              </w:rPr>
              <w:t xml:space="preserve"> </w:t>
            </w:r>
            <w:r>
              <w:rPr>
                <w:rFonts w:eastAsia="Calibri"/>
              </w:rPr>
              <w:t>hiện</w:t>
            </w:r>
            <w:r>
              <w:rPr>
                <w:rFonts w:eastAsia="Calibri"/>
              </w:rPr>
              <w:t xml:space="preserve"> </w:t>
            </w:r>
            <w:r w:rsidRPr="00170EAA">
              <w:rPr>
                <w:rFonts w:eastAsia="Calibri"/>
              </w:rPr>
              <w:t>Deserialize</w:t>
            </w:r>
            <w:r>
              <w:rPr>
                <w:rFonts w:eastAsia="Calibri"/>
              </w:rPr>
              <w:t xml:space="preserve"> </w:t>
            </w:r>
            <w:r>
              <w:rPr>
                <w:rFonts w:eastAsia="Calibri"/>
              </w:rPr>
              <w:t>chuỗi</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đầu</w:t>
            </w:r>
            <w:r>
              <w:rPr>
                <w:rFonts w:eastAsia="Calibri"/>
              </w:rPr>
              <w:t xml:space="preserve"> </w:t>
            </w:r>
            <w:r>
              <w:rPr>
                <w:rFonts w:eastAsia="Calibri"/>
              </w:rPr>
              <w:t>vào</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33719265" w14:textId="77777777">
            <w:pPr>
              <w:jc w:val="both"/>
            </w:pPr>
          </w:p>
        </w:tc>
      </w:tr>
      <w:tr w14:paraId="37175656"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22B94CF" w14:textId="77777777">
            <w:pPr>
              <w:autoSpaceDE w:val="0"/>
              <w:autoSpaceDN w:val="0"/>
              <w:adjustRightInd w:val="0"/>
              <w:rPr>
                <w:rFonts w:eastAsia="Calibri"/>
              </w:rPr>
            </w:pPr>
            <w:r w:rsidRPr="009372AD">
              <w:rPr>
                <w:rFonts w:eastAsia="Calibri"/>
              </w:rPr>
              <w:t>ERR:</w:t>
            </w:r>
            <w:r>
              <w:rPr>
                <w:rFonts w:eastAsia="Calibri"/>
              </w:rPr>
              <w:t>1</w:t>
            </w:r>
            <w:r w:rsidRPr="009372AD">
              <w:rPr>
                <w:rFonts w:eastAsia="Calibri"/>
              </w:rPr>
              <w:t>9</w:t>
            </w:r>
          </w:p>
          <w:p w:rsidR="009D1437" w:rsidRPr="009372AD" w:rsidP="00616EC4" w14:paraId="1CF8A164" w14:textId="77777777">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09544B27" w14:textId="77777777">
            <w:pPr>
              <w:pStyle w:val="ListParagraph"/>
              <w:spacing w:after="0" w:line="240" w:lineRule="auto"/>
              <w:ind w:left="0"/>
              <w:rPr>
                <w:rFonts w:eastAsia="Calibri"/>
              </w:rPr>
            </w:pPr>
            <w:r>
              <w:rPr>
                <w:rFonts w:eastAsia="Calibri"/>
              </w:rPr>
              <w:t xml:space="preserve">Pattern </w:t>
            </w:r>
            <w:r>
              <w:rPr>
                <w:rFonts w:eastAsia="Calibri"/>
              </w:rPr>
              <w:t>truyền</w:t>
            </w:r>
            <w:r>
              <w:rPr>
                <w:rFonts w:eastAsia="Calibri"/>
              </w:rPr>
              <w:t xml:space="preserve"> </w:t>
            </w:r>
            <w:r>
              <w:rPr>
                <w:rFonts w:eastAsia="Calibri"/>
              </w:rPr>
              <w:t>vào</w:t>
            </w:r>
            <w:r>
              <w:rPr>
                <w:rFonts w:eastAsia="Calibri"/>
              </w:rPr>
              <w:t xml:space="preserve"> </w:t>
            </w:r>
            <w:r>
              <w:rPr>
                <w:rFonts w:eastAsia="Calibri"/>
              </w:rPr>
              <w:t>không</w:t>
            </w:r>
            <w:r>
              <w:rPr>
                <w:rFonts w:eastAsia="Calibri"/>
              </w:rPr>
              <w:t xml:space="preserve"> </w:t>
            </w:r>
            <w:r>
              <w:rPr>
                <w:rFonts w:eastAsia="Calibri"/>
              </w:rPr>
              <w:t>giống</w:t>
            </w:r>
            <w:r>
              <w:rPr>
                <w:rFonts w:eastAsia="Calibri"/>
              </w:rPr>
              <w:t xml:space="preserve"> </w:t>
            </w:r>
            <w:r>
              <w:rPr>
                <w:rFonts w:eastAsia="Calibri"/>
              </w:rPr>
              <w:t>với</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cần</w:t>
            </w:r>
            <w:r>
              <w:rPr>
                <w:rFonts w:eastAsia="Calibri"/>
              </w:rPr>
              <w:t xml:space="preserve"> </w:t>
            </w:r>
            <w:r>
              <w:rPr>
                <w:rFonts w:eastAsia="Calibri"/>
              </w:rPr>
              <w:t>điều</w:t>
            </w:r>
            <w:r>
              <w:rPr>
                <w:rFonts w:eastAsia="Calibri"/>
              </w:rPr>
              <w:t xml:space="preserve"> </w:t>
            </w:r>
            <w:r>
              <w:rPr>
                <w:rFonts w:eastAsia="Calibri"/>
              </w:rPr>
              <w:t>chỉnh</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01D3D823" w14:textId="77777777">
            <w:pPr>
              <w:jc w:val="both"/>
            </w:pPr>
          </w:p>
        </w:tc>
      </w:tr>
      <w:tr w14:paraId="30FC2C69"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1557EDC0" w14:textId="77777777">
            <w:pPr>
              <w:autoSpaceDE w:val="0"/>
              <w:autoSpaceDN w:val="0"/>
              <w:adjustRightInd w:val="0"/>
              <w:rPr>
                <w:rFonts w:eastAsia="Calibri"/>
              </w:rPr>
            </w:pPr>
            <w:r>
              <w:rPr>
                <w:rFonts w:eastAsia="Calibri"/>
              </w:rPr>
              <w:t>ERR:20</w:t>
            </w:r>
          </w:p>
          <w:p w:rsidR="009D1437" w:rsidRPr="009372AD" w:rsidP="00616EC4" w14:paraId="69489452" w14:textId="77777777">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206F0920" w14:textId="77777777">
            <w:pPr>
              <w:pStyle w:val="ListParagraph"/>
              <w:spacing w:after="0" w:line="240" w:lineRule="auto"/>
              <w:ind w:left="0"/>
              <w:rPr>
                <w:rFonts w:eastAsia="Calibri"/>
              </w:rPr>
            </w:pPr>
            <w:r w:rsidRPr="002A5863">
              <w:t>Dải</w:t>
            </w:r>
            <w:r w:rsidRPr="002A5863">
              <w:t xml:space="preserve"> </w:t>
            </w:r>
            <w:r w:rsidRPr="002A5863">
              <w:t>hóa</w:t>
            </w:r>
            <w:r w:rsidRPr="002A5863">
              <w:t xml:space="preserve"> </w:t>
            </w:r>
            <w:r w:rsidRPr="002A5863">
              <w:t>đơn</w:t>
            </w:r>
            <w:r w:rsidRPr="002A5863">
              <w:t xml:space="preserve"> </w:t>
            </w:r>
            <w:r>
              <w:t>hết</w:t>
            </w:r>
            <w:r>
              <w:t>,</w:t>
            </w:r>
            <w:r w:rsidRPr="002A5863">
              <w:t xml:space="preserve"> User/Account </w:t>
            </w:r>
            <w:r w:rsidRPr="002A5863">
              <w:t>không</w:t>
            </w:r>
            <w:r w:rsidRPr="002A5863">
              <w:t xml:space="preserve"> </w:t>
            </w:r>
            <w:r w:rsidRPr="002A5863">
              <w:t>có</w:t>
            </w:r>
            <w:r w:rsidRPr="002A5863">
              <w:t xml:space="preserve"> </w:t>
            </w:r>
            <w:r w:rsidRPr="002A5863">
              <w:t>quyền</w:t>
            </w:r>
            <w:r w:rsidRPr="002A5863">
              <w:t xml:space="preserve"> </w:t>
            </w:r>
            <w:r w:rsidRPr="002A5863">
              <w:t>với</w:t>
            </w:r>
            <w:r w:rsidRPr="002A5863">
              <w:t xml:space="preserve"> Serial</w:t>
            </w:r>
            <w:r>
              <w:t>/</w:t>
            </w:r>
            <w:r w:rsidRPr="002A5863">
              <w:t xml:space="preserve">Pattern </w:t>
            </w:r>
            <w:r w:rsidRPr="002A5863">
              <w:t>và</w:t>
            </w:r>
            <w:r w:rsidRPr="002A5863">
              <w:t xml:space="preserve"> serial </w:t>
            </w:r>
            <w:r w:rsidRPr="002A5863">
              <w:t>không</w:t>
            </w:r>
            <w:r w:rsidRPr="002A5863">
              <w:t xml:space="preserve"> </w:t>
            </w:r>
            <w:r w:rsidRPr="002A5863">
              <w:t>phù</w:t>
            </w:r>
            <w:r w:rsidRPr="002A5863">
              <w:t xml:space="preserve"> </w:t>
            </w:r>
            <w:r w:rsidRPr="002A5863">
              <w:t>hợp</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5EBDC35A" w14:textId="77777777">
            <w:pPr>
              <w:jc w:val="both"/>
            </w:pPr>
          </w:p>
        </w:tc>
      </w:tr>
      <w:tr w14:paraId="7EBAFC02"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55409461" w14:textId="77777777">
            <w:pPr>
              <w:autoSpaceDE w:val="0"/>
              <w:autoSpaceDN w:val="0"/>
              <w:adjustRightInd w:val="0"/>
              <w:rPr>
                <w:rFonts w:eastAsia="Calibri"/>
              </w:rPr>
            </w:pPr>
            <w:r>
              <w:rPr>
                <w:rFonts w:eastAsia="Calibri"/>
              </w:rPr>
              <w:t>ERR:21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2A5863" w:rsidP="00616EC4" w14:paraId="29893E15" w14:textId="77777777">
            <w:pPr>
              <w:pStyle w:val="ListParagraph"/>
              <w:spacing w:after="0" w:line="240" w:lineRule="auto"/>
              <w:ind w:left="0"/>
            </w:pPr>
            <w:r>
              <w:t>Trùng</w:t>
            </w:r>
            <w:r>
              <w:t xml:space="preserve"> </w:t>
            </w:r>
            <w:r>
              <w:t>Fkey</w:t>
            </w:r>
            <w:r>
              <w:t xml:space="preserve"> </w:t>
            </w:r>
            <w:r>
              <w:t>truyền</w:t>
            </w:r>
            <w:r>
              <w:t xml:space="preserve"> </w:t>
            </w:r>
            <w:r>
              <w:t>vào</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111F743D" w14:textId="77777777">
            <w:pPr>
              <w:jc w:val="both"/>
            </w:pPr>
          </w:p>
        </w:tc>
      </w:tr>
      <w:tr w14:paraId="6F84F2A8"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DD2715" w:rsidP="00616EC4" w14:paraId="6662CD3D" w14:textId="77777777">
            <w:pPr>
              <w:autoSpaceDE w:val="0"/>
              <w:autoSpaceDN w:val="0"/>
              <w:adjustRightInd w:val="0"/>
              <w:jc w:val="both"/>
            </w:pPr>
            <w:r>
              <w:t>ERR:29</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77688861" w14:textId="77777777">
            <w:pPr>
              <w:pStyle w:val="ListParagraph"/>
              <w:ind w:left="0"/>
              <w:jc w:val="both"/>
            </w:pPr>
            <w:r>
              <w:t>Lỗi</w:t>
            </w:r>
            <w:r>
              <w:t xml:space="preserve"> </w:t>
            </w:r>
            <w:r>
              <w:t>chứng</w:t>
            </w:r>
            <w:r>
              <w:t xml:space="preserve"> </w:t>
            </w:r>
            <w:r>
              <w:t>thư</w:t>
            </w:r>
            <w:r>
              <w:t xml:space="preserve"> </w:t>
            </w:r>
            <w:r>
              <w:t>hết</w:t>
            </w:r>
            <w:r>
              <w:t xml:space="preserve"> </w:t>
            </w:r>
            <w:r>
              <w:t>hạn</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0044EEAC" w14:textId="77777777">
            <w:pPr>
              <w:jc w:val="both"/>
            </w:pPr>
          </w:p>
        </w:tc>
      </w:tr>
      <w:tr w14:paraId="5595E4D3"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DD2715" w:rsidP="00616EC4" w14:paraId="5A5DFD62" w14:textId="77777777">
            <w:pPr>
              <w:autoSpaceDE w:val="0"/>
              <w:autoSpaceDN w:val="0"/>
              <w:adjustRightInd w:val="0"/>
              <w:jc w:val="both"/>
            </w:pPr>
            <w:r>
              <w:t>ERR:30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517DC0" w:rsidP="00616EC4" w14:paraId="62CE8578" w14:textId="77777777">
            <w:pPr>
              <w:pStyle w:val="ListParagraph"/>
              <w:ind w:left="0"/>
              <w:jc w:val="both"/>
            </w:pPr>
            <w:r w:rsidRPr="00517DC0">
              <w:t xml:space="preserve">Danh </w:t>
            </w:r>
            <w:r w:rsidRPr="00517DC0">
              <w:t>sách</w:t>
            </w:r>
            <w:r w:rsidRPr="00517DC0">
              <w:t xml:space="preserve"> </w:t>
            </w:r>
            <w:r w:rsidRPr="00517DC0">
              <w:t>hóa</w:t>
            </w:r>
            <w:r w:rsidRPr="00517DC0">
              <w:t xml:space="preserve"> </w:t>
            </w:r>
            <w:r w:rsidRPr="00517DC0">
              <w:t>đơn</w:t>
            </w:r>
            <w:r w:rsidRPr="00517DC0">
              <w:t xml:space="preserve"> </w:t>
            </w:r>
            <w:r w:rsidRPr="00517DC0">
              <w:t>tồn</w:t>
            </w:r>
            <w:r w:rsidRPr="00517DC0">
              <w:t xml:space="preserve"> </w:t>
            </w:r>
            <w:r w:rsidRPr="00517DC0">
              <w:t>tại</w:t>
            </w:r>
            <w:r w:rsidRPr="00517DC0">
              <w:t xml:space="preserve"> </w:t>
            </w:r>
            <w:r w:rsidRPr="00517DC0">
              <w:t>ngày</w:t>
            </w:r>
            <w:r w:rsidRPr="00517DC0">
              <w:t xml:space="preserve"> </w:t>
            </w:r>
            <w:r w:rsidRPr="00517DC0">
              <w:t>hóa</w:t>
            </w:r>
            <w:r w:rsidRPr="00517DC0">
              <w:t xml:space="preserve"> </w:t>
            </w:r>
            <w:r w:rsidRPr="00517DC0">
              <w:t>đơn</w:t>
            </w:r>
            <w:r w:rsidRPr="00517DC0">
              <w:t xml:space="preserve"> </w:t>
            </w:r>
            <w:r w:rsidRPr="00517DC0">
              <w:t>nhỏ</w:t>
            </w:r>
            <w:r w:rsidRPr="00517DC0">
              <w:t xml:space="preserve"> </w:t>
            </w:r>
            <w:r w:rsidRPr="00517DC0">
              <w:t>hơn</w:t>
            </w:r>
            <w:r w:rsidRPr="00517DC0">
              <w:t xml:space="preserve"> </w:t>
            </w:r>
            <w:r w:rsidRPr="00517DC0">
              <w:t>ngày</w:t>
            </w:r>
            <w:r w:rsidRPr="00517DC0">
              <w:t xml:space="preserve"> </w:t>
            </w:r>
            <w:r w:rsidRPr="00517DC0">
              <w:t>hóa</w:t>
            </w:r>
            <w:r w:rsidRPr="00517DC0">
              <w:t xml:space="preserve"> </w:t>
            </w:r>
            <w:r w:rsidRPr="00517DC0">
              <w:t>đơn</w:t>
            </w:r>
            <w:r w:rsidRPr="00517DC0">
              <w:t xml:space="preserve"> </w:t>
            </w:r>
            <w:r w:rsidRPr="00517DC0">
              <w:t>đã</w:t>
            </w:r>
            <w:r w:rsidRPr="00517DC0">
              <w:t xml:space="preserve"> </w:t>
            </w:r>
            <w:r w:rsidRPr="00517DC0">
              <w:t>phát</w:t>
            </w:r>
            <w:r w:rsidRPr="00517DC0">
              <w:t xml:space="preserve"> </w:t>
            </w:r>
            <w:r w:rsidRPr="00517DC0">
              <w:t>hành</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27E349E0" w14:textId="77777777">
            <w:pPr>
              <w:jc w:val="both"/>
            </w:pPr>
          </w:p>
        </w:tc>
      </w:tr>
      <w:tr w14:paraId="2E468C63"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7278534F" w14:textId="77777777">
            <w:pPr>
              <w:autoSpaceDE w:val="0"/>
              <w:autoSpaceDN w:val="0"/>
              <w:adjustRightInd w:val="0"/>
              <w:jc w:val="both"/>
            </w:pPr>
            <w:r>
              <w:t>ERR:60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517DC0" w:rsidP="00616EC4" w14:paraId="0D20E3AE" w14:textId="77777777">
            <w:pPr>
              <w:pStyle w:val="ListParagraph"/>
              <w:ind w:left="0"/>
              <w:jc w:val="both"/>
            </w:pPr>
            <w:r w:rsidRPr="00A205F8">
              <w:t>Chỉ</w:t>
            </w:r>
            <w:r w:rsidRPr="00A205F8">
              <w:t xml:space="preserve"> </w:t>
            </w:r>
            <w:r w:rsidRPr="00A205F8">
              <w:t>được</w:t>
            </w:r>
            <w:r w:rsidRPr="00A205F8">
              <w:t xml:space="preserve"> </w:t>
            </w:r>
            <w:r w:rsidRPr="00A205F8">
              <w:t>phép</w:t>
            </w:r>
            <w:r w:rsidRPr="00A205F8">
              <w:t xml:space="preserve"> </w:t>
            </w:r>
            <w:r w:rsidRPr="00A205F8">
              <w:t>điều</w:t>
            </w:r>
            <w:r w:rsidRPr="00A205F8">
              <w:t xml:space="preserve"> </w:t>
            </w:r>
            <w:r w:rsidRPr="00A205F8">
              <w:t>chỉnh</w:t>
            </w:r>
            <w:r w:rsidRPr="00A205F8">
              <w:t xml:space="preserve"> </w:t>
            </w:r>
            <w:r w:rsidRPr="00A205F8">
              <w:t>hóa</w:t>
            </w:r>
            <w:r w:rsidRPr="00A205F8">
              <w:t xml:space="preserve"> </w:t>
            </w:r>
            <w:r w:rsidRPr="00A205F8">
              <w:t>đơn</w:t>
            </w:r>
            <w:r w:rsidRPr="00A205F8">
              <w:t xml:space="preserve"> </w:t>
            </w:r>
            <w:r w:rsidRPr="00A205F8">
              <w:t>cùng</w:t>
            </w:r>
            <w:r w:rsidRPr="00A205F8">
              <w:t xml:space="preserve"> </w:t>
            </w:r>
            <w:r w:rsidRPr="00A205F8">
              <w:t>loại</w:t>
            </w:r>
            <w:r w:rsidRPr="00A205F8">
              <w:t xml:space="preserve"> (</w:t>
            </w:r>
            <w:r w:rsidRPr="00A205F8">
              <w:t>Có</w:t>
            </w:r>
            <w:r w:rsidRPr="00A205F8">
              <w:t xml:space="preserve"> </w:t>
            </w:r>
            <w:r w:rsidRPr="00A205F8">
              <w:t>mã</w:t>
            </w:r>
            <w:r w:rsidRPr="00A205F8">
              <w:t xml:space="preserve"> / </w:t>
            </w:r>
            <w:r w:rsidRPr="00A205F8">
              <w:t>Không</w:t>
            </w:r>
            <w:r w:rsidRPr="00A205F8">
              <w:t xml:space="preserve"> </w:t>
            </w:r>
            <w:r w:rsidRPr="00A205F8">
              <w:t>mã</w:t>
            </w:r>
            <w:r w:rsidRPr="00A205F8">
              <w:t>).</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41CB45EE" w14:textId="77777777">
            <w:pPr>
              <w:jc w:val="both"/>
            </w:pPr>
          </w:p>
        </w:tc>
      </w:tr>
      <w:tr w14:paraId="416210A7"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63846C08" w14:textId="77777777">
            <w:pPr>
              <w:autoSpaceDE w:val="0"/>
              <w:autoSpaceDN w:val="0"/>
              <w:adjustRightInd w:val="0"/>
              <w:jc w:val="both"/>
            </w:pPr>
            <w:r>
              <w:t>ERR:61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517DC0" w:rsidP="00616EC4" w14:paraId="6A316657" w14:textId="77777777">
            <w:pPr>
              <w:pStyle w:val="ListParagraph"/>
              <w:ind w:left="0"/>
              <w:jc w:val="both"/>
            </w:pPr>
            <w:r w:rsidRPr="00A205F8">
              <w:t>Chỉ</w:t>
            </w:r>
            <w:r w:rsidRPr="00A205F8">
              <w:t xml:space="preserve"> </w:t>
            </w:r>
            <w:r w:rsidRPr="00A205F8">
              <w:t>được</w:t>
            </w:r>
            <w:r w:rsidRPr="00A205F8">
              <w:t xml:space="preserve"> </w:t>
            </w:r>
            <w:r w:rsidRPr="00A205F8">
              <w:t>phép</w:t>
            </w:r>
            <w:r w:rsidRPr="00A205F8">
              <w:t xml:space="preserve"> </w:t>
            </w:r>
            <w:r w:rsidRPr="00A205F8">
              <w:t>điều</w:t>
            </w:r>
            <w:r w:rsidRPr="00A205F8">
              <w:t xml:space="preserve"> </w:t>
            </w:r>
            <w:r w:rsidRPr="00A205F8">
              <w:t>chỉnh</w:t>
            </w:r>
            <w:r w:rsidRPr="00A205F8">
              <w:t xml:space="preserve"> </w:t>
            </w:r>
            <w:r w:rsidRPr="00A205F8">
              <w:t>hóa</w:t>
            </w:r>
            <w:r w:rsidRPr="00A205F8">
              <w:t xml:space="preserve"> </w:t>
            </w:r>
            <w:r w:rsidRPr="00A205F8">
              <w:t>đơn</w:t>
            </w:r>
            <w:r w:rsidRPr="00A205F8">
              <w:t xml:space="preserve"> </w:t>
            </w:r>
            <w:r w:rsidRPr="00A205F8">
              <w:t>cùng</w:t>
            </w:r>
            <w:r w:rsidRPr="00A205F8">
              <w:t xml:space="preserve"> </w:t>
            </w:r>
            <w:r w:rsidRPr="00A205F8">
              <w:t>loại</w:t>
            </w:r>
            <w:r w:rsidRPr="00A205F8">
              <w:t xml:space="preserve"> (HD GTGT / HD </w:t>
            </w:r>
            <w:r w:rsidRPr="00A205F8">
              <w:t>bán</w:t>
            </w:r>
            <w:r w:rsidRPr="00A205F8">
              <w:t xml:space="preserve"> </w:t>
            </w:r>
            <w:r w:rsidRPr="00A205F8">
              <w:t>hàng</w:t>
            </w:r>
            <w:r w:rsidRPr="00A205F8">
              <w:t>...).</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043005FB" w14:textId="77777777">
            <w:pPr>
              <w:jc w:val="both"/>
            </w:pPr>
          </w:p>
        </w:tc>
      </w:tr>
      <w:tr w14:paraId="7DFDCFE8"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6A259F6C" w14:textId="77777777">
            <w:pPr>
              <w:autoSpaceDE w:val="0"/>
              <w:autoSpaceDN w:val="0"/>
              <w:adjustRightInd w:val="0"/>
              <w:jc w:val="both"/>
            </w:pPr>
            <w:r>
              <w:t>ERR:62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517DC0" w:rsidP="00616EC4" w14:paraId="4061DA63" w14:textId="77777777">
            <w:pPr>
              <w:pStyle w:val="ListParagraph"/>
              <w:ind w:left="0"/>
              <w:jc w:val="both"/>
            </w:pPr>
            <w:r w:rsidRPr="00A205F8">
              <w:t>Không</w:t>
            </w:r>
            <w:r w:rsidRPr="00A205F8">
              <w:t xml:space="preserve"> </w:t>
            </w:r>
            <w:r w:rsidRPr="00A205F8">
              <w:t>được</w:t>
            </w:r>
            <w:r w:rsidRPr="00A205F8">
              <w:t xml:space="preserve"> </w:t>
            </w:r>
            <w:r w:rsidRPr="00A205F8">
              <w:t>dùng</w:t>
            </w:r>
            <w:r w:rsidRPr="00A205F8">
              <w:t xml:space="preserve"> </w:t>
            </w:r>
            <w:r w:rsidRPr="00A205F8">
              <w:t>không</w:t>
            </w:r>
            <w:r w:rsidRPr="00A205F8">
              <w:t xml:space="preserve"> </w:t>
            </w:r>
            <w:r w:rsidRPr="00A205F8">
              <w:t>mã</w:t>
            </w:r>
            <w:r w:rsidRPr="00A205F8">
              <w:t xml:space="preserve"> </w:t>
            </w:r>
            <w:r w:rsidRPr="00A205F8">
              <w:t>đăng</w:t>
            </w:r>
            <w:r w:rsidRPr="00A205F8">
              <w:t xml:space="preserve"> </w:t>
            </w:r>
            <w:r w:rsidRPr="00A205F8">
              <w:t>ký</w:t>
            </w:r>
            <w:r w:rsidRPr="00A205F8">
              <w:t xml:space="preserve"> </w:t>
            </w:r>
            <w:r w:rsidRPr="00A205F8">
              <w:t>gửi</w:t>
            </w:r>
            <w:r w:rsidRPr="00A205F8">
              <w:t xml:space="preserve"> </w:t>
            </w:r>
            <w:r w:rsidRPr="00A205F8">
              <w:t>bảng</w:t>
            </w:r>
            <w:r w:rsidRPr="00A205F8">
              <w:t xml:space="preserve"> </w:t>
            </w:r>
            <w:r w:rsidRPr="00A205F8">
              <w:t>tổng</w:t>
            </w:r>
            <w:r w:rsidRPr="00A205F8">
              <w:t xml:space="preserve"> </w:t>
            </w:r>
            <w:r w:rsidRPr="00A205F8">
              <w:t>hợp</w:t>
            </w:r>
            <w:r w:rsidRPr="00A205F8">
              <w:t xml:space="preserve"> </w:t>
            </w:r>
            <w:r w:rsidRPr="00A205F8">
              <w:t>thay</w:t>
            </w:r>
            <w:r w:rsidRPr="00A205F8">
              <w:t xml:space="preserve"> </w:t>
            </w:r>
            <w:r w:rsidRPr="00A205F8">
              <w:t>thế</w:t>
            </w:r>
            <w:r w:rsidRPr="00A205F8">
              <w:t xml:space="preserve">, </w:t>
            </w:r>
            <w:r w:rsidRPr="00A205F8">
              <w:t>điều</w:t>
            </w:r>
            <w:r w:rsidRPr="00A205F8">
              <w:t xml:space="preserve"> </w:t>
            </w:r>
            <w:r w:rsidRPr="00A205F8">
              <w:t>chỉnh</w:t>
            </w:r>
            <w:r w:rsidRPr="00A205F8">
              <w:t xml:space="preserve"> </w:t>
            </w:r>
            <w:r w:rsidRPr="00A205F8">
              <w:t>các</w:t>
            </w:r>
            <w:r w:rsidRPr="00A205F8">
              <w:t xml:space="preserve"> </w:t>
            </w:r>
            <w:r w:rsidRPr="00A205F8">
              <w:t>hóa</w:t>
            </w:r>
            <w:r w:rsidRPr="00A205F8">
              <w:t xml:space="preserve"> </w:t>
            </w:r>
            <w:r w:rsidRPr="00A205F8">
              <w:t>đơn</w:t>
            </w:r>
            <w:r w:rsidRPr="00A205F8">
              <w:t xml:space="preserve"> </w:t>
            </w:r>
            <w:r w:rsidRPr="00A205F8">
              <w:t>không</w:t>
            </w:r>
            <w:r w:rsidRPr="00A205F8">
              <w:t xml:space="preserve"> </w:t>
            </w:r>
            <w:r w:rsidRPr="00A205F8">
              <w:t>mã</w:t>
            </w:r>
            <w:r w:rsidRPr="00A205F8">
              <w:t xml:space="preserve"> </w:t>
            </w:r>
            <w:r w:rsidRPr="00A205F8">
              <w:t>gửi</w:t>
            </w:r>
            <w:r w:rsidRPr="00A205F8">
              <w:t xml:space="preserve"> </w:t>
            </w:r>
            <w:r w:rsidRPr="00A205F8">
              <w:t>thông</w:t>
            </w:r>
            <w:r w:rsidRPr="00A205F8">
              <w:t xml:space="preserve"> tin chi </w:t>
            </w:r>
            <w:r w:rsidRPr="00A205F8">
              <w:t>tiết</w:t>
            </w:r>
            <w:r w:rsidRPr="00A205F8">
              <w:t>.</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0503CDE0" w14:textId="77777777">
            <w:pPr>
              <w:jc w:val="both"/>
            </w:pPr>
          </w:p>
        </w:tc>
      </w:tr>
      <w:tr w14:paraId="740FC787"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0D1DE6B4" w14:textId="77777777">
            <w:pPr>
              <w:autoSpaceDE w:val="0"/>
              <w:autoSpaceDN w:val="0"/>
              <w:adjustRightInd w:val="0"/>
              <w:rPr>
                <w:rFonts w:eastAsia="Calibri"/>
              </w:rPr>
            </w:pPr>
            <w:r w:rsidRPr="009372AD">
              <w:rPr>
                <w:rFonts w:eastAsia="Calibri"/>
              </w:rPr>
              <w:t xml:space="preserve">OK: </w:t>
            </w:r>
            <w:r w:rsidRPr="009372AD">
              <w:rPr>
                <w:rFonts w:eastAsia="Calibri"/>
              </w:rPr>
              <w:t>pattern;serial;invNumber</w:t>
            </w:r>
          </w:p>
          <w:p w:rsidR="009D1437" w:rsidRPr="009372AD" w:rsidP="00616EC4" w14:paraId="4F283EC3" w14:textId="77777777">
            <w:pPr>
              <w:autoSpaceDE w:val="0"/>
              <w:autoSpaceDN w:val="0"/>
              <w:adjustRightInd w:val="0"/>
              <w:rPr>
                <w:rFonts w:eastAsia="Calibri"/>
              </w:rPr>
            </w:pPr>
            <w:r w:rsidRPr="009372AD">
              <w:rPr>
                <w:rFonts w:eastAsia="Calibri"/>
              </w:rPr>
              <w:t>(</w:t>
            </w:r>
            <w:r w:rsidRPr="009372AD">
              <w:rPr>
                <w:rFonts w:eastAsia="Calibri"/>
              </w:rPr>
              <w:t>Ví</w:t>
            </w:r>
            <w:r w:rsidRPr="009372AD">
              <w:rPr>
                <w:rFonts w:eastAsia="Calibri"/>
              </w:rPr>
              <w:t xml:space="preserve"> </w:t>
            </w:r>
            <w:r w:rsidRPr="009372AD">
              <w:rPr>
                <w:rFonts w:eastAsia="Calibri"/>
              </w:rPr>
              <w:t>dụ</w:t>
            </w:r>
            <w:r w:rsidRPr="009372AD">
              <w:rPr>
                <w:rFonts w:eastAsia="Calibri"/>
              </w:rPr>
              <w:t>:</w:t>
            </w:r>
          </w:p>
          <w:p w:rsidR="009D1437" w:rsidRPr="009372AD" w:rsidP="00616EC4" w14:paraId="55FCA198" w14:textId="77777777">
            <w:pPr>
              <w:autoSpaceDE w:val="0"/>
              <w:autoSpaceDN w:val="0"/>
              <w:adjustRightInd w:val="0"/>
              <w:rPr>
                <w:rFonts w:eastAsia="Calibri"/>
              </w:rPr>
            </w:pPr>
            <w:r w:rsidRPr="009372AD">
              <w:rPr>
                <w:rFonts w:eastAsia="Calibri"/>
              </w:rPr>
              <w:t>OK:01GTKT3/001;AA/12E;0000002)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57D02D7E" w14:textId="77777777">
            <w:pPr>
              <w:pStyle w:val="ListParagraph"/>
              <w:numPr>
                <w:ilvl w:val="0"/>
                <w:numId w:val="4"/>
              </w:numPr>
              <w:spacing w:after="0" w:line="240" w:lineRule="auto"/>
              <w:rPr>
                <w:rFonts w:eastAsia="Calibri"/>
              </w:rPr>
            </w:pPr>
            <w:r w:rsidRPr="009372AD">
              <w:rPr>
                <w:rFonts w:eastAsia="Calibri"/>
              </w:rPr>
              <w:t xml:space="preserve">OK </w:t>
            </w:r>
            <w:r w:rsidRPr="009372AD">
              <w:rPr>
                <w:rFonts w:ascii="Wingdings" w:eastAsia="Calibri" w:hAnsi="Wingdings"/>
              </w:rPr>
              <w:sym w:font="Wingdings" w:char="F0E0"/>
            </w:r>
            <w:r w:rsidRPr="009372AD">
              <w:rPr>
                <w:rFonts w:eastAsia="Calibri"/>
              </w:rPr>
              <w:t xml:space="preserve"> </w:t>
            </w:r>
            <w:r w:rsidRPr="009372AD">
              <w:rPr>
                <w:rFonts w:eastAsia="Calibri"/>
              </w:rPr>
              <w:t>đã</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hành</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sidRPr="009372AD">
              <w:rPr>
                <w:rFonts w:eastAsia="Calibri"/>
              </w:rPr>
              <w:t>thành</w:t>
            </w:r>
            <w:r w:rsidRPr="009372AD">
              <w:rPr>
                <w:rFonts w:eastAsia="Calibri"/>
              </w:rPr>
              <w:t xml:space="preserve"> </w:t>
            </w:r>
            <w:r w:rsidRPr="009372AD">
              <w:rPr>
                <w:rFonts w:eastAsia="Calibri"/>
              </w:rPr>
              <w:t>công</w:t>
            </w:r>
          </w:p>
          <w:p w:rsidR="009D1437" w:rsidRPr="009372AD" w:rsidP="00616EC4" w14:paraId="686E1C7A" w14:textId="77777777">
            <w:pPr>
              <w:pStyle w:val="ListParagraph"/>
              <w:numPr>
                <w:ilvl w:val="0"/>
                <w:numId w:val="4"/>
              </w:numPr>
              <w:spacing w:after="0" w:line="240" w:lineRule="auto"/>
              <w:rPr>
                <w:rFonts w:eastAsia="Calibri"/>
              </w:rPr>
            </w:pPr>
            <w:r w:rsidRPr="009372AD">
              <w:rPr>
                <w:rFonts w:eastAsia="Calibri"/>
              </w:rPr>
              <w:t>Patter</w:t>
            </w:r>
            <w:r w:rsidRPr="009372AD">
              <w:rPr>
                <w:rFonts w:ascii="Wingdings" w:eastAsia="Calibri" w:hAnsi="Wingdings"/>
              </w:rPr>
              <w:sym w:font="Wingdings" w:char="F0E0"/>
            </w:r>
            <w:r w:rsidRPr="009372AD">
              <w:rPr>
                <w:rFonts w:eastAsia="Calibri"/>
              </w:rPr>
              <w:t xml:space="preserve"> </w:t>
            </w:r>
            <w:r w:rsidRPr="009372AD">
              <w:rPr>
                <w:rFonts w:eastAsia="Calibri"/>
              </w:rPr>
              <w:t>Mẫu</w:t>
            </w:r>
            <w:r w:rsidRPr="009372AD">
              <w:rPr>
                <w:rFonts w:eastAsia="Calibri"/>
              </w:rPr>
              <w:t xml:space="preserve"> </w:t>
            </w:r>
            <w:r w:rsidRPr="009372AD">
              <w:rPr>
                <w:rFonts w:eastAsia="Calibri"/>
              </w:rPr>
              <w:t>số</w:t>
            </w:r>
            <w:r w:rsidRPr="009372AD">
              <w:rPr>
                <w:rFonts w:eastAsia="Calibri"/>
              </w:rPr>
              <w:t xml:space="preserve"> </w:t>
            </w:r>
            <w:r w:rsidRPr="009372AD">
              <w:rPr>
                <w:rFonts w:eastAsia="Calibri"/>
              </w:rPr>
              <w:t>của</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sidRPr="009372AD">
              <w:rPr>
                <w:rFonts w:eastAsia="Calibri"/>
              </w:rPr>
              <w:t>điều</w:t>
            </w:r>
            <w:r w:rsidRPr="009372AD">
              <w:rPr>
                <w:rFonts w:eastAsia="Calibri"/>
              </w:rPr>
              <w:t xml:space="preserve"> </w:t>
            </w:r>
            <w:r w:rsidRPr="009372AD">
              <w:rPr>
                <w:rFonts w:eastAsia="Calibri"/>
              </w:rPr>
              <w:t>chỉnh</w:t>
            </w:r>
            <w:r w:rsidRPr="009372AD">
              <w:rPr>
                <w:rFonts w:eastAsia="Calibri"/>
              </w:rPr>
              <w:t xml:space="preserve"> </w:t>
            </w:r>
          </w:p>
          <w:p w:rsidR="009D1437" w:rsidRPr="009372AD" w:rsidP="00616EC4" w14:paraId="63476F20" w14:textId="77777777">
            <w:pPr>
              <w:pStyle w:val="ListParagraph"/>
              <w:numPr>
                <w:ilvl w:val="0"/>
                <w:numId w:val="4"/>
              </w:numPr>
              <w:spacing w:after="0" w:line="240" w:lineRule="auto"/>
              <w:rPr>
                <w:rFonts w:eastAsia="Calibri"/>
              </w:rPr>
            </w:pPr>
            <w:r w:rsidRPr="009372AD">
              <w:rPr>
                <w:rFonts w:eastAsia="Calibri"/>
              </w:rPr>
              <w:t xml:space="preserve">Serial </w:t>
            </w:r>
            <w:r w:rsidRPr="009372AD">
              <w:rPr>
                <w:rFonts w:ascii="Wingdings" w:eastAsia="Calibri" w:hAnsi="Wingdings"/>
              </w:rPr>
              <w:sym w:font="Wingdings" w:char="F0E0"/>
            </w:r>
            <w:r w:rsidRPr="009372AD">
              <w:rPr>
                <w:rFonts w:eastAsia="Calibri"/>
              </w:rPr>
              <w:t xml:space="preserve"> </w:t>
            </w:r>
            <w:r w:rsidRPr="009372AD">
              <w:rPr>
                <w:rFonts w:eastAsia="Calibri"/>
              </w:rPr>
              <w:t>serial</w:t>
            </w:r>
            <w:r w:rsidRPr="009372AD">
              <w:rPr>
                <w:rFonts w:eastAsia="Calibri"/>
              </w:rPr>
              <w:t xml:space="preserve"> </w:t>
            </w:r>
            <w:r w:rsidRPr="009372AD">
              <w:rPr>
                <w:rFonts w:eastAsia="Calibri"/>
              </w:rPr>
              <w:t>của</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sidRPr="009372AD">
              <w:rPr>
                <w:rFonts w:eastAsia="Calibri"/>
              </w:rPr>
              <w:t>điều</w:t>
            </w:r>
            <w:r w:rsidRPr="009372AD">
              <w:rPr>
                <w:rFonts w:eastAsia="Calibri"/>
              </w:rPr>
              <w:t xml:space="preserve"> </w:t>
            </w:r>
            <w:r w:rsidRPr="009372AD">
              <w:rPr>
                <w:rFonts w:eastAsia="Calibri"/>
              </w:rPr>
              <w:t>chỉnh</w:t>
            </w:r>
            <w:r w:rsidRPr="009372AD">
              <w:rPr>
                <w:rFonts w:eastAsia="Calibri"/>
              </w:rPr>
              <w:t xml:space="preserve"> </w:t>
            </w:r>
          </w:p>
          <w:p w:rsidR="009D1437" w:rsidRPr="009372AD" w:rsidP="00616EC4" w14:paraId="467F13AA" w14:textId="77777777">
            <w:pPr>
              <w:pStyle w:val="ListParagraph"/>
              <w:numPr>
                <w:ilvl w:val="0"/>
                <w:numId w:val="4"/>
              </w:numPr>
              <w:spacing w:after="0" w:line="240" w:lineRule="auto"/>
              <w:rPr>
                <w:rFonts w:eastAsia="Calibri"/>
              </w:rPr>
            </w:pPr>
            <w:r w:rsidRPr="009372AD">
              <w:rPr>
                <w:rFonts w:eastAsia="Calibri"/>
              </w:rPr>
              <w:t>invNumber</w:t>
            </w:r>
            <w:r w:rsidRPr="009372AD">
              <w:rPr>
                <w:rFonts w:eastAsia="Calibri"/>
              </w:rPr>
              <w:t xml:space="preserve">: </w:t>
            </w:r>
            <w:r w:rsidRPr="009372AD">
              <w:rPr>
                <w:rFonts w:eastAsia="Calibri"/>
              </w:rPr>
              <w:t>số</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sidRPr="009372AD">
              <w:rPr>
                <w:rFonts w:eastAsia="Calibri"/>
              </w:rPr>
              <w:t>điều</w:t>
            </w:r>
            <w:r w:rsidRPr="009372AD">
              <w:rPr>
                <w:rFonts w:eastAsia="Calibri"/>
              </w:rPr>
              <w:t xml:space="preserve"> </w:t>
            </w:r>
            <w:r w:rsidRPr="009372AD">
              <w:rPr>
                <w:rFonts w:eastAsia="Calibri"/>
              </w:rPr>
              <w:t>chỉnh</w:t>
            </w:r>
            <w:r w:rsidRPr="009372AD">
              <w:rPr>
                <w:rFonts w:eastAsia="Calibri"/>
              </w:rPr>
              <w:t xml:space="preserve"> </w:t>
            </w:r>
          </w:p>
          <w:p w:rsidR="009D1437" w:rsidRPr="009372AD" w:rsidP="00616EC4" w14:paraId="14222FF6" w14:textId="77777777">
            <w:pPr>
              <w:pStyle w:val="ListParagraph"/>
              <w:spacing w:after="0" w:line="240" w:lineRule="auto"/>
              <w:rPr>
                <w:rFonts w:eastAsia="Calibri"/>
              </w:rPr>
            </w:pP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7E96A39D" w14:textId="77777777">
            <w:pPr>
              <w:jc w:val="both"/>
            </w:pPr>
          </w:p>
        </w:tc>
      </w:tr>
    </w:tbl>
    <w:p w:rsidR="009D1437" w:rsidP="009D1437" w14:paraId="1C666BDF" w14:textId="77777777">
      <w:pPr>
        <w:rPr>
          <w:lang w:eastAsia="x-none"/>
        </w:rPr>
      </w:pPr>
    </w:p>
    <w:p w:rsidR="009D1437" w:rsidP="009D1437" w14:paraId="20451E29" w14:textId="77777777">
      <w:pPr>
        <w:rPr>
          <w:b/>
          <w:u w:val="single"/>
        </w:rPr>
      </w:pPr>
      <w:r w:rsidRPr="00BA16A5">
        <w:rPr>
          <w:b/>
          <w:u w:val="single"/>
        </w:rPr>
        <w:t>Cấu</w:t>
      </w:r>
      <w:r w:rsidRPr="00BA16A5">
        <w:rPr>
          <w:b/>
          <w:u w:val="single"/>
        </w:rPr>
        <w:t xml:space="preserve"> </w:t>
      </w:r>
      <w:r w:rsidRPr="00BA16A5">
        <w:rPr>
          <w:b/>
          <w:u w:val="single"/>
        </w:rPr>
        <w:t>trúc</w:t>
      </w:r>
      <w:r w:rsidRPr="00BA16A5">
        <w:rPr>
          <w:b/>
          <w:u w:val="single"/>
        </w:rPr>
        <w:t xml:space="preserve"> </w:t>
      </w:r>
      <w:r w:rsidRPr="00BA16A5">
        <w:rPr>
          <w:b/>
          <w:u w:val="single"/>
        </w:rPr>
        <w:t>củ</w:t>
      </w:r>
      <w:r>
        <w:rPr>
          <w:b/>
          <w:u w:val="single"/>
        </w:rPr>
        <w:t>a</w:t>
      </w:r>
      <w:r>
        <w:rPr>
          <w:b/>
          <w:u w:val="single"/>
        </w:rPr>
        <w:t xml:space="preserve"> </w:t>
      </w:r>
      <w:r>
        <w:rPr>
          <w:b/>
          <w:u w:val="single"/>
        </w:rPr>
        <w:t>xmlInv</w:t>
      </w:r>
      <w:r w:rsidRPr="00BA16A5">
        <w:rPr>
          <w:b/>
          <w:u w:val="single"/>
        </w:rPr>
        <w:t>Data</w:t>
      </w:r>
      <w:r w:rsidRPr="00BA16A5">
        <w:rPr>
          <w:b/>
          <w:u w:val="single"/>
        </w:rPr>
        <w:t xml:space="preserve"> (</w:t>
      </w:r>
      <w:r w:rsidRPr="00BA16A5">
        <w:rPr>
          <w:b/>
          <w:u w:val="single"/>
        </w:rPr>
        <w:t>các</w:t>
      </w:r>
      <w:r w:rsidRPr="00BA16A5">
        <w:rPr>
          <w:b/>
          <w:u w:val="single"/>
        </w:rPr>
        <w:t xml:space="preserve"> </w:t>
      </w:r>
      <w:r w:rsidRPr="00BA16A5">
        <w:rPr>
          <w:b/>
          <w:u w:val="single"/>
        </w:rPr>
        <w:t>trường</w:t>
      </w:r>
      <w:r w:rsidRPr="00BA16A5">
        <w:rPr>
          <w:b/>
          <w:u w:val="single"/>
        </w:rPr>
        <w:t xml:space="preserve"> </w:t>
      </w:r>
      <w:r w:rsidRPr="00BA16A5">
        <w:rPr>
          <w:b/>
          <w:color w:val="FF0000"/>
          <w:u w:val="single"/>
        </w:rPr>
        <w:t>*</w:t>
      </w:r>
      <w:r w:rsidRPr="00BA16A5">
        <w:rPr>
          <w:b/>
          <w:u w:val="single"/>
        </w:rPr>
        <w:t xml:space="preserve"> </w:t>
      </w:r>
      <w:r w:rsidRPr="00BA16A5">
        <w:rPr>
          <w:b/>
          <w:u w:val="single"/>
        </w:rPr>
        <w:t>là</w:t>
      </w:r>
      <w:r w:rsidRPr="00BA16A5">
        <w:rPr>
          <w:b/>
          <w:u w:val="single"/>
        </w:rPr>
        <w:t xml:space="preserve"> </w:t>
      </w:r>
      <w:r w:rsidRPr="00BA16A5">
        <w:rPr>
          <w:b/>
          <w:u w:val="single"/>
        </w:rPr>
        <w:t>bắt</w:t>
      </w:r>
      <w:r w:rsidRPr="00BA16A5">
        <w:rPr>
          <w:b/>
          <w:u w:val="single"/>
        </w:rPr>
        <w:t xml:space="preserve"> </w:t>
      </w:r>
      <w:r w:rsidRPr="00BA16A5">
        <w:rPr>
          <w:b/>
          <w:u w:val="single"/>
        </w:rPr>
        <w:t>buộc</w:t>
      </w:r>
      <w:r w:rsidRPr="00BA16A5">
        <w:rPr>
          <w:b/>
          <w:u w:val="single"/>
        </w:rPr>
        <w:t>):</w:t>
      </w:r>
    </w:p>
    <w:p w:rsidR="009D1437" w:rsidP="009D1437" w14:paraId="16A2BDB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A31515"/>
          <w:sz w:val="19"/>
          <w:szCs w:val="19"/>
        </w:rPr>
        <w:t>DieuChinhHD</w:t>
      </w:r>
      <w:r>
        <w:rPr>
          <w:rFonts w:ascii="Consolas" w:hAnsi="Consolas" w:cs="Consolas"/>
          <w:color w:val="0000FF"/>
          <w:sz w:val="19"/>
          <w:szCs w:val="19"/>
        </w:rPr>
        <w:t>&gt;</w:t>
      </w:r>
    </w:p>
    <w:p w:rsidR="009D1437" w:rsidP="009D1437" w14:paraId="7C54355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key</w:t>
      </w:r>
      <w:r>
        <w:rPr>
          <w:rFonts w:ascii="Consolas" w:hAnsi="Consolas" w:cs="Consolas"/>
          <w:color w:val="0000FF"/>
          <w:sz w:val="19"/>
          <w:szCs w:val="19"/>
        </w:rPr>
        <w:t>&gt;</w:t>
      </w:r>
      <w:r>
        <w:rPr>
          <w:rFonts w:ascii="Consolas" w:hAnsi="Consolas" w:cs="Consolas"/>
          <w:color w:val="000000"/>
          <w:sz w:val="19"/>
          <w:szCs w:val="19"/>
        </w:rPr>
        <w:t>Fkey</w:t>
      </w:r>
      <w:r>
        <w:rPr>
          <w:rFonts w:ascii="Consolas" w:hAnsi="Consolas" w:cs="Consolas"/>
          <w:color w:val="000000"/>
          <w:sz w:val="19"/>
          <w:szCs w:val="19"/>
        </w:rPr>
        <w:t xml:space="preserve"> </w:t>
      </w:r>
      <w:r>
        <w:rPr>
          <w:rFonts w:ascii="Consolas" w:hAnsi="Consolas" w:cs="Consolas"/>
          <w:color w:val="000000"/>
          <w:sz w:val="19"/>
          <w:szCs w:val="19"/>
        </w:rPr>
        <w:t>của</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để</w:t>
      </w:r>
      <w:r>
        <w:rPr>
          <w:rFonts w:ascii="Consolas" w:hAnsi="Consolas" w:cs="Consolas"/>
          <w:color w:val="000000"/>
          <w:sz w:val="19"/>
          <w:szCs w:val="19"/>
        </w:rPr>
        <w:t xml:space="preserve"> </w:t>
      </w:r>
      <w:r>
        <w:rPr>
          <w:rFonts w:ascii="Consolas" w:hAnsi="Consolas" w:cs="Consolas"/>
          <w:color w:val="000000"/>
          <w:sz w:val="19"/>
          <w:szCs w:val="19"/>
        </w:rPr>
        <w:t>phân</w:t>
      </w:r>
      <w:r>
        <w:rPr>
          <w:rFonts w:ascii="Consolas" w:hAnsi="Consolas" w:cs="Consolas"/>
          <w:color w:val="000000"/>
          <w:sz w:val="19"/>
          <w:szCs w:val="19"/>
        </w:rPr>
        <w:t xml:space="preserve"> </w:t>
      </w:r>
      <w:r>
        <w:rPr>
          <w:rFonts w:ascii="Consolas" w:hAnsi="Consolas" w:cs="Consolas"/>
          <w:color w:val="000000"/>
          <w:sz w:val="19"/>
          <w:szCs w:val="19"/>
        </w:rPr>
        <w:t>biệt</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cho</w:t>
      </w:r>
      <w:r>
        <w:rPr>
          <w:rFonts w:ascii="Consolas" w:hAnsi="Consolas" w:cs="Consolas"/>
          <w:color w:val="000000"/>
          <w:sz w:val="19"/>
          <w:szCs w:val="19"/>
        </w:rPr>
        <w:t xml:space="preserve"> </w:t>
      </w:r>
      <w:r>
        <w:rPr>
          <w:rFonts w:ascii="Consolas" w:hAnsi="Consolas" w:cs="Consolas"/>
          <w:color w:val="000000"/>
          <w:sz w:val="19"/>
          <w:szCs w:val="19"/>
        </w:rPr>
        <w:t>khách</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nào</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key</w:t>
      </w:r>
      <w:r>
        <w:rPr>
          <w:rFonts w:ascii="Consolas" w:hAnsi="Consolas" w:cs="Consolas"/>
          <w:color w:val="0000FF"/>
          <w:sz w:val="19"/>
          <w:szCs w:val="19"/>
        </w:rPr>
        <w:t xml:space="preserve">&gt; </w:t>
      </w:r>
    </w:p>
    <w:p w:rsidR="009D1437" w:rsidP="009D1437" w14:paraId="458F6F73" w14:textId="0946A20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Type</w:t>
      </w:r>
      <w:r>
        <w:rPr>
          <w:rFonts w:ascii="Consolas" w:hAnsi="Consolas" w:cs="Consolas"/>
          <w:color w:val="0000FF"/>
          <w:sz w:val="19"/>
          <w:szCs w:val="19"/>
        </w:rPr>
        <w:t>&gt;</w:t>
      </w:r>
      <w:r>
        <w:rPr>
          <w:rFonts w:ascii="Consolas" w:hAnsi="Consolas" w:cs="Consolas"/>
          <w:color w:val="000000"/>
          <w:sz w:val="19"/>
          <w:szCs w:val="19"/>
        </w:rPr>
        <w:t>Loại</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chỉnh</w:t>
      </w:r>
      <w:r>
        <w:rPr>
          <w:rFonts w:ascii="Consolas" w:hAnsi="Consolas" w:cs="Consolas"/>
          <w:color w:val="000000"/>
          <w:sz w:val="19"/>
          <w:szCs w:val="19"/>
        </w:rPr>
        <w:t xml:space="preserve"> </w:t>
      </w:r>
      <w:r>
        <w:rPr>
          <w:rFonts w:ascii="Consolas" w:hAnsi="Consolas" w:cs="Consolas"/>
          <w:color w:val="000000"/>
          <w:sz w:val="19"/>
          <w:szCs w:val="19"/>
        </w:rPr>
        <w:t>sửa</w:t>
      </w:r>
      <w:r>
        <w:rPr>
          <w:rFonts w:ascii="Consolas" w:hAnsi="Consolas" w:cs="Consolas"/>
          <w:color w:val="000000"/>
          <w:sz w:val="19"/>
          <w:szCs w:val="19"/>
        </w:rPr>
        <w:t>(int-</w:t>
      </w:r>
      <w:r>
        <w:rPr>
          <w:rFonts w:ascii="Consolas" w:hAnsi="Consolas" w:cs="Consolas"/>
          <w:color w:val="000000"/>
          <w:sz w:val="19"/>
          <w:szCs w:val="19"/>
        </w:rPr>
        <w:t>mặc</w:t>
      </w:r>
      <w:r>
        <w:rPr>
          <w:rFonts w:ascii="Consolas" w:hAnsi="Consolas" w:cs="Consolas"/>
          <w:color w:val="000000"/>
          <w:sz w:val="19"/>
          <w:szCs w:val="19"/>
        </w:rPr>
        <w:t xml:space="preserve"> </w:t>
      </w:r>
      <w:r>
        <w:rPr>
          <w:rFonts w:ascii="Consolas" w:hAnsi="Consolas" w:cs="Consolas"/>
          <w:color w:val="000000"/>
          <w:sz w:val="19"/>
          <w:szCs w:val="19"/>
        </w:rPr>
        <w:t>định</w:t>
      </w:r>
      <w:r>
        <w:rPr>
          <w:rFonts w:ascii="Consolas" w:hAnsi="Consolas" w:cs="Consolas"/>
          <w:color w:val="000000"/>
          <w:sz w:val="19"/>
          <w:szCs w:val="19"/>
        </w:rPr>
        <w:t xml:space="preserve"> </w:t>
      </w:r>
      <w:r>
        <w:rPr>
          <w:rFonts w:ascii="Consolas" w:hAnsi="Consolas" w:cs="Consolas"/>
          <w:color w:val="000000"/>
          <w:sz w:val="19"/>
          <w:szCs w:val="19"/>
        </w:rPr>
        <w:t>lấy</w:t>
      </w:r>
      <w:r>
        <w:rPr>
          <w:rFonts w:ascii="Consolas" w:hAnsi="Consolas" w:cs="Consolas"/>
          <w:color w:val="000000"/>
          <w:sz w:val="19"/>
          <w:szCs w:val="19"/>
        </w:rPr>
        <w:t xml:space="preserve"> </w:t>
      </w:r>
      <w:r>
        <w:rPr>
          <w:rFonts w:ascii="Consolas" w:hAnsi="Consolas" w:cs="Consolas"/>
          <w:color w:val="000000"/>
          <w:sz w:val="19"/>
          <w:szCs w:val="19"/>
        </w:rPr>
        <w:t>là</w:t>
      </w:r>
      <w:r>
        <w:rPr>
          <w:rFonts w:ascii="Consolas" w:hAnsi="Consolas" w:cs="Consolas"/>
          <w:color w:val="000000"/>
          <w:sz w:val="19"/>
          <w:szCs w:val="19"/>
        </w:rPr>
        <w:t xml:space="preserve"> 2)  2-Điều </w:t>
      </w:r>
      <w:r>
        <w:rPr>
          <w:rFonts w:ascii="Consolas" w:hAnsi="Consolas" w:cs="Consolas"/>
          <w:color w:val="000000"/>
          <w:sz w:val="19"/>
          <w:szCs w:val="19"/>
        </w:rPr>
        <w:t>chỉnh</w:t>
      </w:r>
      <w:r>
        <w:rPr>
          <w:rFonts w:ascii="Consolas" w:hAnsi="Consolas" w:cs="Consolas"/>
          <w:color w:val="000000"/>
          <w:sz w:val="19"/>
          <w:szCs w:val="19"/>
        </w:rPr>
        <w:t xml:space="preserve"> </w:t>
      </w:r>
      <w:r>
        <w:rPr>
          <w:rFonts w:ascii="Consolas" w:hAnsi="Consolas" w:cs="Consolas"/>
          <w:color w:val="000000"/>
          <w:sz w:val="19"/>
          <w:szCs w:val="19"/>
        </w:rPr>
        <w:t>tăng</w:t>
      </w:r>
      <w:r>
        <w:rPr>
          <w:rFonts w:ascii="Consolas" w:hAnsi="Consolas" w:cs="Consolas"/>
          <w:color w:val="000000"/>
          <w:sz w:val="19"/>
          <w:szCs w:val="19"/>
        </w:rPr>
        <w:t xml:space="preserve">, 3-Điều </w:t>
      </w:r>
      <w:r>
        <w:rPr>
          <w:rFonts w:ascii="Consolas" w:hAnsi="Consolas" w:cs="Consolas"/>
          <w:color w:val="000000"/>
          <w:sz w:val="19"/>
          <w:szCs w:val="19"/>
        </w:rPr>
        <w:t>chỉnh</w:t>
      </w:r>
      <w:r>
        <w:rPr>
          <w:rFonts w:ascii="Consolas" w:hAnsi="Consolas" w:cs="Consolas"/>
          <w:color w:val="000000"/>
          <w:sz w:val="19"/>
          <w:szCs w:val="19"/>
        </w:rPr>
        <w:t xml:space="preserve"> </w:t>
      </w:r>
      <w:r>
        <w:rPr>
          <w:rFonts w:ascii="Consolas" w:hAnsi="Consolas" w:cs="Consolas"/>
          <w:color w:val="000000"/>
          <w:sz w:val="19"/>
          <w:szCs w:val="19"/>
        </w:rPr>
        <w:t>giảm</w:t>
      </w:r>
      <w:r>
        <w:rPr>
          <w:rFonts w:ascii="Consolas" w:hAnsi="Consolas" w:cs="Consolas"/>
          <w:color w:val="000000"/>
          <w:sz w:val="19"/>
          <w:szCs w:val="19"/>
        </w:rPr>
        <w:t xml:space="preserve">, 4- Hóa </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điều</w:t>
      </w:r>
      <w:r>
        <w:rPr>
          <w:rFonts w:ascii="Consolas" w:hAnsi="Consolas" w:cs="Consolas"/>
          <w:color w:val="000000"/>
          <w:sz w:val="19"/>
          <w:szCs w:val="19"/>
        </w:rPr>
        <w:t xml:space="preserve"> </w:t>
      </w:r>
      <w:r>
        <w:rPr>
          <w:rFonts w:ascii="Consolas" w:hAnsi="Consolas" w:cs="Consolas"/>
          <w:color w:val="000000"/>
          <w:sz w:val="19"/>
          <w:szCs w:val="19"/>
        </w:rPr>
        <w:t>chỉnh</w:t>
      </w:r>
      <w:r>
        <w:rPr>
          <w:rFonts w:ascii="Consolas" w:hAnsi="Consolas" w:cs="Consolas"/>
          <w:color w:val="000000"/>
          <w:sz w:val="19"/>
          <w:szCs w:val="19"/>
        </w:rPr>
        <w:t xml:space="preserve"> </w:t>
      </w:r>
      <w:r>
        <w:rPr>
          <w:rFonts w:ascii="Consolas" w:hAnsi="Consolas" w:cs="Consolas"/>
          <w:color w:val="000000"/>
          <w:sz w:val="19"/>
          <w:szCs w:val="19"/>
        </w:rPr>
        <w:t>thông</w:t>
      </w:r>
      <w:r>
        <w:rPr>
          <w:rFonts w:ascii="Consolas" w:hAnsi="Consolas" w:cs="Consolas"/>
          <w:color w:val="000000"/>
          <w:sz w:val="19"/>
          <w:szCs w:val="19"/>
        </w:rPr>
        <w:t xml:space="preserve"> tin</w:t>
      </w:r>
      <w:r w:rsidR="00C62E4D">
        <w:rPr>
          <w:rFonts w:ascii="Consolas" w:hAnsi="Consolas" w:cs="Consolas"/>
          <w:color w:val="000000"/>
          <w:sz w:val="19"/>
          <w:szCs w:val="19"/>
        </w:rPr>
        <w:t xml:space="preserve">, </w:t>
      </w:r>
      <w:r w:rsidRPr="00BC52BF" w:rsidR="00C62E4D">
        <w:rPr>
          <w:rFonts w:ascii="Consolas" w:hAnsi="Consolas" w:cs="Consolas"/>
          <w:color w:val="000000"/>
          <w:sz w:val="19"/>
          <w:szCs w:val="19"/>
        </w:rPr>
        <w:t>6</w:t>
      </w:r>
      <w:r w:rsidR="00C62E4D">
        <w:rPr>
          <w:rFonts w:ascii="Consolas" w:hAnsi="Consolas" w:cs="Consolas"/>
          <w:color w:val="000000"/>
          <w:sz w:val="19"/>
          <w:szCs w:val="19"/>
        </w:rPr>
        <w:t>-Đ</w:t>
      </w:r>
      <w:r w:rsidRPr="00BC52BF" w:rsidR="00C62E4D">
        <w:rPr>
          <w:rFonts w:ascii="Consolas" w:hAnsi="Consolas" w:cs="Consolas"/>
          <w:color w:val="000000"/>
          <w:sz w:val="19"/>
          <w:szCs w:val="19"/>
        </w:rPr>
        <w:t xml:space="preserve">iều </w:t>
      </w:r>
      <w:r w:rsidRPr="00BC52BF" w:rsidR="00C62E4D">
        <w:rPr>
          <w:rFonts w:ascii="Consolas" w:hAnsi="Consolas" w:cs="Consolas"/>
          <w:color w:val="000000"/>
          <w:sz w:val="19"/>
          <w:szCs w:val="19"/>
        </w:rPr>
        <w:t>chỉnh</w:t>
      </w:r>
      <w:r w:rsidRPr="00BC52BF" w:rsidR="00C62E4D">
        <w:rPr>
          <w:rFonts w:ascii="Consolas" w:hAnsi="Consolas" w:cs="Consolas"/>
          <w:color w:val="000000"/>
          <w:sz w:val="19"/>
          <w:szCs w:val="19"/>
        </w:rPr>
        <w:t xml:space="preserve"> </w:t>
      </w:r>
      <w:r w:rsidRPr="00BC52BF" w:rsidR="00C62E4D">
        <w:rPr>
          <w:rFonts w:ascii="Consolas" w:hAnsi="Consolas" w:cs="Consolas"/>
          <w:color w:val="000000"/>
          <w:sz w:val="19"/>
          <w:szCs w:val="19"/>
        </w:rPr>
        <w:t>tăng</w:t>
      </w:r>
      <w:r w:rsidRPr="00BC52BF" w:rsidR="00C62E4D">
        <w:rPr>
          <w:rFonts w:ascii="Consolas" w:hAnsi="Consolas" w:cs="Consolas"/>
          <w:color w:val="000000"/>
          <w:sz w:val="19"/>
          <w:szCs w:val="19"/>
        </w:rPr>
        <w:t xml:space="preserve"> </w:t>
      </w:r>
      <w:r w:rsidRPr="00BC52BF" w:rsidR="00C62E4D">
        <w:rPr>
          <w:rFonts w:ascii="Consolas" w:hAnsi="Consolas" w:cs="Consolas"/>
          <w:color w:val="000000"/>
          <w:sz w:val="19"/>
          <w:szCs w:val="19"/>
        </w:rPr>
        <w:t>giảm</w:t>
      </w:r>
      <w:r w:rsidRPr="00BC52BF" w:rsidR="00C62E4D">
        <w:rPr>
          <w:rFonts w:ascii="Consolas" w:hAnsi="Consolas" w:cs="Consolas"/>
          <w:color w:val="000000"/>
          <w:sz w:val="19"/>
          <w:szCs w:val="19"/>
        </w:rPr>
        <w:t xml:space="preserve"> </w:t>
      </w:r>
      <w:r w:rsidRPr="00BC52BF" w:rsidR="00C62E4D">
        <w:rPr>
          <w:rFonts w:ascii="Consolas" w:hAnsi="Consolas" w:cs="Consolas"/>
          <w:color w:val="000000"/>
          <w:sz w:val="19"/>
          <w:szCs w:val="19"/>
        </w:rPr>
        <w:t>kết</w:t>
      </w:r>
      <w:r w:rsidRPr="00BC52BF" w:rsidR="00C62E4D">
        <w:rPr>
          <w:rFonts w:ascii="Consolas" w:hAnsi="Consolas" w:cs="Consolas"/>
          <w:color w:val="000000"/>
          <w:sz w:val="19"/>
          <w:szCs w:val="19"/>
        </w:rPr>
        <w:t xml:space="preserve"> </w:t>
      </w:r>
      <w:r w:rsidRPr="00BC52BF" w:rsidR="00C62E4D">
        <w:rPr>
          <w:rFonts w:ascii="Consolas" w:hAnsi="Consolas" w:cs="Consolas"/>
          <w:color w:val="000000"/>
          <w:sz w:val="19"/>
          <w:szCs w:val="19"/>
        </w:rPr>
        <w:t>hợp</w:t>
      </w:r>
      <w:r>
        <w:rPr>
          <w:rFonts w:ascii="Consolas" w:hAnsi="Consolas" w:cs="Consolas"/>
          <w:color w:val="0000FF"/>
          <w:sz w:val="19"/>
          <w:szCs w:val="19"/>
        </w:rPr>
        <w:t>&lt;/</w:t>
      </w:r>
      <w:r>
        <w:rPr>
          <w:rFonts w:ascii="Consolas" w:hAnsi="Consolas" w:cs="Consolas"/>
          <w:color w:val="A31515"/>
          <w:sz w:val="19"/>
          <w:szCs w:val="19"/>
        </w:rPr>
        <w:t>Type</w:t>
      </w:r>
      <w:r>
        <w:rPr>
          <w:rFonts w:ascii="Consolas" w:hAnsi="Consolas" w:cs="Consolas"/>
          <w:color w:val="0000FF"/>
          <w:sz w:val="19"/>
          <w:szCs w:val="19"/>
        </w:rPr>
        <w:t>&gt;</w:t>
      </w:r>
    </w:p>
    <w:p w:rsidR="009D1437" w:rsidP="009D1437" w14:paraId="2AB359A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TTChung</w:t>
      </w:r>
      <w:r>
        <w:rPr>
          <w:rFonts w:ascii="Consolas" w:hAnsi="Consolas" w:cs="Consolas"/>
          <w:color w:val="0000FF"/>
          <w:sz w:val="19"/>
          <w:szCs w:val="19"/>
        </w:rPr>
        <w:t>&gt;</w:t>
      </w:r>
    </w:p>
    <w:p w:rsidR="009D1437" w:rsidP="009D1437" w14:paraId="3D8260F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MHSo</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hồ</w:t>
      </w:r>
      <w:r>
        <w:rPr>
          <w:rFonts w:ascii="Consolas" w:hAnsi="Consolas" w:cs="Consolas"/>
          <w:color w:val="000000"/>
          <w:sz w:val="19"/>
          <w:szCs w:val="19"/>
        </w:rPr>
        <w:t xml:space="preserve"> </w:t>
      </w:r>
      <w:r>
        <w:rPr>
          <w:rFonts w:ascii="Consolas" w:hAnsi="Consolas" w:cs="Consolas"/>
          <w:color w:val="000000"/>
          <w:sz w:val="19"/>
          <w:szCs w:val="19"/>
        </w:rPr>
        <w:t>sơ</w:t>
      </w:r>
      <w:r>
        <w:rPr>
          <w:rFonts w:ascii="Consolas" w:hAnsi="Consolas" w:cs="Consolas"/>
          <w:color w:val="0000FF"/>
          <w:sz w:val="19"/>
          <w:szCs w:val="19"/>
        </w:rPr>
        <w:t>&lt;/</w:t>
      </w:r>
      <w:r>
        <w:rPr>
          <w:rFonts w:ascii="Consolas" w:hAnsi="Consolas" w:cs="Consolas"/>
          <w:color w:val="A31515"/>
          <w:sz w:val="19"/>
          <w:szCs w:val="19"/>
        </w:rPr>
        <w:t>MHSo</w:t>
      </w:r>
      <w:r>
        <w:rPr>
          <w:rFonts w:ascii="Consolas" w:hAnsi="Consolas" w:cs="Consolas"/>
          <w:color w:val="0000FF"/>
          <w:sz w:val="19"/>
          <w:szCs w:val="19"/>
        </w:rPr>
        <w:t>&gt;</w:t>
      </w:r>
    </w:p>
    <w:p w:rsidR="009D1437" w:rsidP="009D1437" w14:paraId="4DCD9CCC"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SBKe</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bảng</w:t>
      </w:r>
      <w:r>
        <w:rPr>
          <w:rFonts w:ascii="Consolas" w:hAnsi="Consolas" w:cs="Consolas"/>
          <w:color w:val="000000"/>
          <w:sz w:val="19"/>
          <w:szCs w:val="19"/>
        </w:rPr>
        <w:t xml:space="preserve"> </w:t>
      </w:r>
      <w:r>
        <w:rPr>
          <w:rFonts w:ascii="Consolas" w:hAnsi="Consolas" w:cs="Consolas"/>
          <w:color w:val="000000"/>
          <w:sz w:val="19"/>
          <w:szCs w:val="19"/>
        </w:rPr>
        <w:t>kê</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của</w:t>
      </w:r>
      <w:r>
        <w:rPr>
          <w:rFonts w:ascii="Consolas" w:hAnsi="Consolas" w:cs="Consolas"/>
          <w:color w:val="000000"/>
          <w:sz w:val="19"/>
          <w:szCs w:val="19"/>
        </w:rPr>
        <w:t xml:space="preserve"> </w:t>
      </w:r>
      <w:r>
        <w:rPr>
          <w:rFonts w:ascii="Consolas" w:hAnsi="Consolas" w:cs="Consolas"/>
          <w:color w:val="000000"/>
          <w:sz w:val="19"/>
          <w:szCs w:val="19"/>
        </w:rPr>
        <w:t>bảng</w:t>
      </w:r>
      <w:r>
        <w:rPr>
          <w:rFonts w:ascii="Consolas" w:hAnsi="Consolas" w:cs="Consolas"/>
          <w:color w:val="000000"/>
          <w:sz w:val="19"/>
          <w:szCs w:val="19"/>
        </w:rPr>
        <w:t xml:space="preserve"> </w:t>
      </w:r>
      <w:r>
        <w:rPr>
          <w:rFonts w:ascii="Consolas" w:hAnsi="Consolas" w:cs="Consolas"/>
          <w:color w:val="000000"/>
          <w:sz w:val="19"/>
          <w:szCs w:val="19"/>
        </w:rPr>
        <w:t>kê</w:t>
      </w:r>
      <w:r>
        <w:rPr>
          <w:rFonts w:ascii="Consolas" w:hAnsi="Consolas" w:cs="Consolas"/>
          <w:color w:val="000000"/>
          <w:sz w:val="19"/>
          <w:szCs w:val="19"/>
        </w:rPr>
        <w:t xml:space="preserve"> </w:t>
      </w:r>
      <w:r>
        <w:rPr>
          <w:rFonts w:ascii="Consolas" w:hAnsi="Consolas" w:cs="Consolas"/>
          <w:color w:val="000000"/>
          <w:sz w:val="19"/>
          <w:szCs w:val="19"/>
        </w:rPr>
        <w:t>các</w:t>
      </w:r>
      <w:r>
        <w:rPr>
          <w:rFonts w:ascii="Consolas" w:hAnsi="Consolas" w:cs="Consolas"/>
          <w:color w:val="000000"/>
          <w:sz w:val="19"/>
          <w:szCs w:val="19"/>
        </w:rPr>
        <w:t xml:space="preserve"> </w:t>
      </w:r>
      <w:r>
        <w:rPr>
          <w:rFonts w:ascii="Consolas" w:hAnsi="Consolas" w:cs="Consolas"/>
          <w:color w:val="000000"/>
          <w:sz w:val="19"/>
          <w:szCs w:val="19"/>
        </w:rPr>
        <w:t>loại</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w:t>
      </w:r>
      <w:r>
        <w:rPr>
          <w:rFonts w:ascii="Consolas" w:hAnsi="Consolas" w:cs="Consolas"/>
          <w:color w:val="000000"/>
          <w:sz w:val="19"/>
          <w:szCs w:val="19"/>
        </w:rPr>
        <w:t>đã</w:t>
      </w:r>
      <w:r>
        <w:rPr>
          <w:rFonts w:ascii="Consolas" w:hAnsi="Consolas" w:cs="Consolas"/>
          <w:color w:val="000000"/>
          <w:sz w:val="19"/>
          <w:szCs w:val="19"/>
        </w:rPr>
        <w:t xml:space="preserve"> </w:t>
      </w:r>
      <w:r>
        <w:rPr>
          <w:rFonts w:ascii="Consolas" w:hAnsi="Consolas" w:cs="Consolas"/>
          <w:color w:val="000000"/>
          <w:sz w:val="19"/>
          <w:szCs w:val="19"/>
        </w:rPr>
        <w:t>bán</w:t>
      </w:r>
      <w:r>
        <w:rPr>
          <w:rFonts w:ascii="Consolas" w:hAnsi="Consolas" w:cs="Consolas"/>
          <w:color w:val="000000"/>
          <w:sz w:val="19"/>
          <w:szCs w:val="19"/>
        </w:rPr>
        <w:t xml:space="preserve"> </w:t>
      </w:r>
      <w:r>
        <w:rPr>
          <w:rFonts w:ascii="Consolas" w:hAnsi="Consolas" w:cs="Consolas"/>
          <w:color w:val="000000"/>
          <w:sz w:val="19"/>
          <w:szCs w:val="19"/>
        </w:rPr>
        <w:t>kèm</w:t>
      </w:r>
      <w:r>
        <w:rPr>
          <w:rFonts w:ascii="Consolas" w:hAnsi="Consolas" w:cs="Consolas"/>
          <w:color w:val="000000"/>
          <w:sz w:val="19"/>
          <w:szCs w:val="19"/>
        </w:rPr>
        <w:t xml:space="preserve"> </w:t>
      </w:r>
      <w:r>
        <w:rPr>
          <w:rFonts w:ascii="Consolas" w:hAnsi="Consolas" w:cs="Consolas"/>
          <w:color w:val="000000"/>
          <w:sz w:val="19"/>
          <w:szCs w:val="19"/>
        </w:rPr>
        <w:t>theo</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SBKe</w:t>
      </w:r>
      <w:r>
        <w:rPr>
          <w:rFonts w:ascii="Consolas" w:hAnsi="Consolas" w:cs="Consolas"/>
          <w:color w:val="0000FF"/>
          <w:sz w:val="19"/>
          <w:szCs w:val="19"/>
        </w:rPr>
        <w:t>&gt;</w:t>
      </w:r>
    </w:p>
    <w:p w:rsidR="009D1437" w:rsidP="009D1437" w14:paraId="64050E2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NBKe</w:t>
      </w:r>
      <w:r>
        <w:rPr>
          <w:rFonts w:ascii="Consolas" w:hAnsi="Consolas" w:cs="Consolas"/>
          <w:color w:val="0000FF"/>
          <w:sz w:val="19"/>
          <w:szCs w:val="19"/>
        </w:rPr>
        <w:t>&gt;</w:t>
      </w:r>
      <w:r>
        <w:rPr>
          <w:rFonts w:ascii="Consolas" w:hAnsi="Consolas" w:cs="Consolas"/>
          <w:color w:val="000000"/>
          <w:sz w:val="19"/>
          <w:szCs w:val="19"/>
        </w:rPr>
        <w:t>Ngày</w:t>
      </w:r>
      <w:r>
        <w:rPr>
          <w:rFonts w:ascii="Consolas" w:hAnsi="Consolas" w:cs="Consolas"/>
          <w:color w:val="000000"/>
          <w:sz w:val="19"/>
          <w:szCs w:val="19"/>
        </w:rPr>
        <w:t xml:space="preserve"> </w:t>
      </w:r>
      <w:r>
        <w:rPr>
          <w:rFonts w:ascii="Consolas" w:hAnsi="Consolas" w:cs="Consolas"/>
          <w:color w:val="000000"/>
          <w:sz w:val="19"/>
          <w:szCs w:val="19"/>
        </w:rPr>
        <w:t>bảng</w:t>
      </w:r>
      <w:r>
        <w:rPr>
          <w:rFonts w:ascii="Consolas" w:hAnsi="Consolas" w:cs="Consolas"/>
          <w:color w:val="000000"/>
          <w:sz w:val="19"/>
          <w:szCs w:val="19"/>
        </w:rPr>
        <w:t xml:space="preserve"> </w:t>
      </w:r>
      <w:r>
        <w:rPr>
          <w:rFonts w:ascii="Consolas" w:hAnsi="Consolas" w:cs="Consolas"/>
          <w:color w:val="000000"/>
          <w:sz w:val="19"/>
          <w:szCs w:val="19"/>
        </w:rPr>
        <w:t>kê</w:t>
      </w:r>
      <w:r>
        <w:rPr>
          <w:rFonts w:ascii="Consolas" w:hAnsi="Consolas" w:cs="Consolas"/>
          <w:color w:val="000000"/>
          <w:sz w:val="19"/>
          <w:szCs w:val="19"/>
        </w:rPr>
        <w:t xml:space="preserve"> (</w:t>
      </w:r>
      <w:r>
        <w:rPr>
          <w:rFonts w:ascii="Consolas" w:hAnsi="Consolas" w:cs="Consolas"/>
          <w:color w:val="000000"/>
          <w:sz w:val="19"/>
          <w:szCs w:val="19"/>
        </w:rPr>
        <w:t>Ngày</w:t>
      </w:r>
      <w:r>
        <w:rPr>
          <w:rFonts w:ascii="Consolas" w:hAnsi="Consolas" w:cs="Consolas"/>
          <w:color w:val="000000"/>
          <w:sz w:val="19"/>
          <w:szCs w:val="19"/>
        </w:rPr>
        <w:t xml:space="preserve"> </w:t>
      </w:r>
      <w:r>
        <w:rPr>
          <w:rFonts w:ascii="Consolas" w:hAnsi="Consolas" w:cs="Consolas"/>
          <w:color w:val="000000"/>
          <w:sz w:val="19"/>
          <w:szCs w:val="19"/>
        </w:rPr>
        <w:t>của</w:t>
      </w:r>
      <w:r>
        <w:rPr>
          <w:rFonts w:ascii="Consolas" w:hAnsi="Consolas" w:cs="Consolas"/>
          <w:color w:val="000000"/>
          <w:sz w:val="19"/>
          <w:szCs w:val="19"/>
        </w:rPr>
        <w:t xml:space="preserve"> </w:t>
      </w:r>
      <w:r>
        <w:rPr>
          <w:rFonts w:ascii="Consolas" w:hAnsi="Consolas" w:cs="Consolas"/>
          <w:color w:val="000000"/>
          <w:sz w:val="19"/>
          <w:szCs w:val="19"/>
        </w:rPr>
        <w:t>bảng</w:t>
      </w:r>
      <w:r>
        <w:rPr>
          <w:rFonts w:ascii="Consolas" w:hAnsi="Consolas" w:cs="Consolas"/>
          <w:color w:val="000000"/>
          <w:sz w:val="19"/>
          <w:szCs w:val="19"/>
        </w:rPr>
        <w:t xml:space="preserve"> </w:t>
      </w:r>
      <w:r>
        <w:rPr>
          <w:rFonts w:ascii="Consolas" w:hAnsi="Consolas" w:cs="Consolas"/>
          <w:color w:val="000000"/>
          <w:sz w:val="19"/>
          <w:szCs w:val="19"/>
        </w:rPr>
        <w:t>kê</w:t>
      </w:r>
      <w:r>
        <w:rPr>
          <w:rFonts w:ascii="Consolas" w:hAnsi="Consolas" w:cs="Consolas"/>
          <w:color w:val="000000"/>
          <w:sz w:val="19"/>
          <w:szCs w:val="19"/>
        </w:rPr>
        <w:t xml:space="preserve"> </w:t>
      </w:r>
      <w:r>
        <w:rPr>
          <w:rFonts w:ascii="Consolas" w:hAnsi="Consolas" w:cs="Consolas"/>
          <w:color w:val="000000"/>
          <w:sz w:val="19"/>
          <w:szCs w:val="19"/>
        </w:rPr>
        <w:t>các</w:t>
      </w:r>
      <w:r>
        <w:rPr>
          <w:rFonts w:ascii="Consolas" w:hAnsi="Consolas" w:cs="Consolas"/>
          <w:color w:val="000000"/>
          <w:sz w:val="19"/>
          <w:szCs w:val="19"/>
        </w:rPr>
        <w:t xml:space="preserve"> </w:t>
      </w:r>
      <w:r>
        <w:rPr>
          <w:rFonts w:ascii="Consolas" w:hAnsi="Consolas" w:cs="Consolas"/>
          <w:color w:val="000000"/>
          <w:sz w:val="19"/>
          <w:szCs w:val="19"/>
        </w:rPr>
        <w:t>loại</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w:t>
      </w:r>
      <w:r>
        <w:rPr>
          <w:rFonts w:ascii="Consolas" w:hAnsi="Consolas" w:cs="Consolas"/>
          <w:color w:val="000000"/>
          <w:sz w:val="19"/>
          <w:szCs w:val="19"/>
        </w:rPr>
        <w:t>đã</w:t>
      </w:r>
      <w:r>
        <w:rPr>
          <w:rFonts w:ascii="Consolas" w:hAnsi="Consolas" w:cs="Consolas"/>
          <w:color w:val="000000"/>
          <w:sz w:val="19"/>
          <w:szCs w:val="19"/>
        </w:rPr>
        <w:t xml:space="preserve"> </w:t>
      </w:r>
      <w:r>
        <w:rPr>
          <w:rFonts w:ascii="Consolas" w:hAnsi="Consolas" w:cs="Consolas"/>
          <w:color w:val="000000"/>
          <w:sz w:val="19"/>
          <w:szCs w:val="19"/>
        </w:rPr>
        <w:t>bán</w:t>
      </w:r>
      <w:r>
        <w:rPr>
          <w:rFonts w:ascii="Consolas" w:hAnsi="Consolas" w:cs="Consolas"/>
          <w:color w:val="000000"/>
          <w:sz w:val="19"/>
          <w:szCs w:val="19"/>
        </w:rPr>
        <w:t xml:space="preserve"> </w:t>
      </w:r>
      <w:r>
        <w:rPr>
          <w:rFonts w:ascii="Consolas" w:hAnsi="Consolas" w:cs="Consolas"/>
          <w:color w:val="000000"/>
          <w:sz w:val="19"/>
          <w:szCs w:val="19"/>
        </w:rPr>
        <w:t>kèm</w:t>
      </w:r>
      <w:r>
        <w:rPr>
          <w:rFonts w:ascii="Consolas" w:hAnsi="Consolas" w:cs="Consolas"/>
          <w:color w:val="000000"/>
          <w:sz w:val="19"/>
          <w:szCs w:val="19"/>
        </w:rPr>
        <w:t xml:space="preserve"> </w:t>
      </w:r>
      <w:r>
        <w:rPr>
          <w:rFonts w:ascii="Consolas" w:hAnsi="Consolas" w:cs="Consolas"/>
          <w:color w:val="000000"/>
          <w:sz w:val="19"/>
          <w:szCs w:val="19"/>
        </w:rPr>
        <w:t>theo</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NBKe</w:t>
      </w:r>
      <w:r>
        <w:rPr>
          <w:rFonts w:ascii="Consolas" w:hAnsi="Consolas" w:cs="Consolas"/>
          <w:color w:val="0000FF"/>
          <w:sz w:val="19"/>
          <w:szCs w:val="19"/>
        </w:rPr>
        <w:t>&gt;</w:t>
      </w:r>
    </w:p>
    <w:p w:rsidR="009D1437" w:rsidP="009D1437" w14:paraId="30FC07E4"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DVTTe</w:t>
      </w:r>
      <w:r>
        <w:rPr>
          <w:rFonts w:ascii="Consolas" w:hAnsi="Consolas" w:cs="Consolas"/>
          <w:color w:val="0000FF"/>
          <w:sz w:val="19"/>
          <w:szCs w:val="19"/>
        </w:rPr>
        <w:t>&gt;</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vị</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tệ</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DVTTe</w:t>
      </w:r>
      <w:r>
        <w:rPr>
          <w:rFonts w:ascii="Consolas" w:hAnsi="Consolas" w:cs="Consolas"/>
          <w:color w:val="0000FF"/>
          <w:sz w:val="19"/>
          <w:szCs w:val="19"/>
        </w:rPr>
        <w:t>&gt;</w:t>
      </w:r>
    </w:p>
    <w:p w:rsidR="009D1437" w:rsidP="009D1437" w14:paraId="4FC791F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TGia</w:t>
      </w:r>
      <w:r>
        <w:rPr>
          <w:rFonts w:ascii="Consolas" w:hAnsi="Consolas" w:cs="Consolas"/>
          <w:color w:val="0000FF"/>
          <w:sz w:val="19"/>
          <w:szCs w:val="19"/>
        </w:rPr>
        <w:t>&gt;</w:t>
      </w:r>
      <w:r>
        <w:rPr>
          <w:rFonts w:ascii="Consolas" w:hAnsi="Consolas" w:cs="Consolas"/>
          <w:color w:val="000000"/>
          <w:sz w:val="19"/>
          <w:szCs w:val="19"/>
        </w:rPr>
        <w:t>Tỷ</w:t>
      </w:r>
      <w:r>
        <w:rPr>
          <w:rFonts w:ascii="Consolas" w:hAnsi="Consolas" w:cs="Consolas"/>
          <w:color w:val="000000"/>
          <w:sz w:val="19"/>
          <w:szCs w:val="19"/>
        </w:rPr>
        <w:t xml:space="preserve"> </w:t>
      </w:r>
      <w:r>
        <w:rPr>
          <w:rFonts w:ascii="Consolas" w:hAnsi="Consolas" w:cs="Consolas"/>
          <w:color w:val="000000"/>
          <w:sz w:val="19"/>
          <w:szCs w:val="19"/>
        </w:rPr>
        <w:t>giá</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Trừ</w:t>
      </w:r>
      <w:r>
        <w:rPr>
          <w:rFonts w:ascii="Consolas" w:hAnsi="Consolas" w:cs="Consolas"/>
          <w:color w:val="000000"/>
          <w:sz w:val="19"/>
          <w:szCs w:val="19"/>
        </w:rPr>
        <w:t xml:space="preserve"> </w:t>
      </w:r>
      <w:r>
        <w:rPr>
          <w:rFonts w:ascii="Consolas" w:hAnsi="Consolas" w:cs="Consolas"/>
          <w:color w:val="000000"/>
          <w:sz w:val="19"/>
          <w:szCs w:val="19"/>
        </w:rPr>
        <w:t>trường</w:t>
      </w:r>
      <w:r>
        <w:rPr>
          <w:rFonts w:ascii="Consolas" w:hAnsi="Consolas" w:cs="Consolas"/>
          <w:color w:val="000000"/>
          <w:sz w:val="19"/>
          <w:szCs w:val="19"/>
        </w:rPr>
        <w:t xml:space="preserve"> </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vị</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tệ</w:t>
      </w:r>
      <w:r>
        <w:rPr>
          <w:rFonts w:ascii="Consolas" w:hAnsi="Consolas" w:cs="Consolas"/>
          <w:color w:val="000000"/>
          <w:sz w:val="19"/>
          <w:szCs w:val="19"/>
        </w:rPr>
        <w:t xml:space="preserve"> </w:t>
      </w:r>
      <w:r>
        <w:rPr>
          <w:rFonts w:ascii="Consolas" w:hAnsi="Consolas" w:cs="Consolas"/>
          <w:color w:val="000000"/>
          <w:sz w:val="19"/>
          <w:szCs w:val="19"/>
        </w:rPr>
        <w:t>là</w:t>
      </w:r>
      <w:r>
        <w:rPr>
          <w:rFonts w:ascii="Consolas" w:hAnsi="Consolas" w:cs="Consolas"/>
          <w:color w:val="000000"/>
          <w:sz w:val="19"/>
          <w:szCs w:val="19"/>
        </w:rPr>
        <w:t xml:space="preserve"> VND))</w:t>
      </w:r>
      <w:r>
        <w:rPr>
          <w:rFonts w:ascii="Consolas" w:hAnsi="Consolas" w:cs="Consolas"/>
          <w:color w:val="0000FF"/>
          <w:sz w:val="19"/>
          <w:szCs w:val="19"/>
        </w:rPr>
        <w:t>&lt;/</w:t>
      </w:r>
      <w:r>
        <w:rPr>
          <w:rFonts w:ascii="Consolas" w:hAnsi="Consolas" w:cs="Consolas"/>
          <w:color w:val="A31515"/>
          <w:sz w:val="19"/>
          <w:szCs w:val="19"/>
        </w:rPr>
        <w:t>TGia</w:t>
      </w:r>
      <w:r>
        <w:rPr>
          <w:rFonts w:ascii="Consolas" w:hAnsi="Consolas" w:cs="Consolas"/>
          <w:color w:val="0000FF"/>
          <w:sz w:val="19"/>
          <w:szCs w:val="19"/>
        </w:rPr>
        <w:t>&gt;</w:t>
      </w:r>
    </w:p>
    <w:p w:rsidR="009D1437" w:rsidP="009D1437" w14:paraId="363880C9"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HTTToan</w:t>
      </w:r>
      <w:r>
        <w:rPr>
          <w:rFonts w:ascii="Consolas" w:hAnsi="Consolas" w:cs="Consolas"/>
          <w:color w:val="0000FF"/>
          <w:sz w:val="19"/>
          <w:szCs w:val="19"/>
        </w:rPr>
        <w:t>&gt;</w:t>
      </w:r>
      <w:r>
        <w:rPr>
          <w:rFonts w:ascii="Consolas" w:hAnsi="Consolas" w:cs="Consolas"/>
          <w:color w:val="000000"/>
          <w:sz w:val="19"/>
          <w:szCs w:val="19"/>
        </w:rPr>
        <w:t>Hình</w:t>
      </w:r>
      <w:r>
        <w:rPr>
          <w:rFonts w:ascii="Consolas" w:hAnsi="Consolas" w:cs="Consolas"/>
          <w:color w:val="000000"/>
          <w:sz w:val="19"/>
          <w:szCs w:val="19"/>
        </w:rPr>
        <w:t xml:space="preserve"> </w:t>
      </w:r>
      <w:r>
        <w:rPr>
          <w:rFonts w:ascii="Consolas" w:hAnsi="Consolas" w:cs="Consolas"/>
          <w:color w:val="000000"/>
          <w:sz w:val="19"/>
          <w:szCs w:val="19"/>
        </w:rPr>
        <w:t>thức</w:t>
      </w:r>
      <w:r>
        <w:rPr>
          <w:rFonts w:ascii="Consolas" w:hAnsi="Consolas" w:cs="Consolas"/>
          <w:color w:val="000000"/>
          <w:sz w:val="19"/>
          <w:szCs w:val="19"/>
        </w:rPr>
        <w:t xml:space="preserve"> </w:t>
      </w:r>
      <w:r>
        <w:rPr>
          <w:rFonts w:ascii="Consolas" w:hAnsi="Consolas" w:cs="Consolas"/>
          <w:color w:val="000000"/>
          <w:sz w:val="19"/>
          <w:szCs w:val="19"/>
        </w:rPr>
        <w:t>thanh</w:t>
      </w:r>
      <w:r>
        <w:rPr>
          <w:rFonts w:ascii="Consolas" w:hAnsi="Consolas" w:cs="Consolas"/>
          <w:color w:val="000000"/>
          <w:sz w:val="19"/>
          <w:szCs w:val="19"/>
        </w:rPr>
        <w:t xml:space="preserve"> </w:t>
      </w:r>
      <w:r>
        <w:rPr>
          <w:rFonts w:ascii="Consolas" w:hAnsi="Consolas" w:cs="Consolas"/>
          <w:color w:val="000000"/>
          <w:sz w:val="19"/>
          <w:szCs w:val="19"/>
        </w:rPr>
        <w:t>toán</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HTTToan</w:t>
      </w:r>
      <w:r>
        <w:rPr>
          <w:rFonts w:ascii="Consolas" w:hAnsi="Consolas" w:cs="Consolas"/>
          <w:color w:val="0000FF"/>
          <w:sz w:val="19"/>
          <w:szCs w:val="19"/>
        </w:rPr>
        <w:t>&gt;</w:t>
      </w:r>
    </w:p>
    <w:p w:rsidR="009D1437" w:rsidP="009D1437" w14:paraId="30B16BB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TTChung</w:t>
      </w:r>
      <w:r>
        <w:rPr>
          <w:rFonts w:ascii="Consolas" w:hAnsi="Consolas" w:cs="Consolas"/>
          <w:color w:val="0000FF"/>
          <w:sz w:val="19"/>
          <w:szCs w:val="19"/>
        </w:rPr>
        <w:t>&gt;</w:t>
      </w:r>
    </w:p>
    <w:p w:rsidR="009D1437" w:rsidP="009D1437" w14:paraId="217F583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NDHDon</w:t>
      </w:r>
      <w:r>
        <w:rPr>
          <w:rFonts w:ascii="Consolas" w:hAnsi="Consolas" w:cs="Consolas"/>
          <w:color w:val="0000FF"/>
          <w:sz w:val="19"/>
          <w:szCs w:val="19"/>
        </w:rPr>
        <w:t>&gt;</w:t>
      </w:r>
    </w:p>
    <w:p w:rsidR="009D1437" w:rsidP="009D1437" w14:paraId="2D687AB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NBan</w:t>
      </w:r>
      <w:r>
        <w:rPr>
          <w:rFonts w:ascii="Consolas" w:hAnsi="Consolas" w:cs="Consolas"/>
          <w:color w:val="0000FF"/>
          <w:sz w:val="19"/>
          <w:szCs w:val="19"/>
        </w:rPr>
        <w:t>&gt;</w:t>
      </w:r>
    </w:p>
    <w:p w:rsidR="009D1437" w:rsidP="009D1437" w14:paraId="1C39A46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Ten</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Ten</w:t>
      </w:r>
      <w:r>
        <w:rPr>
          <w:rFonts w:ascii="Consolas" w:hAnsi="Consolas" w:cs="Consolas"/>
          <w:color w:val="0000FF"/>
          <w:sz w:val="19"/>
          <w:szCs w:val="19"/>
        </w:rPr>
        <w:t>&gt;</w:t>
      </w:r>
    </w:p>
    <w:p w:rsidR="009D1437" w:rsidP="009D1437" w14:paraId="6A6544BB"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MST</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MST</w:t>
      </w:r>
      <w:r>
        <w:rPr>
          <w:rFonts w:ascii="Consolas" w:hAnsi="Consolas" w:cs="Consolas"/>
          <w:color w:val="0000FF"/>
          <w:sz w:val="19"/>
          <w:szCs w:val="19"/>
        </w:rPr>
        <w:t>&gt;</w:t>
      </w:r>
    </w:p>
    <w:p w:rsidR="009D1437" w:rsidP="009D1437" w14:paraId="4A0AAC0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DChi</w:t>
      </w:r>
      <w:r>
        <w:rPr>
          <w:rFonts w:ascii="Consolas" w:hAnsi="Consolas" w:cs="Consolas"/>
          <w:color w:val="0000FF"/>
          <w:sz w:val="19"/>
          <w:szCs w:val="19"/>
        </w:rPr>
        <w:t>&gt;</w:t>
      </w:r>
      <w:r>
        <w:rPr>
          <w:rFonts w:ascii="Consolas" w:hAnsi="Consolas" w:cs="Consolas"/>
          <w:color w:val="000000"/>
          <w:sz w:val="19"/>
          <w:szCs w:val="19"/>
        </w:rPr>
        <w:t>Địa</w:t>
      </w:r>
      <w:r>
        <w:rPr>
          <w:rFonts w:ascii="Consolas" w:hAnsi="Consolas" w:cs="Consolas"/>
          <w:color w:val="000000"/>
          <w:sz w:val="19"/>
          <w:szCs w:val="19"/>
        </w:rPr>
        <w:t xml:space="preserve"> </w:t>
      </w:r>
      <w:r>
        <w:rPr>
          <w:rFonts w:ascii="Consolas" w:hAnsi="Consolas" w:cs="Consolas"/>
          <w:color w:val="000000"/>
          <w:sz w:val="19"/>
          <w:szCs w:val="19"/>
        </w:rPr>
        <w:t>chỉ</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DChi</w:t>
      </w:r>
      <w:r>
        <w:rPr>
          <w:rFonts w:ascii="Consolas" w:hAnsi="Consolas" w:cs="Consolas"/>
          <w:color w:val="0000FF"/>
          <w:sz w:val="19"/>
          <w:szCs w:val="19"/>
        </w:rPr>
        <w:t>&gt;</w:t>
      </w:r>
    </w:p>
    <w:p w:rsidR="009D1437" w:rsidP="009D1437" w14:paraId="16773AB4"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SDThoai</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điện</w:t>
      </w:r>
      <w:r>
        <w:rPr>
          <w:rFonts w:ascii="Consolas" w:hAnsi="Consolas" w:cs="Consolas"/>
          <w:color w:val="000000"/>
          <w:sz w:val="19"/>
          <w:szCs w:val="19"/>
        </w:rPr>
        <w:t xml:space="preserve"> </w:t>
      </w:r>
      <w:r>
        <w:rPr>
          <w:rFonts w:ascii="Consolas" w:hAnsi="Consolas" w:cs="Consolas"/>
          <w:color w:val="000000"/>
          <w:sz w:val="19"/>
          <w:szCs w:val="19"/>
        </w:rPr>
        <w:t>thoại</w:t>
      </w:r>
      <w:r>
        <w:rPr>
          <w:rFonts w:ascii="Consolas" w:hAnsi="Consolas" w:cs="Consolas"/>
          <w:color w:val="0000FF"/>
          <w:sz w:val="19"/>
          <w:szCs w:val="19"/>
        </w:rPr>
        <w:t>&lt;/</w:t>
      </w:r>
      <w:r>
        <w:rPr>
          <w:rFonts w:ascii="Consolas" w:hAnsi="Consolas" w:cs="Consolas"/>
          <w:color w:val="A31515"/>
          <w:sz w:val="19"/>
          <w:szCs w:val="19"/>
        </w:rPr>
        <w:t>SDThoai</w:t>
      </w:r>
      <w:r>
        <w:rPr>
          <w:rFonts w:ascii="Consolas" w:hAnsi="Consolas" w:cs="Consolas"/>
          <w:color w:val="0000FF"/>
          <w:sz w:val="19"/>
          <w:szCs w:val="19"/>
        </w:rPr>
        <w:t>&gt;</w:t>
      </w:r>
    </w:p>
    <w:p w:rsidR="009D1437" w:rsidP="009D1437" w14:paraId="7713C5E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DCTDTu</w:t>
      </w:r>
      <w:r>
        <w:rPr>
          <w:rFonts w:ascii="Consolas" w:hAnsi="Consolas" w:cs="Consolas"/>
          <w:color w:val="0000FF"/>
          <w:sz w:val="19"/>
          <w:szCs w:val="19"/>
        </w:rPr>
        <w:t>&gt;</w:t>
      </w:r>
      <w:r>
        <w:rPr>
          <w:rFonts w:ascii="Consolas" w:hAnsi="Consolas" w:cs="Consolas"/>
          <w:color w:val="000000"/>
          <w:sz w:val="19"/>
          <w:szCs w:val="19"/>
        </w:rPr>
        <w:t>Địa</w:t>
      </w:r>
      <w:r>
        <w:rPr>
          <w:rFonts w:ascii="Consolas" w:hAnsi="Consolas" w:cs="Consolas"/>
          <w:color w:val="000000"/>
          <w:sz w:val="19"/>
          <w:szCs w:val="19"/>
        </w:rPr>
        <w:t xml:space="preserve"> </w:t>
      </w:r>
      <w:r>
        <w:rPr>
          <w:rFonts w:ascii="Consolas" w:hAnsi="Consolas" w:cs="Consolas"/>
          <w:color w:val="000000"/>
          <w:sz w:val="19"/>
          <w:szCs w:val="19"/>
        </w:rPr>
        <w:t>chỉ</w:t>
      </w:r>
      <w:r>
        <w:rPr>
          <w:rFonts w:ascii="Consolas" w:hAnsi="Consolas" w:cs="Consolas"/>
          <w:color w:val="000000"/>
          <w:sz w:val="19"/>
          <w:szCs w:val="19"/>
        </w:rPr>
        <w:t xml:space="preserve"> </w:t>
      </w:r>
      <w:r>
        <w:rPr>
          <w:rFonts w:ascii="Consolas" w:hAnsi="Consolas" w:cs="Consolas"/>
          <w:color w:val="000000"/>
          <w:sz w:val="19"/>
          <w:szCs w:val="19"/>
        </w:rPr>
        <w:t>thư</w:t>
      </w:r>
      <w:r>
        <w:rPr>
          <w:rFonts w:ascii="Consolas" w:hAnsi="Consolas" w:cs="Consolas"/>
          <w:color w:val="000000"/>
          <w:sz w:val="19"/>
          <w:szCs w:val="19"/>
        </w:rPr>
        <w:t xml:space="preserve"> </w:t>
      </w:r>
      <w:r>
        <w:rPr>
          <w:rFonts w:ascii="Consolas" w:hAnsi="Consolas" w:cs="Consolas"/>
          <w:color w:val="000000"/>
          <w:sz w:val="19"/>
          <w:szCs w:val="19"/>
        </w:rPr>
        <w:t>điện</w:t>
      </w:r>
      <w:r>
        <w:rPr>
          <w:rFonts w:ascii="Consolas" w:hAnsi="Consolas" w:cs="Consolas"/>
          <w:color w:val="000000"/>
          <w:sz w:val="19"/>
          <w:szCs w:val="19"/>
        </w:rPr>
        <w:t xml:space="preserve"> </w:t>
      </w:r>
      <w:r>
        <w:rPr>
          <w:rFonts w:ascii="Consolas" w:hAnsi="Consolas" w:cs="Consolas"/>
          <w:color w:val="000000"/>
          <w:sz w:val="19"/>
          <w:szCs w:val="19"/>
        </w:rPr>
        <w:t>tử</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DCTDTu</w:t>
      </w:r>
      <w:r>
        <w:rPr>
          <w:rFonts w:ascii="Consolas" w:hAnsi="Consolas" w:cs="Consolas"/>
          <w:color w:val="0000FF"/>
          <w:sz w:val="19"/>
          <w:szCs w:val="19"/>
        </w:rPr>
        <w:t>&gt;</w:t>
      </w:r>
    </w:p>
    <w:p w:rsidR="009D1437" w:rsidP="009D1437" w14:paraId="4C9C502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STKNHang</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tài</w:t>
      </w:r>
      <w:r>
        <w:rPr>
          <w:rFonts w:ascii="Consolas" w:hAnsi="Consolas" w:cs="Consolas"/>
          <w:color w:val="000000"/>
          <w:sz w:val="19"/>
          <w:szCs w:val="19"/>
        </w:rPr>
        <w:t xml:space="preserve"> </w:t>
      </w:r>
      <w:r>
        <w:rPr>
          <w:rFonts w:ascii="Consolas" w:hAnsi="Consolas" w:cs="Consolas"/>
          <w:color w:val="000000"/>
          <w:sz w:val="19"/>
          <w:szCs w:val="19"/>
        </w:rPr>
        <w:t>khoản</w:t>
      </w:r>
      <w:r>
        <w:rPr>
          <w:rFonts w:ascii="Consolas" w:hAnsi="Consolas" w:cs="Consolas"/>
          <w:color w:val="000000"/>
          <w:sz w:val="19"/>
          <w:szCs w:val="19"/>
        </w:rPr>
        <w:t xml:space="preserve"> </w:t>
      </w:r>
      <w:r>
        <w:rPr>
          <w:rFonts w:ascii="Consolas" w:hAnsi="Consolas" w:cs="Consolas"/>
          <w:color w:val="000000"/>
          <w:sz w:val="19"/>
          <w:szCs w:val="19"/>
        </w:rPr>
        <w:t>ngân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STKNHang</w:t>
      </w:r>
      <w:r>
        <w:rPr>
          <w:rFonts w:ascii="Consolas" w:hAnsi="Consolas" w:cs="Consolas"/>
          <w:color w:val="0000FF"/>
          <w:sz w:val="19"/>
          <w:szCs w:val="19"/>
        </w:rPr>
        <w:t>&gt;</w:t>
      </w:r>
    </w:p>
    <w:p w:rsidR="009D1437" w:rsidP="009D1437" w14:paraId="23BC30E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TNHang</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ngân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TNHang</w:t>
      </w:r>
      <w:r>
        <w:rPr>
          <w:rFonts w:ascii="Consolas" w:hAnsi="Consolas" w:cs="Consolas"/>
          <w:color w:val="0000FF"/>
          <w:sz w:val="19"/>
          <w:szCs w:val="19"/>
        </w:rPr>
        <w:t>&gt;</w:t>
      </w:r>
    </w:p>
    <w:p w:rsidR="009D1437" w:rsidP="009D1437" w14:paraId="05ACD90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Fax</w:t>
      </w:r>
      <w:r>
        <w:rPr>
          <w:rFonts w:ascii="Consolas" w:hAnsi="Consolas" w:cs="Consolas"/>
          <w:color w:val="0000FF"/>
          <w:sz w:val="19"/>
          <w:szCs w:val="19"/>
        </w:rPr>
        <w:t>&gt;</w:t>
      </w:r>
      <w:r>
        <w:rPr>
          <w:rFonts w:ascii="Consolas" w:hAnsi="Consolas" w:cs="Consolas"/>
          <w:color w:val="000000"/>
          <w:sz w:val="19"/>
          <w:szCs w:val="19"/>
        </w:rPr>
        <w:t>Fax</w:t>
      </w:r>
      <w:r>
        <w:rPr>
          <w:rFonts w:ascii="Consolas" w:hAnsi="Consolas" w:cs="Consolas"/>
          <w:color w:val="0000FF"/>
          <w:sz w:val="19"/>
          <w:szCs w:val="19"/>
        </w:rPr>
        <w:t>&lt;/</w:t>
      </w:r>
      <w:r>
        <w:rPr>
          <w:rFonts w:ascii="Consolas" w:hAnsi="Consolas" w:cs="Consolas"/>
          <w:color w:val="A31515"/>
          <w:sz w:val="19"/>
          <w:szCs w:val="19"/>
        </w:rPr>
        <w:t>Fax</w:t>
      </w:r>
      <w:r>
        <w:rPr>
          <w:rFonts w:ascii="Consolas" w:hAnsi="Consolas" w:cs="Consolas"/>
          <w:color w:val="0000FF"/>
          <w:sz w:val="19"/>
          <w:szCs w:val="19"/>
        </w:rPr>
        <w:t>&gt;</w:t>
      </w:r>
    </w:p>
    <w:p w:rsidR="009D1437" w:rsidP="009D1437" w14:paraId="530D88A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LDDNBo</w:t>
      </w:r>
      <w:r>
        <w:rPr>
          <w:rFonts w:ascii="Consolas" w:hAnsi="Consolas" w:cs="Consolas"/>
          <w:color w:val="0000FF"/>
          <w:sz w:val="19"/>
          <w:szCs w:val="19"/>
        </w:rPr>
        <w:t>&gt;</w:t>
      </w:r>
      <w:r>
        <w:rPr>
          <w:rFonts w:ascii="Consolas" w:hAnsi="Consolas" w:cs="Consolas"/>
          <w:color w:val="000000"/>
          <w:sz w:val="19"/>
          <w:szCs w:val="19"/>
        </w:rPr>
        <w:t>Lệnh</w:t>
      </w:r>
      <w:r>
        <w:rPr>
          <w:rFonts w:ascii="Consolas" w:hAnsi="Consolas" w:cs="Consolas"/>
          <w:color w:val="000000"/>
          <w:sz w:val="19"/>
          <w:szCs w:val="19"/>
        </w:rPr>
        <w:t xml:space="preserve"> </w:t>
      </w:r>
      <w:r>
        <w:rPr>
          <w:rFonts w:ascii="Consolas" w:hAnsi="Consolas" w:cs="Consolas"/>
          <w:color w:val="000000"/>
          <w:sz w:val="19"/>
          <w:szCs w:val="19"/>
        </w:rPr>
        <w:t>điều</w:t>
      </w:r>
      <w:r>
        <w:rPr>
          <w:rFonts w:ascii="Consolas" w:hAnsi="Consolas" w:cs="Consolas"/>
          <w:color w:val="000000"/>
          <w:sz w:val="19"/>
          <w:szCs w:val="19"/>
        </w:rPr>
        <w:t xml:space="preserve"> </w:t>
      </w:r>
      <w:r>
        <w:rPr>
          <w:rFonts w:ascii="Consolas" w:hAnsi="Consolas" w:cs="Consolas"/>
          <w:color w:val="000000"/>
          <w:sz w:val="19"/>
          <w:szCs w:val="19"/>
        </w:rPr>
        <w:t>động</w:t>
      </w:r>
      <w:r>
        <w:rPr>
          <w:rFonts w:ascii="Consolas" w:hAnsi="Consolas" w:cs="Consolas"/>
          <w:color w:val="000000"/>
          <w:sz w:val="19"/>
          <w:szCs w:val="19"/>
        </w:rPr>
        <w:t xml:space="preserve"> </w:t>
      </w:r>
      <w:r>
        <w:rPr>
          <w:rFonts w:ascii="Consolas" w:hAnsi="Consolas" w:cs="Consolas"/>
          <w:color w:val="000000"/>
          <w:sz w:val="19"/>
          <w:szCs w:val="19"/>
        </w:rPr>
        <w:t>nội</w:t>
      </w:r>
      <w:r>
        <w:rPr>
          <w:rFonts w:ascii="Consolas" w:hAnsi="Consolas" w:cs="Consolas"/>
          <w:color w:val="000000"/>
          <w:sz w:val="19"/>
          <w:szCs w:val="19"/>
        </w:rPr>
        <w:t xml:space="preserve"> </w:t>
      </w:r>
      <w:r>
        <w:rPr>
          <w:rFonts w:ascii="Consolas" w:hAnsi="Consolas" w:cs="Consolas"/>
          <w:color w:val="000000"/>
          <w:sz w:val="19"/>
          <w:szCs w:val="19"/>
        </w:rPr>
        <w:t>bộ</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đối</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nội</w:t>
      </w:r>
      <w:r>
        <w:rPr>
          <w:rFonts w:ascii="Consolas" w:hAnsi="Consolas" w:cs="Consolas"/>
          <w:color w:val="000000"/>
          <w:sz w:val="19"/>
          <w:szCs w:val="19"/>
        </w:rPr>
        <w:t xml:space="preserve"> </w:t>
      </w:r>
      <w:r>
        <w:rPr>
          <w:rFonts w:ascii="Consolas" w:hAnsi="Consolas" w:cs="Consolas"/>
          <w:color w:val="000000"/>
          <w:sz w:val="19"/>
          <w:szCs w:val="19"/>
        </w:rPr>
        <w:t>bộ</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LDDNBo</w:t>
      </w:r>
      <w:r>
        <w:rPr>
          <w:rFonts w:ascii="Consolas" w:hAnsi="Consolas" w:cs="Consolas"/>
          <w:color w:val="0000FF"/>
          <w:sz w:val="19"/>
          <w:szCs w:val="19"/>
        </w:rPr>
        <w:t>&gt;</w:t>
      </w:r>
    </w:p>
    <w:p w:rsidR="009D1437" w:rsidP="009D1437" w14:paraId="493F41BC"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HDSo</w:t>
      </w:r>
      <w:r>
        <w:rPr>
          <w:rFonts w:ascii="Consolas" w:hAnsi="Consolas" w:cs="Consolas"/>
          <w:color w:val="0000FF"/>
          <w:sz w:val="19"/>
          <w:szCs w:val="19"/>
        </w:rPr>
        <w:t>&gt;</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đồng</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đồng</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nội</w:t>
      </w:r>
      <w:r>
        <w:rPr>
          <w:rFonts w:ascii="Consolas" w:hAnsi="Consolas" w:cs="Consolas"/>
          <w:color w:val="000000"/>
          <w:sz w:val="19"/>
          <w:szCs w:val="19"/>
        </w:rPr>
        <w:t xml:space="preserve"> </w:t>
      </w:r>
      <w:r>
        <w:rPr>
          <w:rFonts w:ascii="Consolas" w:hAnsi="Consolas" w:cs="Consolas"/>
          <w:color w:val="000000"/>
          <w:sz w:val="19"/>
          <w:szCs w:val="19"/>
        </w:rPr>
        <w:t>bộ</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HDSo</w:t>
      </w:r>
      <w:r>
        <w:rPr>
          <w:rFonts w:ascii="Consolas" w:hAnsi="Consolas" w:cs="Consolas"/>
          <w:color w:val="0000FF"/>
          <w:sz w:val="19"/>
          <w:szCs w:val="19"/>
        </w:rPr>
        <w:t>&gt;</w:t>
      </w:r>
    </w:p>
    <w:p w:rsidR="009D1437" w:rsidP="009D1437" w14:paraId="1AC99A7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HVTNXHang</w:t>
      </w:r>
      <w:r>
        <w:rPr>
          <w:rFonts w:ascii="Consolas" w:hAnsi="Consolas" w:cs="Consolas"/>
          <w:color w:val="0000FF"/>
          <w:sz w:val="19"/>
          <w:szCs w:val="19"/>
        </w:rPr>
        <w:t>&gt;</w:t>
      </w:r>
      <w:r>
        <w:rPr>
          <w:rFonts w:ascii="Consolas" w:hAnsi="Consolas" w:cs="Consolas"/>
          <w:color w:val="000000"/>
          <w:sz w:val="19"/>
          <w:szCs w:val="19"/>
        </w:rPr>
        <w:t>Họ</w:t>
      </w:r>
      <w:r>
        <w:rPr>
          <w:rFonts w:ascii="Consolas" w:hAnsi="Consolas" w:cs="Consolas"/>
          <w:color w:val="000000"/>
          <w:sz w:val="19"/>
          <w:szCs w:val="19"/>
        </w:rPr>
        <w:t xml:space="preserve"> </w:t>
      </w:r>
      <w:r>
        <w:rPr>
          <w:rFonts w:ascii="Consolas" w:hAnsi="Consolas" w:cs="Consolas"/>
          <w:color w:val="000000"/>
          <w:sz w:val="19"/>
          <w:szCs w:val="19"/>
        </w:rPr>
        <w:t>và</w:t>
      </w:r>
      <w:r>
        <w:rPr>
          <w:rFonts w:ascii="Consolas" w:hAnsi="Consolas" w:cs="Consolas"/>
          <w:color w:val="000000"/>
          <w:sz w:val="19"/>
          <w:szCs w:val="19"/>
        </w:rPr>
        <w:t xml:space="preserve"> </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người</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nội</w:t>
      </w:r>
      <w:r>
        <w:rPr>
          <w:rFonts w:ascii="Consolas" w:hAnsi="Consolas" w:cs="Consolas"/>
          <w:color w:val="000000"/>
          <w:sz w:val="19"/>
          <w:szCs w:val="19"/>
        </w:rPr>
        <w:t xml:space="preserve"> </w:t>
      </w:r>
      <w:r>
        <w:rPr>
          <w:rFonts w:ascii="Consolas" w:hAnsi="Consolas" w:cs="Consolas"/>
          <w:color w:val="000000"/>
          <w:sz w:val="19"/>
          <w:szCs w:val="19"/>
        </w:rPr>
        <w:t>bộ</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HVTNXHang</w:t>
      </w:r>
      <w:r>
        <w:rPr>
          <w:rFonts w:ascii="Consolas" w:hAnsi="Consolas" w:cs="Consolas"/>
          <w:color w:val="0000FF"/>
          <w:sz w:val="19"/>
          <w:szCs w:val="19"/>
        </w:rPr>
        <w:t>&gt;</w:t>
      </w:r>
    </w:p>
    <w:p w:rsidR="009D1437" w:rsidP="009D1437" w14:paraId="4336D66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TNVChuyen</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người</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TNVChuyen</w:t>
      </w:r>
      <w:r>
        <w:rPr>
          <w:rFonts w:ascii="Consolas" w:hAnsi="Consolas" w:cs="Consolas"/>
          <w:color w:val="0000FF"/>
          <w:sz w:val="19"/>
          <w:szCs w:val="19"/>
        </w:rPr>
        <w:t>&gt;</w:t>
      </w:r>
    </w:p>
    <w:p w:rsidR="009D1437" w:rsidP="009D1437" w14:paraId="29CB7F0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PTVChuyen</w:t>
      </w:r>
      <w:r>
        <w:rPr>
          <w:rFonts w:ascii="Consolas" w:hAnsi="Consolas" w:cs="Consolas"/>
          <w:color w:val="0000FF"/>
          <w:sz w:val="19"/>
          <w:szCs w:val="19"/>
        </w:rPr>
        <w:t>&gt;</w:t>
      </w:r>
      <w:r>
        <w:rPr>
          <w:rFonts w:ascii="Consolas" w:hAnsi="Consolas" w:cs="Consolas"/>
          <w:color w:val="000000"/>
          <w:sz w:val="19"/>
          <w:szCs w:val="19"/>
        </w:rPr>
        <w:t xml:space="preserve">Phương </w:t>
      </w:r>
      <w:r>
        <w:rPr>
          <w:rFonts w:ascii="Consolas" w:hAnsi="Consolas" w:cs="Consolas"/>
          <w:color w:val="000000"/>
          <w:sz w:val="19"/>
          <w:szCs w:val="19"/>
        </w:rPr>
        <w:t>tiện</w:t>
      </w:r>
      <w:r>
        <w:rPr>
          <w:rFonts w:ascii="Consolas" w:hAnsi="Consolas" w:cs="Consolas"/>
          <w:color w:val="000000"/>
          <w:sz w:val="19"/>
          <w:szCs w:val="19"/>
        </w:rPr>
        <w:t xml:space="preserve"> </w:t>
      </w:r>
      <w:r>
        <w:rPr>
          <w:rFonts w:ascii="Consolas" w:hAnsi="Consolas" w:cs="Consolas"/>
          <w:color w:val="000000"/>
          <w:sz w:val="19"/>
          <w:szCs w:val="19"/>
        </w:rPr>
        <w:t>vận</w:t>
      </w:r>
      <w:r>
        <w:rPr>
          <w:rFonts w:ascii="Consolas" w:hAnsi="Consolas" w:cs="Consolas"/>
          <w:color w:val="000000"/>
          <w:sz w:val="19"/>
          <w:szCs w:val="19"/>
        </w:rPr>
        <w:t xml:space="preserve"> </w:t>
      </w:r>
      <w:r>
        <w:rPr>
          <w:rFonts w:ascii="Consolas" w:hAnsi="Consolas" w:cs="Consolas"/>
          <w:color w:val="000000"/>
          <w:sz w:val="19"/>
          <w:szCs w:val="19"/>
        </w:rPr>
        <w:t>chuyển</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đối</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PTVChuyen</w:t>
      </w:r>
      <w:r>
        <w:rPr>
          <w:rFonts w:ascii="Consolas" w:hAnsi="Consolas" w:cs="Consolas"/>
          <w:color w:val="0000FF"/>
          <w:sz w:val="19"/>
          <w:szCs w:val="19"/>
        </w:rPr>
        <w:t>&gt;</w:t>
      </w:r>
    </w:p>
    <w:p w:rsidR="009D1437" w:rsidP="009D1437" w14:paraId="7ED56BC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HDKTSo</w:t>
      </w:r>
      <w:r>
        <w:rPr>
          <w:rFonts w:ascii="Consolas" w:hAnsi="Consolas" w:cs="Consolas"/>
          <w:color w:val="0000FF"/>
          <w:sz w:val="19"/>
          <w:szCs w:val="19"/>
        </w:rPr>
        <w:t>&gt;</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đồng</w:t>
      </w:r>
      <w:r>
        <w:rPr>
          <w:rFonts w:ascii="Consolas" w:hAnsi="Consolas" w:cs="Consolas"/>
          <w:color w:val="000000"/>
          <w:sz w:val="19"/>
          <w:szCs w:val="19"/>
        </w:rPr>
        <w:t xml:space="preserve"> </w:t>
      </w:r>
      <w:r>
        <w:rPr>
          <w:rFonts w:ascii="Consolas" w:hAnsi="Consolas" w:cs="Consolas"/>
          <w:color w:val="000000"/>
          <w:sz w:val="19"/>
          <w:szCs w:val="19"/>
        </w:rPr>
        <w:t>kinh</w:t>
      </w:r>
      <w:r>
        <w:rPr>
          <w:rFonts w:ascii="Consolas" w:hAnsi="Consolas" w:cs="Consolas"/>
          <w:color w:val="000000"/>
          <w:sz w:val="19"/>
          <w:szCs w:val="19"/>
        </w:rPr>
        <w:t xml:space="preserve"> </w:t>
      </w:r>
      <w:r>
        <w:rPr>
          <w:rFonts w:ascii="Consolas" w:hAnsi="Consolas" w:cs="Consolas"/>
          <w:color w:val="000000"/>
          <w:sz w:val="19"/>
          <w:szCs w:val="19"/>
        </w:rPr>
        <w:t>tế</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đối</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gửi</w:t>
      </w:r>
      <w:r>
        <w:rPr>
          <w:rFonts w:ascii="Consolas" w:hAnsi="Consolas" w:cs="Consolas"/>
          <w:color w:val="000000"/>
          <w:sz w:val="19"/>
          <w:szCs w:val="19"/>
        </w:rPr>
        <w:t xml:space="preserve"> </w:t>
      </w:r>
      <w:r>
        <w:rPr>
          <w:rFonts w:ascii="Consolas" w:hAnsi="Consolas" w:cs="Consolas"/>
          <w:color w:val="000000"/>
          <w:sz w:val="19"/>
          <w:szCs w:val="19"/>
        </w:rPr>
        <w:t>bán</w:t>
      </w:r>
      <w:r>
        <w:rPr>
          <w:rFonts w:ascii="Consolas" w:hAnsi="Consolas" w:cs="Consolas"/>
          <w:color w:val="000000"/>
          <w:sz w:val="19"/>
          <w:szCs w:val="19"/>
        </w:rPr>
        <w:t xml:space="preserve"> </w:t>
      </w:r>
      <w:r>
        <w:rPr>
          <w:rFonts w:ascii="Consolas" w:hAnsi="Consolas" w:cs="Consolas"/>
          <w:color w:val="000000"/>
          <w:sz w:val="19"/>
          <w:szCs w:val="19"/>
        </w:rPr>
        <w:t>đại</w:t>
      </w:r>
      <w:r>
        <w:rPr>
          <w:rFonts w:ascii="Consolas" w:hAnsi="Consolas" w:cs="Consolas"/>
          <w:color w:val="000000"/>
          <w:sz w:val="19"/>
          <w:szCs w:val="19"/>
        </w:rPr>
        <w:t xml:space="preserve"> </w:t>
      </w:r>
      <w:r>
        <w:rPr>
          <w:rFonts w:ascii="Consolas" w:hAnsi="Consolas" w:cs="Consolas"/>
          <w:color w:val="000000"/>
          <w:sz w:val="19"/>
          <w:szCs w:val="19"/>
        </w:rPr>
        <w:t>lý</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HDKTSo</w:t>
      </w:r>
      <w:r>
        <w:rPr>
          <w:rFonts w:ascii="Consolas" w:hAnsi="Consolas" w:cs="Consolas"/>
          <w:color w:val="0000FF"/>
          <w:sz w:val="19"/>
          <w:szCs w:val="19"/>
        </w:rPr>
        <w:t>&gt;</w:t>
      </w:r>
    </w:p>
    <w:p w:rsidR="009D1437" w:rsidP="009D1437" w14:paraId="5C93FC7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HDKTNgay</w:t>
      </w:r>
      <w:r>
        <w:rPr>
          <w:rFonts w:ascii="Consolas" w:hAnsi="Consolas" w:cs="Consolas"/>
          <w:color w:val="0000FF"/>
          <w:sz w:val="19"/>
          <w:szCs w:val="19"/>
        </w:rPr>
        <w:t>&gt;</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đồng</w:t>
      </w:r>
      <w:r>
        <w:rPr>
          <w:rFonts w:ascii="Consolas" w:hAnsi="Consolas" w:cs="Consolas"/>
          <w:color w:val="000000"/>
          <w:sz w:val="19"/>
          <w:szCs w:val="19"/>
        </w:rPr>
        <w:t xml:space="preserve"> </w:t>
      </w:r>
      <w:r>
        <w:rPr>
          <w:rFonts w:ascii="Consolas" w:hAnsi="Consolas" w:cs="Consolas"/>
          <w:color w:val="000000"/>
          <w:sz w:val="19"/>
          <w:szCs w:val="19"/>
        </w:rPr>
        <w:t>kinh</w:t>
      </w:r>
      <w:r>
        <w:rPr>
          <w:rFonts w:ascii="Consolas" w:hAnsi="Consolas" w:cs="Consolas"/>
          <w:color w:val="000000"/>
          <w:sz w:val="19"/>
          <w:szCs w:val="19"/>
        </w:rPr>
        <w:t xml:space="preserve"> </w:t>
      </w:r>
      <w:r>
        <w:rPr>
          <w:rFonts w:ascii="Consolas" w:hAnsi="Consolas" w:cs="Consolas"/>
          <w:color w:val="000000"/>
          <w:sz w:val="19"/>
          <w:szCs w:val="19"/>
        </w:rPr>
        <w:t>tế</w:t>
      </w:r>
      <w:r>
        <w:rPr>
          <w:rFonts w:ascii="Consolas" w:hAnsi="Consolas" w:cs="Consolas"/>
          <w:color w:val="000000"/>
          <w:sz w:val="19"/>
          <w:szCs w:val="19"/>
        </w:rPr>
        <w:t xml:space="preserve"> </w:t>
      </w:r>
      <w:r>
        <w:rPr>
          <w:rFonts w:ascii="Consolas" w:hAnsi="Consolas" w:cs="Consolas"/>
          <w:color w:val="000000"/>
          <w:sz w:val="19"/>
          <w:szCs w:val="19"/>
        </w:rPr>
        <w:t>ngày</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đối</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 xml:space="preserve"> </w:t>
      </w:r>
      <w:r>
        <w:rPr>
          <w:rFonts w:ascii="Consolas" w:hAnsi="Consolas" w:cs="Consolas"/>
          <w:color w:val="000000"/>
          <w:sz w:val="19"/>
          <w:szCs w:val="19"/>
        </w:rPr>
        <w:t>gửi</w:t>
      </w:r>
      <w:r>
        <w:rPr>
          <w:rFonts w:ascii="Consolas" w:hAnsi="Consolas" w:cs="Consolas"/>
          <w:color w:val="000000"/>
          <w:sz w:val="19"/>
          <w:szCs w:val="19"/>
        </w:rPr>
        <w:t xml:space="preserve"> </w:t>
      </w:r>
      <w:r>
        <w:rPr>
          <w:rFonts w:ascii="Consolas" w:hAnsi="Consolas" w:cs="Consolas"/>
          <w:color w:val="000000"/>
          <w:sz w:val="19"/>
          <w:szCs w:val="19"/>
        </w:rPr>
        <w:t>bán</w:t>
      </w:r>
      <w:r>
        <w:rPr>
          <w:rFonts w:ascii="Consolas" w:hAnsi="Consolas" w:cs="Consolas"/>
          <w:color w:val="000000"/>
          <w:sz w:val="19"/>
          <w:szCs w:val="19"/>
        </w:rPr>
        <w:t xml:space="preserve"> </w:t>
      </w:r>
      <w:r>
        <w:rPr>
          <w:rFonts w:ascii="Consolas" w:hAnsi="Consolas" w:cs="Consolas"/>
          <w:color w:val="000000"/>
          <w:sz w:val="19"/>
          <w:szCs w:val="19"/>
        </w:rPr>
        <w:t>đại</w:t>
      </w:r>
      <w:r>
        <w:rPr>
          <w:rFonts w:ascii="Consolas" w:hAnsi="Consolas" w:cs="Consolas"/>
          <w:color w:val="000000"/>
          <w:sz w:val="19"/>
          <w:szCs w:val="19"/>
        </w:rPr>
        <w:t xml:space="preserve"> </w:t>
      </w:r>
      <w:r>
        <w:rPr>
          <w:rFonts w:ascii="Consolas" w:hAnsi="Consolas" w:cs="Consolas"/>
          <w:color w:val="000000"/>
          <w:sz w:val="19"/>
          <w:szCs w:val="19"/>
        </w:rPr>
        <w:t>lý</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HDKTNgay</w:t>
      </w:r>
      <w:r>
        <w:rPr>
          <w:rFonts w:ascii="Consolas" w:hAnsi="Consolas" w:cs="Consolas"/>
          <w:color w:val="0000FF"/>
          <w:sz w:val="19"/>
          <w:szCs w:val="19"/>
        </w:rPr>
        <w:t>&gt;</w:t>
      </w:r>
    </w:p>
    <w:p w:rsidR="009D1437" w:rsidP="009D1437" w14:paraId="34495F5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NBan</w:t>
      </w:r>
      <w:r>
        <w:rPr>
          <w:rFonts w:ascii="Consolas" w:hAnsi="Consolas" w:cs="Consolas"/>
          <w:color w:val="0000FF"/>
          <w:sz w:val="19"/>
          <w:szCs w:val="19"/>
        </w:rPr>
        <w:t>&gt;</w:t>
      </w:r>
    </w:p>
    <w:p w:rsidR="009D1437" w:rsidP="009D1437" w14:paraId="7DDB349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NMua</w:t>
      </w:r>
      <w:r>
        <w:rPr>
          <w:rFonts w:ascii="Consolas" w:hAnsi="Consolas" w:cs="Consolas"/>
          <w:color w:val="0000FF"/>
          <w:sz w:val="19"/>
          <w:szCs w:val="19"/>
        </w:rPr>
        <w:t>&gt;</w:t>
      </w:r>
    </w:p>
    <w:p w:rsidR="009D1437" w:rsidP="009D1437" w14:paraId="5D7E6B1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Ten</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Ten</w:t>
      </w:r>
      <w:r>
        <w:rPr>
          <w:rFonts w:ascii="Consolas" w:hAnsi="Consolas" w:cs="Consolas"/>
          <w:color w:val="0000FF"/>
          <w:sz w:val="19"/>
          <w:szCs w:val="19"/>
        </w:rPr>
        <w:t>&gt;</w:t>
      </w:r>
    </w:p>
    <w:p w:rsidR="009D1437" w:rsidP="009D1437" w14:paraId="55DF152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MST</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MST</w:t>
      </w:r>
      <w:r>
        <w:rPr>
          <w:rFonts w:ascii="Consolas" w:hAnsi="Consolas" w:cs="Consolas"/>
          <w:color w:val="0000FF"/>
          <w:sz w:val="19"/>
          <w:szCs w:val="19"/>
        </w:rPr>
        <w:t>&gt;</w:t>
      </w:r>
    </w:p>
    <w:p w:rsidR="009D1437" w:rsidP="009D1437" w14:paraId="6A3BD4DB"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DChi</w:t>
      </w:r>
      <w:r>
        <w:rPr>
          <w:rFonts w:ascii="Consolas" w:hAnsi="Consolas" w:cs="Consolas"/>
          <w:color w:val="0000FF"/>
          <w:sz w:val="19"/>
          <w:szCs w:val="19"/>
        </w:rPr>
        <w:t>&gt;</w:t>
      </w:r>
      <w:r>
        <w:rPr>
          <w:rFonts w:ascii="Consolas" w:hAnsi="Consolas" w:cs="Consolas"/>
          <w:color w:val="000000"/>
          <w:sz w:val="19"/>
          <w:szCs w:val="19"/>
        </w:rPr>
        <w:t>Địa</w:t>
      </w:r>
      <w:r>
        <w:rPr>
          <w:rFonts w:ascii="Consolas" w:hAnsi="Consolas" w:cs="Consolas"/>
          <w:color w:val="000000"/>
          <w:sz w:val="19"/>
          <w:szCs w:val="19"/>
        </w:rPr>
        <w:t xml:space="preserve"> </w:t>
      </w:r>
      <w:r>
        <w:rPr>
          <w:rFonts w:ascii="Consolas" w:hAnsi="Consolas" w:cs="Consolas"/>
          <w:color w:val="000000"/>
          <w:sz w:val="19"/>
          <w:szCs w:val="19"/>
        </w:rPr>
        <w:t>chỉ</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DChi</w:t>
      </w:r>
      <w:r>
        <w:rPr>
          <w:rFonts w:ascii="Consolas" w:hAnsi="Consolas" w:cs="Consolas"/>
          <w:color w:val="0000FF"/>
          <w:sz w:val="19"/>
          <w:szCs w:val="19"/>
        </w:rPr>
        <w:t>&gt;</w:t>
      </w:r>
    </w:p>
    <w:p w:rsidR="009D1437" w:rsidP="009D1437" w14:paraId="1461C54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MKHang</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khách</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MKHang</w:t>
      </w:r>
      <w:r>
        <w:rPr>
          <w:rFonts w:ascii="Consolas" w:hAnsi="Consolas" w:cs="Consolas"/>
          <w:color w:val="0000FF"/>
          <w:sz w:val="19"/>
          <w:szCs w:val="19"/>
        </w:rPr>
        <w:t>&gt;</w:t>
      </w:r>
    </w:p>
    <w:p w:rsidR="009D1437" w:rsidP="009D1437" w14:paraId="05DA07F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SDThoai</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điện</w:t>
      </w:r>
      <w:r>
        <w:rPr>
          <w:rFonts w:ascii="Consolas" w:hAnsi="Consolas" w:cs="Consolas"/>
          <w:color w:val="000000"/>
          <w:sz w:val="19"/>
          <w:szCs w:val="19"/>
        </w:rPr>
        <w:t xml:space="preserve"> </w:t>
      </w:r>
      <w:r>
        <w:rPr>
          <w:rFonts w:ascii="Consolas" w:hAnsi="Consolas" w:cs="Consolas"/>
          <w:color w:val="000000"/>
          <w:sz w:val="19"/>
          <w:szCs w:val="19"/>
        </w:rPr>
        <w:t>thoại</w:t>
      </w:r>
      <w:r>
        <w:rPr>
          <w:rFonts w:ascii="Consolas" w:hAnsi="Consolas" w:cs="Consolas"/>
          <w:color w:val="0000FF"/>
          <w:sz w:val="19"/>
          <w:szCs w:val="19"/>
        </w:rPr>
        <w:t>&lt;/</w:t>
      </w:r>
      <w:r>
        <w:rPr>
          <w:rFonts w:ascii="Consolas" w:hAnsi="Consolas" w:cs="Consolas"/>
          <w:color w:val="A31515"/>
          <w:sz w:val="19"/>
          <w:szCs w:val="19"/>
        </w:rPr>
        <w:t>SDThoai</w:t>
      </w:r>
      <w:r>
        <w:rPr>
          <w:rFonts w:ascii="Consolas" w:hAnsi="Consolas" w:cs="Consolas"/>
          <w:color w:val="0000FF"/>
          <w:sz w:val="19"/>
          <w:szCs w:val="19"/>
        </w:rPr>
        <w:t>&gt;</w:t>
      </w:r>
    </w:p>
    <w:p w:rsidR="009D1437" w:rsidP="009D1437" w14:paraId="18705A09"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DCTDTu</w:t>
      </w:r>
      <w:r>
        <w:rPr>
          <w:rFonts w:ascii="Consolas" w:hAnsi="Consolas" w:cs="Consolas"/>
          <w:color w:val="0000FF"/>
          <w:sz w:val="19"/>
          <w:szCs w:val="19"/>
        </w:rPr>
        <w:t>&gt;</w:t>
      </w:r>
      <w:r>
        <w:rPr>
          <w:rFonts w:ascii="Consolas" w:hAnsi="Consolas" w:cs="Consolas"/>
          <w:color w:val="000000"/>
          <w:sz w:val="19"/>
          <w:szCs w:val="19"/>
        </w:rPr>
        <w:t>Địa</w:t>
      </w:r>
      <w:r>
        <w:rPr>
          <w:rFonts w:ascii="Consolas" w:hAnsi="Consolas" w:cs="Consolas"/>
          <w:color w:val="000000"/>
          <w:sz w:val="19"/>
          <w:szCs w:val="19"/>
        </w:rPr>
        <w:t xml:space="preserve"> </w:t>
      </w:r>
      <w:r>
        <w:rPr>
          <w:rFonts w:ascii="Consolas" w:hAnsi="Consolas" w:cs="Consolas"/>
          <w:color w:val="000000"/>
          <w:sz w:val="19"/>
          <w:szCs w:val="19"/>
        </w:rPr>
        <w:t>chỉ</w:t>
      </w:r>
      <w:r>
        <w:rPr>
          <w:rFonts w:ascii="Consolas" w:hAnsi="Consolas" w:cs="Consolas"/>
          <w:color w:val="000000"/>
          <w:sz w:val="19"/>
          <w:szCs w:val="19"/>
        </w:rPr>
        <w:t xml:space="preserve"> </w:t>
      </w:r>
      <w:r>
        <w:rPr>
          <w:rFonts w:ascii="Consolas" w:hAnsi="Consolas" w:cs="Consolas"/>
          <w:color w:val="000000"/>
          <w:sz w:val="19"/>
          <w:szCs w:val="19"/>
        </w:rPr>
        <w:t>thư</w:t>
      </w:r>
      <w:r>
        <w:rPr>
          <w:rFonts w:ascii="Consolas" w:hAnsi="Consolas" w:cs="Consolas"/>
          <w:color w:val="000000"/>
          <w:sz w:val="19"/>
          <w:szCs w:val="19"/>
        </w:rPr>
        <w:t xml:space="preserve"> </w:t>
      </w:r>
      <w:r>
        <w:rPr>
          <w:rFonts w:ascii="Consolas" w:hAnsi="Consolas" w:cs="Consolas"/>
          <w:color w:val="000000"/>
          <w:sz w:val="19"/>
          <w:szCs w:val="19"/>
        </w:rPr>
        <w:t>điện</w:t>
      </w:r>
      <w:r>
        <w:rPr>
          <w:rFonts w:ascii="Consolas" w:hAnsi="Consolas" w:cs="Consolas"/>
          <w:color w:val="000000"/>
          <w:sz w:val="19"/>
          <w:szCs w:val="19"/>
        </w:rPr>
        <w:t xml:space="preserve"> </w:t>
      </w:r>
      <w:r>
        <w:rPr>
          <w:rFonts w:ascii="Consolas" w:hAnsi="Consolas" w:cs="Consolas"/>
          <w:color w:val="000000"/>
          <w:sz w:val="19"/>
          <w:szCs w:val="19"/>
        </w:rPr>
        <w:t>tử</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DCTDTu</w:t>
      </w:r>
      <w:r>
        <w:rPr>
          <w:rFonts w:ascii="Consolas" w:hAnsi="Consolas" w:cs="Consolas"/>
          <w:color w:val="0000FF"/>
          <w:sz w:val="19"/>
          <w:szCs w:val="19"/>
        </w:rPr>
        <w:t>&gt;</w:t>
      </w:r>
    </w:p>
    <w:p w:rsidR="009D1437" w:rsidP="009D1437" w14:paraId="293AD3C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HVTNMHang</w:t>
      </w:r>
      <w:r>
        <w:rPr>
          <w:rFonts w:ascii="Consolas" w:hAnsi="Consolas" w:cs="Consolas"/>
          <w:color w:val="0000FF"/>
          <w:sz w:val="19"/>
          <w:szCs w:val="19"/>
        </w:rPr>
        <w:t>&gt;</w:t>
      </w:r>
      <w:r>
        <w:rPr>
          <w:rFonts w:ascii="Consolas" w:hAnsi="Consolas" w:cs="Consolas"/>
          <w:color w:val="000000"/>
          <w:sz w:val="19"/>
          <w:szCs w:val="19"/>
        </w:rPr>
        <w:t>Họ</w:t>
      </w:r>
      <w:r>
        <w:rPr>
          <w:rFonts w:ascii="Consolas" w:hAnsi="Consolas" w:cs="Consolas"/>
          <w:color w:val="000000"/>
          <w:sz w:val="19"/>
          <w:szCs w:val="19"/>
        </w:rPr>
        <w:t xml:space="preserve"> </w:t>
      </w:r>
      <w:r>
        <w:rPr>
          <w:rFonts w:ascii="Consolas" w:hAnsi="Consolas" w:cs="Consolas"/>
          <w:color w:val="000000"/>
          <w:sz w:val="19"/>
          <w:szCs w:val="19"/>
        </w:rPr>
        <w:t>và</w:t>
      </w:r>
      <w:r>
        <w:rPr>
          <w:rFonts w:ascii="Consolas" w:hAnsi="Consolas" w:cs="Consolas"/>
          <w:color w:val="000000"/>
          <w:sz w:val="19"/>
          <w:szCs w:val="19"/>
        </w:rPr>
        <w:t xml:space="preserve"> </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người</w:t>
      </w:r>
      <w:r>
        <w:rPr>
          <w:rFonts w:ascii="Consolas" w:hAnsi="Consolas" w:cs="Consolas"/>
          <w:color w:val="000000"/>
          <w:sz w:val="19"/>
          <w:szCs w:val="19"/>
        </w:rPr>
        <w:t xml:space="preserve"> </w:t>
      </w:r>
      <w:r>
        <w:rPr>
          <w:rFonts w:ascii="Consolas" w:hAnsi="Consolas" w:cs="Consolas"/>
          <w:color w:val="000000"/>
          <w:sz w:val="19"/>
          <w:szCs w:val="19"/>
        </w:rPr>
        <w:t>mua</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HVTNMHang</w:t>
      </w:r>
      <w:r>
        <w:rPr>
          <w:rFonts w:ascii="Consolas" w:hAnsi="Consolas" w:cs="Consolas"/>
          <w:color w:val="0000FF"/>
          <w:sz w:val="19"/>
          <w:szCs w:val="19"/>
        </w:rPr>
        <w:t>&gt;</w:t>
      </w:r>
    </w:p>
    <w:p w:rsidR="009D1437" w:rsidP="009D1437" w14:paraId="50DC32B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STKNHang</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tài</w:t>
      </w:r>
      <w:r>
        <w:rPr>
          <w:rFonts w:ascii="Consolas" w:hAnsi="Consolas" w:cs="Consolas"/>
          <w:color w:val="000000"/>
          <w:sz w:val="19"/>
          <w:szCs w:val="19"/>
        </w:rPr>
        <w:t xml:space="preserve"> </w:t>
      </w:r>
      <w:r>
        <w:rPr>
          <w:rFonts w:ascii="Consolas" w:hAnsi="Consolas" w:cs="Consolas"/>
          <w:color w:val="000000"/>
          <w:sz w:val="19"/>
          <w:szCs w:val="19"/>
        </w:rPr>
        <w:t>khoản</w:t>
      </w:r>
      <w:r>
        <w:rPr>
          <w:rFonts w:ascii="Consolas" w:hAnsi="Consolas" w:cs="Consolas"/>
          <w:color w:val="000000"/>
          <w:sz w:val="19"/>
          <w:szCs w:val="19"/>
        </w:rPr>
        <w:t xml:space="preserve"> </w:t>
      </w:r>
      <w:r>
        <w:rPr>
          <w:rFonts w:ascii="Consolas" w:hAnsi="Consolas" w:cs="Consolas"/>
          <w:color w:val="000000"/>
          <w:sz w:val="19"/>
          <w:szCs w:val="19"/>
        </w:rPr>
        <w:t>ngân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STKNHang</w:t>
      </w:r>
      <w:r>
        <w:rPr>
          <w:rFonts w:ascii="Consolas" w:hAnsi="Consolas" w:cs="Consolas"/>
          <w:color w:val="0000FF"/>
          <w:sz w:val="19"/>
          <w:szCs w:val="19"/>
        </w:rPr>
        <w:t>&gt;</w:t>
      </w:r>
    </w:p>
    <w:p w:rsidR="009D1437" w:rsidP="009D1437" w14:paraId="2A928F1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TNHang</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ngân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FF"/>
          <w:sz w:val="19"/>
          <w:szCs w:val="19"/>
        </w:rPr>
        <w:t>&lt;/</w:t>
      </w:r>
      <w:r>
        <w:rPr>
          <w:rFonts w:ascii="Consolas" w:hAnsi="Consolas" w:cs="Consolas"/>
          <w:color w:val="A31515"/>
          <w:sz w:val="19"/>
          <w:szCs w:val="19"/>
        </w:rPr>
        <w:t>TNHang</w:t>
      </w:r>
      <w:r>
        <w:rPr>
          <w:rFonts w:ascii="Consolas" w:hAnsi="Consolas" w:cs="Consolas"/>
          <w:color w:val="0000FF"/>
          <w:sz w:val="19"/>
          <w:szCs w:val="19"/>
        </w:rPr>
        <w:t>&gt;</w:t>
      </w:r>
    </w:p>
    <w:p w:rsidR="009D1437" w:rsidP="009D1437" w14:paraId="5389364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HVTNNHang</w:t>
      </w:r>
      <w:r>
        <w:rPr>
          <w:rFonts w:ascii="Consolas" w:hAnsi="Consolas" w:cs="Consolas"/>
          <w:color w:val="0000FF"/>
          <w:sz w:val="19"/>
          <w:szCs w:val="19"/>
        </w:rPr>
        <w:t>&gt;</w:t>
      </w:r>
      <w:r>
        <w:rPr>
          <w:rFonts w:ascii="Consolas" w:hAnsi="Consolas" w:cs="Consolas"/>
          <w:color w:val="000000"/>
          <w:sz w:val="19"/>
          <w:szCs w:val="19"/>
        </w:rPr>
        <w:t>Họ</w:t>
      </w:r>
      <w:r>
        <w:rPr>
          <w:rFonts w:ascii="Consolas" w:hAnsi="Consolas" w:cs="Consolas"/>
          <w:color w:val="000000"/>
          <w:sz w:val="19"/>
          <w:szCs w:val="19"/>
        </w:rPr>
        <w:t xml:space="preserve"> </w:t>
      </w:r>
      <w:r>
        <w:rPr>
          <w:rFonts w:ascii="Consolas" w:hAnsi="Consolas" w:cs="Consolas"/>
          <w:color w:val="000000"/>
          <w:sz w:val="19"/>
          <w:szCs w:val="19"/>
        </w:rPr>
        <w:t>và</w:t>
      </w:r>
      <w:r>
        <w:rPr>
          <w:rFonts w:ascii="Consolas" w:hAnsi="Consolas" w:cs="Consolas"/>
          <w:color w:val="000000"/>
          <w:sz w:val="19"/>
          <w:szCs w:val="19"/>
        </w:rPr>
        <w:t xml:space="preserve"> </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người</w:t>
      </w:r>
      <w:r>
        <w:rPr>
          <w:rFonts w:ascii="Consolas" w:hAnsi="Consolas" w:cs="Consolas"/>
          <w:color w:val="000000"/>
          <w:sz w:val="19"/>
          <w:szCs w:val="19"/>
        </w:rPr>
        <w:t xml:space="preserve"> </w:t>
      </w:r>
      <w:r>
        <w:rPr>
          <w:rFonts w:ascii="Consolas" w:hAnsi="Consolas" w:cs="Consolas"/>
          <w:color w:val="000000"/>
          <w:sz w:val="19"/>
          <w:szCs w:val="19"/>
        </w:rPr>
        <w:t>nhận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phiếu</w:t>
      </w:r>
      <w:r>
        <w:rPr>
          <w:rFonts w:ascii="Consolas" w:hAnsi="Consolas" w:cs="Consolas"/>
          <w:color w:val="000000"/>
          <w:sz w:val="19"/>
          <w:szCs w:val="19"/>
        </w:rPr>
        <w:t xml:space="preserve"> </w:t>
      </w:r>
      <w:r>
        <w:rPr>
          <w:rFonts w:ascii="Consolas" w:hAnsi="Consolas" w:cs="Consolas"/>
          <w:color w:val="000000"/>
          <w:sz w:val="19"/>
          <w:szCs w:val="19"/>
        </w:rPr>
        <w:t>xuất</w:t>
      </w:r>
      <w:r>
        <w:rPr>
          <w:rFonts w:ascii="Consolas" w:hAnsi="Consolas" w:cs="Consolas"/>
          <w:color w:val="000000"/>
          <w:sz w:val="19"/>
          <w:szCs w:val="19"/>
        </w:rPr>
        <w:t xml:space="preserve"> </w:t>
      </w:r>
      <w:r>
        <w:rPr>
          <w:rFonts w:ascii="Consolas" w:hAnsi="Consolas" w:cs="Consolas"/>
          <w:color w:val="000000"/>
          <w:sz w:val="19"/>
          <w:szCs w:val="19"/>
        </w:rPr>
        <w:t>kho</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HVTNNHang</w:t>
      </w:r>
      <w:r>
        <w:rPr>
          <w:rFonts w:ascii="Consolas" w:hAnsi="Consolas" w:cs="Consolas"/>
          <w:color w:val="0000FF"/>
          <w:sz w:val="19"/>
          <w:szCs w:val="19"/>
        </w:rPr>
        <w:t>&gt;</w:t>
      </w:r>
    </w:p>
    <w:p w:rsidR="009D1437" w:rsidP="009D1437" w14:paraId="51F5485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NMua</w:t>
      </w:r>
      <w:r>
        <w:rPr>
          <w:rFonts w:ascii="Consolas" w:hAnsi="Consolas" w:cs="Consolas"/>
          <w:color w:val="0000FF"/>
          <w:sz w:val="19"/>
          <w:szCs w:val="19"/>
        </w:rPr>
        <w:t>&gt;</w:t>
      </w:r>
    </w:p>
    <w:p w:rsidR="009D1437" w:rsidP="009D1437" w14:paraId="49E4408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DSHHDVu</w:t>
      </w:r>
      <w:r>
        <w:rPr>
          <w:rFonts w:ascii="Consolas" w:hAnsi="Consolas" w:cs="Consolas"/>
          <w:color w:val="0000FF"/>
          <w:sz w:val="19"/>
          <w:szCs w:val="19"/>
        </w:rPr>
        <w:t>&gt;</w:t>
      </w:r>
    </w:p>
    <w:p w:rsidR="009D1437" w:rsidP="009D1437" w14:paraId="548CC44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HHDVu</w:t>
      </w:r>
      <w:r>
        <w:rPr>
          <w:rFonts w:ascii="Consolas" w:hAnsi="Consolas" w:cs="Consolas"/>
          <w:color w:val="0000FF"/>
          <w:sz w:val="19"/>
          <w:szCs w:val="19"/>
        </w:rPr>
        <w:t>&gt;</w:t>
      </w:r>
    </w:p>
    <w:p w:rsidR="009D1437" w:rsidP="009D1437" w14:paraId="3753937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TChat</w:t>
      </w:r>
      <w:r>
        <w:rPr>
          <w:rFonts w:ascii="Consolas" w:hAnsi="Consolas" w:cs="Consolas"/>
          <w:color w:val="0000FF"/>
          <w:sz w:val="19"/>
          <w:szCs w:val="19"/>
        </w:rPr>
        <w:t>&gt;</w:t>
      </w:r>
      <w:r>
        <w:rPr>
          <w:rFonts w:ascii="Consolas" w:hAnsi="Consolas" w:cs="Consolas"/>
          <w:color w:val="000000"/>
          <w:sz w:val="19"/>
          <w:szCs w:val="19"/>
        </w:rPr>
        <w:t>Tính</w:t>
      </w:r>
      <w:r>
        <w:rPr>
          <w:rFonts w:ascii="Consolas" w:hAnsi="Consolas" w:cs="Consolas"/>
          <w:color w:val="000000"/>
          <w:sz w:val="19"/>
          <w:szCs w:val="19"/>
        </w:rPr>
        <w:t xml:space="preserve"> </w:t>
      </w:r>
      <w:r>
        <w:rPr>
          <w:rFonts w:ascii="Consolas" w:hAnsi="Consolas" w:cs="Consolas"/>
          <w:color w:val="000000"/>
          <w:sz w:val="19"/>
          <w:szCs w:val="19"/>
        </w:rPr>
        <w:t>chất</w:t>
      </w:r>
      <w:r>
        <w:rPr>
          <w:rFonts w:ascii="Consolas" w:hAnsi="Consolas" w:cs="Consolas"/>
          <w:color w:val="000000"/>
          <w:sz w:val="19"/>
          <w:szCs w:val="19"/>
        </w:rPr>
        <w:t xml:space="preserve"> * (1-Hàng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2-Khuyến </w:t>
      </w:r>
      <w:r>
        <w:rPr>
          <w:rFonts w:ascii="Consolas" w:hAnsi="Consolas" w:cs="Consolas"/>
          <w:color w:val="000000"/>
          <w:sz w:val="19"/>
          <w:szCs w:val="19"/>
        </w:rPr>
        <w:t>mại</w:t>
      </w:r>
      <w:r>
        <w:rPr>
          <w:rFonts w:ascii="Consolas" w:hAnsi="Consolas" w:cs="Consolas"/>
          <w:color w:val="000000"/>
          <w:sz w:val="19"/>
          <w:szCs w:val="19"/>
        </w:rPr>
        <w:t xml:space="preserve">; 3-Chiết </w:t>
      </w:r>
      <w:r>
        <w:rPr>
          <w:rFonts w:ascii="Consolas" w:hAnsi="Consolas" w:cs="Consolas"/>
          <w:color w:val="000000"/>
          <w:sz w:val="19"/>
          <w:szCs w:val="19"/>
        </w:rPr>
        <w:t>khấu</w:t>
      </w:r>
      <w:r>
        <w:rPr>
          <w:rFonts w:ascii="Consolas" w:hAnsi="Consolas" w:cs="Consolas"/>
          <w:color w:val="000000"/>
          <w:sz w:val="19"/>
          <w:szCs w:val="19"/>
        </w:rPr>
        <w:t xml:space="preserve"> </w:t>
      </w:r>
      <w:r>
        <w:rPr>
          <w:rFonts w:ascii="Consolas" w:hAnsi="Consolas" w:cs="Consolas"/>
          <w:color w:val="000000"/>
          <w:sz w:val="19"/>
          <w:szCs w:val="19"/>
        </w:rPr>
        <w:t>thương</w:t>
      </w:r>
      <w:r>
        <w:rPr>
          <w:rFonts w:ascii="Consolas" w:hAnsi="Consolas" w:cs="Consolas"/>
          <w:color w:val="000000"/>
          <w:sz w:val="19"/>
          <w:szCs w:val="19"/>
        </w:rPr>
        <w:t xml:space="preserve"> </w:t>
      </w:r>
      <w:r>
        <w:rPr>
          <w:rFonts w:ascii="Consolas" w:hAnsi="Consolas" w:cs="Consolas"/>
          <w:color w:val="000000"/>
          <w:sz w:val="19"/>
          <w:szCs w:val="19"/>
        </w:rPr>
        <w:t>mại</w:t>
      </w:r>
      <w:r>
        <w:rPr>
          <w:rFonts w:ascii="Consolas" w:hAnsi="Consolas" w:cs="Consolas"/>
          <w:color w:val="000000"/>
          <w:sz w:val="19"/>
          <w:szCs w:val="19"/>
        </w:rPr>
        <w:t xml:space="preserve"> (</w:t>
      </w:r>
      <w:r>
        <w:rPr>
          <w:rFonts w:ascii="Consolas" w:hAnsi="Consolas" w:cs="Consolas"/>
          <w:color w:val="000000"/>
          <w:sz w:val="19"/>
          <w:szCs w:val="19"/>
        </w:rPr>
        <w:t>trong</w:t>
      </w:r>
      <w:r>
        <w:rPr>
          <w:rFonts w:ascii="Consolas" w:hAnsi="Consolas" w:cs="Consolas"/>
          <w:color w:val="000000"/>
          <w:sz w:val="19"/>
          <w:szCs w:val="19"/>
        </w:rPr>
        <w:t xml:space="preserve"> </w:t>
      </w:r>
      <w:r>
        <w:rPr>
          <w:rFonts w:ascii="Consolas" w:hAnsi="Consolas" w:cs="Consolas"/>
          <w:color w:val="000000"/>
          <w:sz w:val="19"/>
          <w:szCs w:val="19"/>
        </w:rPr>
        <w:t>trường</w:t>
      </w:r>
      <w:r>
        <w:rPr>
          <w:rFonts w:ascii="Consolas" w:hAnsi="Consolas" w:cs="Consolas"/>
          <w:color w:val="000000"/>
          <w:sz w:val="19"/>
          <w:szCs w:val="19"/>
        </w:rPr>
        <w:t xml:space="preserve"> </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muốn</w:t>
      </w:r>
      <w:r>
        <w:rPr>
          <w:rFonts w:ascii="Consolas" w:hAnsi="Consolas" w:cs="Consolas"/>
          <w:color w:val="000000"/>
          <w:sz w:val="19"/>
          <w:szCs w:val="19"/>
        </w:rPr>
        <w:t xml:space="preserve"> </w:t>
      </w:r>
      <w:r>
        <w:rPr>
          <w:rFonts w:ascii="Consolas" w:hAnsi="Consolas" w:cs="Consolas"/>
          <w:color w:val="000000"/>
          <w:sz w:val="19"/>
          <w:szCs w:val="19"/>
        </w:rPr>
        <w:t>thể</w:t>
      </w:r>
      <w:r>
        <w:rPr>
          <w:rFonts w:ascii="Consolas" w:hAnsi="Consolas" w:cs="Consolas"/>
          <w:color w:val="000000"/>
          <w:sz w:val="19"/>
          <w:szCs w:val="19"/>
        </w:rPr>
        <w:t xml:space="preserve"> </w:t>
      </w:r>
      <w:r>
        <w:rPr>
          <w:rFonts w:ascii="Consolas" w:hAnsi="Consolas" w:cs="Consolas"/>
          <w:color w:val="000000"/>
          <w:sz w:val="19"/>
          <w:szCs w:val="19"/>
        </w:rPr>
        <w:t>hiện</w:t>
      </w:r>
      <w:r>
        <w:rPr>
          <w:rFonts w:ascii="Consolas" w:hAnsi="Consolas" w:cs="Consolas"/>
          <w:color w:val="000000"/>
          <w:sz w:val="19"/>
          <w:szCs w:val="19"/>
        </w:rPr>
        <w:t xml:space="preserve"> </w:t>
      </w:r>
      <w:r>
        <w:rPr>
          <w:rFonts w:ascii="Consolas" w:hAnsi="Consolas" w:cs="Consolas"/>
          <w:color w:val="000000"/>
          <w:sz w:val="19"/>
          <w:szCs w:val="19"/>
        </w:rPr>
        <w:t>thông</w:t>
      </w:r>
      <w:r>
        <w:rPr>
          <w:rFonts w:ascii="Consolas" w:hAnsi="Consolas" w:cs="Consolas"/>
          <w:color w:val="000000"/>
          <w:sz w:val="19"/>
          <w:szCs w:val="19"/>
        </w:rPr>
        <w:t xml:space="preserve"> tin </w:t>
      </w:r>
      <w:r>
        <w:rPr>
          <w:rFonts w:ascii="Consolas" w:hAnsi="Consolas" w:cs="Consolas"/>
          <w:color w:val="000000"/>
          <w:sz w:val="19"/>
          <w:szCs w:val="19"/>
        </w:rPr>
        <w:t>chiết</w:t>
      </w:r>
      <w:r>
        <w:rPr>
          <w:rFonts w:ascii="Consolas" w:hAnsi="Consolas" w:cs="Consolas"/>
          <w:color w:val="000000"/>
          <w:sz w:val="19"/>
          <w:szCs w:val="19"/>
        </w:rPr>
        <w:t xml:space="preserve"> </w:t>
      </w:r>
      <w:r>
        <w:rPr>
          <w:rFonts w:ascii="Consolas" w:hAnsi="Consolas" w:cs="Consolas"/>
          <w:color w:val="000000"/>
          <w:sz w:val="19"/>
          <w:szCs w:val="19"/>
        </w:rPr>
        <w:t>khấu</w:t>
      </w:r>
      <w:r>
        <w:rPr>
          <w:rFonts w:ascii="Consolas" w:hAnsi="Consolas" w:cs="Consolas"/>
          <w:color w:val="000000"/>
          <w:sz w:val="19"/>
          <w:szCs w:val="19"/>
        </w:rPr>
        <w:t xml:space="preserve"> </w:t>
      </w:r>
      <w:r>
        <w:rPr>
          <w:rFonts w:ascii="Consolas" w:hAnsi="Consolas" w:cs="Consolas"/>
          <w:color w:val="000000"/>
          <w:sz w:val="19"/>
          <w:szCs w:val="19"/>
        </w:rPr>
        <w:t>theo</w:t>
      </w:r>
      <w:r>
        <w:rPr>
          <w:rFonts w:ascii="Consolas" w:hAnsi="Consolas" w:cs="Consolas"/>
          <w:color w:val="000000"/>
          <w:sz w:val="19"/>
          <w:szCs w:val="19"/>
        </w:rPr>
        <w:t xml:space="preserve"> </w:t>
      </w:r>
      <w:r>
        <w:rPr>
          <w:rFonts w:ascii="Consolas" w:hAnsi="Consolas" w:cs="Consolas"/>
          <w:color w:val="000000"/>
          <w:sz w:val="19"/>
          <w:szCs w:val="19"/>
        </w:rPr>
        <w:t>dòng</w:t>
      </w:r>
      <w:r>
        <w:rPr>
          <w:rFonts w:ascii="Consolas" w:hAnsi="Consolas" w:cs="Consolas"/>
          <w:color w:val="000000"/>
          <w:sz w:val="19"/>
          <w:szCs w:val="19"/>
        </w:rPr>
        <w:t xml:space="preserve">); 4-Ghi </w:t>
      </w:r>
      <w:r>
        <w:rPr>
          <w:rFonts w:ascii="Consolas" w:hAnsi="Consolas" w:cs="Consolas"/>
          <w:color w:val="000000"/>
          <w:sz w:val="19"/>
          <w:szCs w:val="19"/>
        </w:rPr>
        <w:t>chú</w:t>
      </w:r>
      <w:r>
        <w:rPr>
          <w:rFonts w:ascii="Consolas" w:hAnsi="Consolas" w:cs="Consolas"/>
          <w:color w:val="000000"/>
          <w:sz w:val="19"/>
          <w:szCs w:val="19"/>
        </w:rPr>
        <w:t>/</w:t>
      </w:r>
      <w:r>
        <w:rPr>
          <w:rFonts w:ascii="Consolas" w:hAnsi="Consolas" w:cs="Consolas"/>
          <w:color w:val="000000"/>
          <w:sz w:val="19"/>
          <w:szCs w:val="19"/>
        </w:rPr>
        <w:t>diễn</w:t>
      </w:r>
      <w:r>
        <w:rPr>
          <w:rFonts w:ascii="Consolas" w:hAnsi="Consolas" w:cs="Consolas"/>
          <w:color w:val="000000"/>
          <w:sz w:val="19"/>
          <w:szCs w:val="19"/>
        </w:rPr>
        <w:t xml:space="preserve"> </w:t>
      </w:r>
      <w:r>
        <w:rPr>
          <w:rFonts w:ascii="Consolas" w:hAnsi="Consolas" w:cs="Consolas"/>
          <w:color w:val="000000"/>
          <w:sz w:val="19"/>
          <w:szCs w:val="19"/>
        </w:rPr>
        <w:t>giải</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TChat</w:t>
      </w:r>
      <w:r>
        <w:rPr>
          <w:rFonts w:ascii="Consolas" w:hAnsi="Consolas" w:cs="Consolas"/>
          <w:color w:val="0000FF"/>
          <w:sz w:val="19"/>
          <w:szCs w:val="19"/>
        </w:rPr>
        <w:t>&gt;</w:t>
      </w:r>
    </w:p>
    <w:p w:rsidR="009D1437" w:rsidP="009D1437" w14:paraId="1C4D1FB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STT</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thứ</w:t>
      </w:r>
      <w:r>
        <w:rPr>
          <w:rFonts w:ascii="Consolas" w:hAnsi="Consolas" w:cs="Consolas"/>
          <w:color w:val="000000"/>
          <w:sz w:val="19"/>
          <w:szCs w:val="19"/>
        </w:rPr>
        <w:t xml:space="preserve"> </w:t>
      </w:r>
      <w:r>
        <w:rPr>
          <w:rFonts w:ascii="Consolas" w:hAnsi="Consolas" w:cs="Consolas"/>
          <w:color w:val="000000"/>
          <w:sz w:val="19"/>
          <w:szCs w:val="19"/>
        </w:rPr>
        <w:t>tự</w:t>
      </w:r>
      <w:r>
        <w:rPr>
          <w:rFonts w:ascii="Consolas" w:hAnsi="Consolas" w:cs="Consolas"/>
          <w:color w:val="0000FF"/>
          <w:sz w:val="19"/>
          <w:szCs w:val="19"/>
        </w:rPr>
        <w:t>&lt;/</w:t>
      </w:r>
      <w:r>
        <w:rPr>
          <w:rFonts w:ascii="Consolas" w:hAnsi="Consolas" w:cs="Consolas"/>
          <w:color w:val="A31515"/>
          <w:sz w:val="19"/>
          <w:szCs w:val="19"/>
        </w:rPr>
        <w:t>STT</w:t>
      </w:r>
      <w:r>
        <w:rPr>
          <w:rFonts w:ascii="Consolas" w:hAnsi="Consolas" w:cs="Consolas"/>
          <w:color w:val="0000FF"/>
          <w:sz w:val="19"/>
          <w:szCs w:val="19"/>
        </w:rPr>
        <w:t>&gt;</w:t>
      </w:r>
    </w:p>
    <w:p w:rsidR="009D1437" w:rsidP="009D1437" w14:paraId="55C7518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MHHDVu</w:t>
      </w:r>
      <w:r>
        <w:rPr>
          <w:rFonts w:ascii="Consolas" w:hAnsi="Consolas" w:cs="Consolas"/>
          <w:color w:val="0000FF"/>
          <w:sz w:val="19"/>
          <w:szCs w:val="19"/>
        </w:rPr>
        <w:t>&gt;</w:t>
      </w:r>
      <w:r>
        <w:rPr>
          <w:rFonts w:ascii="Consolas" w:hAnsi="Consolas" w:cs="Consolas"/>
          <w:color w:val="000000"/>
          <w:sz w:val="19"/>
          <w:szCs w:val="19"/>
        </w:rPr>
        <w:t>Mã</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MHHDVu</w:t>
      </w:r>
      <w:r>
        <w:rPr>
          <w:rFonts w:ascii="Consolas" w:hAnsi="Consolas" w:cs="Consolas"/>
          <w:color w:val="0000FF"/>
          <w:sz w:val="19"/>
          <w:szCs w:val="19"/>
        </w:rPr>
        <w:t>&gt;</w:t>
      </w:r>
    </w:p>
    <w:p w:rsidR="009D1437" w:rsidP="009D1437" w14:paraId="5A8F86E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THHDVu</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hàng</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dịch</w:t>
      </w:r>
      <w:r>
        <w:rPr>
          <w:rFonts w:ascii="Consolas" w:hAnsi="Consolas" w:cs="Consolas"/>
          <w:color w:val="000000"/>
          <w:sz w:val="19"/>
          <w:szCs w:val="19"/>
        </w:rPr>
        <w:t xml:space="preserve"> </w:t>
      </w:r>
      <w:r>
        <w:rPr>
          <w:rFonts w:ascii="Consolas" w:hAnsi="Consolas" w:cs="Consolas"/>
          <w:color w:val="000000"/>
          <w:sz w:val="19"/>
          <w:szCs w:val="19"/>
        </w:rPr>
        <w:t>vụ</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THHDVu</w:t>
      </w:r>
      <w:r>
        <w:rPr>
          <w:rFonts w:ascii="Consolas" w:hAnsi="Consolas" w:cs="Consolas"/>
          <w:color w:val="0000FF"/>
          <w:sz w:val="19"/>
          <w:szCs w:val="19"/>
        </w:rPr>
        <w:t>&gt;</w:t>
      </w:r>
    </w:p>
    <w:p w:rsidR="009D1437" w:rsidP="009D1437" w14:paraId="4F37241C"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DVTinh</w:t>
      </w:r>
      <w:r>
        <w:rPr>
          <w:rFonts w:ascii="Consolas" w:hAnsi="Consolas" w:cs="Consolas"/>
          <w:color w:val="0000FF"/>
          <w:sz w:val="19"/>
          <w:szCs w:val="19"/>
        </w:rPr>
        <w:t>&gt;</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vị</w:t>
      </w:r>
      <w:r>
        <w:rPr>
          <w:rFonts w:ascii="Consolas" w:hAnsi="Consolas" w:cs="Consolas"/>
          <w:color w:val="000000"/>
          <w:sz w:val="19"/>
          <w:szCs w:val="19"/>
        </w:rPr>
        <w:t xml:space="preserve"> </w:t>
      </w:r>
      <w:r>
        <w:rPr>
          <w:rFonts w:ascii="Consolas" w:hAnsi="Consolas" w:cs="Consolas"/>
          <w:color w:val="000000"/>
          <w:sz w:val="19"/>
          <w:szCs w:val="19"/>
        </w:rPr>
        <w:t>tính</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DVTinh</w:t>
      </w:r>
      <w:r>
        <w:rPr>
          <w:rFonts w:ascii="Consolas" w:hAnsi="Consolas" w:cs="Consolas"/>
          <w:color w:val="0000FF"/>
          <w:sz w:val="19"/>
          <w:szCs w:val="19"/>
        </w:rPr>
        <w:t>&gt;</w:t>
      </w:r>
    </w:p>
    <w:p w:rsidR="009D1437" w:rsidP="009D1437" w14:paraId="117117FF"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SLuong</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lượng</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SLuong</w:t>
      </w:r>
      <w:r>
        <w:rPr>
          <w:rFonts w:ascii="Consolas" w:hAnsi="Consolas" w:cs="Consolas"/>
          <w:color w:val="0000FF"/>
          <w:sz w:val="19"/>
          <w:szCs w:val="19"/>
        </w:rPr>
        <w:t>&gt;</w:t>
      </w:r>
    </w:p>
    <w:p w:rsidR="009D1437" w:rsidP="009D1437" w14:paraId="3AB2529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DGia</w:t>
      </w:r>
      <w:r>
        <w:rPr>
          <w:rFonts w:ascii="Consolas" w:hAnsi="Consolas" w:cs="Consolas"/>
          <w:color w:val="0000FF"/>
          <w:sz w:val="19"/>
          <w:szCs w:val="19"/>
        </w:rPr>
        <w:t>&gt;</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giá</w:t>
      </w:r>
      <w:r>
        <w:rPr>
          <w:rFonts w:ascii="Consolas" w:hAnsi="Consolas" w:cs="Consolas"/>
          <w:color w:val="000000"/>
          <w:sz w:val="19"/>
          <w:szCs w:val="19"/>
        </w:rPr>
        <w:t xml:space="preserve">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nếu</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w:t>
      </w:r>
      <w:r>
        <w:rPr>
          <w:rFonts w:ascii="Consolas" w:hAnsi="Consolas" w:cs="Consolas"/>
          <w:color w:val="0000FF"/>
          <w:sz w:val="19"/>
          <w:szCs w:val="19"/>
        </w:rPr>
        <w:t>&lt;/</w:t>
      </w:r>
      <w:r>
        <w:rPr>
          <w:rFonts w:ascii="Consolas" w:hAnsi="Consolas" w:cs="Consolas"/>
          <w:color w:val="A31515"/>
          <w:sz w:val="19"/>
          <w:szCs w:val="19"/>
        </w:rPr>
        <w:t>DGia</w:t>
      </w:r>
      <w:r>
        <w:rPr>
          <w:rFonts w:ascii="Consolas" w:hAnsi="Consolas" w:cs="Consolas"/>
          <w:color w:val="0000FF"/>
          <w:sz w:val="19"/>
          <w:szCs w:val="19"/>
        </w:rPr>
        <w:t>&gt;</w:t>
      </w:r>
    </w:p>
    <w:p w:rsidR="009D1437" w:rsidP="009D1437" w14:paraId="6617A3ED"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TLCKhau</w:t>
      </w:r>
      <w:r>
        <w:rPr>
          <w:rFonts w:ascii="Consolas" w:hAnsi="Consolas" w:cs="Consolas"/>
          <w:color w:val="0000FF"/>
          <w:sz w:val="19"/>
          <w:szCs w:val="19"/>
        </w:rPr>
        <w:t>&gt;</w:t>
      </w:r>
      <w:r>
        <w:rPr>
          <w:rFonts w:ascii="Consolas" w:hAnsi="Consolas" w:cs="Consolas"/>
          <w:color w:val="000000"/>
          <w:sz w:val="19"/>
          <w:szCs w:val="19"/>
        </w:rPr>
        <w:t>Tỷ</w:t>
      </w:r>
      <w:r>
        <w:rPr>
          <w:rFonts w:ascii="Consolas" w:hAnsi="Consolas" w:cs="Consolas"/>
          <w:color w:val="000000"/>
          <w:sz w:val="19"/>
          <w:szCs w:val="19"/>
        </w:rPr>
        <w:t xml:space="preserve"> </w:t>
      </w:r>
      <w:r>
        <w:rPr>
          <w:rFonts w:ascii="Consolas" w:hAnsi="Consolas" w:cs="Consolas"/>
          <w:color w:val="000000"/>
          <w:sz w:val="19"/>
          <w:szCs w:val="19"/>
        </w:rPr>
        <w:t>lệ</w:t>
      </w:r>
      <w:r>
        <w:rPr>
          <w:rFonts w:ascii="Consolas" w:hAnsi="Consolas" w:cs="Consolas"/>
          <w:color w:val="000000"/>
          <w:sz w:val="19"/>
          <w:szCs w:val="19"/>
        </w:rPr>
        <w:t xml:space="preserve"> % </w:t>
      </w:r>
      <w:r>
        <w:rPr>
          <w:rFonts w:ascii="Consolas" w:hAnsi="Consolas" w:cs="Consolas"/>
          <w:color w:val="000000"/>
          <w:sz w:val="19"/>
          <w:szCs w:val="19"/>
        </w:rPr>
        <w:t>chiết</w:t>
      </w:r>
      <w:r>
        <w:rPr>
          <w:rFonts w:ascii="Consolas" w:hAnsi="Consolas" w:cs="Consolas"/>
          <w:color w:val="000000"/>
          <w:sz w:val="19"/>
          <w:szCs w:val="19"/>
        </w:rPr>
        <w:t xml:space="preserve"> </w:t>
      </w:r>
      <w:r>
        <w:rPr>
          <w:rFonts w:ascii="Consolas" w:hAnsi="Consolas" w:cs="Consolas"/>
          <w:color w:val="000000"/>
          <w:sz w:val="19"/>
          <w:szCs w:val="19"/>
        </w:rPr>
        <w:t>khấu</w:t>
      </w:r>
      <w:r>
        <w:rPr>
          <w:rFonts w:ascii="Consolas" w:hAnsi="Consolas" w:cs="Consolas"/>
          <w:color w:val="0000FF"/>
          <w:sz w:val="19"/>
          <w:szCs w:val="19"/>
        </w:rPr>
        <w:t>&lt;/</w:t>
      </w:r>
      <w:r>
        <w:rPr>
          <w:rFonts w:ascii="Consolas" w:hAnsi="Consolas" w:cs="Consolas"/>
          <w:color w:val="A31515"/>
          <w:sz w:val="19"/>
          <w:szCs w:val="19"/>
        </w:rPr>
        <w:t>TLCKhau</w:t>
      </w:r>
      <w:r>
        <w:rPr>
          <w:rFonts w:ascii="Consolas" w:hAnsi="Consolas" w:cs="Consolas"/>
          <w:color w:val="0000FF"/>
          <w:sz w:val="19"/>
          <w:szCs w:val="19"/>
        </w:rPr>
        <w:t>&gt;</w:t>
      </w:r>
    </w:p>
    <w:p w:rsidR="009D1437" w:rsidP="009D1437" w14:paraId="33F8ADF7" w14:textId="77777777">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STCKhau</w:t>
      </w:r>
      <w:r>
        <w:rPr>
          <w:rFonts w:ascii="Consolas" w:hAnsi="Consolas" w:cs="Consolas"/>
          <w:color w:val="0000FF"/>
          <w:sz w:val="19"/>
          <w:szCs w:val="19"/>
        </w:rPr>
        <w:t>&gt;</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chiết</w:t>
      </w:r>
      <w:r>
        <w:rPr>
          <w:rFonts w:ascii="Consolas" w:hAnsi="Consolas" w:cs="Consolas"/>
          <w:color w:val="000000"/>
          <w:sz w:val="19"/>
          <w:szCs w:val="19"/>
        </w:rPr>
        <w:t xml:space="preserve"> </w:t>
      </w:r>
      <w:r>
        <w:rPr>
          <w:rFonts w:ascii="Consolas" w:hAnsi="Consolas" w:cs="Consolas"/>
          <w:color w:val="000000"/>
          <w:sz w:val="19"/>
          <w:szCs w:val="19"/>
        </w:rPr>
        <w:t>khấu</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STCKhau</w:t>
      </w:r>
      <w:r>
        <w:rPr>
          <w:rFonts w:ascii="Consolas" w:hAnsi="Consolas" w:cs="Consolas"/>
          <w:color w:val="0000FF"/>
          <w:sz w:val="19"/>
          <w:szCs w:val="19"/>
        </w:rPr>
        <w:t>&gt;</w:t>
      </w:r>
    </w:p>
    <w:p w:rsidR="008C4DA0" w:rsidP="009D1437" w14:paraId="57F31FEA" w14:textId="7B8ECEC9">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GTKCThue</w:t>
      </w:r>
      <w:r>
        <w:rPr>
          <w:rFonts w:ascii="Consolas" w:hAnsi="Consolas" w:cs="Consolas"/>
          <w:color w:val="0000FF"/>
          <w:sz w:val="19"/>
          <w:szCs w:val="19"/>
        </w:rPr>
        <w:t>&gt;</w:t>
      </w:r>
      <w:r>
        <w:rPr>
          <w:rFonts w:ascii="Consolas" w:hAnsi="Consolas" w:cs="Consolas"/>
          <w:color w:val="000000"/>
          <w:sz w:val="19"/>
          <w:szCs w:val="19"/>
        </w:rPr>
        <w:t>Giảm</w:t>
      </w:r>
      <w:r>
        <w:rPr>
          <w:rFonts w:ascii="Consolas" w:hAnsi="Consolas" w:cs="Consolas"/>
          <w:color w:val="000000"/>
          <w:sz w:val="19"/>
          <w:szCs w:val="19"/>
        </w:rPr>
        <w:t xml:space="preserve"> </w:t>
      </w:r>
      <w:r>
        <w:rPr>
          <w:rFonts w:ascii="Consolas" w:hAnsi="Consolas" w:cs="Consolas"/>
          <w:color w:val="000000"/>
          <w:sz w:val="19"/>
          <w:szCs w:val="19"/>
        </w:rPr>
        <w:t>trừ</w:t>
      </w:r>
      <w:r>
        <w:rPr>
          <w:rFonts w:ascii="Consolas" w:hAnsi="Consolas" w:cs="Consolas"/>
          <w:color w:val="000000"/>
          <w:sz w:val="19"/>
          <w:szCs w:val="19"/>
        </w:rPr>
        <w:t xml:space="preserve"> </w:t>
      </w:r>
      <w:r>
        <w:rPr>
          <w:rFonts w:ascii="Consolas" w:hAnsi="Consolas" w:cs="Consolas"/>
          <w:color w:val="000000"/>
          <w:sz w:val="19"/>
          <w:szCs w:val="19"/>
        </w:rPr>
        <w:t>không</w:t>
      </w:r>
      <w:r>
        <w:rPr>
          <w:rFonts w:ascii="Consolas" w:hAnsi="Consolas" w:cs="Consolas"/>
          <w:color w:val="000000"/>
          <w:sz w:val="19"/>
          <w:szCs w:val="19"/>
        </w:rPr>
        <w:t xml:space="preserve"> </w:t>
      </w:r>
      <w:r>
        <w:rPr>
          <w:rFonts w:ascii="Consolas" w:hAnsi="Consolas" w:cs="Consolas"/>
          <w:color w:val="000000"/>
          <w:sz w:val="19"/>
          <w:szCs w:val="19"/>
        </w:rPr>
        <w:t>chịu</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FF"/>
          <w:sz w:val="19"/>
          <w:szCs w:val="19"/>
        </w:rPr>
        <w:t>&lt;/</w:t>
      </w:r>
      <w:r>
        <w:rPr>
          <w:rFonts w:ascii="Consolas" w:hAnsi="Consolas" w:cs="Consolas"/>
          <w:color w:val="A31515"/>
          <w:sz w:val="19"/>
          <w:szCs w:val="19"/>
        </w:rPr>
        <w:t>GTKCThue</w:t>
      </w:r>
      <w:r>
        <w:rPr>
          <w:rFonts w:ascii="Consolas" w:hAnsi="Consolas" w:cs="Consolas"/>
          <w:color w:val="0000FF"/>
          <w:sz w:val="19"/>
          <w:szCs w:val="19"/>
        </w:rPr>
        <w:t>&gt;</w:t>
      </w:r>
    </w:p>
    <w:p w:rsidR="009D1437" w:rsidP="009D1437" w14:paraId="6636A1A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ThTien</w:t>
      </w:r>
      <w:r>
        <w:rPr>
          <w:rFonts w:ascii="Consolas" w:hAnsi="Consolas" w:cs="Consolas"/>
          <w:color w:val="0000FF"/>
          <w:sz w:val="19"/>
          <w:szCs w:val="19"/>
        </w:rPr>
        <w:t>&gt;</w:t>
      </w:r>
      <w:r>
        <w:rPr>
          <w:rFonts w:ascii="Consolas" w:hAnsi="Consolas" w:cs="Consolas"/>
          <w:color w:val="000000"/>
          <w:sz w:val="19"/>
          <w:szCs w:val="19"/>
        </w:rPr>
        <w:t xml:space="preserve">Thành </w:t>
      </w:r>
      <w:r>
        <w:rPr>
          <w:rFonts w:ascii="Consolas" w:hAnsi="Consolas" w:cs="Consolas"/>
          <w:color w:val="000000"/>
          <w:sz w:val="19"/>
          <w:szCs w:val="19"/>
        </w:rPr>
        <w:t>tiền</w:t>
      </w:r>
      <w:r>
        <w:rPr>
          <w:rFonts w:ascii="Consolas" w:hAnsi="Consolas" w:cs="Consolas"/>
          <w:color w:val="000000"/>
          <w:sz w:val="19"/>
          <w:szCs w:val="19"/>
        </w:rPr>
        <w:t xml:space="preserve"> (Thành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chưa</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 -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trừ</w:t>
      </w:r>
      <w:r>
        <w:rPr>
          <w:rFonts w:ascii="Consolas" w:hAnsi="Consolas" w:cs="Consolas"/>
          <w:color w:val="000000"/>
          <w:sz w:val="19"/>
          <w:szCs w:val="19"/>
        </w:rPr>
        <w:t xml:space="preserve"> </w:t>
      </w:r>
      <w:r>
        <w:rPr>
          <w:rFonts w:ascii="Consolas" w:hAnsi="Consolas" w:cs="Consolas"/>
          <w:color w:val="000000"/>
          <w:sz w:val="19"/>
          <w:szCs w:val="19"/>
        </w:rPr>
        <w:t>trường</w:t>
      </w:r>
      <w:r>
        <w:rPr>
          <w:rFonts w:ascii="Consolas" w:hAnsi="Consolas" w:cs="Consolas"/>
          <w:color w:val="000000"/>
          <w:sz w:val="19"/>
          <w:szCs w:val="19"/>
        </w:rPr>
        <w:t xml:space="preserve"> </w:t>
      </w:r>
      <w:r>
        <w:rPr>
          <w:rFonts w:ascii="Consolas" w:hAnsi="Consolas" w:cs="Consolas"/>
          <w:color w:val="000000"/>
          <w:sz w:val="19"/>
          <w:szCs w:val="19"/>
        </w:rPr>
        <w:t>hợp</w:t>
      </w:r>
      <w:r>
        <w:rPr>
          <w:rFonts w:ascii="Consolas" w:hAnsi="Consolas" w:cs="Consolas"/>
          <w:color w:val="000000"/>
          <w:sz w:val="19"/>
          <w:szCs w:val="19"/>
        </w:rPr>
        <w:t xml:space="preserve"> </w:t>
      </w:r>
      <w:r>
        <w:rPr>
          <w:rFonts w:ascii="Consolas" w:hAnsi="Consolas" w:cs="Consolas"/>
          <w:color w:val="000000"/>
          <w:sz w:val="19"/>
          <w:szCs w:val="19"/>
        </w:rPr>
        <w:t>TChat</w:t>
      </w:r>
      <w:r>
        <w:rPr>
          <w:rFonts w:ascii="Consolas" w:hAnsi="Consolas" w:cs="Consolas"/>
          <w:color w:val="000000"/>
          <w:sz w:val="19"/>
          <w:szCs w:val="19"/>
        </w:rPr>
        <w:t xml:space="preserve"> = 4</w:t>
      </w:r>
      <w:r>
        <w:rPr>
          <w:rFonts w:ascii="Consolas" w:hAnsi="Consolas" w:cs="Consolas"/>
          <w:color w:val="0000FF"/>
          <w:sz w:val="19"/>
          <w:szCs w:val="19"/>
        </w:rPr>
        <w:t>&lt;/</w:t>
      </w:r>
      <w:r>
        <w:rPr>
          <w:rFonts w:ascii="Consolas" w:hAnsi="Consolas" w:cs="Consolas"/>
          <w:color w:val="A31515"/>
          <w:sz w:val="19"/>
          <w:szCs w:val="19"/>
        </w:rPr>
        <w:t>ThTien</w:t>
      </w:r>
      <w:r>
        <w:rPr>
          <w:rFonts w:ascii="Consolas" w:hAnsi="Consolas" w:cs="Consolas"/>
          <w:color w:val="0000FF"/>
          <w:sz w:val="19"/>
          <w:szCs w:val="19"/>
        </w:rPr>
        <w:t>&gt;</w:t>
      </w:r>
    </w:p>
    <w:p w:rsidR="009D1437" w:rsidP="009D1437" w14:paraId="58E4D4CB" w14:textId="77777777">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TSuat</w:t>
      </w:r>
      <w:r>
        <w:rPr>
          <w:rFonts w:ascii="Consolas" w:hAnsi="Consolas" w:cs="Consolas"/>
          <w:color w:val="0000FF"/>
          <w:sz w:val="19"/>
          <w:szCs w:val="19"/>
        </w:rPr>
        <w:t>&gt;</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suất</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suất</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TSuat</w:t>
      </w:r>
      <w:r>
        <w:rPr>
          <w:rFonts w:ascii="Consolas" w:hAnsi="Consolas" w:cs="Consolas"/>
          <w:color w:val="0000FF"/>
          <w:sz w:val="19"/>
          <w:szCs w:val="19"/>
        </w:rPr>
        <w:t>&gt;</w:t>
      </w:r>
    </w:p>
    <w:p w:rsidR="009D1437" w:rsidRPr="00B62304" w:rsidP="009D1437" w14:paraId="5DC44803" w14:textId="77777777">
      <w:pPr>
        <w:autoSpaceDE w:val="0"/>
        <w:autoSpaceDN w:val="0"/>
        <w:adjustRightInd w:val="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sidRPr="00B62304">
        <w:rPr>
          <w:rFonts w:ascii="Consolas" w:hAnsi="Consolas" w:cs="Consolas"/>
          <w:color w:val="0000FF"/>
          <w:sz w:val="19"/>
          <w:szCs w:val="19"/>
        </w:rPr>
        <w:t>&lt;</w:t>
      </w:r>
      <w:r w:rsidRPr="00B62304">
        <w:rPr>
          <w:rFonts w:ascii="Consolas" w:hAnsi="Consolas" w:cs="Consolas"/>
          <w:color w:val="C00000"/>
          <w:sz w:val="19"/>
          <w:szCs w:val="19"/>
        </w:rPr>
        <w:t>TThue</w:t>
      </w:r>
      <w:r w:rsidRPr="00B62304">
        <w:rPr>
          <w:rFonts w:ascii="Consolas" w:hAnsi="Consolas" w:cs="Consolas"/>
          <w:color w:val="0000FF"/>
          <w:sz w:val="19"/>
          <w:szCs w:val="19"/>
        </w:rPr>
        <w:t>&gt;</w:t>
      </w:r>
      <w:r w:rsidRPr="00B62304">
        <w:rPr>
          <w:rFonts w:ascii="Consolas" w:hAnsi="Consolas" w:cs="Consolas"/>
          <w:sz w:val="19"/>
          <w:szCs w:val="19"/>
        </w:rPr>
        <w:t>Tiền</w:t>
      </w:r>
      <w:r w:rsidRPr="00B62304">
        <w:rPr>
          <w:rFonts w:ascii="Consolas" w:hAnsi="Consolas" w:cs="Consolas"/>
          <w:sz w:val="19"/>
          <w:szCs w:val="19"/>
        </w:rPr>
        <w:t xml:space="preserve"> </w:t>
      </w:r>
      <w:r w:rsidRPr="00B62304">
        <w:rPr>
          <w:rFonts w:ascii="Consolas" w:hAnsi="Consolas" w:cs="Consolas"/>
          <w:sz w:val="19"/>
          <w:szCs w:val="19"/>
        </w:rPr>
        <w:t>thuế</w:t>
      </w:r>
      <w:r w:rsidRPr="00B62304">
        <w:rPr>
          <w:rFonts w:ascii="Consolas" w:hAnsi="Consolas" w:cs="Consolas"/>
          <w:color w:val="0000FF"/>
          <w:sz w:val="19"/>
          <w:szCs w:val="19"/>
        </w:rPr>
        <w:t>&lt;/</w:t>
      </w:r>
      <w:r w:rsidRPr="00B62304">
        <w:rPr>
          <w:rFonts w:ascii="Consolas" w:hAnsi="Consolas" w:cs="Consolas"/>
          <w:color w:val="C00000"/>
          <w:sz w:val="19"/>
          <w:szCs w:val="19"/>
        </w:rPr>
        <w:t>TThue</w:t>
      </w:r>
      <w:r w:rsidRPr="00B62304">
        <w:rPr>
          <w:rFonts w:ascii="Consolas" w:hAnsi="Consolas" w:cs="Consolas"/>
          <w:color w:val="0000FF"/>
          <w:sz w:val="19"/>
          <w:szCs w:val="19"/>
        </w:rPr>
        <w:t>&gt;</w:t>
      </w:r>
    </w:p>
    <w:p w:rsidR="009D1437" w:rsidP="009D1437" w14:paraId="4E0B73E1" w14:textId="77777777">
      <w:pPr>
        <w:autoSpaceDE w:val="0"/>
        <w:autoSpaceDN w:val="0"/>
        <w:adjustRightInd w:val="0"/>
        <w:rPr>
          <w:rFonts w:ascii="Consolas" w:hAnsi="Consolas" w:cs="Consolas"/>
          <w:color w:val="000000"/>
          <w:sz w:val="19"/>
          <w:szCs w:val="19"/>
        </w:rPr>
      </w:pPr>
      <w:r w:rsidRPr="00B62304">
        <w:rPr>
          <w:rFonts w:ascii="Consolas" w:hAnsi="Consolas" w:cs="Consolas"/>
          <w:color w:val="0000FF"/>
          <w:sz w:val="19"/>
          <w:szCs w:val="19"/>
        </w:rPr>
        <w:t xml:space="preserve">               </w:t>
      </w:r>
      <w:r>
        <w:rPr>
          <w:rFonts w:ascii="Consolas" w:hAnsi="Consolas" w:cs="Consolas"/>
          <w:color w:val="0000FF"/>
          <w:sz w:val="19"/>
          <w:szCs w:val="19"/>
        </w:rPr>
        <w:tab/>
      </w:r>
      <w:r>
        <w:rPr>
          <w:rFonts w:ascii="Consolas" w:hAnsi="Consolas" w:cs="Consolas"/>
          <w:color w:val="0000FF"/>
          <w:sz w:val="19"/>
          <w:szCs w:val="19"/>
        </w:rPr>
        <w:tab/>
      </w:r>
      <w:r w:rsidRPr="00B62304">
        <w:rPr>
          <w:rFonts w:ascii="Consolas" w:hAnsi="Consolas" w:cs="Consolas"/>
          <w:color w:val="0000FF"/>
          <w:sz w:val="19"/>
          <w:szCs w:val="19"/>
        </w:rPr>
        <w:t>&lt;</w:t>
      </w:r>
      <w:r w:rsidRPr="00B62304">
        <w:rPr>
          <w:rFonts w:ascii="Consolas" w:hAnsi="Consolas" w:cs="Consolas"/>
          <w:color w:val="C00000"/>
          <w:sz w:val="19"/>
          <w:szCs w:val="19"/>
        </w:rPr>
        <w:t>TSThue</w:t>
      </w:r>
      <w:r w:rsidRPr="00B62304">
        <w:rPr>
          <w:rFonts w:ascii="Consolas" w:hAnsi="Consolas" w:cs="Consolas"/>
          <w:color w:val="0000FF"/>
          <w:sz w:val="19"/>
          <w:szCs w:val="19"/>
        </w:rPr>
        <w:t>&gt;</w:t>
      </w:r>
      <w:r w:rsidRPr="00B62304">
        <w:rPr>
          <w:rFonts w:ascii="Consolas" w:hAnsi="Consolas" w:cs="Consolas"/>
          <w:sz w:val="19"/>
          <w:szCs w:val="19"/>
        </w:rPr>
        <w:t>Tiền</w:t>
      </w:r>
      <w:r w:rsidRPr="00B62304">
        <w:rPr>
          <w:rFonts w:ascii="Consolas" w:hAnsi="Consolas" w:cs="Consolas"/>
          <w:sz w:val="19"/>
          <w:szCs w:val="19"/>
        </w:rPr>
        <w:t xml:space="preserve"> sau </w:t>
      </w:r>
      <w:r w:rsidRPr="00B62304">
        <w:rPr>
          <w:rFonts w:ascii="Consolas" w:hAnsi="Consolas" w:cs="Consolas"/>
          <w:sz w:val="19"/>
          <w:szCs w:val="19"/>
        </w:rPr>
        <w:t>thuế</w:t>
      </w:r>
      <w:r w:rsidRPr="00B62304">
        <w:rPr>
          <w:rFonts w:ascii="Consolas" w:hAnsi="Consolas" w:cs="Consolas"/>
          <w:color w:val="0000FF"/>
          <w:sz w:val="19"/>
          <w:szCs w:val="19"/>
        </w:rPr>
        <w:t>&lt;/</w:t>
      </w:r>
      <w:r w:rsidRPr="00B62304">
        <w:rPr>
          <w:rFonts w:ascii="Consolas" w:hAnsi="Consolas" w:cs="Consolas"/>
          <w:color w:val="C00000"/>
          <w:sz w:val="19"/>
          <w:szCs w:val="19"/>
        </w:rPr>
        <w:t>TSThue</w:t>
      </w:r>
      <w:r w:rsidRPr="00B62304">
        <w:rPr>
          <w:rFonts w:ascii="Consolas" w:hAnsi="Consolas" w:cs="Consolas"/>
          <w:color w:val="0000FF"/>
          <w:sz w:val="19"/>
          <w:szCs w:val="19"/>
        </w:rPr>
        <w:t>&gt;</w:t>
      </w:r>
    </w:p>
    <w:p w:rsidR="009D1437" w:rsidP="009D1437" w14:paraId="286961F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TTKhac</w:t>
      </w:r>
      <w:r>
        <w:rPr>
          <w:rFonts w:ascii="Consolas" w:hAnsi="Consolas" w:cs="Consolas"/>
          <w:color w:val="0000FF"/>
          <w:sz w:val="19"/>
          <w:szCs w:val="19"/>
        </w:rPr>
        <w:t>&gt;</w:t>
      </w:r>
    </w:p>
    <w:p w:rsidR="009D1437" w:rsidP="009D1437" w14:paraId="6DDF4745"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TTin</w:t>
      </w:r>
      <w:r>
        <w:rPr>
          <w:rFonts w:ascii="Consolas" w:hAnsi="Consolas" w:cs="Consolas"/>
          <w:color w:val="0000FF"/>
          <w:sz w:val="19"/>
          <w:szCs w:val="19"/>
        </w:rPr>
        <w:t>&gt;</w:t>
      </w:r>
    </w:p>
    <w:p w:rsidR="009D1437" w:rsidP="009D1437" w14:paraId="29BE1169"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TTruong</w:t>
      </w:r>
      <w:r>
        <w:rPr>
          <w:rFonts w:ascii="Consolas" w:hAnsi="Consolas" w:cs="Consolas"/>
          <w:color w:val="0000FF"/>
          <w:sz w:val="19"/>
          <w:szCs w:val="19"/>
        </w:rPr>
        <w:t>&gt;</w:t>
      </w:r>
      <w:r>
        <w:rPr>
          <w:rFonts w:ascii="Consolas" w:hAnsi="Consolas" w:cs="Consolas"/>
          <w:color w:val="000000"/>
          <w:sz w:val="19"/>
          <w:szCs w:val="19"/>
        </w:rPr>
        <w:t>Tên</w:t>
      </w:r>
      <w:r>
        <w:rPr>
          <w:rFonts w:ascii="Consolas" w:hAnsi="Consolas" w:cs="Consolas"/>
          <w:color w:val="000000"/>
          <w:sz w:val="19"/>
          <w:szCs w:val="19"/>
        </w:rPr>
        <w:t xml:space="preserve"> </w:t>
      </w:r>
      <w:r>
        <w:rPr>
          <w:rFonts w:ascii="Consolas" w:hAnsi="Consolas" w:cs="Consolas"/>
          <w:color w:val="000000"/>
          <w:sz w:val="19"/>
          <w:szCs w:val="19"/>
        </w:rPr>
        <w:t>trường</w:t>
      </w:r>
      <w:r>
        <w:rPr>
          <w:rFonts w:ascii="Consolas" w:hAnsi="Consolas" w:cs="Consolas"/>
          <w:color w:val="0000FF"/>
          <w:sz w:val="19"/>
          <w:szCs w:val="19"/>
        </w:rPr>
        <w:t>&lt;/</w:t>
      </w:r>
      <w:r>
        <w:rPr>
          <w:rFonts w:ascii="Consolas" w:hAnsi="Consolas" w:cs="Consolas"/>
          <w:color w:val="A31515"/>
          <w:sz w:val="19"/>
          <w:szCs w:val="19"/>
        </w:rPr>
        <w:t>TTruong</w:t>
      </w:r>
      <w:r>
        <w:rPr>
          <w:rFonts w:ascii="Consolas" w:hAnsi="Consolas" w:cs="Consolas"/>
          <w:color w:val="0000FF"/>
          <w:sz w:val="19"/>
          <w:szCs w:val="19"/>
        </w:rPr>
        <w:t>&gt;</w:t>
      </w:r>
    </w:p>
    <w:p w:rsidR="009D1437" w:rsidP="009D1437" w14:paraId="7BAEBFFC"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KDLieu</w:t>
      </w:r>
      <w:r>
        <w:rPr>
          <w:rFonts w:ascii="Consolas" w:hAnsi="Consolas" w:cs="Consolas"/>
          <w:color w:val="0000FF"/>
          <w:sz w:val="19"/>
          <w:szCs w:val="19"/>
        </w:rPr>
        <w:t>&gt;</w:t>
      </w:r>
      <w:r>
        <w:rPr>
          <w:rFonts w:ascii="Consolas" w:hAnsi="Consolas" w:cs="Consolas"/>
          <w:color w:val="000000"/>
          <w:sz w:val="19"/>
          <w:szCs w:val="19"/>
        </w:rPr>
        <w:t>Kiểu</w:t>
      </w:r>
      <w:r>
        <w:rPr>
          <w:rFonts w:ascii="Consolas" w:hAnsi="Consolas" w:cs="Consolas"/>
          <w:color w:val="000000"/>
          <w:sz w:val="19"/>
          <w:szCs w:val="19"/>
        </w:rPr>
        <w:t xml:space="preserve"> </w:t>
      </w:r>
      <w:r>
        <w:rPr>
          <w:rFonts w:ascii="Consolas" w:hAnsi="Consolas" w:cs="Consolas"/>
          <w:color w:val="000000"/>
          <w:sz w:val="19"/>
          <w:szCs w:val="19"/>
        </w:rPr>
        <w:t>dữ</w:t>
      </w:r>
      <w:r>
        <w:rPr>
          <w:rFonts w:ascii="Consolas" w:hAnsi="Consolas" w:cs="Consolas"/>
          <w:color w:val="000000"/>
          <w:sz w:val="19"/>
          <w:szCs w:val="19"/>
        </w:rPr>
        <w:t xml:space="preserve"> </w:t>
      </w:r>
      <w:r>
        <w:rPr>
          <w:rFonts w:ascii="Consolas" w:hAnsi="Consolas" w:cs="Consolas"/>
          <w:color w:val="000000"/>
          <w:sz w:val="19"/>
          <w:szCs w:val="19"/>
        </w:rPr>
        <w:t>liệu</w:t>
      </w:r>
      <w:r>
        <w:rPr>
          <w:rFonts w:ascii="Consolas" w:hAnsi="Consolas" w:cs="Consolas"/>
          <w:color w:val="0000FF"/>
          <w:sz w:val="19"/>
          <w:szCs w:val="19"/>
        </w:rPr>
        <w:t>&lt;/</w:t>
      </w:r>
      <w:r>
        <w:rPr>
          <w:rFonts w:ascii="Consolas" w:hAnsi="Consolas" w:cs="Consolas"/>
          <w:color w:val="A31515"/>
          <w:sz w:val="19"/>
          <w:szCs w:val="19"/>
        </w:rPr>
        <w:t>KDLieu</w:t>
      </w:r>
      <w:r>
        <w:rPr>
          <w:rFonts w:ascii="Consolas" w:hAnsi="Consolas" w:cs="Consolas"/>
          <w:color w:val="0000FF"/>
          <w:sz w:val="19"/>
          <w:szCs w:val="19"/>
        </w:rPr>
        <w:t>&gt;</w:t>
      </w:r>
    </w:p>
    <w:p w:rsidR="009D1437" w:rsidP="009D1437" w14:paraId="7A08146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DLieu</w:t>
      </w:r>
      <w:r>
        <w:rPr>
          <w:rFonts w:ascii="Consolas" w:hAnsi="Consolas" w:cs="Consolas"/>
          <w:color w:val="0000FF"/>
          <w:sz w:val="19"/>
          <w:szCs w:val="19"/>
        </w:rPr>
        <w:t>&gt;</w:t>
      </w:r>
      <w:r>
        <w:rPr>
          <w:rFonts w:ascii="Consolas" w:hAnsi="Consolas" w:cs="Consolas"/>
          <w:color w:val="000000"/>
          <w:sz w:val="19"/>
          <w:szCs w:val="19"/>
        </w:rPr>
        <w:t>Dữ</w:t>
      </w:r>
      <w:r>
        <w:rPr>
          <w:rFonts w:ascii="Consolas" w:hAnsi="Consolas" w:cs="Consolas"/>
          <w:color w:val="000000"/>
          <w:sz w:val="19"/>
          <w:szCs w:val="19"/>
        </w:rPr>
        <w:t xml:space="preserve"> </w:t>
      </w:r>
      <w:r>
        <w:rPr>
          <w:rFonts w:ascii="Consolas" w:hAnsi="Consolas" w:cs="Consolas"/>
          <w:color w:val="000000"/>
          <w:sz w:val="19"/>
          <w:szCs w:val="19"/>
        </w:rPr>
        <w:t>liệu</w:t>
      </w:r>
      <w:r>
        <w:rPr>
          <w:rFonts w:ascii="Consolas" w:hAnsi="Consolas" w:cs="Consolas"/>
          <w:color w:val="0000FF"/>
          <w:sz w:val="19"/>
          <w:szCs w:val="19"/>
        </w:rPr>
        <w:t>&lt;/</w:t>
      </w:r>
      <w:r>
        <w:rPr>
          <w:rFonts w:ascii="Consolas" w:hAnsi="Consolas" w:cs="Consolas"/>
          <w:color w:val="A31515"/>
          <w:sz w:val="19"/>
          <w:szCs w:val="19"/>
        </w:rPr>
        <w:t>DLieu</w:t>
      </w:r>
      <w:r>
        <w:rPr>
          <w:rFonts w:ascii="Consolas" w:hAnsi="Consolas" w:cs="Consolas"/>
          <w:color w:val="0000FF"/>
          <w:sz w:val="19"/>
          <w:szCs w:val="19"/>
        </w:rPr>
        <w:t>&gt;</w:t>
      </w:r>
    </w:p>
    <w:p w:rsidR="009D1437" w:rsidP="009D1437" w14:paraId="23032542"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TTin</w:t>
      </w:r>
      <w:r>
        <w:rPr>
          <w:rFonts w:ascii="Consolas" w:hAnsi="Consolas" w:cs="Consolas"/>
          <w:color w:val="0000FF"/>
          <w:sz w:val="19"/>
          <w:szCs w:val="19"/>
        </w:rPr>
        <w:t>&gt;</w:t>
      </w:r>
    </w:p>
    <w:p w:rsidR="009D1437" w:rsidP="009D1437" w14:paraId="4AB9223A"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TTKhac</w:t>
      </w:r>
      <w:r>
        <w:rPr>
          <w:rFonts w:ascii="Consolas" w:hAnsi="Consolas" w:cs="Consolas"/>
          <w:color w:val="0000FF"/>
          <w:sz w:val="19"/>
          <w:szCs w:val="19"/>
        </w:rPr>
        <w:t>&gt;</w:t>
      </w:r>
    </w:p>
    <w:p w:rsidR="009D1437" w:rsidP="009D1437" w14:paraId="3B62EF5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HHDVu</w:t>
      </w:r>
      <w:r>
        <w:rPr>
          <w:rFonts w:ascii="Consolas" w:hAnsi="Consolas" w:cs="Consolas"/>
          <w:color w:val="0000FF"/>
          <w:sz w:val="19"/>
          <w:szCs w:val="19"/>
        </w:rPr>
        <w:t>&gt;</w:t>
      </w:r>
    </w:p>
    <w:p w:rsidR="009D1437" w:rsidP="009D1437" w14:paraId="5D841E5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DSHHDVu</w:t>
      </w:r>
      <w:r>
        <w:rPr>
          <w:rFonts w:ascii="Consolas" w:hAnsi="Consolas" w:cs="Consolas"/>
          <w:color w:val="0000FF"/>
          <w:sz w:val="19"/>
          <w:szCs w:val="19"/>
        </w:rPr>
        <w:t>&gt;</w:t>
      </w:r>
    </w:p>
    <w:p w:rsidR="009D1437" w:rsidP="009D1437" w14:paraId="308CCB9E"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TToan</w:t>
      </w:r>
      <w:r>
        <w:rPr>
          <w:rFonts w:ascii="Consolas" w:hAnsi="Consolas" w:cs="Consolas"/>
          <w:color w:val="0000FF"/>
          <w:sz w:val="19"/>
          <w:szCs w:val="19"/>
        </w:rPr>
        <w:t>&gt;</w:t>
      </w:r>
    </w:p>
    <w:p w:rsidR="009D1437" w:rsidP="009D1437" w14:paraId="246C485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THTTLTSuat</w:t>
      </w:r>
      <w:r>
        <w:rPr>
          <w:rFonts w:ascii="Consolas" w:hAnsi="Consolas" w:cs="Consolas"/>
          <w:color w:val="0000FF"/>
          <w:sz w:val="19"/>
          <w:szCs w:val="19"/>
        </w:rPr>
        <w:t>&gt;&lt;!--</w:t>
      </w:r>
      <w:r>
        <w:rPr>
          <w:rFonts w:ascii="Consolas" w:hAnsi="Consolas" w:cs="Consolas"/>
          <w:color w:val="008000"/>
          <w:sz w:val="19"/>
          <w:szCs w:val="19"/>
        </w:rPr>
        <w:t>sử</w:t>
      </w:r>
      <w:r>
        <w:rPr>
          <w:rFonts w:ascii="Consolas" w:hAnsi="Consolas" w:cs="Consolas"/>
          <w:color w:val="008000"/>
          <w:sz w:val="19"/>
          <w:szCs w:val="19"/>
        </w:rPr>
        <w:t xml:space="preserve"> </w:t>
      </w:r>
      <w:r>
        <w:rPr>
          <w:rFonts w:ascii="Consolas" w:hAnsi="Consolas" w:cs="Consolas"/>
          <w:color w:val="008000"/>
          <w:sz w:val="19"/>
          <w:szCs w:val="19"/>
        </w:rPr>
        <w:t>dụng</w:t>
      </w:r>
      <w:r>
        <w:rPr>
          <w:rFonts w:ascii="Consolas" w:hAnsi="Consolas" w:cs="Consolas"/>
          <w:color w:val="008000"/>
          <w:sz w:val="19"/>
          <w:szCs w:val="19"/>
        </w:rPr>
        <w:t xml:space="preserve"> </w:t>
      </w:r>
      <w:r>
        <w:rPr>
          <w:rFonts w:ascii="Consolas" w:hAnsi="Consolas" w:cs="Consolas"/>
          <w:color w:val="008000"/>
          <w:sz w:val="19"/>
          <w:szCs w:val="19"/>
        </w:rPr>
        <w:t>hóa</w:t>
      </w:r>
      <w:r>
        <w:rPr>
          <w:rFonts w:ascii="Consolas" w:hAnsi="Consolas" w:cs="Consolas"/>
          <w:color w:val="008000"/>
          <w:sz w:val="19"/>
          <w:szCs w:val="19"/>
        </w:rPr>
        <w:t xml:space="preserve"> </w:t>
      </w:r>
      <w:r>
        <w:rPr>
          <w:rFonts w:ascii="Consolas" w:hAnsi="Consolas" w:cs="Consolas"/>
          <w:color w:val="008000"/>
          <w:sz w:val="19"/>
          <w:szCs w:val="19"/>
        </w:rPr>
        <w:t>đơn</w:t>
      </w:r>
      <w:r>
        <w:rPr>
          <w:rFonts w:ascii="Consolas" w:hAnsi="Consolas" w:cs="Consolas"/>
          <w:color w:val="008000"/>
          <w:sz w:val="19"/>
          <w:szCs w:val="19"/>
        </w:rPr>
        <w:t xml:space="preserve"> GTGT</w:t>
      </w:r>
      <w:r>
        <w:rPr>
          <w:rFonts w:ascii="Consolas" w:hAnsi="Consolas" w:cs="Consolas"/>
          <w:color w:val="0000FF"/>
          <w:sz w:val="19"/>
          <w:szCs w:val="19"/>
        </w:rPr>
        <w:t>--&gt;</w:t>
      </w:r>
    </w:p>
    <w:p w:rsidR="009D1437" w:rsidP="009D1437" w14:paraId="691FE035"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LTSuat</w:t>
      </w:r>
      <w:r>
        <w:rPr>
          <w:rFonts w:ascii="Consolas" w:hAnsi="Consolas" w:cs="Consolas"/>
          <w:color w:val="0000FF"/>
          <w:sz w:val="19"/>
          <w:szCs w:val="19"/>
        </w:rPr>
        <w:t>&gt;</w:t>
      </w:r>
    </w:p>
    <w:p w:rsidR="009D1437" w:rsidP="009D1437" w14:paraId="06E950B6"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TSuat</w:t>
      </w:r>
      <w:r>
        <w:rPr>
          <w:rFonts w:ascii="Consolas" w:hAnsi="Consolas" w:cs="Consolas"/>
          <w:color w:val="0000FF"/>
          <w:sz w:val="19"/>
          <w:szCs w:val="19"/>
        </w:rPr>
        <w:t>&gt;</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suất</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suất</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TSuat</w:t>
      </w:r>
      <w:r>
        <w:rPr>
          <w:rFonts w:ascii="Consolas" w:hAnsi="Consolas" w:cs="Consolas"/>
          <w:color w:val="0000FF"/>
          <w:sz w:val="19"/>
          <w:szCs w:val="19"/>
        </w:rPr>
        <w:t>&gt;</w:t>
      </w:r>
    </w:p>
    <w:p w:rsidR="009D1437" w:rsidP="009D1437" w14:paraId="3FCA087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ThTien</w:t>
      </w:r>
      <w:r>
        <w:rPr>
          <w:rFonts w:ascii="Consolas" w:hAnsi="Consolas" w:cs="Consolas"/>
          <w:color w:val="0000FF"/>
          <w:sz w:val="19"/>
          <w:szCs w:val="19"/>
        </w:rPr>
        <w:t>&gt;</w:t>
      </w:r>
      <w:r>
        <w:rPr>
          <w:rFonts w:ascii="Consolas" w:hAnsi="Consolas" w:cs="Consolas"/>
          <w:color w:val="000000"/>
          <w:sz w:val="19"/>
          <w:szCs w:val="19"/>
        </w:rPr>
        <w:t xml:space="preserve">Thành </w:t>
      </w:r>
      <w:r>
        <w:rPr>
          <w:rFonts w:ascii="Consolas" w:hAnsi="Consolas" w:cs="Consolas"/>
          <w:color w:val="000000"/>
          <w:sz w:val="19"/>
          <w:szCs w:val="19"/>
        </w:rPr>
        <w:t>tiền</w:t>
      </w:r>
      <w:r>
        <w:rPr>
          <w:rFonts w:ascii="Consolas" w:hAnsi="Consolas" w:cs="Consolas"/>
          <w:color w:val="000000"/>
          <w:sz w:val="19"/>
          <w:szCs w:val="19"/>
        </w:rPr>
        <w:t xml:space="preserve"> (Thành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chưa</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ThTien</w:t>
      </w:r>
      <w:r>
        <w:rPr>
          <w:rFonts w:ascii="Consolas" w:hAnsi="Consolas" w:cs="Consolas"/>
          <w:color w:val="0000FF"/>
          <w:sz w:val="19"/>
          <w:szCs w:val="19"/>
        </w:rPr>
        <w:t>&gt;</w:t>
      </w:r>
    </w:p>
    <w:p w:rsidR="009D1437" w:rsidP="009D1437" w14:paraId="44B3BFD5"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TThue</w:t>
      </w:r>
      <w:r>
        <w:rPr>
          <w:rFonts w:ascii="Consolas" w:hAnsi="Consolas" w:cs="Consolas"/>
          <w:color w:val="0000FF"/>
          <w:sz w:val="19"/>
          <w:szCs w:val="19"/>
        </w:rPr>
        <w:t>&gt;</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TThue</w:t>
      </w:r>
      <w:r>
        <w:rPr>
          <w:rFonts w:ascii="Consolas" w:hAnsi="Consolas" w:cs="Consolas"/>
          <w:color w:val="0000FF"/>
          <w:sz w:val="19"/>
          <w:szCs w:val="19"/>
        </w:rPr>
        <w:t>&gt;</w:t>
      </w:r>
    </w:p>
    <w:p w:rsidR="009D1437" w:rsidP="009D1437" w14:paraId="3ED318DC"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LTSuat</w:t>
      </w:r>
      <w:r>
        <w:rPr>
          <w:rFonts w:ascii="Consolas" w:hAnsi="Consolas" w:cs="Consolas"/>
          <w:color w:val="0000FF"/>
          <w:sz w:val="19"/>
          <w:szCs w:val="19"/>
        </w:rPr>
        <w:t>&gt;</w:t>
      </w:r>
    </w:p>
    <w:p w:rsidR="009D1437" w:rsidP="009D1437" w14:paraId="436D7887"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THTTLTSuat</w:t>
      </w:r>
      <w:r>
        <w:rPr>
          <w:rFonts w:ascii="Consolas" w:hAnsi="Consolas" w:cs="Consolas"/>
          <w:color w:val="0000FF"/>
          <w:sz w:val="19"/>
          <w:szCs w:val="19"/>
        </w:rPr>
        <w:t>&gt;</w:t>
      </w:r>
    </w:p>
    <w:p w:rsidR="009D1437" w:rsidP="009D1437" w14:paraId="59B5AD41"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TgTCThue</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chưa</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cộng</w:t>
      </w:r>
      <w:r>
        <w:rPr>
          <w:rFonts w:ascii="Consolas" w:hAnsi="Consolas" w:cs="Consolas"/>
          <w:color w:val="000000"/>
          <w:sz w:val="19"/>
          <w:szCs w:val="19"/>
        </w:rPr>
        <w:t xml:space="preserve"> </w:t>
      </w:r>
      <w:r>
        <w:rPr>
          <w:rFonts w:ascii="Consolas" w:hAnsi="Consolas" w:cs="Consolas"/>
          <w:color w:val="000000"/>
          <w:sz w:val="19"/>
          <w:szCs w:val="19"/>
        </w:rPr>
        <w:t>thành</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chưa</w:t>
      </w:r>
      <w:r>
        <w:rPr>
          <w:rFonts w:ascii="Consolas" w:hAnsi="Consolas" w:cs="Consolas"/>
          <w:color w:val="000000"/>
          <w:sz w:val="19"/>
          <w:szCs w:val="19"/>
        </w:rPr>
        <w:t xml:space="preserve"> </w:t>
      </w:r>
      <w:r>
        <w:rPr>
          <w:rFonts w:ascii="Consolas" w:hAnsi="Consolas" w:cs="Consolas"/>
          <w:color w:val="000000"/>
          <w:sz w:val="19"/>
          <w:szCs w:val="19"/>
        </w:rPr>
        <w:t>có</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TgTCThue</w:t>
      </w:r>
      <w:r>
        <w:rPr>
          <w:rFonts w:ascii="Consolas" w:hAnsi="Consolas" w:cs="Consolas"/>
          <w:color w:val="0000FF"/>
          <w:sz w:val="19"/>
          <w:szCs w:val="19"/>
        </w:rPr>
        <w:t>&gt;</w:t>
      </w:r>
    </w:p>
    <w:p w:rsidR="009D1437" w:rsidP="009D1437" w14:paraId="29C48B21"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TgTThue</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cộng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thuế</w:t>
      </w:r>
      <w:r>
        <w:rPr>
          <w:rFonts w:ascii="Consolas" w:hAnsi="Consolas" w:cs="Consolas"/>
          <w:color w:val="000000"/>
          <w:sz w:val="19"/>
          <w:szCs w:val="19"/>
        </w:rPr>
        <w:t xml:space="preserve"> GTGT) (</w:t>
      </w:r>
      <w:r>
        <w:rPr>
          <w:rFonts w:ascii="Consolas" w:hAnsi="Consolas" w:cs="Consolas"/>
          <w:color w:val="000000"/>
          <w:sz w:val="19"/>
          <w:szCs w:val="19"/>
        </w:rPr>
        <w:t>Bắt</w:t>
      </w:r>
      <w:r>
        <w:rPr>
          <w:rFonts w:ascii="Consolas" w:hAnsi="Consolas" w:cs="Consolas"/>
          <w:color w:val="000000"/>
          <w:sz w:val="19"/>
          <w:szCs w:val="19"/>
        </w:rPr>
        <w:t xml:space="preserve"> </w:t>
      </w:r>
      <w:r>
        <w:rPr>
          <w:rFonts w:ascii="Consolas" w:hAnsi="Consolas" w:cs="Consolas"/>
          <w:color w:val="000000"/>
          <w:sz w:val="19"/>
          <w:szCs w:val="19"/>
        </w:rPr>
        <w:t>buộc</w:t>
      </w:r>
      <w:r>
        <w:rPr>
          <w:rFonts w:ascii="Consolas" w:hAnsi="Consolas" w:cs="Consolas"/>
          <w:color w:val="000000"/>
          <w:sz w:val="19"/>
          <w:szCs w:val="19"/>
        </w:rPr>
        <w:t xml:space="preserve"> </w:t>
      </w:r>
      <w:r>
        <w:rPr>
          <w:rFonts w:ascii="Consolas" w:hAnsi="Consolas" w:cs="Consolas"/>
          <w:color w:val="000000"/>
          <w:sz w:val="19"/>
          <w:szCs w:val="19"/>
        </w:rPr>
        <w:t>với</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 xml:space="preserve"> GTGT)</w:t>
      </w:r>
      <w:r>
        <w:rPr>
          <w:rFonts w:ascii="Consolas" w:hAnsi="Consolas" w:cs="Consolas"/>
          <w:color w:val="0000FF"/>
          <w:sz w:val="19"/>
          <w:szCs w:val="19"/>
        </w:rPr>
        <w:t>&lt;/</w:t>
      </w:r>
      <w:r>
        <w:rPr>
          <w:rFonts w:ascii="Consolas" w:hAnsi="Consolas" w:cs="Consolas"/>
          <w:color w:val="A31515"/>
          <w:sz w:val="19"/>
          <w:szCs w:val="19"/>
        </w:rPr>
        <w:t>TgTThue</w:t>
      </w:r>
      <w:r>
        <w:rPr>
          <w:rFonts w:ascii="Consolas" w:hAnsi="Consolas" w:cs="Consolas"/>
          <w:color w:val="0000FF"/>
          <w:sz w:val="19"/>
          <w:szCs w:val="19"/>
        </w:rPr>
        <w:t>&gt;</w:t>
      </w:r>
    </w:p>
    <w:p w:rsidR="009D1437" w:rsidP="009D1437" w14:paraId="741A35C5"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TTCKTMai</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chiết</w:t>
      </w:r>
      <w:r>
        <w:rPr>
          <w:rFonts w:ascii="Consolas" w:hAnsi="Consolas" w:cs="Consolas"/>
          <w:color w:val="000000"/>
          <w:sz w:val="19"/>
          <w:szCs w:val="19"/>
        </w:rPr>
        <w:t xml:space="preserve"> </w:t>
      </w:r>
      <w:r>
        <w:rPr>
          <w:rFonts w:ascii="Consolas" w:hAnsi="Consolas" w:cs="Consolas"/>
          <w:color w:val="000000"/>
          <w:sz w:val="19"/>
          <w:szCs w:val="19"/>
        </w:rPr>
        <w:t>khấu</w:t>
      </w:r>
      <w:r>
        <w:rPr>
          <w:rFonts w:ascii="Consolas" w:hAnsi="Consolas" w:cs="Consolas"/>
          <w:color w:val="000000"/>
          <w:sz w:val="19"/>
          <w:szCs w:val="19"/>
        </w:rPr>
        <w:t xml:space="preserve"> </w:t>
      </w:r>
      <w:r>
        <w:rPr>
          <w:rFonts w:ascii="Consolas" w:hAnsi="Consolas" w:cs="Consolas"/>
          <w:color w:val="000000"/>
          <w:sz w:val="19"/>
          <w:szCs w:val="19"/>
        </w:rPr>
        <w:t>thương</w:t>
      </w:r>
      <w:r>
        <w:rPr>
          <w:rFonts w:ascii="Consolas" w:hAnsi="Consolas" w:cs="Consolas"/>
          <w:color w:val="000000"/>
          <w:sz w:val="19"/>
          <w:szCs w:val="19"/>
        </w:rPr>
        <w:t xml:space="preserve"> </w:t>
      </w:r>
      <w:r>
        <w:rPr>
          <w:rFonts w:ascii="Consolas" w:hAnsi="Consolas" w:cs="Consolas"/>
          <w:color w:val="000000"/>
          <w:sz w:val="19"/>
          <w:szCs w:val="19"/>
        </w:rPr>
        <w:t>mại</w:t>
      </w:r>
      <w:r>
        <w:rPr>
          <w:rFonts w:ascii="Consolas" w:hAnsi="Consolas" w:cs="Consolas"/>
          <w:color w:val="0000FF"/>
          <w:sz w:val="19"/>
          <w:szCs w:val="19"/>
        </w:rPr>
        <w:t>&lt;/</w:t>
      </w:r>
      <w:r>
        <w:rPr>
          <w:rFonts w:ascii="Consolas" w:hAnsi="Consolas" w:cs="Consolas"/>
          <w:color w:val="A31515"/>
          <w:sz w:val="19"/>
          <w:szCs w:val="19"/>
        </w:rPr>
        <w:t>TTCKTMai</w:t>
      </w:r>
      <w:r>
        <w:rPr>
          <w:rFonts w:ascii="Consolas" w:hAnsi="Consolas" w:cs="Consolas"/>
          <w:color w:val="0000FF"/>
          <w:sz w:val="19"/>
          <w:szCs w:val="19"/>
        </w:rPr>
        <w:t>&gt;</w:t>
      </w:r>
    </w:p>
    <w:p w:rsidR="009D1437" w:rsidP="009D1437" w14:paraId="2C8DBD08"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TgTTTBSo</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thanh</w:t>
      </w:r>
      <w:r>
        <w:rPr>
          <w:rFonts w:ascii="Consolas" w:hAnsi="Consolas" w:cs="Consolas"/>
          <w:color w:val="000000"/>
          <w:sz w:val="19"/>
          <w:szCs w:val="19"/>
        </w:rPr>
        <w:t xml:space="preserve"> </w:t>
      </w:r>
      <w:r>
        <w:rPr>
          <w:rFonts w:ascii="Consolas" w:hAnsi="Consolas" w:cs="Consolas"/>
          <w:color w:val="000000"/>
          <w:sz w:val="19"/>
          <w:szCs w:val="19"/>
        </w:rPr>
        <w:t>toán</w:t>
      </w:r>
      <w:r>
        <w:rPr>
          <w:rFonts w:ascii="Consolas" w:hAnsi="Consolas" w:cs="Consolas"/>
          <w:color w:val="000000"/>
          <w:sz w:val="19"/>
          <w:szCs w:val="19"/>
        </w:rPr>
        <w:t xml:space="preserve"> </w:t>
      </w:r>
      <w:r>
        <w:rPr>
          <w:rFonts w:ascii="Consolas" w:hAnsi="Consolas" w:cs="Consolas"/>
          <w:color w:val="000000"/>
          <w:sz w:val="19"/>
          <w:szCs w:val="19"/>
        </w:rPr>
        <w:t>bằng</w:t>
      </w:r>
      <w:r>
        <w:rPr>
          <w:rFonts w:ascii="Consolas" w:hAnsi="Consolas" w:cs="Consolas"/>
          <w:color w:val="000000"/>
          <w:sz w:val="19"/>
          <w:szCs w:val="19"/>
        </w:rPr>
        <w:t xml:space="preserve"> </w:t>
      </w:r>
      <w:r>
        <w:rPr>
          <w:rFonts w:ascii="Consolas" w:hAnsi="Consolas" w:cs="Consolas"/>
          <w:color w:val="000000"/>
          <w:sz w:val="19"/>
          <w:szCs w:val="19"/>
        </w:rPr>
        <w:t>số</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TgTTTBSo</w:t>
      </w:r>
      <w:r>
        <w:rPr>
          <w:rFonts w:ascii="Consolas" w:hAnsi="Consolas" w:cs="Consolas"/>
          <w:color w:val="0000FF"/>
          <w:sz w:val="19"/>
          <w:szCs w:val="19"/>
        </w:rPr>
        <w:t>&gt;</w:t>
      </w:r>
    </w:p>
    <w:p w:rsidR="009D1437" w:rsidP="009D1437" w14:paraId="54999620"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r>
      <w:r>
        <w:rPr>
          <w:rFonts w:ascii="Consolas" w:hAnsi="Consolas" w:cs="Consolas"/>
          <w:color w:val="0000FF"/>
          <w:sz w:val="19"/>
          <w:szCs w:val="19"/>
        </w:rPr>
        <w:tab/>
        <w:t>&lt;</w:t>
      </w:r>
      <w:r>
        <w:rPr>
          <w:rFonts w:ascii="Consolas" w:hAnsi="Consolas" w:cs="Consolas"/>
          <w:color w:val="A31515"/>
          <w:sz w:val="19"/>
          <w:szCs w:val="19"/>
        </w:rPr>
        <w:t>TgTTTBChu</w:t>
      </w:r>
      <w:r>
        <w:rPr>
          <w:rFonts w:ascii="Consolas" w:hAnsi="Consolas" w:cs="Consolas"/>
          <w:color w:val="0000FF"/>
          <w:sz w:val="19"/>
          <w:szCs w:val="19"/>
        </w:rPr>
        <w:t>&gt;</w:t>
      </w:r>
      <w:r>
        <w:rPr>
          <w:rFonts w:ascii="Consolas" w:hAnsi="Consolas" w:cs="Consolas"/>
          <w:color w:val="000000"/>
          <w:sz w:val="19"/>
          <w:szCs w:val="19"/>
        </w:rPr>
        <w:t>Tổng</w:t>
      </w:r>
      <w:r>
        <w:rPr>
          <w:rFonts w:ascii="Consolas" w:hAnsi="Consolas" w:cs="Consolas"/>
          <w:color w:val="000000"/>
          <w:sz w:val="19"/>
          <w:szCs w:val="19"/>
        </w:rPr>
        <w:t xml:space="preserve"> </w:t>
      </w:r>
      <w:r>
        <w:rPr>
          <w:rFonts w:ascii="Consolas" w:hAnsi="Consolas" w:cs="Consolas"/>
          <w:color w:val="000000"/>
          <w:sz w:val="19"/>
          <w:szCs w:val="19"/>
        </w:rPr>
        <w:t>tiền</w:t>
      </w:r>
      <w:r>
        <w:rPr>
          <w:rFonts w:ascii="Consolas" w:hAnsi="Consolas" w:cs="Consolas"/>
          <w:color w:val="000000"/>
          <w:sz w:val="19"/>
          <w:szCs w:val="19"/>
        </w:rPr>
        <w:t xml:space="preserve"> </w:t>
      </w:r>
      <w:r>
        <w:rPr>
          <w:rFonts w:ascii="Consolas" w:hAnsi="Consolas" w:cs="Consolas"/>
          <w:color w:val="000000"/>
          <w:sz w:val="19"/>
          <w:szCs w:val="19"/>
        </w:rPr>
        <w:t>thanh</w:t>
      </w:r>
      <w:r>
        <w:rPr>
          <w:rFonts w:ascii="Consolas" w:hAnsi="Consolas" w:cs="Consolas"/>
          <w:color w:val="000000"/>
          <w:sz w:val="19"/>
          <w:szCs w:val="19"/>
        </w:rPr>
        <w:t xml:space="preserve"> </w:t>
      </w:r>
      <w:r>
        <w:rPr>
          <w:rFonts w:ascii="Consolas" w:hAnsi="Consolas" w:cs="Consolas"/>
          <w:color w:val="000000"/>
          <w:sz w:val="19"/>
          <w:szCs w:val="19"/>
        </w:rPr>
        <w:t>toán</w:t>
      </w:r>
      <w:r>
        <w:rPr>
          <w:rFonts w:ascii="Consolas" w:hAnsi="Consolas" w:cs="Consolas"/>
          <w:color w:val="000000"/>
          <w:sz w:val="19"/>
          <w:szCs w:val="19"/>
        </w:rPr>
        <w:t xml:space="preserve"> </w:t>
      </w:r>
      <w:r>
        <w:rPr>
          <w:rFonts w:ascii="Consolas" w:hAnsi="Consolas" w:cs="Consolas"/>
          <w:color w:val="000000"/>
          <w:sz w:val="19"/>
          <w:szCs w:val="19"/>
        </w:rPr>
        <w:t>bằng</w:t>
      </w:r>
      <w:r>
        <w:rPr>
          <w:rFonts w:ascii="Consolas" w:hAnsi="Consolas" w:cs="Consolas"/>
          <w:color w:val="000000"/>
          <w:sz w:val="19"/>
          <w:szCs w:val="19"/>
        </w:rPr>
        <w:t xml:space="preserve"> </w:t>
      </w:r>
      <w:r>
        <w:rPr>
          <w:rFonts w:ascii="Consolas" w:hAnsi="Consolas" w:cs="Consolas"/>
          <w:color w:val="000000"/>
          <w:sz w:val="19"/>
          <w:szCs w:val="19"/>
        </w:rPr>
        <w:t>chữ</w:t>
      </w: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TgTTTBChu</w:t>
      </w:r>
      <w:r>
        <w:rPr>
          <w:rFonts w:ascii="Consolas" w:hAnsi="Consolas" w:cs="Consolas"/>
          <w:color w:val="0000FF"/>
          <w:sz w:val="19"/>
          <w:szCs w:val="19"/>
        </w:rPr>
        <w:t>&gt;</w:t>
      </w:r>
    </w:p>
    <w:p w:rsidR="009D1437" w:rsidP="009D1437" w14:paraId="232128A3"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0000FF"/>
          <w:sz w:val="19"/>
          <w:szCs w:val="19"/>
        </w:rPr>
        <w:tab/>
        <w:t xml:space="preserve">  &lt;/</w:t>
      </w:r>
      <w:r>
        <w:rPr>
          <w:rFonts w:ascii="Consolas" w:hAnsi="Consolas" w:cs="Consolas"/>
          <w:color w:val="A31515"/>
          <w:sz w:val="19"/>
          <w:szCs w:val="19"/>
        </w:rPr>
        <w:t>TToan</w:t>
      </w:r>
      <w:r>
        <w:rPr>
          <w:rFonts w:ascii="Consolas" w:hAnsi="Consolas" w:cs="Consolas"/>
          <w:color w:val="0000FF"/>
          <w:sz w:val="19"/>
          <w:szCs w:val="19"/>
        </w:rPr>
        <w:t>&gt;</w:t>
      </w:r>
    </w:p>
    <w:p w:rsidR="009D1437" w:rsidP="009D1437" w14:paraId="4A20B4FB" w14:textId="7777777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ab/>
        <w:t xml:space="preserve"> &lt;/</w:t>
      </w:r>
      <w:r>
        <w:rPr>
          <w:rFonts w:ascii="Consolas" w:hAnsi="Consolas" w:cs="Consolas"/>
          <w:color w:val="A31515"/>
          <w:sz w:val="19"/>
          <w:szCs w:val="19"/>
        </w:rPr>
        <w:t>NDHDon</w:t>
      </w:r>
      <w:r>
        <w:rPr>
          <w:rFonts w:ascii="Consolas" w:hAnsi="Consolas" w:cs="Consolas"/>
          <w:color w:val="0000FF"/>
          <w:sz w:val="19"/>
          <w:szCs w:val="19"/>
        </w:rPr>
        <w:t>&gt;</w:t>
      </w:r>
    </w:p>
    <w:p w:rsidR="009D1437" w:rsidP="009D1437" w14:paraId="63CBCAC3" w14:textId="77777777">
      <w:pPr>
        <w:rPr>
          <w:b/>
          <w:u w:val="single"/>
        </w:rPr>
      </w:pPr>
      <w:r>
        <w:rPr>
          <w:rFonts w:ascii="Consolas" w:hAnsi="Consolas" w:cs="Consolas"/>
          <w:color w:val="0000FF"/>
          <w:sz w:val="19"/>
          <w:szCs w:val="19"/>
        </w:rPr>
        <w:t>&lt;/</w:t>
      </w:r>
      <w:r>
        <w:rPr>
          <w:rFonts w:ascii="Consolas" w:hAnsi="Consolas" w:cs="Consolas"/>
          <w:color w:val="A31515"/>
          <w:sz w:val="19"/>
          <w:szCs w:val="19"/>
        </w:rPr>
        <w:t>DieuChinhHD</w:t>
      </w:r>
      <w:r>
        <w:rPr>
          <w:rFonts w:ascii="Consolas" w:hAnsi="Consolas" w:cs="Consolas"/>
          <w:color w:val="0000FF"/>
          <w:sz w:val="19"/>
          <w:szCs w:val="19"/>
        </w:rPr>
        <w:t>&gt;</w:t>
      </w:r>
    </w:p>
    <w:p w:rsidR="009D1437" w:rsidRPr="000A4319" w:rsidP="009D1437" w14:paraId="1C2E82EB" w14:textId="77777777">
      <w:pPr>
        <w:ind w:firstLine="720"/>
        <w:rPr>
          <w:b/>
          <w:u w:val="single"/>
        </w:rPr>
      </w:pPr>
    </w:p>
    <w:p w:rsidR="009D1437" w:rsidP="00C35F19" w14:paraId="3F613050" w14:textId="77777777">
      <w:pPr>
        <w:pStyle w:val="Heading3"/>
      </w:pPr>
      <w:bookmarkStart w:id="583" w:name="_Toc106724538"/>
      <w:r w:rsidRPr="00BB7B71">
        <w:t>Điều</w:t>
      </w:r>
      <w:r w:rsidRPr="00BB7B71">
        <w:t xml:space="preserve"> </w:t>
      </w:r>
      <w:r w:rsidRPr="00BB7B71">
        <w:t>chỉnh</w:t>
      </w:r>
      <w:r w:rsidRPr="00BB7B71">
        <w:t xml:space="preserve"> </w:t>
      </w:r>
      <w:r w:rsidRPr="00BB7B71">
        <w:t>hóa</w:t>
      </w:r>
      <w:r w:rsidRPr="00BB7B71">
        <w:t xml:space="preserve"> </w:t>
      </w:r>
      <w:r w:rsidRPr="00BB7B71">
        <w:t>đơn</w:t>
      </w:r>
      <w:r w:rsidRPr="00BB7B71">
        <w:t xml:space="preserve"> </w:t>
      </w:r>
      <w:r>
        <w:t>cũ</w:t>
      </w:r>
      <w:r>
        <w:t xml:space="preserve"> (</w:t>
      </w:r>
      <w:r>
        <w:t>hóa</w:t>
      </w:r>
      <w:r>
        <w:t xml:space="preserve"> </w:t>
      </w:r>
      <w:r>
        <w:t>đơn</w:t>
      </w:r>
      <w:r>
        <w:t xml:space="preserve"> </w:t>
      </w:r>
      <w:r>
        <w:t>không</w:t>
      </w:r>
      <w:r>
        <w:t xml:space="preserve"> </w:t>
      </w:r>
      <w:r>
        <w:t>tồn</w:t>
      </w:r>
      <w:r>
        <w:t xml:space="preserve"> </w:t>
      </w:r>
      <w:r>
        <w:t>tại</w:t>
      </w:r>
      <w:r>
        <w:t xml:space="preserve"> </w:t>
      </w:r>
      <w:r>
        <w:t>trên</w:t>
      </w:r>
      <w:r>
        <w:t xml:space="preserve"> </w:t>
      </w:r>
      <w:r>
        <w:t>hệ</w:t>
      </w:r>
      <w:r>
        <w:t xml:space="preserve"> </w:t>
      </w:r>
      <w:r>
        <w:t>thống</w:t>
      </w:r>
      <w:r>
        <w:t>)</w:t>
      </w:r>
      <w:bookmarkEnd w:id="583"/>
    </w:p>
    <w:p w:rsidR="009D1437" w:rsidP="009D1437" w14:paraId="0E8736B8" w14:textId="77777777">
      <w:r>
        <w:t>URL</w:t>
      </w:r>
    </w:p>
    <w:p w:rsidR="009D1437" w:rsidRPr="004A4DD9" w:rsidP="009D1437" w14:paraId="744AF985" w14:textId="77777777">
      <w:pPr>
        <w:ind w:firstLine="720"/>
      </w:pPr>
      <w:r>
        <w:t>s</w:t>
      </w:r>
      <w:r w:rsidRPr="004A4DD9">
        <w:t xml:space="preserve">tring </w:t>
      </w:r>
      <w:r w:rsidRPr="00C370E8">
        <w:rPr>
          <w:b/>
          <w:color w:val="000000"/>
        </w:rPr>
        <w:t>AdjustWithoutInv</w:t>
      </w:r>
      <w:r w:rsidRPr="00CA246D">
        <w:t xml:space="preserve"> </w:t>
      </w:r>
      <w:r w:rsidRPr="00CA246D">
        <w:rPr>
          <w:rFonts w:eastAsia="Calibri"/>
        </w:rPr>
        <w:t xml:space="preserve">(string </w:t>
      </w:r>
      <w:r w:rsidRPr="00707DA5">
        <w:rPr>
          <w:rFonts w:eastAsia="Calibri"/>
          <w:b/>
        </w:rPr>
        <w:t>account</w:t>
      </w:r>
      <w:r w:rsidRPr="00CA246D">
        <w:rPr>
          <w:rFonts w:eastAsia="Calibri"/>
        </w:rPr>
        <w:t xml:space="preserve">, string </w:t>
      </w:r>
      <w:r w:rsidRPr="00707DA5">
        <w:rPr>
          <w:rFonts w:eastAsia="Calibri"/>
          <w:b/>
        </w:rPr>
        <w:t>accPass</w:t>
      </w:r>
      <w:r w:rsidRPr="00CA246D">
        <w:rPr>
          <w:rFonts w:eastAsia="Calibri"/>
        </w:rPr>
        <w:t xml:space="preserve">, string </w:t>
      </w:r>
      <w:r w:rsidRPr="00707DA5">
        <w:rPr>
          <w:rFonts w:eastAsia="Calibri"/>
          <w:b/>
        </w:rPr>
        <w:t>invXml</w:t>
      </w:r>
      <w:r w:rsidRPr="00CA246D">
        <w:rPr>
          <w:rFonts w:eastAsia="Calibri"/>
        </w:rPr>
        <w:t xml:space="preserve">, string </w:t>
      </w:r>
      <w:r w:rsidRPr="00707DA5">
        <w:rPr>
          <w:rFonts w:eastAsia="Calibri"/>
          <w:b/>
        </w:rPr>
        <w:t>userName</w:t>
      </w:r>
      <w:r w:rsidRPr="00CA246D">
        <w:rPr>
          <w:rFonts w:eastAsia="Calibri"/>
        </w:rPr>
        <w:t xml:space="preserve">, string </w:t>
      </w:r>
      <w:r w:rsidRPr="00707DA5">
        <w:rPr>
          <w:rFonts w:eastAsia="Calibri"/>
          <w:b/>
        </w:rPr>
        <w:t>userPass</w:t>
      </w:r>
      <w:r w:rsidRPr="00CA246D">
        <w:rPr>
          <w:rFonts w:eastAsia="Calibri"/>
        </w:rPr>
        <w:t xml:space="preserve">, string </w:t>
      </w:r>
      <w:r w:rsidRPr="00707DA5">
        <w:rPr>
          <w:rFonts w:eastAsia="Calibri"/>
          <w:b/>
        </w:rPr>
        <w:t>oldPattern</w:t>
      </w:r>
      <w:r w:rsidRPr="00CA246D">
        <w:rPr>
          <w:rFonts w:eastAsia="Calibri"/>
        </w:rPr>
        <w:t xml:space="preserve">, string </w:t>
      </w:r>
      <w:r w:rsidRPr="00707DA5">
        <w:rPr>
          <w:rFonts w:eastAsia="Calibri"/>
          <w:b/>
        </w:rPr>
        <w:t>oldSerial</w:t>
      </w:r>
      <w:r w:rsidRPr="00CA246D">
        <w:rPr>
          <w:rFonts w:eastAsia="Calibri"/>
        </w:rPr>
        <w:t xml:space="preserve">, decimal </w:t>
      </w:r>
      <w:r w:rsidRPr="00707DA5">
        <w:rPr>
          <w:rFonts w:eastAsia="Calibri"/>
          <w:b/>
        </w:rPr>
        <w:t>oldNo</w:t>
      </w:r>
      <w:r w:rsidRPr="00CA246D">
        <w:rPr>
          <w:rFonts w:eastAsia="Calibri"/>
        </w:rPr>
        <w:t>,</w:t>
      </w:r>
      <w:r>
        <w:rPr>
          <w:rFonts w:eastAsia="Calibri"/>
        </w:rPr>
        <w:t xml:space="preserve"> string </w:t>
      </w:r>
      <w:r w:rsidRPr="00BA6906">
        <w:rPr>
          <w:b/>
          <w:color w:val="000000"/>
        </w:rPr>
        <w:t>strOldArisingDate</w:t>
      </w:r>
      <w:r>
        <w:rPr>
          <w:rFonts w:ascii="Consolas" w:hAnsi="Consolas" w:cs="Consolas"/>
          <w:color w:val="000000"/>
          <w:sz w:val="19"/>
          <w:szCs w:val="19"/>
        </w:rPr>
        <w:t>,</w:t>
      </w:r>
      <w:r w:rsidRPr="00CA246D">
        <w:rPr>
          <w:rFonts w:eastAsia="Calibri"/>
        </w:rPr>
        <w:t xml:space="preserve"> int? </w:t>
      </w:r>
      <w:r w:rsidRPr="00707DA5">
        <w:rPr>
          <w:rFonts w:eastAsia="Calibri"/>
          <w:b/>
        </w:rPr>
        <w:t>convert</w:t>
      </w:r>
      <w:r w:rsidRPr="00CA246D">
        <w:rPr>
          <w:rFonts w:eastAsia="Calibri"/>
        </w:rPr>
        <w:t xml:space="preserve">, string </w:t>
      </w:r>
      <w:r w:rsidRPr="00707DA5">
        <w:rPr>
          <w:rFonts w:eastAsia="Calibri"/>
          <w:b/>
        </w:rPr>
        <w:t>pattern</w:t>
      </w:r>
      <w:r w:rsidRPr="00CA246D">
        <w:rPr>
          <w:rFonts w:eastAsia="Calibri"/>
        </w:rPr>
        <w:t xml:space="preserve"> = null, string </w:t>
      </w:r>
      <w:r w:rsidRPr="00707DA5">
        <w:rPr>
          <w:rFonts w:eastAsia="Calibri"/>
          <w:b/>
        </w:rPr>
        <w:t>serial</w:t>
      </w:r>
      <w:r w:rsidRPr="00CA246D">
        <w:rPr>
          <w:rFonts w:eastAsia="Calibri"/>
        </w:rPr>
        <w:t xml:space="preserve"> = null</w:t>
      </w:r>
      <w:r>
        <w:rPr>
          <w:rFonts w:eastAsia="Calibri"/>
        </w:rPr>
        <w:t xml:space="preserve">, int </w:t>
      </w:r>
      <w:r w:rsidRPr="00B7295A">
        <w:rPr>
          <w:b/>
          <w:color w:val="000000"/>
        </w:rPr>
        <w:t>relatedInvType</w:t>
      </w:r>
      <w:r>
        <w:rPr>
          <w:rFonts w:eastAsia="Calibri"/>
        </w:rPr>
        <w:t xml:space="preserve"> = 3, string </w:t>
      </w:r>
      <w:r>
        <w:rPr>
          <w:rFonts w:eastAsia="Calibri"/>
          <w:b/>
        </w:rPr>
        <w:t>fea</w:t>
      </w:r>
      <w:r w:rsidRPr="00BA6906">
        <w:rPr>
          <w:rFonts w:eastAsia="Calibri"/>
          <w:b/>
        </w:rPr>
        <w:t>ture</w:t>
      </w:r>
      <w:r>
        <w:rPr>
          <w:rFonts w:eastAsia="Calibri"/>
        </w:rPr>
        <w:t xml:space="preserve"> = “”</w:t>
      </w:r>
      <w:r w:rsidRPr="00CA246D">
        <w:rPr>
          <w:rFonts w:eastAsia="Calibri"/>
        </w:rPr>
        <w:t>)</w:t>
      </w:r>
      <w:r w:rsidRPr="009372AD">
        <w:rPr>
          <w:rFonts w:eastAsia="Calibri"/>
        </w:rPr>
        <w:t>.</w:t>
      </w:r>
    </w:p>
    <w:p w:rsidR="009D1437" w:rsidRPr="00593BE8" w:rsidP="009D1437" w14:paraId="7B536ADC" w14:textId="77777777">
      <w:pPr>
        <w:pStyle w:val="N"/>
      </w:pPr>
      <w:r w:rsidRPr="00593BE8">
        <w:t>DESCRIPTION</w:t>
      </w:r>
    </w:p>
    <w:p w:rsidR="009D1437" w:rsidP="009D1437" w14:paraId="4A376A64" w14:textId="77777777">
      <w:pPr>
        <w:pStyle w:val="N"/>
      </w:pPr>
      <w:r>
        <w:tab/>
        <w:t>Đây là web service thực hiện điều chỉnh hóa đơn cũ (hóa đơn không tồn tại trên hệ thống)</w:t>
      </w:r>
    </w:p>
    <w:p w:rsidR="009D1437" w:rsidRPr="00007702" w:rsidP="009D1437" w14:paraId="4AF94A88" w14:textId="77777777">
      <w:pPr>
        <w:pStyle w:val="N"/>
      </w:pPr>
      <w:r w:rsidRPr="00663B3E">
        <w:t>HTTP METHOD</w:t>
      </w:r>
    </w:p>
    <w:p w:rsidR="009D1437" w:rsidRPr="00007702" w:rsidP="009D1437" w14:paraId="58AD12D4" w14:textId="77777777">
      <w:pPr>
        <w:pStyle w:val="N"/>
        <w:rPr>
          <w:b/>
        </w:rPr>
      </w:pPr>
      <w:r>
        <w:tab/>
      </w:r>
      <w:r w:rsidRPr="00610AFD">
        <w:t>POST</w:t>
      </w:r>
    </w:p>
    <w:p w:rsidR="009D1437" w:rsidRPr="00610AFD" w:rsidP="009D1437" w14:paraId="02B83D8A" w14:textId="77777777">
      <w:pPr>
        <w:pStyle w:val="N"/>
      </w:pPr>
      <w:r w:rsidRPr="00610AFD">
        <w:t>REQUEST BODY</w:t>
      </w:r>
    </w:p>
    <w:p w:rsidR="009D1437" w:rsidRPr="004720D2" w:rsidP="009D1437" w14:paraId="711D8789" w14:textId="77777777">
      <w:pPr>
        <w:pStyle w:val="ListParagraph"/>
        <w:numPr>
          <w:ilvl w:val="0"/>
          <w:numId w:val="2"/>
        </w:numPr>
        <w:spacing w:after="0" w:line="360" w:lineRule="auto"/>
        <w:ind w:left="1080"/>
        <w:jc w:val="both"/>
        <w:rPr>
          <w:rFonts w:eastAsia="Calibri"/>
          <w:b/>
          <w:u w:val="single"/>
        </w:rPr>
      </w:pPr>
      <w:r>
        <w:rPr>
          <w:rFonts w:eastAsia="Calibri"/>
          <w:b/>
        </w:rPr>
        <w:t>userName</w:t>
      </w:r>
      <w:r>
        <w:rPr>
          <w:rFonts w:eastAsia="Calibri"/>
          <w:b/>
        </w:rPr>
        <w:t xml:space="preserve"> </w:t>
      </w:r>
      <w:r w:rsidRPr="009372AD">
        <w:rPr>
          <w:rFonts w:eastAsia="Calibri"/>
          <w:b/>
        </w:rPr>
        <w:t xml:space="preserve"> /</w:t>
      </w:r>
      <w:r w:rsidRPr="00485CD7">
        <w:rPr>
          <w:rFonts w:eastAsia="Calibri"/>
          <w:b/>
        </w:rPr>
        <w:t xml:space="preserve"> </w:t>
      </w:r>
      <w:r w:rsidRPr="001718D8">
        <w:rPr>
          <w:rFonts w:eastAsia="Calibri"/>
          <w:b/>
        </w:rPr>
        <w:t>userPass</w:t>
      </w:r>
      <w:r w:rsidRPr="009372AD">
        <w:rPr>
          <w:rFonts w:eastAsia="Calibri"/>
        </w:rPr>
        <w:t xml:space="preserve">: Tài </w:t>
      </w:r>
      <w:r w:rsidRPr="009372AD">
        <w:rPr>
          <w:rFonts w:eastAsia="Calibri"/>
        </w:rPr>
        <w:t>khoản</w:t>
      </w:r>
      <w:r w:rsidRPr="009372AD">
        <w:rPr>
          <w:rFonts w:eastAsia="Calibri"/>
        </w:rPr>
        <w:t xml:space="preserve"> </w:t>
      </w:r>
      <w:r w:rsidRPr="009372AD">
        <w:rPr>
          <w:rFonts w:eastAsia="Calibri"/>
        </w:rPr>
        <w:t>được</w:t>
      </w:r>
      <w:r w:rsidRPr="009372AD">
        <w:rPr>
          <w:rFonts w:eastAsia="Calibri"/>
        </w:rPr>
        <w:t xml:space="preserve"> </w:t>
      </w:r>
      <w:r w:rsidRPr="009372AD">
        <w:rPr>
          <w:rFonts w:eastAsia="Calibri"/>
        </w:rPr>
        <w:t>cấp</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cho</w:t>
      </w:r>
      <w:r w:rsidRPr="009372AD">
        <w:rPr>
          <w:rFonts w:eastAsia="Calibri"/>
        </w:rPr>
        <w:t xml:space="preserve"> </w:t>
      </w:r>
      <w:r w:rsidRPr="009372AD">
        <w:rPr>
          <w:rFonts w:eastAsia="Calibri"/>
        </w:rPr>
        <w:t>khách</w:t>
      </w:r>
      <w:r w:rsidRPr="009372AD">
        <w:rPr>
          <w:rFonts w:eastAsia="Calibri"/>
        </w:rPr>
        <w:t xml:space="preserve"> </w:t>
      </w:r>
      <w:r w:rsidRPr="009372AD">
        <w:rPr>
          <w:rFonts w:eastAsia="Calibri"/>
        </w:rPr>
        <w:t>hàng</w:t>
      </w:r>
      <w:r w:rsidRPr="009372AD">
        <w:rPr>
          <w:rFonts w:eastAsia="Calibri"/>
        </w:rPr>
        <w:t xml:space="preserve"> </w:t>
      </w:r>
      <w:r w:rsidRPr="009372AD">
        <w:rPr>
          <w:rFonts w:eastAsia="Calibri"/>
        </w:rPr>
        <w:t>để</w:t>
      </w:r>
      <w:r w:rsidRPr="009372AD">
        <w:rPr>
          <w:rFonts w:eastAsia="Calibri"/>
        </w:rPr>
        <w:t xml:space="preserve"> </w:t>
      </w:r>
      <w:r w:rsidRPr="009372AD">
        <w:rPr>
          <w:rFonts w:eastAsia="Calibri"/>
        </w:rPr>
        <w:t>gọi</w:t>
      </w:r>
      <w:r w:rsidRPr="009372AD">
        <w:rPr>
          <w:rFonts w:eastAsia="Calibri"/>
        </w:rPr>
        <w:t xml:space="preserve"> </w:t>
      </w:r>
      <w:r>
        <w:rPr>
          <w:rFonts w:eastAsia="Calibri"/>
        </w:rPr>
        <w:t>đến</w:t>
      </w:r>
      <w:r>
        <w:rPr>
          <w:rFonts w:eastAsia="Calibri"/>
        </w:rPr>
        <w:t xml:space="preserve"> webservice (</w:t>
      </w:r>
      <w:r>
        <w:rPr>
          <w:rFonts w:eastAsia="Calibri"/>
        </w:rPr>
        <w:t>tài</w:t>
      </w:r>
      <w:r>
        <w:rPr>
          <w:rFonts w:eastAsia="Calibri"/>
        </w:rPr>
        <w:t xml:space="preserve"> </w:t>
      </w:r>
      <w:r>
        <w:rPr>
          <w:rFonts w:eastAsia="Calibri"/>
        </w:rPr>
        <w:t>khoản</w:t>
      </w:r>
      <w:r>
        <w:rPr>
          <w:rFonts w:eastAsia="Calibri"/>
        </w:rPr>
        <w:t xml:space="preserve"> </w:t>
      </w:r>
      <w:r>
        <w:rPr>
          <w:rFonts w:eastAsia="Calibri"/>
        </w:rPr>
        <w:t>có</w:t>
      </w:r>
      <w:r>
        <w:rPr>
          <w:rFonts w:eastAsia="Calibri"/>
        </w:rPr>
        <w:t xml:space="preserve"> </w:t>
      </w:r>
      <w:r>
        <w:rPr>
          <w:rFonts w:eastAsia="Calibri"/>
        </w:rPr>
        <w:t>quyền</w:t>
      </w:r>
      <w:r>
        <w:rPr>
          <w:rFonts w:eastAsia="Calibri"/>
        </w:rPr>
        <w:t xml:space="preserve"> </w:t>
      </w:r>
      <w:r>
        <w:rPr>
          <w:rFonts w:eastAsia="Calibri"/>
        </w:rPr>
        <w:t>ServiceRole</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r>
        <w:rPr>
          <w:rFonts w:eastAsia="Calibri"/>
        </w:rPr>
        <w:t>)</w:t>
      </w:r>
      <w:r w:rsidRPr="009372AD">
        <w:rPr>
          <w:rFonts w:eastAsia="Calibri"/>
        </w:rPr>
        <w:t>.</w:t>
      </w:r>
    </w:p>
    <w:p w:rsidR="009D1437" w:rsidRPr="004720D2" w:rsidP="009D1437" w14:paraId="14E579A7" w14:textId="77777777">
      <w:pPr>
        <w:pStyle w:val="ListParagraph"/>
        <w:numPr>
          <w:ilvl w:val="0"/>
          <w:numId w:val="2"/>
        </w:numPr>
        <w:spacing w:after="0" w:line="360" w:lineRule="auto"/>
        <w:ind w:left="1080"/>
        <w:jc w:val="both"/>
        <w:rPr>
          <w:rFonts w:eastAsia="Calibri"/>
          <w:b/>
          <w:u w:val="single"/>
        </w:rPr>
      </w:pPr>
      <w:r w:rsidRPr="00172912">
        <w:rPr>
          <w:rFonts w:eastAsia="Calibri"/>
          <w:b/>
        </w:rPr>
        <w:t>account</w:t>
      </w:r>
      <w:r>
        <w:rPr>
          <w:rFonts w:eastAsia="Calibri"/>
          <w:b/>
        </w:rPr>
        <w:t xml:space="preserve"> /</w:t>
      </w:r>
      <w:r w:rsidRPr="00F403FC">
        <w:rPr>
          <w:rFonts w:eastAsia="Calibri"/>
          <w:b/>
        </w:rPr>
        <w:t xml:space="preserve"> </w:t>
      </w:r>
      <w:r w:rsidRPr="00172912">
        <w:rPr>
          <w:rFonts w:eastAsia="Calibri"/>
          <w:b/>
        </w:rPr>
        <w:t>accPass</w:t>
      </w:r>
      <w:r w:rsidRPr="004720D2">
        <w:rPr>
          <w:rFonts w:eastAsia="Calibri"/>
          <w:b/>
        </w:rPr>
        <w:t xml:space="preserve">:  </w:t>
      </w:r>
      <w:r w:rsidRPr="004720D2">
        <w:rPr>
          <w:rFonts w:eastAsia="Calibri"/>
        </w:rPr>
        <w:t xml:space="preserve">Tài </w:t>
      </w:r>
      <w:r w:rsidRPr="004720D2">
        <w:rPr>
          <w:rFonts w:eastAsia="Calibri"/>
        </w:rPr>
        <w:t>khoản</w:t>
      </w:r>
      <w:r w:rsidRPr="004720D2">
        <w:rPr>
          <w:rFonts w:eastAsia="Calibri"/>
        </w:rPr>
        <w:t xml:space="preserve"> </w:t>
      </w:r>
      <w:r w:rsidRPr="004720D2">
        <w:rPr>
          <w:rFonts w:eastAsia="Calibri"/>
        </w:rPr>
        <w:t>được</w:t>
      </w:r>
      <w:r w:rsidRPr="004720D2">
        <w:rPr>
          <w:rFonts w:eastAsia="Calibri"/>
        </w:rPr>
        <w:t xml:space="preserve"> </w:t>
      </w:r>
      <w:r w:rsidRPr="004720D2">
        <w:rPr>
          <w:rFonts w:eastAsia="Calibri"/>
        </w:rPr>
        <w:t>cấp</w:t>
      </w:r>
      <w:r w:rsidRPr="004720D2">
        <w:rPr>
          <w:rFonts w:eastAsia="Calibri"/>
        </w:rPr>
        <w:t xml:space="preserve"> </w:t>
      </w:r>
      <w:r w:rsidRPr="004720D2">
        <w:rPr>
          <w:rFonts w:eastAsia="Calibri"/>
        </w:rPr>
        <w:t>phát</w:t>
      </w:r>
      <w:r w:rsidRPr="004720D2">
        <w:rPr>
          <w:rFonts w:eastAsia="Calibri"/>
        </w:rPr>
        <w:t xml:space="preserve"> </w:t>
      </w:r>
      <w:r w:rsidRPr="004720D2">
        <w:rPr>
          <w:rFonts w:eastAsia="Calibri"/>
        </w:rPr>
        <w:t>cho</w:t>
      </w:r>
      <w:r w:rsidRPr="004720D2">
        <w:rPr>
          <w:rFonts w:eastAsia="Calibri"/>
        </w:rPr>
        <w:t xml:space="preserve"> </w:t>
      </w:r>
      <w:r w:rsidRPr="004720D2">
        <w:rPr>
          <w:rFonts w:eastAsia="Calibri"/>
        </w:rPr>
        <w:t>nhân</w:t>
      </w:r>
      <w:r w:rsidRPr="004720D2">
        <w:rPr>
          <w:rFonts w:eastAsia="Calibri"/>
        </w:rPr>
        <w:t xml:space="preserve"> </w:t>
      </w:r>
      <w:r w:rsidRPr="004720D2">
        <w:rPr>
          <w:rFonts w:eastAsia="Calibri"/>
        </w:rPr>
        <w:t>viên</w:t>
      </w:r>
      <w:r w:rsidRPr="004720D2">
        <w:rPr>
          <w:rFonts w:eastAsia="Calibri"/>
        </w:rPr>
        <w:t xml:space="preserve"> </w:t>
      </w:r>
      <w:r w:rsidRPr="004720D2">
        <w:rPr>
          <w:rFonts w:eastAsia="Calibri"/>
        </w:rPr>
        <w:t>gọi</w:t>
      </w:r>
      <w:r w:rsidRPr="004720D2">
        <w:rPr>
          <w:rFonts w:eastAsia="Calibri"/>
        </w:rPr>
        <w:t xml:space="preserve"> </w:t>
      </w:r>
      <w:r w:rsidRPr="004720D2">
        <w:rPr>
          <w:rFonts w:eastAsia="Calibri"/>
        </w:rPr>
        <w:t>lệnh</w:t>
      </w:r>
      <w:r w:rsidRPr="004720D2">
        <w:rPr>
          <w:rFonts w:eastAsia="Calibri"/>
        </w:rPr>
        <w:t xml:space="preserve"> </w:t>
      </w:r>
      <w:r w:rsidRPr="004720D2">
        <w:rPr>
          <w:rFonts w:eastAsia="Calibri"/>
        </w:rPr>
        <w:t>phát</w:t>
      </w:r>
      <w:r w:rsidRPr="004720D2">
        <w:rPr>
          <w:rFonts w:eastAsia="Calibri"/>
        </w:rPr>
        <w:t xml:space="preserve"> </w:t>
      </w:r>
      <w:r w:rsidRPr="004720D2">
        <w:rPr>
          <w:rFonts w:eastAsia="Calibri"/>
        </w:rPr>
        <w:t>hành</w:t>
      </w:r>
      <w:r w:rsidRPr="004720D2">
        <w:rPr>
          <w:rFonts w:eastAsia="Calibri"/>
        </w:rPr>
        <w:t xml:space="preserve"> </w:t>
      </w:r>
      <w:r w:rsidRPr="004720D2">
        <w:rPr>
          <w:rFonts w:eastAsia="Calibri"/>
        </w:rPr>
        <w:t>hóa</w:t>
      </w:r>
      <w:r w:rsidRPr="004720D2">
        <w:rPr>
          <w:rFonts w:eastAsia="Calibri"/>
        </w:rPr>
        <w:t xml:space="preserve"> </w:t>
      </w:r>
      <w:r w:rsidRPr="004720D2">
        <w:rPr>
          <w:rFonts w:eastAsia="Calibri"/>
        </w:rPr>
        <w:t>đơn</w:t>
      </w:r>
    </w:p>
    <w:p w:rsidR="009D1437" w:rsidRPr="009372AD" w:rsidP="009D1437" w14:paraId="4278AED8" w14:textId="77777777">
      <w:pPr>
        <w:pStyle w:val="ListParagraph"/>
        <w:numPr>
          <w:ilvl w:val="0"/>
          <w:numId w:val="2"/>
        </w:numPr>
        <w:spacing w:after="0" w:line="360" w:lineRule="auto"/>
        <w:ind w:left="1080"/>
        <w:jc w:val="both"/>
        <w:rPr>
          <w:rFonts w:eastAsia="Calibri"/>
          <w:b/>
          <w:u w:val="single"/>
        </w:rPr>
      </w:pPr>
      <w:r>
        <w:rPr>
          <w:rFonts w:eastAsia="Calibri"/>
          <w:b/>
        </w:rPr>
        <w:t>invXml</w:t>
      </w:r>
      <w:r w:rsidRPr="009372AD">
        <w:rPr>
          <w:rFonts w:eastAsia="Calibri"/>
        </w:rPr>
        <w:t xml:space="preserve">: String XML </w:t>
      </w:r>
      <w:r w:rsidRPr="009372AD">
        <w:rPr>
          <w:rFonts w:eastAsia="Calibri"/>
        </w:rPr>
        <w:t>dữ</w:t>
      </w:r>
      <w:r w:rsidRPr="009372AD">
        <w:rPr>
          <w:rFonts w:eastAsia="Calibri"/>
        </w:rPr>
        <w:t xml:space="preserve"> </w:t>
      </w:r>
      <w:r w:rsidRPr="009372AD">
        <w:rPr>
          <w:rFonts w:eastAsia="Calibri"/>
        </w:rPr>
        <w:t>liệu</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sidRPr="009372AD">
        <w:rPr>
          <w:rFonts w:eastAsia="Calibri"/>
        </w:rPr>
        <w:t>điều</w:t>
      </w:r>
      <w:r w:rsidRPr="009372AD">
        <w:rPr>
          <w:rFonts w:eastAsia="Calibri"/>
        </w:rPr>
        <w:t xml:space="preserve"> </w:t>
      </w:r>
      <w:r w:rsidRPr="009372AD">
        <w:rPr>
          <w:rFonts w:eastAsia="Calibri"/>
        </w:rPr>
        <w:t>chỉnh</w:t>
      </w:r>
    </w:p>
    <w:p w:rsidR="009D1437" w:rsidRPr="00AA58BF" w:rsidP="009D1437" w14:paraId="2AD870A2" w14:textId="77777777">
      <w:pPr>
        <w:pStyle w:val="ListParagraph"/>
        <w:numPr>
          <w:ilvl w:val="0"/>
          <w:numId w:val="2"/>
        </w:numPr>
        <w:spacing w:after="0" w:line="360" w:lineRule="auto"/>
        <w:ind w:left="1080"/>
        <w:jc w:val="both"/>
        <w:rPr>
          <w:rFonts w:eastAsia="Calibri"/>
          <w:b/>
        </w:rPr>
      </w:pPr>
      <w:r w:rsidRPr="00707DA5">
        <w:rPr>
          <w:rFonts w:eastAsia="Calibri"/>
          <w:b/>
        </w:rPr>
        <w:t>oldPattern</w:t>
      </w:r>
      <w:r>
        <w:rPr>
          <w:rFonts w:eastAsia="Calibri"/>
          <w:b/>
        </w:rPr>
        <w:t xml:space="preserve">, </w:t>
      </w:r>
      <w:r w:rsidRPr="00707DA5">
        <w:rPr>
          <w:rFonts w:eastAsia="Calibri"/>
          <w:b/>
        </w:rPr>
        <w:t>oldSerial</w:t>
      </w:r>
      <w:r>
        <w:rPr>
          <w:rFonts w:eastAsia="Calibri"/>
          <w:b/>
        </w:rPr>
        <w:t xml:space="preserve">, </w:t>
      </w:r>
      <w:r w:rsidRPr="00707DA5">
        <w:rPr>
          <w:rFonts w:eastAsia="Calibri"/>
          <w:b/>
        </w:rPr>
        <w:t>oldNo</w:t>
      </w:r>
      <w:r>
        <w:rPr>
          <w:rFonts w:eastAsia="Calibri"/>
          <w:b/>
        </w:rPr>
        <w:t xml:space="preserve">: </w:t>
      </w:r>
      <w:r>
        <w:rPr>
          <w:rFonts w:eastAsia="Calibri"/>
        </w:rPr>
        <w:t xml:space="preserve">Các </w:t>
      </w:r>
      <w:r>
        <w:rPr>
          <w:rFonts w:eastAsia="Calibri"/>
        </w:rPr>
        <w:t>thông</w:t>
      </w:r>
      <w:r>
        <w:rPr>
          <w:rFonts w:eastAsia="Calibri"/>
        </w:rPr>
        <w:t xml:space="preserve"> </w:t>
      </w:r>
      <w:r>
        <w:rPr>
          <w:rFonts w:eastAsia="Calibri"/>
        </w:rPr>
        <w:t>số</w:t>
      </w:r>
      <w:r>
        <w:rPr>
          <w:rFonts w:eastAsia="Calibri"/>
        </w:rPr>
        <w:t xml:space="preserve"> </w:t>
      </w:r>
      <w:r>
        <w:rPr>
          <w:rFonts w:eastAsia="Calibri"/>
        </w:rPr>
        <w:t>mẫu</w:t>
      </w:r>
      <w:r>
        <w:rPr>
          <w:rFonts w:eastAsia="Calibri"/>
        </w:rPr>
        <w:t xml:space="preserve"> </w:t>
      </w:r>
      <w:r>
        <w:rPr>
          <w:rFonts w:eastAsia="Calibri"/>
        </w:rPr>
        <w:t>số</w:t>
      </w:r>
      <w:r>
        <w:rPr>
          <w:rFonts w:eastAsia="Calibri"/>
        </w:rPr>
        <w:t xml:space="preserve">, </w:t>
      </w:r>
      <w:r>
        <w:rPr>
          <w:rFonts w:eastAsia="Calibri"/>
        </w:rPr>
        <w:t>ký</w:t>
      </w:r>
      <w:r>
        <w:rPr>
          <w:rFonts w:eastAsia="Calibri"/>
        </w:rPr>
        <w:t xml:space="preserve"> </w:t>
      </w:r>
      <w:r>
        <w:rPr>
          <w:rFonts w:eastAsia="Calibri"/>
        </w:rPr>
        <w:t>hiệu</w:t>
      </w:r>
      <w:r>
        <w:rPr>
          <w:rFonts w:eastAsia="Calibri"/>
        </w:rPr>
        <w:t xml:space="preserve">, </w:t>
      </w:r>
      <w:r>
        <w:rPr>
          <w:rFonts w:eastAsia="Calibri"/>
        </w:rPr>
        <w:t>số</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của</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cũ</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không</w:t>
      </w:r>
      <w:r>
        <w:rPr>
          <w:rFonts w:eastAsia="Calibri"/>
        </w:rPr>
        <w:t xml:space="preserve"> </w:t>
      </w:r>
      <w:r>
        <w:rPr>
          <w:rFonts w:eastAsia="Calibri"/>
        </w:rPr>
        <w:t>tồn</w:t>
      </w:r>
      <w:r>
        <w:rPr>
          <w:rFonts w:eastAsia="Calibri"/>
        </w:rPr>
        <w:t xml:space="preserve"> </w:t>
      </w:r>
      <w:r>
        <w:rPr>
          <w:rFonts w:eastAsia="Calibri"/>
        </w:rPr>
        <w:t>tại</w:t>
      </w:r>
      <w:r>
        <w:rPr>
          <w:rFonts w:eastAsia="Calibri"/>
        </w:rPr>
        <w:t xml:space="preserve"> </w:t>
      </w:r>
      <w:r>
        <w:rPr>
          <w:rFonts w:eastAsia="Calibri"/>
        </w:rPr>
        <w:t>trên</w:t>
      </w:r>
      <w:r>
        <w:rPr>
          <w:rFonts w:eastAsia="Calibri"/>
        </w:rPr>
        <w:t xml:space="preserve"> </w:t>
      </w:r>
      <w:r>
        <w:rPr>
          <w:rFonts w:eastAsia="Calibri"/>
        </w:rPr>
        <w:t>hệ</w:t>
      </w:r>
      <w:r>
        <w:rPr>
          <w:rFonts w:eastAsia="Calibri"/>
        </w:rPr>
        <w:t xml:space="preserve"> </w:t>
      </w:r>
      <w:r>
        <w:rPr>
          <w:rFonts w:eastAsia="Calibri"/>
        </w:rPr>
        <w:t>thống</w:t>
      </w:r>
      <w:r>
        <w:rPr>
          <w:rFonts w:eastAsia="Calibri"/>
        </w:rPr>
        <w:t>).</w:t>
      </w:r>
    </w:p>
    <w:p w:rsidR="009D1437" w:rsidRPr="00CF2FC3" w:rsidP="009D1437" w14:paraId="4C65BA5D" w14:textId="77777777">
      <w:pPr>
        <w:pStyle w:val="ListParagraph"/>
        <w:numPr>
          <w:ilvl w:val="0"/>
          <w:numId w:val="2"/>
        </w:numPr>
        <w:spacing w:after="0" w:line="360" w:lineRule="auto"/>
        <w:ind w:left="1080"/>
        <w:jc w:val="both"/>
        <w:rPr>
          <w:rFonts w:eastAsia="Calibri"/>
          <w:b/>
        </w:rPr>
      </w:pPr>
      <w:r w:rsidRPr="00BA6906">
        <w:rPr>
          <w:b/>
          <w:color w:val="000000"/>
        </w:rPr>
        <w:t>strOldArisingDate</w:t>
      </w:r>
      <w:r>
        <w:rPr>
          <w:b/>
          <w:color w:val="000000"/>
        </w:rPr>
        <w:t xml:space="preserve">: </w:t>
      </w:r>
      <w:r>
        <w:rPr>
          <w:color w:val="000000"/>
        </w:rPr>
        <w:t>Ngày</w:t>
      </w:r>
      <w:r>
        <w:rPr>
          <w:color w:val="000000"/>
        </w:rPr>
        <w:t xml:space="preserve"> </w:t>
      </w:r>
      <w:r>
        <w:rPr>
          <w:color w:val="000000"/>
        </w:rPr>
        <w:t>hóa</w:t>
      </w:r>
      <w:r>
        <w:rPr>
          <w:color w:val="000000"/>
        </w:rPr>
        <w:t xml:space="preserve"> </w:t>
      </w:r>
      <w:r>
        <w:rPr>
          <w:color w:val="000000"/>
        </w:rPr>
        <w:t>đơn</w:t>
      </w:r>
      <w:r>
        <w:rPr>
          <w:color w:val="000000"/>
        </w:rPr>
        <w:t xml:space="preserve"> </w:t>
      </w:r>
      <w:r>
        <w:rPr>
          <w:color w:val="000000"/>
        </w:rPr>
        <w:t>của</w:t>
      </w:r>
      <w:r>
        <w:rPr>
          <w:color w:val="000000"/>
        </w:rPr>
        <w:t xml:space="preserve"> </w:t>
      </w:r>
      <w:r>
        <w:rPr>
          <w:color w:val="000000"/>
        </w:rPr>
        <w:t>hóa</w:t>
      </w:r>
      <w:r>
        <w:rPr>
          <w:color w:val="000000"/>
        </w:rPr>
        <w:t xml:space="preserve"> </w:t>
      </w:r>
      <w:r>
        <w:rPr>
          <w:color w:val="000000"/>
        </w:rPr>
        <w:t>đơn</w:t>
      </w:r>
      <w:r>
        <w:rPr>
          <w:color w:val="000000"/>
        </w:rPr>
        <w:t xml:space="preserve"> </w:t>
      </w:r>
      <w:r>
        <w:rPr>
          <w:color w:val="000000"/>
        </w:rPr>
        <w:t>cũ</w:t>
      </w:r>
      <w:r>
        <w:rPr>
          <w:color w:val="000000"/>
        </w:rPr>
        <w:t xml:space="preserve">, </w:t>
      </w:r>
      <w:r>
        <w:rPr>
          <w:color w:val="000000"/>
        </w:rPr>
        <w:t>định</w:t>
      </w:r>
      <w:r>
        <w:rPr>
          <w:color w:val="000000"/>
        </w:rPr>
        <w:t xml:space="preserve"> </w:t>
      </w:r>
      <w:r>
        <w:rPr>
          <w:color w:val="000000"/>
        </w:rPr>
        <w:t>dạng</w:t>
      </w:r>
      <w:r>
        <w:rPr>
          <w:color w:val="000000"/>
        </w:rPr>
        <w:t xml:space="preserve"> dd/MM/</w:t>
      </w:r>
      <w:r>
        <w:rPr>
          <w:color w:val="000000"/>
        </w:rPr>
        <w:t>yyyy</w:t>
      </w:r>
      <w:r>
        <w:rPr>
          <w:color w:val="000000"/>
        </w:rPr>
        <w:t xml:space="preserve"> (</w:t>
      </w:r>
      <w:r>
        <w:rPr>
          <w:color w:val="000000"/>
        </w:rPr>
        <w:t>Bắt</w:t>
      </w:r>
      <w:r>
        <w:rPr>
          <w:color w:val="000000"/>
        </w:rPr>
        <w:t xml:space="preserve"> </w:t>
      </w:r>
      <w:r>
        <w:rPr>
          <w:color w:val="000000"/>
        </w:rPr>
        <w:t>buộc</w:t>
      </w:r>
      <w:r>
        <w:rPr>
          <w:color w:val="000000"/>
        </w:rPr>
        <w:t xml:space="preserve"> </w:t>
      </w:r>
      <w:r>
        <w:rPr>
          <w:color w:val="000000"/>
        </w:rPr>
        <w:t>phải</w:t>
      </w:r>
      <w:r>
        <w:rPr>
          <w:color w:val="000000"/>
        </w:rPr>
        <w:t xml:space="preserve"> </w:t>
      </w:r>
      <w:r>
        <w:rPr>
          <w:color w:val="000000"/>
        </w:rPr>
        <w:t>nhập</w:t>
      </w:r>
      <w:r>
        <w:rPr>
          <w:color w:val="000000"/>
        </w:rPr>
        <w:t xml:space="preserve"> </w:t>
      </w:r>
      <w:r>
        <w:rPr>
          <w:color w:val="000000"/>
        </w:rPr>
        <w:t>đúng</w:t>
      </w:r>
      <w:r>
        <w:rPr>
          <w:color w:val="000000"/>
        </w:rPr>
        <w:t xml:space="preserve"> </w:t>
      </w:r>
      <w:r>
        <w:rPr>
          <w:color w:val="000000"/>
        </w:rPr>
        <w:t>và</w:t>
      </w:r>
      <w:r>
        <w:rPr>
          <w:color w:val="000000"/>
        </w:rPr>
        <w:t xml:space="preserve"> </w:t>
      </w:r>
      <w:r>
        <w:rPr>
          <w:color w:val="000000"/>
        </w:rPr>
        <w:t>đủ</w:t>
      </w:r>
      <w:r>
        <w:rPr>
          <w:color w:val="000000"/>
        </w:rPr>
        <w:t xml:space="preserve"> 2 </w:t>
      </w:r>
      <w:r>
        <w:rPr>
          <w:color w:val="000000"/>
        </w:rPr>
        <w:t>chữ</w:t>
      </w:r>
      <w:r>
        <w:rPr>
          <w:color w:val="000000"/>
        </w:rPr>
        <w:t xml:space="preserve"> </w:t>
      </w:r>
      <w:r>
        <w:rPr>
          <w:color w:val="000000"/>
        </w:rPr>
        <w:t>số</w:t>
      </w:r>
      <w:r>
        <w:rPr>
          <w:color w:val="000000"/>
        </w:rPr>
        <w:t xml:space="preserve"> </w:t>
      </w:r>
      <w:r>
        <w:rPr>
          <w:color w:val="000000"/>
        </w:rPr>
        <w:t>cho</w:t>
      </w:r>
      <w:r>
        <w:rPr>
          <w:color w:val="000000"/>
        </w:rPr>
        <w:t xml:space="preserve"> </w:t>
      </w:r>
      <w:r>
        <w:rPr>
          <w:color w:val="000000"/>
        </w:rPr>
        <w:t>ngày</w:t>
      </w:r>
      <w:r>
        <w:rPr>
          <w:color w:val="000000"/>
        </w:rPr>
        <w:t xml:space="preserve"> </w:t>
      </w:r>
      <w:r>
        <w:rPr>
          <w:color w:val="000000"/>
        </w:rPr>
        <w:t>tháng</w:t>
      </w:r>
      <w:r>
        <w:rPr>
          <w:color w:val="000000"/>
        </w:rPr>
        <w:t xml:space="preserve">, 4 </w:t>
      </w:r>
      <w:r>
        <w:rPr>
          <w:color w:val="000000"/>
        </w:rPr>
        <w:t>chữ</w:t>
      </w:r>
      <w:r>
        <w:rPr>
          <w:color w:val="000000"/>
        </w:rPr>
        <w:t xml:space="preserve"> </w:t>
      </w:r>
      <w:r>
        <w:rPr>
          <w:color w:val="000000"/>
        </w:rPr>
        <w:t>số</w:t>
      </w:r>
      <w:r>
        <w:rPr>
          <w:color w:val="000000"/>
        </w:rPr>
        <w:t xml:space="preserve"> </w:t>
      </w:r>
      <w:r>
        <w:rPr>
          <w:color w:val="000000"/>
        </w:rPr>
        <w:t>cho</w:t>
      </w:r>
      <w:r>
        <w:rPr>
          <w:color w:val="000000"/>
        </w:rPr>
        <w:t xml:space="preserve"> </w:t>
      </w:r>
      <w:r>
        <w:rPr>
          <w:color w:val="000000"/>
        </w:rPr>
        <w:t>năm</w:t>
      </w:r>
      <w:r>
        <w:rPr>
          <w:color w:val="000000"/>
        </w:rPr>
        <w:t xml:space="preserve">. </w:t>
      </w:r>
      <w:r>
        <w:rPr>
          <w:color w:val="000000"/>
        </w:rPr>
        <w:t>Ví</w:t>
      </w:r>
      <w:r>
        <w:rPr>
          <w:color w:val="000000"/>
        </w:rPr>
        <w:t xml:space="preserve"> </w:t>
      </w:r>
      <w:r>
        <w:rPr>
          <w:color w:val="000000"/>
        </w:rPr>
        <w:t>dụ</w:t>
      </w:r>
      <w:r>
        <w:rPr>
          <w:color w:val="000000"/>
        </w:rPr>
        <w:t xml:space="preserve"> 01/12/2021)</w:t>
      </w:r>
    </w:p>
    <w:p w:rsidR="009D1437" w:rsidRPr="00E009AD" w:rsidP="009D1437" w14:paraId="75AB4E82" w14:textId="77777777">
      <w:pPr>
        <w:pStyle w:val="ListParagraph"/>
        <w:numPr>
          <w:ilvl w:val="0"/>
          <w:numId w:val="2"/>
        </w:numPr>
        <w:spacing w:after="0" w:line="360" w:lineRule="auto"/>
        <w:ind w:left="1080"/>
        <w:jc w:val="both"/>
        <w:rPr>
          <w:rFonts w:eastAsia="Calibri"/>
          <w:b/>
        </w:rPr>
      </w:pPr>
      <w:r>
        <w:rPr>
          <w:rFonts w:eastAsia="Calibri"/>
          <w:b/>
        </w:rPr>
        <w:t>convert</w:t>
      </w:r>
      <w:r>
        <w:rPr>
          <w:rFonts w:eastAsia="Calibri"/>
        </w:rPr>
        <w:t xml:space="preserve">: </w:t>
      </w:r>
      <w:r w:rsidRPr="009372AD">
        <w:rPr>
          <w:rFonts w:eastAsia="Calibri"/>
        </w:rPr>
        <w:t>Mặc</w:t>
      </w:r>
      <w:r w:rsidRPr="009372AD">
        <w:rPr>
          <w:rFonts w:eastAsia="Calibri"/>
        </w:rPr>
        <w:t xml:space="preserve"> </w:t>
      </w:r>
      <w:r w:rsidRPr="009372AD">
        <w:rPr>
          <w:rFonts w:eastAsia="Calibri"/>
        </w:rPr>
        <w:t>định</w:t>
      </w:r>
      <w:r w:rsidRPr="009372AD">
        <w:rPr>
          <w:rFonts w:eastAsia="Calibri"/>
        </w:rPr>
        <w:t xml:space="preserve"> </w:t>
      </w:r>
      <w:r w:rsidRPr="009372AD">
        <w:rPr>
          <w:rFonts w:eastAsia="Calibri"/>
        </w:rPr>
        <w:t>là</w:t>
      </w:r>
      <w:r w:rsidRPr="009372AD">
        <w:rPr>
          <w:rFonts w:eastAsia="Calibri"/>
        </w:rPr>
        <w:t xml:space="preserve"> 0, </w:t>
      </w:r>
      <w:r>
        <w:rPr>
          <w:rFonts w:eastAsia="Calibri"/>
        </w:rPr>
        <w:t>(</w:t>
      </w:r>
      <w:r w:rsidRPr="009372AD">
        <w:rPr>
          <w:rFonts w:eastAsia="Calibri"/>
        </w:rPr>
        <w:t xml:space="preserve">0 – </w:t>
      </w:r>
      <w:r w:rsidRPr="009372AD">
        <w:rPr>
          <w:rFonts w:eastAsia="Calibri"/>
        </w:rPr>
        <w:t>Không</w:t>
      </w:r>
      <w:r w:rsidRPr="009372AD">
        <w:rPr>
          <w:rFonts w:eastAsia="Calibri"/>
        </w:rPr>
        <w:t xml:space="preserve"> </w:t>
      </w:r>
      <w:r w:rsidRPr="009372AD">
        <w:rPr>
          <w:rFonts w:eastAsia="Calibri"/>
        </w:rPr>
        <w:t>cần</w:t>
      </w:r>
      <w:r w:rsidRPr="009372AD">
        <w:rPr>
          <w:rFonts w:eastAsia="Calibri"/>
        </w:rPr>
        <w:t xml:space="preserve"> convert </w:t>
      </w:r>
      <w:r w:rsidRPr="009372AD">
        <w:rPr>
          <w:rFonts w:eastAsia="Calibri"/>
        </w:rPr>
        <w:t>từ</w:t>
      </w:r>
      <w:r w:rsidRPr="009372AD">
        <w:rPr>
          <w:rFonts w:eastAsia="Calibri"/>
        </w:rPr>
        <w:t xml:space="preserve"> TCVN3 sang Unicode. 1- </w:t>
      </w:r>
      <w:r w:rsidRPr="009372AD">
        <w:rPr>
          <w:rFonts w:eastAsia="Calibri"/>
        </w:rPr>
        <w:t>Cần</w:t>
      </w:r>
      <w:r w:rsidRPr="009372AD">
        <w:rPr>
          <w:rFonts w:eastAsia="Calibri"/>
        </w:rPr>
        <w:t xml:space="preserve"> convert </w:t>
      </w:r>
      <w:r w:rsidRPr="009372AD">
        <w:rPr>
          <w:rFonts w:eastAsia="Calibri"/>
        </w:rPr>
        <w:t>từ</w:t>
      </w:r>
      <w:r w:rsidRPr="009372AD">
        <w:rPr>
          <w:rFonts w:eastAsia="Calibri"/>
        </w:rPr>
        <w:t xml:space="preserve"> TCVN3 sang Unicode</w:t>
      </w:r>
      <w:r>
        <w:rPr>
          <w:rFonts w:eastAsia="Calibri"/>
        </w:rPr>
        <w:t>)</w:t>
      </w:r>
    </w:p>
    <w:p w:rsidR="009D1437" w:rsidRPr="00E009AD" w:rsidP="009D1437" w14:paraId="47EFD16E" w14:textId="77777777">
      <w:pPr>
        <w:pStyle w:val="ListParagraph"/>
        <w:numPr>
          <w:ilvl w:val="0"/>
          <w:numId w:val="2"/>
        </w:numPr>
        <w:spacing w:after="0" w:line="360" w:lineRule="auto"/>
        <w:ind w:left="1080"/>
        <w:jc w:val="both"/>
        <w:rPr>
          <w:rFonts w:eastAsia="Calibri"/>
          <w:b/>
        </w:rPr>
      </w:pPr>
      <w:r>
        <w:rPr>
          <w:b/>
        </w:rPr>
        <w:t>p</w:t>
      </w:r>
      <w:r w:rsidRPr="006479A0">
        <w:rPr>
          <w:b/>
        </w:rPr>
        <w:t>attern</w:t>
      </w:r>
      <w:r>
        <w:t xml:space="preserve">: </w:t>
      </w:r>
      <w:r>
        <w:t>Mẫu</w:t>
      </w:r>
      <w:r>
        <w:t xml:space="preserve"> </w:t>
      </w:r>
      <w:r>
        <w:t>số</w:t>
      </w:r>
    </w:p>
    <w:p w:rsidR="009D1437" w:rsidRPr="006301D5" w:rsidP="009D1437" w14:paraId="56423AB5" w14:textId="77777777">
      <w:pPr>
        <w:pStyle w:val="ListParagraph"/>
        <w:numPr>
          <w:ilvl w:val="0"/>
          <w:numId w:val="2"/>
        </w:numPr>
        <w:spacing w:after="0" w:line="360" w:lineRule="auto"/>
        <w:ind w:left="1080"/>
        <w:jc w:val="both"/>
        <w:rPr>
          <w:rFonts w:eastAsia="Calibri"/>
          <w:b/>
        </w:rPr>
      </w:pPr>
      <w:r>
        <w:rPr>
          <w:b/>
        </w:rPr>
        <w:t>s</w:t>
      </w:r>
      <w:r w:rsidRPr="006479A0">
        <w:rPr>
          <w:b/>
        </w:rPr>
        <w:t>erial</w:t>
      </w:r>
      <w:r>
        <w:t xml:space="preserve">: </w:t>
      </w:r>
      <w:r>
        <w:t>Ký</w:t>
      </w:r>
      <w:r>
        <w:t xml:space="preserve"> </w:t>
      </w:r>
      <w:r>
        <w:t>hiệu</w:t>
      </w:r>
    </w:p>
    <w:p w:rsidR="009D1437" w:rsidRPr="006A6243" w:rsidP="009D1437" w14:paraId="45D3121D" w14:textId="77777777">
      <w:pPr>
        <w:pStyle w:val="ListParagraph"/>
        <w:numPr>
          <w:ilvl w:val="0"/>
          <w:numId w:val="2"/>
        </w:numPr>
        <w:spacing w:after="0" w:line="360" w:lineRule="auto"/>
        <w:ind w:left="1080"/>
        <w:jc w:val="both"/>
        <w:rPr>
          <w:rFonts w:eastAsia="Calibri"/>
          <w:b/>
        </w:rPr>
      </w:pPr>
      <w:r w:rsidRPr="00B7295A">
        <w:rPr>
          <w:b/>
          <w:color w:val="000000"/>
        </w:rPr>
        <w:t>relatedInvType</w:t>
      </w:r>
      <w:r>
        <w:rPr>
          <w:b/>
          <w:color w:val="000000"/>
        </w:rPr>
        <w:t xml:space="preserve">: </w:t>
      </w:r>
      <w:r w:rsidRPr="006301D5">
        <w:rPr>
          <w:color w:val="000000"/>
        </w:rPr>
        <w:t>Loại</w:t>
      </w:r>
      <w:r>
        <w:rPr>
          <w:color w:val="000000"/>
        </w:rPr>
        <w:t xml:space="preserve"> </w:t>
      </w:r>
      <w:r>
        <w:rPr>
          <w:color w:val="000000"/>
        </w:rPr>
        <w:t>hóa</w:t>
      </w:r>
      <w:r>
        <w:rPr>
          <w:color w:val="000000"/>
        </w:rPr>
        <w:t xml:space="preserve"> </w:t>
      </w:r>
      <w:r>
        <w:rPr>
          <w:color w:val="000000"/>
        </w:rPr>
        <w:t>đơn</w:t>
      </w:r>
      <w:r>
        <w:rPr>
          <w:color w:val="000000"/>
        </w:rPr>
        <w:t xml:space="preserve"> </w:t>
      </w:r>
      <w:r>
        <w:rPr>
          <w:color w:val="000000"/>
        </w:rPr>
        <w:t>liên</w:t>
      </w:r>
      <w:r>
        <w:rPr>
          <w:color w:val="000000"/>
        </w:rPr>
        <w:t xml:space="preserve"> </w:t>
      </w:r>
      <w:r>
        <w:rPr>
          <w:color w:val="000000"/>
        </w:rPr>
        <w:t>quan</w:t>
      </w:r>
      <w:r>
        <w:rPr>
          <w:color w:val="000000"/>
        </w:rPr>
        <w:t xml:space="preserve">, </w:t>
      </w:r>
      <w:r>
        <w:rPr>
          <w:color w:val="000000"/>
        </w:rPr>
        <w:t>mặc</w:t>
      </w:r>
      <w:r>
        <w:rPr>
          <w:color w:val="000000"/>
        </w:rPr>
        <w:t xml:space="preserve"> </w:t>
      </w:r>
      <w:r>
        <w:rPr>
          <w:color w:val="000000"/>
        </w:rPr>
        <w:t>định</w:t>
      </w:r>
      <w:r>
        <w:rPr>
          <w:color w:val="000000"/>
        </w:rPr>
        <w:t xml:space="preserve"> </w:t>
      </w:r>
      <w:r>
        <w:rPr>
          <w:color w:val="000000"/>
        </w:rPr>
        <w:t>là</w:t>
      </w:r>
      <w:r>
        <w:rPr>
          <w:color w:val="000000"/>
        </w:rPr>
        <w:t xml:space="preserve"> 3 (</w:t>
      </w:r>
      <w:r>
        <w:rPr>
          <w:rFonts w:ascii="Consolas" w:hAnsi="Consolas" w:cs="Consolas"/>
          <w:color w:val="008000"/>
          <w:sz w:val="19"/>
          <w:szCs w:val="19"/>
        </w:rPr>
        <w:t xml:space="preserve">Các </w:t>
      </w:r>
      <w:r>
        <w:rPr>
          <w:rFonts w:ascii="Consolas" w:hAnsi="Consolas" w:cs="Consolas"/>
          <w:color w:val="008000"/>
          <w:sz w:val="19"/>
          <w:szCs w:val="19"/>
        </w:rPr>
        <w:t>loại</w:t>
      </w:r>
      <w:r>
        <w:rPr>
          <w:rFonts w:ascii="Consolas" w:hAnsi="Consolas" w:cs="Consolas"/>
          <w:color w:val="008000"/>
          <w:sz w:val="19"/>
          <w:szCs w:val="19"/>
        </w:rPr>
        <w:t xml:space="preserve"> </w:t>
      </w:r>
      <w:r>
        <w:rPr>
          <w:rFonts w:ascii="Consolas" w:hAnsi="Consolas" w:cs="Consolas"/>
          <w:color w:val="008000"/>
          <w:sz w:val="19"/>
          <w:szCs w:val="19"/>
        </w:rPr>
        <w:t>hóa</w:t>
      </w:r>
      <w:r>
        <w:rPr>
          <w:rFonts w:ascii="Consolas" w:hAnsi="Consolas" w:cs="Consolas"/>
          <w:color w:val="008000"/>
          <w:sz w:val="19"/>
          <w:szCs w:val="19"/>
        </w:rPr>
        <w:t xml:space="preserve"> </w:t>
      </w:r>
      <w:r>
        <w:rPr>
          <w:rFonts w:ascii="Consolas" w:hAnsi="Consolas" w:cs="Consolas"/>
          <w:color w:val="008000"/>
          <w:sz w:val="19"/>
          <w:szCs w:val="19"/>
        </w:rPr>
        <w:t>đơn</w:t>
      </w:r>
      <w:r>
        <w:rPr>
          <w:rFonts w:ascii="Consolas" w:hAnsi="Consolas" w:cs="Consolas"/>
          <w:color w:val="008000"/>
          <w:sz w:val="19"/>
          <w:szCs w:val="19"/>
        </w:rPr>
        <w:t xml:space="preserve"> </w:t>
      </w:r>
      <w:r>
        <w:rPr>
          <w:rFonts w:ascii="Consolas" w:hAnsi="Consolas" w:cs="Consolas"/>
          <w:color w:val="008000"/>
          <w:sz w:val="19"/>
          <w:szCs w:val="19"/>
        </w:rPr>
        <w:t>theo</w:t>
      </w:r>
      <w:r>
        <w:rPr>
          <w:rFonts w:ascii="Consolas" w:hAnsi="Consolas" w:cs="Consolas"/>
          <w:color w:val="008000"/>
          <w:sz w:val="19"/>
          <w:szCs w:val="19"/>
        </w:rPr>
        <w:t xml:space="preserve"> </w:t>
      </w:r>
      <w:r>
        <w:rPr>
          <w:rFonts w:ascii="Consolas" w:hAnsi="Consolas" w:cs="Consolas"/>
          <w:color w:val="008000"/>
          <w:sz w:val="19"/>
          <w:szCs w:val="19"/>
        </w:rPr>
        <w:t>Nghị</w:t>
      </w:r>
      <w:r>
        <w:rPr>
          <w:rFonts w:ascii="Consolas" w:hAnsi="Consolas" w:cs="Consolas"/>
          <w:color w:val="008000"/>
          <w:sz w:val="19"/>
          <w:szCs w:val="19"/>
        </w:rPr>
        <w:t xml:space="preserve"> </w:t>
      </w:r>
      <w:r>
        <w:rPr>
          <w:rFonts w:ascii="Consolas" w:hAnsi="Consolas" w:cs="Consolas"/>
          <w:color w:val="008000"/>
          <w:sz w:val="19"/>
          <w:szCs w:val="19"/>
        </w:rPr>
        <w:t>định</w:t>
      </w:r>
      <w:r>
        <w:rPr>
          <w:rFonts w:ascii="Consolas" w:hAnsi="Consolas" w:cs="Consolas"/>
          <w:color w:val="008000"/>
          <w:sz w:val="19"/>
          <w:szCs w:val="19"/>
        </w:rPr>
        <w:t xml:space="preserve"> </w:t>
      </w:r>
      <w:r>
        <w:rPr>
          <w:rFonts w:ascii="Consolas" w:hAnsi="Consolas" w:cs="Consolas"/>
          <w:color w:val="008000"/>
          <w:sz w:val="19"/>
          <w:szCs w:val="19"/>
        </w:rPr>
        <w:t>số</w:t>
      </w:r>
      <w:r>
        <w:rPr>
          <w:rFonts w:ascii="Consolas" w:hAnsi="Consolas" w:cs="Consolas"/>
          <w:color w:val="008000"/>
          <w:sz w:val="19"/>
          <w:szCs w:val="19"/>
        </w:rPr>
        <w:t xml:space="preserve"> 51/2010/NĐ-CP </w:t>
      </w:r>
      <w:r>
        <w:rPr>
          <w:rFonts w:ascii="Consolas" w:hAnsi="Consolas" w:cs="Consolas"/>
          <w:color w:val="008000"/>
          <w:sz w:val="19"/>
          <w:szCs w:val="19"/>
        </w:rPr>
        <w:t>và</w:t>
      </w:r>
      <w:r>
        <w:rPr>
          <w:rFonts w:ascii="Consolas" w:hAnsi="Consolas" w:cs="Consolas"/>
          <w:color w:val="008000"/>
          <w:sz w:val="19"/>
          <w:szCs w:val="19"/>
        </w:rPr>
        <w:t xml:space="preserve"> </w:t>
      </w:r>
      <w:r>
        <w:rPr>
          <w:rFonts w:ascii="Consolas" w:hAnsi="Consolas" w:cs="Consolas"/>
          <w:color w:val="008000"/>
          <w:sz w:val="19"/>
          <w:szCs w:val="19"/>
        </w:rPr>
        <w:t>Nghị</w:t>
      </w:r>
      <w:r>
        <w:rPr>
          <w:rFonts w:ascii="Consolas" w:hAnsi="Consolas" w:cs="Consolas"/>
          <w:color w:val="008000"/>
          <w:sz w:val="19"/>
          <w:szCs w:val="19"/>
        </w:rPr>
        <w:t xml:space="preserve"> </w:t>
      </w:r>
      <w:r>
        <w:rPr>
          <w:rFonts w:ascii="Consolas" w:hAnsi="Consolas" w:cs="Consolas"/>
          <w:color w:val="008000"/>
          <w:sz w:val="19"/>
          <w:szCs w:val="19"/>
        </w:rPr>
        <w:t>định</w:t>
      </w:r>
      <w:r>
        <w:rPr>
          <w:rFonts w:ascii="Consolas" w:hAnsi="Consolas" w:cs="Consolas"/>
          <w:color w:val="008000"/>
          <w:sz w:val="19"/>
          <w:szCs w:val="19"/>
        </w:rPr>
        <w:t xml:space="preserve"> </w:t>
      </w:r>
      <w:r>
        <w:rPr>
          <w:rFonts w:ascii="Consolas" w:hAnsi="Consolas" w:cs="Consolas"/>
          <w:color w:val="008000"/>
          <w:sz w:val="19"/>
          <w:szCs w:val="19"/>
        </w:rPr>
        <w:t>số</w:t>
      </w:r>
      <w:r>
        <w:rPr>
          <w:rFonts w:ascii="Consolas" w:hAnsi="Consolas" w:cs="Consolas"/>
          <w:color w:val="008000"/>
          <w:sz w:val="19"/>
          <w:szCs w:val="19"/>
        </w:rPr>
        <w:t xml:space="preserve"> 04/2014/NĐ-CP (</w:t>
      </w:r>
      <w:r>
        <w:rPr>
          <w:rFonts w:ascii="Consolas" w:hAnsi="Consolas" w:cs="Consolas"/>
          <w:color w:val="008000"/>
          <w:sz w:val="19"/>
          <w:szCs w:val="19"/>
        </w:rPr>
        <w:t>Trừ</w:t>
      </w:r>
      <w:r>
        <w:rPr>
          <w:rFonts w:ascii="Consolas" w:hAnsi="Consolas" w:cs="Consolas"/>
          <w:color w:val="008000"/>
          <w:sz w:val="19"/>
          <w:szCs w:val="19"/>
        </w:rPr>
        <w:t xml:space="preserve"> </w:t>
      </w:r>
      <w:r>
        <w:rPr>
          <w:rFonts w:ascii="Consolas" w:hAnsi="Consolas" w:cs="Consolas"/>
          <w:color w:val="008000"/>
          <w:sz w:val="19"/>
          <w:szCs w:val="19"/>
        </w:rPr>
        <w:t>hóa</w:t>
      </w:r>
      <w:r>
        <w:rPr>
          <w:rFonts w:ascii="Consolas" w:hAnsi="Consolas" w:cs="Consolas"/>
          <w:color w:val="008000"/>
          <w:sz w:val="19"/>
          <w:szCs w:val="19"/>
        </w:rPr>
        <w:t xml:space="preserve"> </w:t>
      </w:r>
      <w:r>
        <w:rPr>
          <w:rFonts w:ascii="Consolas" w:hAnsi="Consolas" w:cs="Consolas"/>
          <w:color w:val="008000"/>
          <w:sz w:val="19"/>
          <w:szCs w:val="19"/>
        </w:rPr>
        <w:t>đơn</w:t>
      </w:r>
      <w:r>
        <w:rPr>
          <w:rFonts w:ascii="Consolas" w:hAnsi="Consolas" w:cs="Consolas"/>
          <w:color w:val="008000"/>
          <w:sz w:val="19"/>
          <w:szCs w:val="19"/>
        </w:rPr>
        <w:t xml:space="preserve"> </w:t>
      </w:r>
      <w:r>
        <w:rPr>
          <w:rFonts w:ascii="Consolas" w:hAnsi="Consolas" w:cs="Consolas"/>
          <w:color w:val="008000"/>
          <w:sz w:val="19"/>
          <w:szCs w:val="19"/>
        </w:rPr>
        <w:t>điện</w:t>
      </w:r>
      <w:r>
        <w:rPr>
          <w:rFonts w:ascii="Consolas" w:hAnsi="Consolas" w:cs="Consolas"/>
          <w:color w:val="008000"/>
          <w:sz w:val="19"/>
          <w:szCs w:val="19"/>
        </w:rPr>
        <w:t xml:space="preserve"> </w:t>
      </w:r>
      <w:r>
        <w:rPr>
          <w:rFonts w:ascii="Consolas" w:hAnsi="Consolas" w:cs="Consolas"/>
          <w:color w:val="008000"/>
          <w:sz w:val="19"/>
          <w:szCs w:val="19"/>
        </w:rPr>
        <w:t>tử</w:t>
      </w:r>
      <w:r>
        <w:rPr>
          <w:rFonts w:ascii="Consolas" w:hAnsi="Consolas" w:cs="Consolas"/>
          <w:color w:val="008000"/>
          <w:sz w:val="19"/>
          <w:szCs w:val="19"/>
        </w:rPr>
        <w:t xml:space="preserve"> </w:t>
      </w:r>
      <w:r>
        <w:rPr>
          <w:rFonts w:ascii="Consolas" w:hAnsi="Consolas" w:cs="Consolas"/>
          <w:color w:val="008000"/>
          <w:sz w:val="19"/>
          <w:szCs w:val="19"/>
        </w:rPr>
        <w:t>có</w:t>
      </w:r>
      <w:r>
        <w:rPr>
          <w:rFonts w:ascii="Consolas" w:hAnsi="Consolas" w:cs="Consolas"/>
          <w:color w:val="008000"/>
          <w:sz w:val="19"/>
          <w:szCs w:val="19"/>
        </w:rPr>
        <w:t xml:space="preserve"> </w:t>
      </w:r>
      <w:r>
        <w:rPr>
          <w:rFonts w:ascii="Consolas" w:hAnsi="Consolas" w:cs="Consolas"/>
          <w:color w:val="008000"/>
          <w:sz w:val="19"/>
          <w:szCs w:val="19"/>
        </w:rPr>
        <w:t>mã</w:t>
      </w:r>
      <w:r>
        <w:rPr>
          <w:rFonts w:ascii="Consolas" w:hAnsi="Consolas" w:cs="Consolas"/>
          <w:color w:val="008000"/>
          <w:sz w:val="19"/>
          <w:szCs w:val="19"/>
        </w:rPr>
        <w:t xml:space="preserve"> </w:t>
      </w:r>
      <w:r>
        <w:rPr>
          <w:rFonts w:ascii="Consolas" w:hAnsi="Consolas" w:cs="Consolas"/>
          <w:color w:val="008000"/>
          <w:sz w:val="19"/>
          <w:szCs w:val="19"/>
        </w:rPr>
        <w:t>xác</w:t>
      </w:r>
      <w:r>
        <w:rPr>
          <w:rFonts w:ascii="Consolas" w:hAnsi="Consolas" w:cs="Consolas"/>
          <w:color w:val="008000"/>
          <w:sz w:val="19"/>
          <w:szCs w:val="19"/>
        </w:rPr>
        <w:t xml:space="preserve"> </w:t>
      </w:r>
      <w:r>
        <w:rPr>
          <w:rFonts w:ascii="Consolas" w:hAnsi="Consolas" w:cs="Consolas"/>
          <w:color w:val="008000"/>
          <w:sz w:val="19"/>
          <w:szCs w:val="19"/>
        </w:rPr>
        <w:t>thực</w:t>
      </w:r>
      <w:r>
        <w:rPr>
          <w:rFonts w:ascii="Consolas" w:hAnsi="Consolas" w:cs="Consolas"/>
          <w:color w:val="008000"/>
          <w:sz w:val="19"/>
          <w:szCs w:val="19"/>
        </w:rPr>
        <w:t xml:space="preserve"> </w:t>
      </w:r>
      <w:r>
        <w:rPr>
          <w:rFonts w:ascii="Consolas" w:hAnsi="Consolas" w:cs="Consolas"/>
          <w:color w:val="008000"/>
          <w:sz w:val="19"/>
          <w:szCs w:val="19"/>
        </w:rPr>
        <w:t>của</w:t>
      </w:r>
      <w:r>
        <w:rPr>
          <w:rFonts w:ascii="Consolas" w:hAnsi="Consolas" w:cs="Consolas"/>
          <w:color w:val="008000"/>
          <w:sz w:val="19"/>
          <w:szCs w:val="19"/>
        </w:rPr>
        <w:t xml:space="preserve"> </w:t>
      </w:r>
      <w:r>
        <w:rPr>
          <w:rFonts w:ascii="Consolas" w:hAnsi="Consolas" w:cs="Consolas"/>
          <w:color w:val="008000"/>
          <w:sz w:val="19"/>
          <w:szCs w:val="19"/>
        </w:rPr>
        <w:t>cơ</w:t>
      </w:r>
      <w:r>
        <w:rPr>
          <w:rFonts w:ascii="Consolas" w:hAnsi="Consolas" w:cs="Consolas"/>
          <w:color w:val="008000"/>
          <w:sz w:val="19"/>
          <w:szCs w:val="19"/>
        </w:rPr>
        <w:t xml:space="preserve"> </w:t>
      </w:r>
      <w:r>
        <w:rPr>
          <w:rFonts w:ascii="Consolas" w:hAnsi="Consolas" w:cs="Consolas"/>
          <w:color w:val="008000"/>
          <w:sz w:val="19"/>
          <w:szCs w:val="19"/>
        </w:rPr>
        <w:t>quan</w:t>
      </w:r>
      <w:r>
        <w:rPr>
          <w:rFonts w:ascii="Consolas" w:hAnsi="Consolas" w:cs="Consolas"/>
          <w:color w:val="008000"/>
          <w:sz w:val="19"/>
          <w:szCs w:val="19"/>
        </w:rPr>
        <w:t xml:space="preserve"> </w:t>
      </w:r>
      <w:r>
        <w:rPr>
          <w:rFonts w:ascii="Consolas" w:hAnsi="Consolas" w:cs="Consolas"/>
          <w:color w:val="008000"/>
          <w:sz w:val="19"/>
          <w:szCs w:val="19"/>
        </w:rPr>
        <w:t>thuế</w:t>
      </w:r>
      <w:r>
        <w:rPr>
          <w:rFonts w:ascii="Consolas" w:hAnsi="Consolas" w:cs="Consolas"/>
          <w:color w:val="008000"/>
          <w:sz w:val="19"/>
          <w:szCs w:val="19"/>
        </w:rPr>
        <w:t xml:space="preserve"> </w:t>
      </w:r>
      <w:r>
        <w:rPr>
          <w:rFonts w:ascii="Consolas" w:hAnsi="Consolas" w:cs="Consolas"/>
          <w:color w:val="008000"/>
          <w:sz w:val="19"/>
          <w:szCs w:val="19"/>
        </w:rPr>
        <w:t>theo</w:t>
      </w:r>
      <w:r>
        <w:rPr>
          <w:rFonts w:ascii="Consolas" w:hAnsi="Consolas" w:cs="Consolas"/>
          <w:color w:val="008000"/>
          <w:sz w:val="19"/>
          <w:szCs w:val="19"/>
        </w:rPr>
        <w:t xml:space="preserve"> </w:t>
      </w:r>
      <w:r>
        <w:rPr>
          <w:rFonts w:ascii="Consolas" w:hAnsi="Consolas" w:cs="Consolas"/>
          <w:color w:val="008000"/>
          <w:sz w:val="19"/>
          <w:szCs w:val="19"/>
        </w:rPr>
        <w:t>Quyết</w:t>
      </w:r>
      <w:r>
        <w:rPr>
          <w:rFonts w:ascii="Consolas" w:hAnsi="Consolas" w:cs="Consolas"/>
          <w:color w:val="008000"/>
          <w:sz w:val="19"/>
          <w:szCs w:val="19"/>
        </w:rPr>
        <w:t xml:space="preserve"> </w:t>
      </w:r>
      <w:r>
        <w:rPr>
          <w:rFonts w:ascii="Consolas" w:hAnsi="Consolas" w:cs="Consolas"/>
          <w:color w:val="008000"/>
          <w:sz w:val="19"/>
          <w:szCs w:val="19"/>
        </w:rPr>
        <w:t>định</w:t>
      </w:r>
      <w:r>
        <w:rPr>
          <w:rFonts w:ascii="Consolas" w:hAnsi="Consolas" w:cs="Consolas"/>
          <w:color w:val="008000"/>
          <w:sz w:val="19"/>
          <w:szCs w:val="19"/>
        </w:rPr>
        <w:t xml:space="preserve"> </w:t>
      </w:r>
      <w:r>
        <w:rPr>
          <w:rFonts w:ascii="Consolas" w:hAnsi="Consolas" w:cs="Consolas"/>
          <w:color w:val="008000"/>
          <w:sz w:val="19"/>
          <w:szCs w:val="19"/>
        </w:rPr>
        <w:t>số</w:t>
      </w:r>
      <w:r>
        <w:rPr>
          <w:rFonts w:ascii="Consolas" w:hAnsi="Consolas" w:cs="Consolas"/>
          <w:color w:val="008000"/>
          <w:sz w:val="19"/>
          <w:szCs w:val="19"/>
        </w:rPr>
        <w:t xml:space="preserve"> 1209/QĐ-BTC </w:t>
      </w:r>
      <w:r>
        <w:rPr>
          <w:rFonts w:ascii="Consolas" w:hAnsi="Consolas" w:cs="Consolas"/>
          <w:color w:val="008000"/>
          <w:sz w:val="19"/>
          <w:szCs w:val="19"/>
        </w:rPr>
        <w:t>và</w:t>
      </w:r>
      <w:r>
        <w:rPr>
          <w:rFonts w:ascii="Consolas" w:hAnsi="Consolas" w:cs="Consolas"/>
          <w:color w:val="008000"/>
          <w:sz w:val="19"/>
          <w:szCs w:val="19"/>
        </w:rPr>
        <w:t xml:space="preserve"> </w:t>
      </w:r>
      <w:r>
        <w:rPr>
          <w:rFonts w:ascii="Consolas" w:hAnsi="Consolas" w:cs="Consolas"/>
          <w:color w:val="008000"/>
          <w:sz w:val="19"/>
          <w:szCs w:val="19"/>
        </w:rPr>
        <w:t>Quyết</w:t>
      </w:r>
      <w:r>
        <w:rPr>
          <w:rFonts w:ascii="Consolas" w:hAnsi="Consolas" w:cs="Consolas"/>
          <w:color w:val="008000"/>
          <w:sz w:val="19"/>
          <w:szCs w:val="19"/>
        </w:rPr>
        <w:t xml:space="preserve"> </w:t>
      </w:r>
      <w:r>
        <w:rPr>
          <w:rFonts w:ascii="Consolas" w:hAnsi="Consolas" w:cs="Consolas"/>
          <w:color w:val="008000"/>
          <w:sz w:val="19"/>
          <w:szCs w:val="19"/>
        </w:rPr>
        <w:t>định</w:t>
      </w:r>
      <w:r>
        <w:rPr>
          <w:rFonts w:ascii="Consolas" w:hAnsi="Consolas" w:cs="Consolas"/>
          <w:color w:val="008000"/>
          <w:sz w:val="19"/>
          <w:szCs w:val="19"/>
        </w:rPr>
        <w:t xml:space="preserve"> </w:t>
      </w:r>
      <w:r>
        <w:rPr>
          <w:rFonts w:ascii="Consolas" w:hAnsi="Consolas" w:cs="Consolas"/>
          <w:color w:val="008000"/>
          <w:sz w:val="19"/>
          <w:szCs w:val="19"/>
        </w:rPr>
        <w:t>số</w:t>
      </w:r>
      <w:r>
        <w:rPr>
          <w:rFonts w:ascii="Consolas" w:hAnsi="Consolas" w:cs="Consolas"/>
          <w:color w:val="008000"/>
          <w:sz w:val="19"/>
          <w:szCs w:val="19"/>
        </w:rPr>
        <w:t xml:space="preserve"> 2660/QĐ-BTC)</w:t>
      </w:r>
      <w:r>
        <w:rPr>
          <w:color w:val="000000"/>
        </w:rPr>
        <w:t>))</w:t>
      </w:r>
    </w:p>
    <w:p w:rsidR="009D1437" w:rsidRPr="006A6243" w:rsidP="009D1437" w14:paraId="4D6AACA4" w14:textId="77777777">
      <w:pPr>
        <w:pStyle w:val="ListParagraph"/>
        <w:numPr>
          <w:ilvl w:val="0"/>
          <w:numId w:val="2"/>
        </w:numPr>
        <w:spacing w:after="0" w:line="360" w:lineRule="auto"/>
        <w:ind w:left="1080"/>
        <w:jc w:val="both"/>
        <w:rPr>
          <w:rFonts w:eastAsia="Calibri"/>
          <w:b/>
        </w:rPr>
      </w:pPr>
      <w:r>
        <w:rPr>
          <w:rFonts w:eastAsia="Calibri"/>
          <w:b/>
        </w:rPr>
        <w:t xml:space="preserve">feature: </w:t>
      </w:r>
      <w:r>
        <w:rPr>
          <w:rFonts w:eastAsia="Calibri"/>
        </w:rPr>
        <w:t>trường</w:t>
      </w:r>
      <w:r>
        <w:rPr>
          <w:rFonts w:eastAsia="Calibri"/>
        </w:rPr>
        <w:t xml:space="preserve"> </w:t>
      </w:r>
      <w:r>
        <w:rPr>
          <w:rFonts w:eastAsia="Calibri"/>
        </w:rPr>
        <w:t>sẽ</w:t>
      </w:r>
      <w:r>
        <w:rPr>
          <w:rFonts w:eastAsia="Calibri"/>
        </w:rPr>
        <w:t xml:space="preserve"> </w:t>
      </w:r>
      <w:r>
        <w:rPr>
          <w:rFonts w:eastAsia="Calibri"/>
        </w:rPr>
        <w:t>dùng</w:t>
      </w:r>
      <w:r>
        <w:rPr>
          <w:rFonts w:eastAsia="Calibri"/>
        </w:rPr>
        <w:t xml:space="preserve"> </w:t>
      </w:r>
      <w:r>
        <w:rPr>
          <w:rFonts w:eastAsia="Calibri"/>
        </w:rPr>
        <w:t>trong</w:t>
      </w:r>
      <w:r>
        <w:rPr>
          <w:rFonts w:eastAsia="Calibri"/>
        </w:rPr>
        <w:t xml:space="preserve"> </w:t>
      </w:r>
      <w:r>
        <w:rPr>
          <w:rFonts w:eastAsia="Calibri"/>
        </w:rPr>
        <w:t>tương</w:t>
      </w:r>
      <w:r>
        <w:rPr>
          <w:rFonts w:eastAsia="Calibri"/>
        </w:rPr>
        <w:t xml:space="preserve"> </w:t>
      </w:r>
      <w:r>
        <w:rPr>
          <w:rFonts w:eastAsia="Calibri"/>
        </w:rPr>
        <w:t>lai</w:t>
      </w:r>
      <w:r>
        <w:rPr>
          <w:rFonts w:eastAsia="Calibri"/>
        </w:rPr>
        <w:t xml:space="preserve">, </w:t>
      </w:r>
      <w:r>
        <w:rPr>
          <w:rFonts w:eastAsia="Calibri"/>
        </w:rPr>
        <w:t>hiện</w:t>
      </w:r>
      <w:r>
        <w:rPr>
          <w:rFonts w:eastAsia="Calibri"/>
        </w:rPr>
        <w:t xml:space="preserve"> </w:t>
      </w:r>
      <w:r>
        <w:rPr>
          <w:rFonts w:eastAsia="Calibri"/>
        </w:rPr>
        <w:t>tại</w:t>
      </w:r>
      <w:r>
        <w:rPr>
          <w:rFonts w:eastAsia="Calibri"/>
        </w:rPr>
        <w:t xml:space="preserve"> </w:t>
      </w:r>
      <w:r>
        <w:rPr>
          <w:rFonts w:eastAsia="Calibri"/>
        </w:rPr>
        <w:t>không</w:t>
      </w:r>
      <w:r>
        <w:rPr>
          <w:rFonts w:eastAsia="Calibri"/>
        </w:rPr>
        <w:t xml:space="preserve"> </w:t>
      </w:r>
      <w:r>
        <w:rPr>
          <w:rFonts w:eastAsia="Calibri"/>
        </w:rPr>
        <w:t>có</w:t>
      </w:r>
      <w:r>
        <w:rPr>
          <w:rFonts w:eastAsia="Calibri"/>
        </w:rPr>
        <w:t xml:space="preserve"> ý </w:t>
      </w:r>
      <w:r>
        <w:rPr>
          <w:rFonts w:eastAsia="Calibri"/>
        </w:rPr>
        <w:t>ngĩa</w:t>
      </w:r>
      <w:r>
        <w:rPr>
          <w:rFonts w:eastAsia="Calibri"/>
        </w:rPr>
        <w:t xml:space="preserve">, </w:t>
      </w:r>
      <w:r>
        <w:rPr>
          <w:rFonts w:eastAsia="Calibri"/>
        </w:rPr>
        <w:t>có</w:t>
      </w:r>
      <w:r>
        <w:rPr>
          <w:rFonts w:eastAsia="Calibri"/>
        </w:rPr>
        <w:t xml:space="preserve"> </w:t>
      </w:r>
      <w:r>
        <w:rPr>
          <w:rFonts w:eastAsia="Calibri"/>
        </w:rPr>
        <w:t>thể</w:t>
      </w:r>
      <w:r>
        <w:rPr>
          <w:rFonts w:eastAsia="Calibri"/>
        </w:rPr>
        <w:t xml:space="preserve"> </w:t>
      </w:r>
      <w:r>
        <w:rPr>
          <w:rFonts w:eastAsia="Calibri"/>
        </w:rPr>
        <w:t>nhập</w:t>
      </w:r>
      <w:r>
        <w:rPr>
          <w:rFonts w:eastAsia="Calibri"/>
        </w:rPr>
        <w:t xml:space="preserve"> </w:t>
      </w:r>
      <w:r>
        <w:rPr>
          <w:rFonts w:eastAsia="Calibri"/>
        </w:rPr>
        <w:t>hoặc</w:t>
      </w:r>
      <w:r>
        <w:rPr>
          <w:rFonts w:eastAsia="Calibri"/>
        </w:rPr>
        <w:t xml:space="preserve"> </w:t>
      </w:r>
      <w:r>
        <w:rPr>
          <w:rFonts w:eastAsia="Calibri"/>
        </w:rPr>
        <w:t>không</w:t>
      </w:r>
    </w:p>
    <w:p w:rsidR="009D1437" w:rsidRPr="007A4FB0" w:rsidP="009D1437" w14:paraId="106DDBB5" w14:textId="77777777">
      <w:pPr>
        <w:ind w:left="360" w:firstLine="720"/>
      </w:pPr>
    </w:p>
    <w:p w:rsidR="009D1437" w:rsidRPr="00C52072" w:rsidP="009D1437" w14:paraId="61927735" w14:textId="7777777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710"/>
        <w:gridCol w:w="5040"/>
        <w:gridCol w:w="2515"/>
      </w:tblGrid>
      <w:tr w14:paraId="5B27CD2F" w14:textId="77777777" w:rsidTr="00616EC4">
        <w:tblPrEx>
          <w:tblW w:w="0" w:type="auto"/>
          <w:tblInd w:w="85" w:type="dxa"/>
          <w:tblLayout w:type="fixed"/>
          <w:tblLook w:val="04A0"/>
        </w:tblPrEx>
        <w:tc>
          <w:tcPr>
            <w:tcW w:w="171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4AF41EE5" w14:textId="77777777">
            <w:pPr>
              <w:pStyle w:val="ListParagraph"/>
              <w:jc w:val="center"/>
            </w:pPr>
            <w:r>
              <w:t>Kết</w:t>
            </w:r>
            <w:r>
              <w:t xml:space="preserve"> </w:t>
            </w:r>
            <w:r>
              <w:t>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12520D96" w14:textId="77777777">
            <w:pPr>
              <w:pStyle w:val="ListParagraph"/>
            </w:pPr>
            <w:r w:rsidRPr="00660ABB">
              <w:t>Mô</w:t>
            </w:r>
            <w:r w:rsidRPr="00660ABB">
              <w:t xml:space="preserve"> </w:t>
            </w:r>
            <w:r w:rsidRPr="00660ABB">
              <w:t>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70DFF786" w14:textId="77777777">
            <w:pPr>
              <w:pStyle w:val="ListParagraph"/>
            </w:pPr>
            <w:r>
              <w:t>Ghi</w:t>
            </w:r>
            <w:r>
              <w:t xml:space="preserve"> </w:t>
            </w:r>
            <w:r>
              <w:t>chú</w:t>
            </w:r>
          </w:p>
        </w:tc>
      </w:tr>
      <w:tr w14:paraId="4266FB20" w14:textId="77777777" w:rsidTr="00616EC4">
        <w:tblPrEx>
          <w:tblW w:w="0" w:type="auto"/>
          <w:tblInd w:w="85" w:type="dxa"/>
          <w:tblLayout w:type="fixed"/>
          <w:tblLook w:val="04A0"/>
        </w:tblPrEx>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20F76782" w14:textId="77777777">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E4A9B20" w14:textId="77777777">
            <w:pPr>
              <w:pStyle w:val="ListParagraph"/>
              <w:ind w:left="0"/>
              <w:jc w:val="both"/>
            </w:pPr>
            <w:r w:rsidRPr="009372AD">
              <w:t xml:space="preserve">Tài </w:t>
            </w:r>
            <w:r w:rsidRPr="009372AD">
              <w:t>khoản</w:t>
            </w:r>
            <w:r w:rsidRPr="009372AD">
              <w:t xml:space="preserve"> </w:t>
            </w:r>
            <w:r w:rsidRPr="009372AD">
              <w:t>đăng</w:t>
            </w:r>
            <w:r w:rsidRPr="009372AD">
              <w:t xml:space="preserve"> </w:t>
            </w:r>
            <w:r w:rsidRPr="009372AD">
              <w:t>nhập</w:t>
            </w:r>
            <w:r w:rsidRPr="009372AD">
              <w:t xml:space="preserve"> </w:t>
            </w:r>
            <w:r w:rsidRPr="009372AD">
              <w:t>sai</w:t>
            </w:r>
            <w:r>
              <w:t xml:space="preserve"> </w:t>
            </w:r>
            <w:r>
              <w:t>hoặc</w:t>
            </w:r>
            <w:r>
              <w:t xml:space="preserve"> </w:t>
            </w:r>
            <w:r>
              <w:t>không</w:t>
            </w:r>
            <w:r>
              <w:t xml:space="preserve"> </w:t>
            </w:r>
            <w:r>
              <w:t>có</w:t>
            </w:r>
            <w:r>
              <w:t xml:space="preserve"> </w:t>
            </w:r>
            <w:r>
              <w:t>quyền</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1F2DFD9C" w14:textId="77777777">
            <w:pPr>
              <w:pStyle w:val="ListParagraph"/>
              <w:ind w:left="0"/>
              <w:jc w:val="both"/>
            </w:pPr>
          </w:p>
        </w:tc>
      </w:tr>
      <w:tr w14:paraId="5B0C8DD5" w14:textId="77777777" w:rsidTr="00616EC4">
        <w:tblPrEx>
          <w:tblW w:w="0" w:type="auto"/>
          <w:tblInd w:w="85" w:type="dxa"/>
          <w:tblLayout w:type="fixed"/>
          <w:tblLook w:val="04A0"/>
        </w:tblPrEx>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03BCCFF9" w14:textId="77777777">
            <w:pPr>
              <w:rPr>
                <w:rFonts w:eastAsia="Calibri"/>
              </w:rPr>
            </w:pPr>
            <w:r w:rsidRPr="009372AD">
              <w:rPr>
                <w:rFonts w:eastAsia="Calibri"/>
              </w:rPr>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D8332A9" w14:textId="77777777">
            <w:pPr>
              <w:rPr>
                <w:rFonts w:eastAsia="Calibri"/>
              </w:rPr>
            </w:pPr>
            <w:r w:rsidRPr="009372AD">
              <w:rPr>
                <w:rFonts w:eastAsia="Calibri"/>
              </w:rPr>
              <w:t xml:space="preserve">Hóa </w:t>
            </w:r>
            <w:r w:rsidRPr="009372AD">
              <w:rPr>
                <w:rFonts w:eastAsia="Calibri"/>
              </w:rPr>
              <w:t>đơn</w:t>
            </w:r>
            <w:r w:rsidRPr="009372AD">
              <w:rPr>
                <w:rFonts w:eastAsia="Calibri"/>
              </w:rPr>
              <w:t xml:space="preserve"> </w:t>
            </w:r>
            <w:r w:rsidRPr="009372AD">
              <w:rPr>
                <w:rFonts w:eastAsia="Calibri"/>
              </w:rPr>
              <w:t>cần</w:t>
            </w:r>
            <w:r w:rsidRPr="009372AD">
              <w:rPr>
                <w:rFonts w:eastAsia="Calibri"/>
              </w:rPr>
              <w:t xml:space="preserve"> </w:t>
            </w:r>
            <w:r w:rsidRPr="009372AD">
              <w:rPr>
                <w:rFonts w:eastAsia="Calibri"/>
              </w:rPr>
              <w:t>điều</w:t>
            </w:r>
            <w:r w:rsidRPr="009372AD">
              <w:rPr>
                <w:rFonts w:eastAsia="Calibri"/>
              </w:rPr>
              <w:t xml:space="preserve"> </w:t>
            </w:r>
            <w:r w:rsidRPr="009372AD">
              <w:rPr>
                <w:rFonts w:eastAsia="Calibri"/>
              </w:rPr>
              <w:t>chỉnh</w:t>
            </w:r>
            <w:r w:rsidRPr="009372AD">
              <w:rPr>
                <w:rFonts w:eastAsia="Calibri"/>
              </w:rPr>
              <w:t xml:space="preserve"> </w:t>
            </w:r>
            <w:r w:rsidRPr="009372AD">
              <w:rPr>
                <w:rFonts w:eastAsia="Calibri"/>
              </w:rPr>
              <w:t>không</w:t>
            </w:r>
            <w:r w:rsidRPr="009372AD">
              <w:rPr>
                <w:rFonts w:eastAsia="Calibri"/>
              </w:rPr>
              <w:t xml:space="preserve"> </w:t>
            </w:r>
            <w:r w:rsidRPr="009372AD">
              <w:rPr>
                <w:rFonts w:eastAsia="Calibri"/>
              </w:rPr>
              <w:t>tồn</w:t>
            </w:r>
            <w:r w:rsidRPr="009372AD">
              <w:rPr>
                <w:rFonts w:eastAsia="Calibri"/>
              </w:rPr>
              <w:t xml:space="preserve"> </w:t>
            </w:r>
            <w:r w:rsidRPr="009372AD">
              <w:rPr>
                <w:rFonts w:eastAsia="Calibri"/>
              </w:rPr>
              <w:t>tại</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2D3B67DE" w14:textId="77777777">
            <w:pPr>
              <w:pStyle w:val="ListParagraph"/>
              <w:ind w:left="0"/>
              <w:jc w:val="both"/>
            </w:pPr>
          </w:p>
        </w:tc>
      </w:tr>
      <w:tr w14:paraId="2772A427" w14:textId="77777777" w:rsidTr="00616EC4">
        <w:tblPrEx>
          <w:tblW w:w="0" w:type="auto"/>
          <w:tblInd w:w="85" w:type="dxa"/>
          <w:tblLayout w:type="fixed"/>
          <w:tblLook w:val="04A0"/>
        </w:tblPrEx>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0BAA0A96" w14:textId="77777777">
            <w:pPr>
              <w:rPr>
                <w:rFonts w:eastAsia="Calibri"/>
              </w:rPr>
            </w:pPr>
            <w:r w:rsidRPr="009372AD">
              <w:rPr>
                <w:rFonts w:eastAsia="Calibri"/>
              </w:rPr>
              <w:t>ERR:3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1564C6AE" w14:textId="77777777">
            <w:pPr>
              <w:rPr>
                <w:rFonts w:eastAsia="Calibri"/>
              </w:rPr>
            </w:pPr>
            <w:r w:rsidRPr="009372AD">
              <w:rPr>
                <w:rFonts w:eastAsia="Calibri"/>
              </w:rPr>
              <w:t>Dữ</w:t>
            </w:r>
            <w:r w:rsidRPr="009372AD">
              <w:rPr>
                <w:rFonts w:eastAsia="Calibri"/>
              </w:rPr>
              <w:t xml:space="preserve"> </w:t>
            </w:r>
            <w:r w:rsidRPr="009372AD">
              <w:rPr>
                <w:rFonts w:eastAsia="Calibri"/>
              </w:rPr>
              <w:t>liệu</w:t>
            </w:r>
            <w:r w:rsidRPr="009372AD">
              <w:rPr>
                <w:rFonts w:eastAsia="Calibri"/>
              </w:rPr>
              <w:t xml:space="preserve"> xml </w:t>
            </w:r>
            <w:r w:rsidRPr="009372AD">
              <w:rPr>
                <w:rFonts w:eastAsia="Calibri"/>
              </w:rPr>
              <w:t>đầu</w:t>
            </w:r>
            <w:r w:rsidRPr="009372AD">
              <w:rPr>
                <w:rFonts w:eastAsia="Calibri"/>
              </w:rPr>
              <w:t xml:space="preserve"> </w:t>
            </w:r>
            <w:r w:rsidRPr="009372AD">
              <w:rPr>
                <w:rFonts w:eastAsia="Calibri"/>
              </w:rPr>
              <w:t>vào</w:t>
            </w:r>
            <w:r w:rsidRPr="009372AD">
              <w:rPr>
                <w:rFonts w:eastAsia="Calibri"/>
              </w:rPr>
              <w:t xml:space="preserve"> </w:t>
            </w:r>
            <w:r w:rsidRPr="009372AD">
              <w:rPr>
                <w:rFonts w:eastAsia="Calibri"/>
              </w:rPr>
              <w:t>không</w:t>
            </w:r>
            <w:r w:rsidRPr="009372AD">
              <w:rPr>
                <w:rFonts w:eastAsia="Calibri"/>
              </w:rPr>
              <w:t xml:space="preserve"> </w:t>
            </w:r>
            <w:r w:rsidRPr="009372AD">
              <w:rPr>
                <w:rFonts w:eastAsia="Calibri"/>
              </w:rPr>
              <w:t>đúng</w:t>
            </w:r>
            <w:r w:rsidRPr="009372AD">
              <w:rPr>
                <w:rFonts w:eastAsia="Calibri"/>
              </w:rPr>
              <w:t xml:space="preserve"> </w:t>
            </w:r>
            <w:r w:rsidRPr="009372AD">
              <w:rPr>
                <w:rFonts w:eastAsia="Calibri"/>
              </w:rPr>
              <w:t>quy</w:t>
            </w:r>
            <w:r w:rsidRPr="009372AD">
              <w:rPr>
                <w:rFonts w:eastAsia="Calibri"/>
              </w:rPr>
              <w:t xml:space="preserve"> </w:t>
            </w:r>
            <w:r w:rsidRPr="009372AD">
              <w:rPr>
                <w:rFonts w:eastAsia="Calibri"/>
              </w:rPr>
              <w:t>định</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5626BECD" w14:textId="77777777">
            <w:pPr>
              <w:pStyle w:val="ListParagraph"/>
              <w:ind w:left="0"/>
              <w:jc w:val="both"/>
            </w:pPr>
          </w:p>
        </w:tc>
      </w:tr>
      <w:tr w14:paraId="3972A42F" w14:textId="77777777" w:rsidTr="00616EC4">
        <w:tblPrEx>
          <w:tblW w:w="0" w:type="auto"/>
          <w:tblInd w:w="85" w:type="dxa"/>
          <w:tblLayout w:type="fixed"/>
          <w:tblLook w:val="04A0"/>
        </w:tblPrEx>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7410324C" w14:textId="77777777">
            <w:pPr>
              <w:rPr>
                <w:rFonts w:eastAsia="Calibri"/>
              </w:rPr>
            </w:pPr>
            <w:r>
              <w:rPr>
                <w:rFonts w:eastAsia="Calibri"/>
              </w:rPr>
              <w:t>ERR:5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2C668E6A" w14:textId="77777777">
            <w:pPr>
              <w:rPr>
                <w:rFonts w:eastAsia="Calibri"/>
              </w:rPr>
            </w:pPr>
            <w:r>
              <w:rPr>
                <w:rFonts w:eastAsia="Calibri"/>
              </w:rPr>
              <w:t>Không</w:t>
            </w:r>
            <w:r>
              <w:rPr>
                <w:rFonts w:eastAsia="Calibri"/>
              </w:rPr>
              <w:t xml:space="preserve"> </w:t>
            </w:r>
            <w:r>
              <w:rPr>
                <w:rFonts w:eastAsia="Calibri"/>
              </w:rPr>
              <w:t>phát</w:t>
            </w:r>
            <w:r>
              <w:rPr>
                <w:rFonts w:eastAsia="Calibri"/>
              </w:rPr>
              <w:t xml:space="preserve"> </w:t>
            </w:r>
            <w:r>
              <w:rPr>
                <w:rFonts w:eastAsia="Calibri"/>
              </w:rPr>
              <w:t>hành</w:t>
            </w:r>
            <w:r>
              <w:rPr>
                <w:rFonts w:eastAsia="Calibri"/>
              </w:rPr>
              <w:t xml:space="preserve"> </w:t>
            </w:r>
            <w:r>
              <w:rPr>
                <w:rFonts w:eastAsia="Calibri"/>
              </w:rPr>
              <w:t>được</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hoặc</w:t>
            </w:r>
            <w:r>
              <w:rPr>
                <w:rFonts w:eastAsia="Calibri"/>
              </w:rPr>
              <w:t xml:space="preserve"> </w:t>
            </w:r>
            <w:r>
              <w:rPr>
                <w:rFonts w:eastAsia="Calibri"/>
              </w:rPr>
              <w:t>lỗi</w:t>
            </w:r>
            <w:r>
              <w:rPr>
                <w:rFonts w:eastAsia="Calibri"/>
              </w:rPr>
              <w:t xml:space="preserve"> </w:t>
            </w:r>
            <w:r>
              <w:rPr>
                <w:rFonts w:eastAsia="Calibri"/>
              </w:rPr>
              <w:t>hệ</w:t>
            </w:r>
            <w:r>
              <w:rPr>
                <w:rFonts w:eastAsia="Calibri"/>
              </w:rPr>
              <w:t xml:space="preserve"> </w:t>
            </w:r>
            <w:r>
              <w:rPr>
                <w:rFonts w:eastAsia="Calibri"/>
              </w:rPr>
              <w:t>thống</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75723546" w14:textId="77777777">
            <w:pPr>
              <w:pStyle w:val="ListParagraph"/>
              <w:ind w:left="0"/>
              <w:jc w:val="both"/>
            </w:pPr>
          </w:p>
        </w:tc>
      </w:tr>
      <w:tr w14:paraId="69CA85EB" w14:textId="77777777" w:rsidTr="00616EC4">
        <w:tblPrEx>
          <w:tblW w:w="0" w:type="auto"/>
          <w:tblInd w:w="85" w:type="dxa"/>
          <w:tblLayout w:type="fixed"/>
          <w:tblLook w:val="04A0"/>
        </w:tblPrEx>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7E116C52" w14:textId="77777777">
            <w:pPr>
              <w:rPr>
                <w:rFonts w:eastAsia="Calibri"/>
              </w:rPr>
            </w:pPr>
            <w:r w:rsidRPr="009372AD">
              <w:rPr>
                <w:rFonts w:eastAsia="Calibri"/>
              </w:rPr>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D759067" w14:textId="77777777">
            <w:pPr>
              <w:rPr>
                <w:rFonts w:eastAsia="Calibri"/>
              </w:rPr>
            </w:pPr>
            <w:r w:rsidRPr="009372AD">
              <w:rPr>
                <w:rFonts w:eastAsia="Calibri"/>
              </w:rPr>
              <w:t>Dải</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sidRPr="009372AD">
              <w:rPr>
                <w:rFonts w:eastAsia="Calibri"/>
              </w:rPr>
              <w:t>cũ</w:t>
            </w:r>
            <w:r w:rsidRPr="009372AD">
              <w:rPr>
                <w:rFonts w:eastAsia="Calibri"/>
              </w:rPr>
              <w:t xml:space="preserve"> </w:t>
            </w:r>
            <w:r w:rsidRPr="009372AD">
              <w:rPr>
                <w:rFonts w:eastAsia="Calibri"/>
              </w:rPr>
              <w:t>đã</w:t>
            </w:r>
            <w:r w:rsidRPr="009372AD">
              <w:rPr>
                <w:rFonts w:eastAsia="Calibri"/>
              </w:rPr>
              <w:t xml:space="preserve"> </w:t>
            </w:r>
            <w:r w:rsidRPr="009372AD">
              <w:rPr>
                <w:rFonts w:eastAsia="Calibri"/>
              </w:rPr>
              <w:t>hết</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2231C11F" w14:textId="77777777">
            <w:pPr>
              <w:pStyle w:val="ListParagraph"/>
              <w:ind w:left="0"/>
              <w:jc w:val="both"/>
            </w:pPr>
          </w:p>
        </w:tc>
      </w:tr>
      <w:tr w14:paraId="59D330B3"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19808966" w14:textId="77777777">
            <w:pPr>
              <w:autoSpaceDE w:val="0"/>
              <w:autoSpaceDN w:val="0"/>
              <w:adjustRightInd w:val="0"/>
              <w:rPr>
                <w:rFonts w:eastAsia="Calibri"/>
              </w:rPr>
            </w:pPr>
            <w:r w:rsidRPr="009372AD">
              <w:rPr>
                <w:rFonts w:eastAsia="Calibri"/>
              </w:rPr>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323DFA6" w14:textId="77777777">
            <w:pPr>
              <w:pStyle w:val="ListParagraph"/>
              <w:spacing w:after="0" w:line="240" w:lineRule="auto"/>
              <w:ind w:left="0"/>
              <w:rPr>
                <w:rFonts w:eastAsia="Calibri"/>
              </w:rPr>
            </w:pPr>
            <w:r w:rsidRPr="009372AD">
              <w:rPr>
                <w:rFonts w:eastAsia="Calibri"/>
              </w:rPr>
              <w:t xml:space="preserve">User name </w:t>
            </w:r>
            <w:r w:rsidRPr="009372AD">
              <w:rPr>
                <w:rFonts w:eastAsia="Calibri"/>
              </w:rPr>
              <w:t>không</w:t>
            </w:r>
            <w:r w:rsidRPr="009372AD">
              <w:rPr>
                <w:rFonts w:eastAsia="Calibri"/>
              </w:rPr>
              <w:t xml:space="preserve"> </w:t>
            </w:r>
            <w:r w:rsidRPr="009372AD">
              <w:rPr>
                <w:rFonts w:eastAsia="Calibri"/>
              </w:rPr>
              <w:t>phù</w:t>
            </w:r>
            <w:r w:rsidRPr="009372AD">
              <w:rPr>
                <w:rFonts w:eastAsia="Calibri"/>
              </w:rPr>
              <w:t xml:space="preserve"> </w:t>
            </w:r>
            <w:r w:rsidRPr="009372AD">
              <w:rPr>
                <w:rFonts w:eastAsia="Calibri"/>
              </w:rPr>
              <w:t>hợp</w:t>
            </w:r>
            <w:r w:rsidRPr="009372AD">
              <w:rPr>
                <w:rFonts w:eastAsia="Calibri"/>
              </w:rPr>
              <w:t xml:space="preserve">, </w:t>
            </w:r>
            <w:r w:rsidRPr="009372AD">
              <w:rPr>
                <w:rFonts w:eastAsia="Calibri"/>
              </w:rPr>
              <w:t>không</w:t>
            </w:r>
            <w:r w:rsidRPr="009372AD">
              <w:rPr>
                <w:rFonts w:eastAsia="Calibri"/>
              </w:rPr>
              <w:t xml:space="preserve"> </w:t>
            </w:r>
            <w:r w:rsidRPr="009372AD">
              <w:rPr>
                <w:rFonts w:eastAsia="Calibri"/>
              </w:rPr>
              <w:t>tìm</w:t>
            </w:r>
            <w:r w:rsidRPr="009372AD">
              <w:rPr>
                <w:rFonts w:eastAsia="Calibri"/>
              </w:rPr>
              <w:t xml:space="preserve"> </w:t>
            </w:r>
            <w:r w:rsidRPr="009372AD">
              <w:rPr>
                <w:rFonts w:eastAsia="Calibri"/>
              </w:rPr>
              <w:t>thấy</w:t>
            </w:r>
            <w:r w:rsidRPr="009372AD">
              <w:rPr>
                <w:rFonts w:eastAsia="Calibri"/>
              </w:rPr>
              <w:t xml:space="preserve"> company </w:t>
            </w:r>
            <w:r w:rsidRPr="009372AD">
              <w:rPr>
                <w:rFonts w:eastAsia="Calibri"/>
              </w:rPr>
              <w:t>tương</w:t>
            </w:r>
            <w:r w:rsidRPr="009372AD">
              <w:rPr>
                <w:rFonts w:eastAsia="Calibri"/>
              </w:rPr>
              <w:t xml:space="preserve"> </w:t>
            </w:r>
            <w:r w:rsidRPr="009372AD">
              <w:rPr>
                <w:rFonts w:eastAsia="Calibri"/>
              </w:rPr>
              <w:t>ứng</w:t>
            </w:r>
            <w:r w:rsidRPr="009372AD">
              <w:rPr>
                <w:rFonts w:eastAsia="Calibri"/>
              </w:rPr>
              <w:t xml:space="preserve"> </w:t>
            </w:r>
            <w:r w:rsidRPr="009372AD">
              <w:rPr>
                <w:rFonts w:eastAsia="Calibri"/>
              </w:rPr>
              <w:t>cho</w:t>
            </w:r>
            <w:r w:rsidRPr="009372AD">
              <w:rPr>
                <w:rFonts w:eastAsia="Calibri"/>
              </w:rPr>
              <w:t xml:space="preserve"> user.</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4247DC17" w14:textId="77777777">
            <w:pPr>
              <w:jc w:val="both"/>
            </w:pPr>
          </w:p>
        </w:tc>
      </w:tr>
      <w:tr w14:paraId="29CD2C9F"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160034C5" w14:textId="77777777">
            <w:pPr>
              <w:autoSpaceDE w:val="0"/>
              <w:autoSpaceDN w:val="0"/>
              <w:adjustRightInd w:val="0"/>
              <w:rPr>
                <w:rFonts w:eastAsia="Calibri"/>
              </w:rPr>
            </w:pPr>
            <w:r>
              <w:rPr>
                <w:rFonts w:eastAsia="Calibri"/>
              </w:rPr>
              <w:t>ERR:12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20F53911" w14:textId="77777777">
            <w:pPr>
              <w:pStyle w:val="ListParagraph"/>
              <w:spacing w:after="0" w:line="240" w:lineRule="auto"/>
              <w:ind w:left="0"/>
              <w:rPr>
                <w:rFonts w:eastAsia="Calibri"/>
              </w:rPr>
            </w:pPr>
            <w:r>
              <w:rPr>
                <w:rFonts w:eastAsia="Calibri"/>
              </w:rPr>
              <w:t>Ngày</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cũ</w:t>
            </w:r>
            <w:r>
              <w:rPr>
                <w:rFonts w:eastAsia="Calibri"/>
              </w:rPr>
              <w:t xml:space="preserve"> </w:t>
            </w:r>
            <w:r>
              <w:rPr>
                <w:rFonts w:eastAsia="Calibri"/>
              </w:rPr>
              <w:t>không</w:t>
            </w:r>
            <w:r>
              <w:rPr>
                <w:rFonts w:eastAsia="Calibri"/>
              </w:rPr>
              <w:t xml:space="preserve"> </w:t>
            </w:r>
            <w:r>
              <w:rPr>
                <w:rFonts w:eastAsia="Calibri"/>
              </w:rPr>
              <w:t>hợp</w:t>
            </w:r>
            <w:r>
              <w:rPr>
                <w:rFonts w:eastAsia="Calibri"/>
              </w:rPr>
              <w:t xml:space="preserve"> </w:t>
            </w:r>
            <w:r>
              <w:rPr>
                <w:rFonts w:eastAsia="Calibri"/>
              </w:rPr>
              <w:t>lệ</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7A9B104C" w14:textId="77777777">
            <w:pPr>
              <w:jc w:val="both"/>
            </w:pPr>
          </w:p>
        </w:tc>
      </w:tr>
      <w:tr w14:paraId="39AFD84A"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F3590BA" w14:textId="77777777">
            <w:pPr>
              <w:autoSpaceDE w:val="0"/>
              <w:autoSpaceDN w:val="0"/>
              <w:adjustRightInd w:val="0"/>
              <w:rPr>
                <w:rFonts w:eastAsia="Calibri"/>
              </w:rPr>
            </w:pPr>
            <w:r>
              <w:rPr>
                <w:rFonts w:eastAsia="Calibri"/>
              </w:rPr>
              <w:t>ERR:14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04FDF58F" w14:textId="77777777">
            <w:pPr>
              <w:pStyle w:val="ListParagraph"/>
              <w:spacing w:after="0" w:line="240" w:lineRule="auto"/>
              <w:ind w:left="0"/>
              <w:rPr>
                <w:rFonts w:eastAsia="Calibri"/>
              </w:rPr>
            </w:pPr>
            <w:r>
              <w:rPr>
                <w:rFonts w:eastAsia="Calibri"/>
              </w:rPr>
              <w:t>Lỗi</w:t>
            </w:r>
            <w:r>
              <w:rPr>
                <w:rFonts w:eastAsia="Calibri"/>
              </w:rPr>
              <w:t xml:space="preserve"> </w:t>
            </w:r>
            <w:r>
              <w:rPr>
                <w:rFonts w:eastAsia="Calibri"/>
              </w:rPr>
              <w:t>trong</w:t>
            </w:r>
            <w:r>
              <w:rPr>
                <w:rFonts w:eastAsia="Calibri"/>
              </w:rPr>
              <w:t xml:space="preserve"> </w:t>
            </w:r>
            <w:r>
              <w:rPr>
                <w:rFonts w:eastAsia="Calibri"/>
              </w:rPr>
              <w:t>quá</w:t>
            </w:r>
            <w:r>
              <w:rPr>
                <w:rFonts w:eastAsia="Calibri"/>
              </w:rPr>
              <w:t xml:space="preserve"> </w:t>
            </w:r>
            <w:r>
              <w:rPr>
                <w:rFonts w:eastAsia="Calibri"/>
              </w:rPr>
              <w:t>trình</w:t>
            </w:r>
            <w:r>
              <w:rPr>
                <w:rFonts w:eastAsia="Calibri"/>
              </w:rPr>
              <w:t xml:space="preserve"> </w:t>
            </w:r>
            <w:r>
              <w:rPr>
                <w:rFonts w:eastAsia="Calibri"/>
              </w:rPr>
              <w:t>thực</w:t>
            </w:r>
            <w:r>
              <w:rPr>
                <w:rFonts w:eastAsia="Calibri"/>
              </w:rPr>
              <w:t xml:space="preserve"> </w:t>
            </w:r>
            <w:r>
              <w:rPr>
                <w:rFonts w:eastAsia="Calibri"/>
              </w:rPr>
              <w:t>hiện</w:t>
            </w:r>
            <w:r>
              <w:rPr>
                <w:rFonts w:eastAsia="Calibri"/>
              </w:rPr>
              <w:t xml:space="preserve"> </w:t>
            </w:r>
            <w:r>
              <w:rPr>
                <w:rFonts w:eastAsia="Calibri"/>
              </w:rPr>
              <w:t>cấp</w:t>
            </w:r>
            <w:r>
              <w:rPr>
                <w:rFonts w:eastAsia="Calibri"/>
              </w:rPr>
              <w:t xml:space="preserve"> </w:t>
            </w:r>
            <w:r>
              <w:rPr>
                <w:rFonts w:eastAsia="Calibri"/>
              </w:rPr>
              <w:t>số</w:t>
            </w:r>
            <w:r>
              <w:rPr>
                <w:rFonts w:eastAsia="Calibri"/>
              </w:rPr>
              <w:t xml:space="preserve"> </w:t>
            </w:r>
            <w:r>
              <w:rPr>
                <w:rFonts w:eastAsia="Calibri"/>
              </w:rPr>
              <w:t>hóa</w:t>
            </w:r>
            <w:r>
              <w:rPr>
                <w:rFonts w:eastAsia="Calibri"/>
              </w:rPr>
              <w:t xml:space="preserve"> </w:t>
            </w:r>
            <w:r>
              <w:rPr>
                <w:rFonts w:eastAsia="Calibri"/>
              </w:rPr>
              <w:t>đơn</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1DC21517" w14:textId="77777777">
            <w:pPr>
              <w:jc w:val="both"/>
            </w:pPr>
          </w:p>
        </w:tc>
      </w:tr>
      <w:tr w14:paraId="37595A92"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2A096CEB" w14:textId="77777777">
            <w:pPr>
              <w:autoSpaceDE w:val="0"/>
              <w:autoSpaceDN w:val="0"/>
              <w:adjustRightInd w:val="0"/>
              <w:rPr>
                <w:rFonts w:eastAsia="Calibri"/>
              </w:rPr>
            </w:pPr>
            <w:r w:rsidRPr="00170EAA">
              <w:rPr>
                <w:rFonts w:eastAsia="Calibri"/>
              </w:rPr>
              <w:t>ERR:15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46A44BA3" w14:textId="77777777">
            <w:pPr>
              <w:pStyle w:val="ListParagraph"/>
              <w:spacing w:after="0" w:line="240" w:lineRule="auto"/>
              <w:ind w:left="0"/>
              <w:rPr>
                <w:rFonts w:eastAsia="Calibri"/>
              </w:rPr>
            </w:pPr>
            <w:r>
              <w:rPr>
                <w:rFonts w:eastAsia="Calibri"/>
              </w:rPr>
              <w:t>Lỗi</w:t>
            </w:r>
            <w:r>
              <w:rPr>
                <w:rFonts w:eastAsia="Calibri"/>
              </w:rPr>
              <w:t xml:space="preserve"> </w:t>
            </w:r>
            <w:r>
              <w:rPr>
                <w:rFonts w:eastAsia="Calibri"/>
              </w:rPr>
              <w:t>khi</w:t>
            </w:r>
            <w:r>
              <w:rPr>
                <w:rFonts w:eastAsia="Calibri"/>
              </w:rPr>
              <w:t xml:space="preserve"> </w:t>
            </w:r>
            <w:r>
              <w:rPr>
                <w:rFonts w:eastAsia="Calibri"/>
              </w:rPr>
              <w:t>thực</w:t>
            </w:r>
            <w:r>
              <w:rPr>
                <w:rFonts w:eastAsia="Calibri"/>
              </w:rPr>
              <w:t xml:space="preserve"> </w:t>
            </w:r>
            <w:r>
              <w:rPr>
                <w:rFonts w:eastAsia="Calibri"/>
              </w:rPr>
              <w:t>hiện</w:t>
            </w:r>
            <w:r>
              <w:rPr>
                <w:rFonts w:eastAsia="Calibri"/>
              </w:rPr>
              <w:t xml:space="preserve"> </w:t>
            </w:r>
            <w:r w:rsidRPr="00170EAA">
              <w:rPr>
                <w:rFonts w:eastAsia="Calibri"/>
              </w:rPr>
              <w:t>Deserialize</w:t>
            </w:r>
            <w:r>
              <w:rPr>
                <w:rFonts w:eastAsia="Calibri"/>
              </w:rPr>
              <w:t xml:space="preserve"> </w:t>
            </w:r>
            <w:r>
              <w:rPr>
                <w:rFonts w:eastAsia="Calibri"/>
              </w:rPr>
              <w:t>chuỗi</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đầu</w:t>
            </w:r>
            <w:r>
              <w:rPr>
                <w:rFonts w:eastAsia="Calibri"/>
              </w:rPr>
              <w:t xml:space="preserve"> </w:t>
            </w:r>
            <w:r>
              <w:rPr>
                <w:rFonts w:eastAsia="Calibri"/>
              </w:rPr>
              <w:t>vào</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27F68502" w14:textId="77777777">
            <w:pPr>
              <w:jc w:val="both"/>
            </w:pPr>
          </w:p>
        </w:tc>
      </w:tr>
      <w:tr w14:paraId="4E81D13B"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9F45965" w14:textId="77777777">
            <w:pPr>
              <w:autoSpaceDE w:val="0"/>
              <w:autoSpaceDN w:val="0"/>
              <w:adjustRightInd w:val="0"/>
              <w:rPr>
                <w:rFonts w:eastAsia="Calibri"/>
              </w:rPr>
            </w:pPr>
            <w:r w:rsidRPr="009372AD">
              <w:rPr>
                <w:rFonts w:eastAsia="Calibri"/>
              </w:rPr>
              <w:t>ERR:</w:t>
            </w:r>
            <w:r>
              <w:rPr>
                <w:rFonts w:eastAsia="Calibri"/>
              </w:rPr>
              <w:t>1</w:t>
            </w:r>
            <w:r w:rsidRPr="009372AD">
              <w:rPr>
                <w:rFonts w:eastAsia="Calibri"/>
              </w:rPr>
              <w:t>9</w:t>
            </w:r>
          </w:p>
          <w:p w:rsidR="009D1437" w:rsidRPr="009372AD" w:rsidP="00616EC4" w14:paraId="2E166709" w14:textId="77777777">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2C7B9B1D" w14:textId="77777777">
            <w:pPr>
              <w:pStyle w:val="ListParagraph"/>
              <w:spacing w:after="0" w:line="240" w:lineRule="auto"/>
              <w:ind w:left="0"/>
              <w:rPr>
                <w:rFonts w:eastAsia="Calibri"/>
              </w:rPr>
            </w:pPr>
            <w:r>
              <w:rPr>
                <w:rFonts w:eastAsia="Calibri"/>
              </w:rPr>
              <w:t xml:space="preserve">Pattern </w:t>
            </w:r>
            <w:r>
              <w:rPr>
                <w:rFonts w:eastAsia="Calibri"/>
              </w:rPr>
              <w:t>truyền</w:t>
            </w:r>
            <w:r>
              <w:rPr>
                <w:rFonts w:eastAsia="Calibri"/>
              </w:rPr>
              <w:t xml:space="preserve"> </w:t>
            </w:r>
            <w:r>
              <w:rPr>
                <w:rFonts w:eastAsia="Calibri"/>
              </w:rPr>
              <w:t>vào</w:t>
            </w:r>
            <w:r>
              <w:rPr>
                <w:rFonts w:eastAsia="Calibri"/>
              </w:rPr>
              <w:t xml:space="preserve"> </w:t>
            </w:r>
            <w:r>
              <w:rPr>
                <w:rFonts w:eastAsia="Calibri"/>
              </w:rPr>
              <w:t>không</w:t>
            </w:r>
            <w:r>
              <w:rPr>
                <w:rFonts w:eastAsia="Calibri"/>
              </w:rPr>
              <w:t xml:space="preserve"> </w:t>
            </w:r>
            <w:r>
              <w:rPr>
                <w:rFonts w:eastAsia="Calibri"/>
              </w:rPr>
              <w:t>giống</w:t>
            </w:r>
            <w:r>
              <w:rPr>
                <w:rFonts w:eastAsia="Calibri"/>
              </w:rPr>
              <w:t xml:space="preserve"> </w:t>
            </w:r>
            <w:r>
              <w:rPr>
                <w:rFonts w:eastAsia="Calibri"/>
              </w:rPr>
              <w:t>với</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cần</w:t>
            </w:r>
            <w:r>
              <w:rPr>
                <w:rFonts w:eastAsia="Calibri"/>
              </w:rPr>
              <w:t xml:space="preserve"> </w:t>
            </w:r>
            <w:r>
              <w:rPr>
                <w:rFonts w:eastAsia="Calibri"/>
              </w:rPr>
              <w:t>điều</w:t>
            </w:r>
            <w:r>
              <w:rPr>
                <w:rFonts w:eastAsia="Calibri"/>
              </w:rPr>
              <w:t xml:space="preserve"> </w:t>
            </w:r>
            <w:r>
              <w:rPr>
                <w:rFonts w:eastAsia="Calibri"/>
              </w:rPr>
              <w:t>chỉnh</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1CFA6F05" w14:textId="77777777">
            <w:pPr>
              <w:jc w:val="both"/>
            </w:pPr>
          </w:p>
        </w:tc>
      </w:tr>
      <w:tr w14:paraId="756BC4C7"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544AA09" w14:textId="77777777">
            <w:pPr>
              <w:autoSpaceDE w:val="0"/>
              <w:autoSpaceDN w:val="0"/>
              <w:adjustRightInd w:val="0"/>
              <w:rPr>
                <w:rFonts w:eastAsia="Calibri"/>
              </w:rPr>
            </w:pPr>
            <w:r>
              <w:rPr>
                <w:rFonts w:eastAsia="Calibri"/>
              </w:rPr>
              <w:t>ERR:20</w:t>
            </w:r>
          </w:p>
          <w:p w:rsidR="009D1437" w:rsidRPr="009372AD" w:rsidP="00616EC4" w14:paraId="163C00CD" w14:textId="77777777">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16F770AC" w14:textId="77777777">
            <w:pPr>
              <w:pStyle w:val="ListParagraph"/>
              <w:spacing w:after="0" w:line="240" w:lineRule="auto"/>
              <w:ind w:left="0"/>
              <w:rPr>
                <w:rFonts w:eastAsia="Calibri"/>
              </w:rPr>
            </w:pPr>
            <w:r w:rsidRPr="002A5863">
              <w:t>Dải</w:t>
            </w:r>
            <w:r w:rsidRPr="002A5863">
              <w:t xml:space="preserve"> </w:t>
            </w:r>
            <w:r w:rsidRPr="002A5863">
              <w:t>hóa</w:t>
            </w:r>
            <w:r w:rsidRPr="002A5863">
              <w:t xml:space="preserve"> </w:t>
            </w:r>
            <w:r w:rsidRPr="002A5863">
              <w:t>đơn</w:t>
            </w:r>
            <w:r w:rsidRPr="002A5863">
              <w:t xml:space="preserve"> </w:t>
            </w:r>
            <w:r>
              <w:t>hết</w:t>
            </w:r>
            <w:r>
              <w:t>,</w:t>
            </w:r>
            <w:r w:rsidRPr="002A5863">
              <w:t xml:space="preserve"> User/Account </w:t>
            </w:r>
            <w:r w:rsidRPr="002A5863">
              <w:t>không</w:t>
            </w:r>
            <w:r w:rsidRPr="002A5863">
              <w:t xml:space="preserve"> </w:t>
            </w:r>
            <w:r w:rsidRPr="002A5863">
              <w:t>có</w:t>
            </w:r>
            <w:r w:rsidRPr="002A5863">
              <w:t xml:space="preserve"> </w:t>
            </w:r>
            <w:r w:rsidRPr="002A5863">
              <w:t>quyền</w:t>
            </w:r>
            <w:r w:rsidRPr="002A5863">
              <w:t xml:space="preserve"> </w:t>
            </w:r>
            <w:r w:rsidRPr="002A5863">
              <w:t>với</w:t>
            </w:r>
            <w:r w:rsidRPr="002A5863">
              <w:t xml:space="preserve"> Serial</w:t>
            </w:r>
            <w:r>
              <w:t>/</w:t>
            </w:r>
            <w:r w:rsidRPr="002A5863">
              <w:t xml:space="preserve">Pattern </w:t>
            </w:r>
            <w:r w:rsidRPr="002A5863">
              <w:t>và</w:t>
            </w:r>
            <w:r w:rsidRPr="002A5863">
              <w:t xml:space="preserve"> serial </w:t>
            </w:r>
            <w:r w:rsidRPr="002A5863">
              <w:t>không</w:t>
            </w:r>
            <w:r w:rsidRPr="002A5863">
              <w:t xml:space="preserve"> </w:t>
            </w:r>
            <w:r w:rsidRPr="002A5863">
              <w:t>phù</w:t>
            </w:r>
            <w:r w:rsidRPr="002A5863">
              <w:t xml:space="preserve"> </w:t>
            </w:r>
            <w:r w:rsidRPr="002A5863">
              <w:t>hợp</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2DAA32CE" w14:textId="77777777">
            <w:pPr>
              <w:jc w:val="both"/>
            </w:pPr>
          </w:p>
        </w:tc>
      </w:tr>
      <w:tr w14:paraId="6352B698"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DD2715" w:rsidP="00616EC4" w14:paraId="4268EC1F" w14:textId="77777777">
            <w:pPr>
              <w:autoSpaceDE w:val="0"/>
              <w:autoSpaceDN w:val="0"/>
              <w:adjustRightInd w:val="0"/>
              <w:jc w:val="both"/>
            </w:pPr>
            <w:r>
              <w:t>ERR:29</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4E373568" w14:textId="77777777">
            <w:pPr>
              <w:pStyle w:val="ListParagraph"/>
              <w:ind w:left="0"/>
              <w:jc w:val="both"/>
            </w:pPr>
            <w:r>
              <w:t>Lỗi</w:t>
            </w:r>
            <w:r>
              <w:t xml:space="preserve"> </w:t>
            </w:r>
            <w:r>
              <w:t>chứng</w:t>
            </w:r>
            <w:r>
              <w:t xml:space="preserve"> </w:t>
            </w:r>
            <w:r>
              <w:t>thư</w:t>
            </w:r>
            <w:r>
              <w:t xml:space="preserve"> </w:t>
            </w:r>
            <w:r>
              <w:t>hết</w:t>
            </w:r>
            <w:r>
              <w:t xml:space="preserve"> </w:t>
            </w:r>
            <w:r>
              <w:t>hạn</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3708AFF2" w14:textId="77777777">
            <w:pPr>
              <w:jc w:val="both"/>
            </w:pPr>
          </w:p>
        </w:tc>
      </w:tr>
      <w:tr w14:paraId="1198C1EB"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7733E3B2" w14:textId="77777777">
            <w:pPr>
              <w:autoSpaceDE w:val="0"/>
              <w:autoSpaceDN w:val="0"/>
              <w:adjustRightInd w:val="0"/>
              <w:jc w:val="both"/>
            </w:pPr>
            <w:r w:rsidRPr="00AB7EA5">
              <w:t>ERR:60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1CB314E2" w14:textId="77777777">
            <w:pPr>
              <w:pStyle w:val="ListParagraph"/>
              <w:ind w:left="0"/>
              <w:jc w:val="both"/>
            </w:pPr>
            <w:r w:rsidRPr="00AB7EA5">
              <w:t>Chỉ</w:t>
            </w:r>
            <w:r w:rsidRPr="00AB7EA5">
              <w:t xml:space="preserve"> </w:t>
            </w:r>
            <w:r w:rsidRPr="00AB7EA5">
              <w:t>được</w:t>
            </w:r>
            <w:r w:rsidRPr="00AB7EA5">
              <w:t xml:space="preserve"> </w:t>
            </w:r>
            <w:r w:rsidRPr="00AB7EA5">
              <w:t>phép</w:t>
            </w:r>
            <w:r w:rsidRPr="00AB7EA5">
              <w:t xml:space="preserve"> </w:t>
            </w:r>
            <w:r w:rsidRPr="00AB7EA5">
              <w:t>điều</w:t>
            </w:r>
            <w:r w:rsidRPr="00AB7EA5">
              <w:t xml:space="preserve"> </w:t>
            </w:r>
            <w:r w:rsidRPr="00AB7EA5">
              <w:t>chỉnh</w:t>
            </w:r>
            <w:r w:rsidRPr="00AB7EA5">
              <w:t xml:space="preserve"> </w:t>
            </w:r>
            <w:r w:rsidRPr="00AB7EA5">
              <w:t>hóa</w:t>
            </w:r>
            <w:r w:rsidRPr="00AB7EA5">
              <w:t xml:space="preserve"> </w:t>
            </w:r>
            <w:r w:rsidRPr="00AB7EA5">
              <w:t>đơn</w:t>
            </w:r>
            <w:r w:rsidRPr="00AB7EA5">
              <w:t xml:space="preserve"> </w:t>
            </w:r>
            <w:r w:rsidRPr="00AB7EA5">
              <w:t>cùng</w:t>
            </w:r>
            <w:r w:rsidRPr="00AB7EA5">
              <w:t xml:space="preserve"> </w:t>
            </w:r>
            <w:r w:rsidRPr="00AB7EA5">
              <w:t>loại</w:t>
            </w:r>
            <w:r w:rsidRPr="00AB7EA5">
              <w:t xml:space="preserve"> (</w:t>
            </w:r>
            <w:r w:rsidRPr="00AB7EA5">
              <w:t>Có</w:t>
            </w:r>
            <w:r w:rsidRPr="00AB7EA5">
              <w:t xml:space="preserve"> </w:t>
            </w:r>
            <w:r w:rsidRPr="00AB7EA5">
              <w:t>mã</w:t>
            </w:r>
            <w:r w:rsidRPr="00AB7EA5">
              <w:t xml:space="preserve"> / </w:t>
            </w:r>
            <w:r w:rsidRPr="00AB7EA5">
              <w:t>Không</w:t>
            </w:r>
            <w:r w:rsidRPr="00AB7EA5">
              <w:t xml:space="preserve"> </w:t>
            </w:r>
            <w:r w:rsidRPr="00AB7EA5">
              <w:t>mã</w:t>
            </w:r>
            <w:r w:rsidRPr="00AB7EA5">
              <w:t>).</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1D34E743" w14:textId="77777777">
            <w:pPr>
              <w:jc w:val="both"/>
            </w:pPr>
          </w:p>
        </w:tc>
      </w:tr>
      <w:tr w14:paraId="30FC0CF1"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2C542046" w14:textId="77777777">
            <w:pPr>
              <w:autoSpaceDE w:val="0"/>
              <w:autoSpaceDN w:val="0"/>
              <w:adjustRightInd w:val="0"/>
              <w:jc w:val="both"/>
            </w:pPr>
            <w:r w:rsidRPr="00AB7EA5">
              <w:t>ERR:61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3266F758" w14:textId="77777777">
            <w:pPr>
              <w:pStyle w:val="ListParagraph"/>
              <w:ind w:left="0"/>
              <w:jc w:val="both"/>
            </w:pPr>
            <w:r w:rsidRPr="00AB7EA5">
              <w:t>Chỉ</w:t>
            </w:r>
            <w:r w:rsidRPr="00AB7EA5">
              <w:t xml:space="preserve"> </w:t>
            </w:r>
            <w:r w:rsidRPr="00AB7EA5">
              <w:t>được</w:t>
            </w:r>
            <w:r w:rsidRPr="00AB7EA5">
              <w:t xml:space="preserve"> </w:t>
            </w:r>
            <w:r w:rsidRPr="00AB7EA5">
              <w:t>phép</w:t>
            </w:r>
            <w:r w:rsidRPr="00AB7EA5">
              <w:t xml:space="preserve"> </w:t>
            </w:r>
            <w:r w:rsidRPr="00AB7EA5">
              <w:t>điều</w:t>
            </w:r>
            <w:r w:rsidRPr="00AB7EA5">
              <w:t xml:space="preserve"> </w:t>
            </w:r>
            <w:r w:rsidRPr="00AB7EA5">
              <w:t>chỉnh</w:t>
            </w:r>
            <w:r w:rsidRPr="00AB7EA5">
              <w:t xml:space="preserve"> </w:t>
            </w:r>
            <w:r w:rsidRPr="00AB7EA5">
              <w:t>hóa</w:t>
            </w:r>
            <w:r w:rsidRPr="00AB7EA5">
              <w:t xml:space="preserve"> </w:t>
            </w:r>
            <w:r w:rsidRPr="00AB7EA5">
              <w:t>đơn</w:t>
            </w:r>
            <w:r w:rsidRPr="00AB7EA5">
              <w:t xml:space="preserve"> </w:t>
            </w:r>
            <w:r w:rsidRPr="00AB7EA5">
              <w:t>cùng</w:t>
            </w:r>
            <w:r w:rsidRPr="00AB7EA5">
              <w:t xml:space="preserve"> </w:t>
            </w:r>
            <w:r w:rsidRPr="00AB7EA5">
              <w:t>loại</w:t>
            </w:r>
            <w:r w:rsidRPr="00AB7EA5">
              <w:t xml:space="preserve"> (HD GTGT / HD </w:t>
            </w:r>
            <w:r w:rsidRPr="00AB7EA5">
              <w:t>bán</w:t>
            </w:r>
            <w:r w:rsidRPr="00AB7EA5">
              <w:t xml:space="preserve"> </w:t>
            </w:r>
            <w:r w:rsidRPr="00AB7EA5">
              <w:t>hàng</w:t>
            </w:r>
            <w:r w:rsidRPr="00AB7EA5">
              <w:t>...).</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332BC39C" w14:textId="77777777">
            <w:pPr>
              <w:jc w:val="both"/>
            </w:pPr>
          </w:p>
        </w:tc>
      </w:tr>
      <w:tr w14:paraId="2EB6FE24"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50894826" w14:textId="77777777">
            <w:pPr>
              <w:autoSpaceDE w:val="0"/>
              <w:autoSpaceDN w:val="0"/>
              <w:adjustRightInd w:val="0"/>
              <w:jc w:val="both"/>
            </w:pPr>
            <w:r w:rsidRPr="00AB7EA5">
              <w:t>ERR:62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3DA1C866" w14:textId="77777777">
            <w:pPr>
              <w:pStyle w:val="ListParagraph"/>
              <w:ind w:left="0"/>
              <w:jc w:val="both"/>
            </w:pPr>
            <w:r w:rsidRPr="00AB7EA5">
              <w:t>Không</w:t>
            </w:r>
            <w:r w:rsidRPr="00AB7EA5">
              <w:t xml:space="preserve"> </w:t>
            </w:r>
            <w:r w:rsidRPr="00AB7EA5">
              <w:t>được</w:t>
            </w:r>
            <w:r w:rsidRPr="00AB7EA5">
              <w:t xml:space="preserve"> </w:t>
            </w:r>
            <w:r w:rsidRPr="00AB7EA5">
              <w:t>dùng</w:t>
            </w:r>
            <w:r w:rsidRPr="00AB7EA5">
              <w:t xml:space="preserve"> </w:t>
            </w:r>
            <w:r w:rsidRPr="00AB7EA5">
              <w:t>không</w:t>
            </w:r>
            <w:r w:rsidRPr="00AB7EA5">
              <w:t xml:space="preserve"> </w:t>
            </w:r>
            <w:r w:rsidRPr="00AB7EA5">
              <w:t>mã</w:t>
            </w:r>
            <w:r w:rsidRPr="00AB7EA5">
              <w:t xml:space="preserve"> </w:t>
            </w:r>
            <w:r w:rsidRPr="00AB7EA5">
              <w:t>đăng</w:t>
            </w:r>
            <w:r w:rsidRPr="00AB7EA5">
              <w:t xml:space="preserve"> </w:t>
            </w:r>
            <w:r w:rsidRPr="00AB7EA5">
              <w:t>ký</w:t>
            </w:r>
            <w:r w:rsidRPr="00AB7EA5">
              <w:t xml:space="preserve"> </w:t>
            </w:r>
            <w:r w:rsidRPr="00AB7EA5">
              <w:t>gửi</w:t>
            </w:r>
            <w:r w:rsidRPr="00AB7EA5">
              <w:t xml:space="preserve"> </w:t>
            </w:r>
            <w:r w:rsidRPr="00AB7EA5">
              <w:t>bảng</w:t>
            </w:r>
            <w:r w:rsidRPr="00AB7EA5">
              <w:t xml:space="preserve"> </w:t>
            </w:r>
            <w:r w:rsidRPr="00AB7EA5">
              <w:t>tổng</w:t>
            </w:r>
            <w:r w:rsidRPr="00AB7EA5">
              <w:t xml:space="preserve"> </w:t>
            </w:r>
            <w:r w:rsidRPr="00AB7EA5">
              <w:t>hợp</w:t>
            </w:r>
            <w:r w:rsidRPr="00AB7EA5">
              <w:t xml:space="preserve"> </w:t>
            </w:r>
            <w:r w:rsidRPr="00AB7EA5">
              <w:t>thay</w:t>
            </w:r>
            <w:r w:rsidRPr="00AB7EA5">
              <w:t xml:space="preserve"> </w:t>
            </w:r>
            <w:r w:rsidRPr="00AB7EA5">
              <w:t>thế</w:t>
            </w:r>
            <w:r w:rsidRPr="00AB7EA5">
              <w:t xml:space="preserve">, </w:t>
            </w:r>
            <w:r w:rsidRPr="00AB7EA5">
              <w:t>điều</w:t>
            </w:r>
            <w:r w:rsidRPr="00AB7EA5">
              <w:t xml:space="preserve"> </w:t>
            </w:r>
            <w:r w:rsidRPr="00AB7EA5">
              <w:t>chỉnh</w:t>
            </w:r>
            <w:r w:rsidRPr="00AB7EA5">
              <w:t xml:space="preserve"> </w:t>
            </w:r>
            <w:r w:rsidRPr="00AB7EA5">
              <w:t>các</w:t>
            </w:r>
            <w:r w:rsidRPr="00AB7EA5">
              <w:t xml:space="preserve"> </w:t>
            </w:r>
            <w:r w:rsidRPr="00AB7EA5">
              <w:t>hóa</w:t>
            </w:r>
            <w:r w:rsidRPr="00AB7EA5">
              <w:t xml:space="preserve"> </w:t>
            </w:r>
            <w:r w:rsidRPr="00AB7EA5">
              <w:t>đơn</w:t>
            </w:r>
            <w:r w:rsidRPr="00AB7EA5">
              <w:t xml:space="preserve"> </w:t>
            </w:r>
            <w:r w:rsidRPr="00AB7EA5">
              <w:t>không</w:t>
            </w:r>
            <w:r w:rsidRPr="00AB7EA5">
              <w:t xml:space="preserve"> </w:t>
            </w:r>
            <w:r w:rsidRPr="00AB7EA5">
              <w:t>mã</w:t>
            </w:r>
            <w:r w:rsidRPr="00AB7EA5">
              <w:t xml:space="preserve"> </w:t>
            </w:r>
            <w:r w:rsidRPr="00AB7EA5">
              <w:t>gửi</w:t>
            </w:r>
            <w:r w:rsidRPr="00AB7EA5">
              <w:t xml:space="preserve"> </w:t>
            </w:r>
            <w:r w:rsidRPr="00AB7EA5">
              <w:t>thông</w:t>
            </w:r>
            <w:r w:rsidRPr="00AB7EA5">
              <w:t xml:space="preserve"> tin chi </w:t>
            </w:r>
            <w:r w:rsidRPr="00AB7EA5">
              <w:t>tiết</w:t>
            </w:r>
            <w:r w:rsidRPr="00AB7EA5">
              <w:t>.</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0291CECB" w14:textId="77777777">
            <w:pPr>
              <w:jc w:val="both"/>
            </w:pPr>
          </w:p>
        </w:tc>
      </w:tr>
      <w:tr w14:paraId="6FBA6E30"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3D406DFE" w14:textId="77777777">
            <w:pPr>
              <w:autoSpaceDE w:val="0"/>
              <w:autoSpaceDN w:val="0"/>
              <w:adjustRightInd w:val="0"/>
              <w:rPr>
                <w:rFonts w:eastAsia="Calibri"/>
              </w:rPr>
            </w:pPr>
            <w:r w:rsidRPr="009372AD">
              <w:rPr>
                <w:rFonts w:eastAsia="Calibri"/>
              </w:rPr>
              <w:t xml:space="preserve">OK: </w:t>
            </w:r>
            <w:r w:rsidRPr="009372AD">
              <w:rPr>
                <w:rFonts w:eastAsia="Calibri"/>
              </w:rPr>
              <w:t>pattern;serial;invNumber</w:t>
            </w:r>
          </w:p>
          <w:p w:rsidR="009D1437" w:rsidRPr="009372AD" w:rsidP="00616EC4" w14:paraId="6BC87B9E" w14:textId="77777777">
            <w:pPr>
              <w:autoSpaceDE w:val="0"/>
              <w:autoSpaceDN w:val="0"/>
              <w:adjustRightInd w:val="0"/>
              <w:rPr>
                <w:rFonts w:eastAsia="Calibri"/>
              </w:rPr>
            </w:pPr>
            <w:r w:rsidRPr="009372AD">
              <w:rPr>
                <w:rFonts w:eastAsia="Calibri"/>
              </w:rPr>
              <w:t>(</w:t>
            </w:r>
            <w:r w:rsidRPr="009372AD">
              <w:rPr>
                <w:rFonts w:eastAsia="Calibri"/>
              </w:rPr>
              <w:t>Ví</w:t>
            </w:r>
            <w:r w:rsidRPr="009372AD">
              <w:rPr>
                <w:rFonts w:eastAsia="Calibri"/>
              </w:rPr>
              <w:t xml:space="preserve"> </w:t>
            </w:r>
            <w:r w:rsidRPr="009372AD">
              <w:rPr>
                <w:rFonts w:eastAsia="Calibri"/>
              </w:rPr>
              <w:t>dụ</w:t>
            </w:r>
            <w:r w:rsidRPr="009372AD">
              <w:rPr>
                <w:rFonts w:eastAsia="Calibri"/>
              </w:rPr>
              <w:t>:</w:t>
            </w:r>
          </w:p>
          <w:p w:rsidR="009D1437" w:rsidRPr="009372AD" w:rsidP="00616EC4" w14:paraId="053B4E25" w14:textId="77777777">
            <w:pPr>
              <w:autoSpaceDE w:val="0"/>
              <w:autoSpaceDN w:val="0"/>
              <w:adjustRightInd w:val="0"/>
              <w:rPr>
                <w:rFonts w:eastAsia="Calibri"/>
              </w:rPr>
            </w:pPr>
            <w:r w:rsidRPr="009372AD">
              <w:rPr>
                <w:rFonts w:eastAsia="Calibri"/>
              </w:rPr>
              <w:t>OK:</w:t>
            </w:r>
            <w:r>
              <w:t xml:space="preserve"> </w:t>
            </w:r>
            <w:r w:rsidRPr="00A946F6">
              <w:rPr>
                <w:rFonts w:eastAsia="Calibri"/>
              </w:rPr>
              <w:t>1/001</w:t>
            </w:r>
            <w:r w:rsidRPr="009372AD">
              <w:rPr>
                <w:rFonts w:eastAsia="Calibri"/>
              </w:rPr>
              <w:t>;AA/12E;0000002)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F318ABA" w14:textId="77777777">
            <w:pPr>
              <w:pStyle w:val="ListParagraph"/>
              <w:numPr>
                <w:ilvl w:val="0"/>
                <w:numId w:val="4"/>
              </w:numPr>
              <w:spacing w:after="0" w:line="240" w:lineRule="auto"/>
              <w:rPr>
                <w:rFonts w:eastAsia="Calibri"/>
              </w:rPr>
            </w:pPr>
            <w:r w:rsidRPr="009372AD">
              <w:rPr>
                <w:rFonts w:eastAsia="Calibri"/>
              </w:rPr>
              <w:t xml:space="preserve">OK </w:t>
            </w:r>
            <w:r w:rsidRPr="009372AD">
              <w:rPr>
                <w:rFonts w:ascii="Wingdings" w:eastAsia="Calibri" w:hAnsi="Wingdings"/>
              </w:rPr>
              <w:sym w:font="Wingdings" w:char="F0E0"/>
            </w:r>
            <w:r w:rsidRPr="009372AD">
              <w:rPr>
                <w:rFonts w:eastAsia="Calibri"/>
              </w:rPr>
              <w:t xml:space="preserve"> </w:t>
            </w:r>
            <w:r w:rsidRPr="009372AD">
              <w:rPr>
                <w:rFonts w:eastAsia="Calibri"/>
              </w:rPr>
              <w:t>đã</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hành</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sidRPr="009372AD">
              <w:rPr>
                <w:rFonts w:eastAsia="Calibri"/>
              </w:rPr>
              <w:t>thành</w:t>
            </w:r>
            <w:r w:rsidRPr="009372AD">
              <w:rPr>
                <w:rFonts w:eastAsia="Calibri"/>
              </w:rPr>
              <w:t xml:space="preserve"> </w:t>
            </w:r>
            <w:r w:rsidRPr="009372AD">
              <w:rPr>
                <w:rFonts w:eastAsia="Calibri"/>
              </w:rPr>
              <w:t>công</w:t>
            </w:r>
          </w:p>
          <w:p w:rsidR="009D1437" w:rsidRPr="009372AD" w:rsidP="00616EC4" w14:paraId="3AA3DEA2" w14:textId="77777777">
            <w:pPr>
              <w:pStyle w:val="ListParagraph"/>
              <w:numPr>
                <w:ilvl w:val="0"/>
                <w:numId w:val="4"/>
              </w:numPr>
              <w:spacing w:after="0" w:line="240" w:lineRule="auto"/>
              <w:rPr>
                <w:rFonts w:eastAsia="Calibri"/>
              </w:rPr>
            </w:pPr>
            <w:r w:rsidRPr="009372AD">
              <w:rPr>
                <w:rFonts w:eastAsia="Calibri"/>
              </w:rPr>
              <w:t>Patter</w:t>
            </w:r>
            <w:r w:rsidRPr="009372AD">
              <w:rPr>
                <w:rFonts w:ascii="Wingdings" w:eastAsia="Calibri" w:hAnsi="Wingdings"/>
              </w:rPr>
              <w:sym w:font="Wingdings" w:char="F0E0"/>
            </w:r>
            <w:r w:rsidRPr="009372AD">
              <w:rPr>
                <w:rFonts w:eastAsia="Calibri"/>
              </w:rPr>
              <w:t xml:space="preserve"> </w:t>
            </w:r>
            <w:r w:rsidRPr="009372AD">
              <w:rPr>
                <w:rFonts w:eastAsia="Calibri"/>
              </w:rPr>
              <w:t>Mẫu</w:t>
            </w:r>
            <w:r w:rsidRPr="009372AD">
              <w:rPr>
                <w:rFonts w:eastAsia="Calibri"/>
              </w:rPr>
              <w:t xml:space="preserve"> </w:t>
            </w:r>
            <w:r w:rsidRPr="009372AD">
              <w:rPr>
                <w:rFonts w:eastAsia="Calibri"/>
              </w:rPr>
              <w:t>số</w:t>
            </w:r>
            <w:r w:rsidRPr="009372AD">
              <w:rPr>
                <w:rFonts w:eastAsia="Calibri"/>
              </w:rPr>
              <w:t xml:space="preserve"> </w:t>
            </w:r>
            <w:r w:rsidRPr="009372AD">
              <w:rPr>
                <w:rFonts w:eastAsia="Calibri"/>
              </w:rPr>
              <w:t>của</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sidRPr="009372AD">
              <w:rPr>
                <w:rFonts w:eastAsia="Calibri"/>
              </w:rPr>
              <w:t>điều</w:t>
            </w:r>
            <w:r w:rsidRPr="009372AD">
              <w:rPr>
                <w:rFonts w:eastAsia="Calibri"/>
              </w:rPr>
              <w:t xml:space="preserve"> </w:t>
            </w:r>
            <w:r w:rsidRPr="009372AD">
              <w:rPr>
                <w:rFonts w:eastAsia="Calibri"/>
              </w:rPr>
              <w:t>chỉnh</w:t>
            </w:r>
            <w:r w:rsidRPr="009372AD">
              <w:rPr>
                <w:rFonts w:eastAsia="Calibri"/>
              </w:rPr>
              <w:t xml:space="preserve"> </w:t>
            </w:r>
          </w:p>
          <w:p w:rsidR="009D1437" w:rsidRPr="009372AD" w:rsidP="00616EC4" w14:paraId="3BA0B742" w14:textId="77777777">
            <w:pPr>
              <w:pStyle w:val="ListParagraph"/>
              <w:numPr>
                <w:ilvl w:val="0"/>
                <w:numId w:val="4"/>
              </w:numPr>
              <w:spacing w:after="0" w:line="240" w:lineRule="auto"/>
              <w:rPr>
                <w:rFonts w:eastAsia="Calibri"/>
              </w:rPr>
            </w:pPr>
            <w:r w:rsidRPr="009372AD">
              <w:rPr>
                <w:rFonts w:eastAsia="Calibri"/>
              </w:rPr>
              <w:t xml:space="preserve">Serial </w:t>
            </w:r>
            <w:r w:rsidRPr="009372AD">
              <w:rPr>
                <w:rFonts w:ascii="Wingdings" w:eastAsia="Calibri" w:hAnsi="Wingdings"/>
              </w:rPr>
              <w:sym w:font="Wingdings" w:char="F0E0"/>
            </w:r>
            <w:r w:rsidRPr="009372AD">
              <w:rPr>
                <w:rFonts w:eastAsia="Calibri"/>
              </w:rPr>
              <w:t xml:space="preserve"> </w:t>
            </w:r>
            <w:r w:rsidRPr="009372AD">
              <w:rPr>
                <w:rFonts w:eastAsia="Calibri"/>
              </w:rPr>
              <w:t>serial</w:t>
            </w:r>
            <w:r w:rsidRPr="009372AD">
              <w:rPr>
                <w:rFonts w:eastAsia="Calibri"/>
              </w:rPr>
              <w:t xml:space="preserve"> </w:t>
            </w:r>
            <w:r w:rsidRPr="009372AD">
              <w:rPr>
                <w:rFonts w:eastAsia="Calibri"/>
              </w:rPr>
              <w:t>của</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sidRPr="009372AD">
              <w:rPr>
                <w:rFonts w:eastAsia="Calibri"/>
              </w:rPr>
              <w:t>điều</w:t>
            </w:r>
            <w:r w:rsidRPr="009372AD">
              <w:rPr>
                <w:rFonts w:eastAsia="Calibri"/>
              </w:rPr>
              <w:t xml:space="preserve"> </w:t>
            </w:r>
            <w:r w:rsidRPr="009372AD">
              <w:rPr>
                <w:rFonts w:eastAsia="Calibri"/>
              </w:rPr>
              <w:t>chỉnh</w:t>
            </w:r>
            <w:r w:rsidRPr="009372AD">
              <w:rPr>
                <w:rFonts w:eastAsia="Calibri"/>
              </w:rPr>
              <w:t xml:space="preserve"> </w:t>
            </w:r>
          </w:p>
          <w:p w:rsidR="009D1437" w:rsidRPr="009372AD" w:rsidP="00616EC4" w14:paraId="1FA3209E" w14:textId="77777777">
            <w:pPr>
              <w:pStyle w:val="ListParagraph"/>
              <w:numPr>
                <w:ilvl w:val="0"/>
                <w:numId w:val="4"/>
              </w:numPr>
              <w:spacing w:after="0" w:line="240" w:lineRule="auto"/>
              <w:rPr>
                <w:rFonts w:eastAsia="Calibri"/>
              </w:rPr>
            </w:pPr>
            <w:r w:rsidRPr="009372AD">
              <w:rPr>
                <w:rFonts w:eastAsia="Calibri"/>
              </w:rPr>
              <w:t>invNumber</w:t>
            </w:r>
            <w:r w:rsidRPr="009372AD">
              <w:rPr>
                <w:rFonts w:eastAsia="Calibri"/>
              </w:rPr>
              <w:t xml:space="preserve">: </w:t>
            </w:r>
            <w:r w:rsidRPr="009372AD">
              <w:rPr>
                <w:rFonts w:eastAsia="Calibri"/>
              </w:rPr>
              <w:t>số</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sidRPr="009372AD">
              <w:rPr>
                <w:rFonts w:eastAsia="Calibri"/>
              </w:rPr>
              <w:t>điều</w:t>
            </w:r>
            <w:r w:rsidRPr="009372AD">
              <w:rPr>
                <w:rFonts w:eastAsia="Calibri"/>
              </w:rPr>
              <w:t xml:space="preserve"> </w:t>
            </w:r>
            <w:r w:rsidRPr="009372AD">
              <w:rPr>
                <w:rFonts w:eastAsia="Calibri"/>
              </w:rPr>
              <w:t>chỉnh</w:t>
            </w:r>
            <w:r w:rsidRPr="009372AD">
              <w:rPr>
                <w:rFonts w:eastAsia="Calibri"/>
              </w:rPr>
              <w:t xml:space="preserve"> </w:t>
            </w:r>
          </w:p>
          <w:p w:rsidR="009D1437" w:rsidRPr="009372AD" w:rsidP="00616EC4" w14:paraId="5027055F" w14:textId="77777777">
            <w:pPr>
              <w:pStyle w:val="ListParagraph"/>
              <w:spacing w:after="0" w:line="240" w:lineRule="auto"/>
              <w:rPr>
                <w:rFonts w:eastAsia="Calibri"/>
              </w:rPr>
            </w:pP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0405DB4B" w14:textId="77777777">
            <w:pPr>
              <w:jc w:val="both"/>
            </w:pPr>
          </w:p>
        </w:tc>
      </w:tr>
    </w:tbl>
    <w:p w:rsidR="009D1437" w:rsidP="009D1437" w14:paraId="5E220C24" w14:textId="77777777">
      <w:pPr>
        <w:rPr>
          <w:lang w:eastAsia="x-none"/>
        </w:rPr>
      </w:pPr>
    </w:p>
    <w:p w:rsidR="009D1437" w:rsidP="009D1437" w14:paraId="5B389FB6" w14:textId="77777777">
      <w:pPr>
        <w:rPr>
          <w:b/>
          <w:u w:val="single"/>
        </w:rPr>
      </w:pPr>
      <w:r w:rsidRPr="00BA16A5">
        <w:rPr>
          <w:b/>
          <w:u w:val="single"/>
        </w:rPr>
        <w:t>Cấu</w:t>
      </w:r>
      <w:r w:rsidRPr="00BA16A5">
        <w:rPr>
          <w:b/>
          <w:u w:val="single"/>
        </w:rPr>
        <w:t xml:space="preserve"> </w:t>
      </w:r>
      <w:r w:rsidRPr="00BA16A5">
        <w:rPr>
          <w:b/>
          <w:u w:val="single"/>
        </w:rPr>
        <w:t>trúc</w:t>
      </w:r>
      <w:r w:rsidRPr="00BA16A5">
        <w:rPr>
          <w:b/>
          <w:u w:val="single"/>
        </w:rPr>
        <w:t xml:space="preserve"> </w:t>
      </w:r>
      <w:r w:rsidRPr="00BA16A5">
        <w:rPr>
          <w:b/>
          <w:u w:val="single"/>
        </w:rPr>
        <w:t>củ</w:t>
      </w:r>
      <w:r>
        <w:rPr>
          <w:b/>
          <w:u w:val="single"/>
        </w:rPr>
        <w:t>a</w:t>
      </w:r>
      <w:r>
        <w:rPr>
          <w:b/>
          <w:u w:val="single"/>
        </w:rPr>
        <w:t xml:space="preserve"> </w:t>
      </w:r>
      <w:r>
        <w:rPr>
          <w:b/>
          <w:u w:val="single"/>
        </w:rPr>
        <w:t>xmlInv</w:t>
      </w:r>
      <w:r w:rsidRPr="00BA16A5">
        <w:rPr>
          <w:b/>
          <w:u w:val="single"/>
        </w:rPr>
        <w:t>Data</w:t>
      </w:r>
      <w:r w:rsidRPr="00BA16A5">
        <w:rPr>
          <w:b/>
          <w:u w:val="single"/>
        </w:rPr>
        <w:t xml:space="preserve"> (</w:t>
      </w:r>
      <w:r w:rsidRPr="00BA16A5">
        <w:rPr>
          <w:b/>
          <w:u w:val="single"/>
        </w:rPr>
        <w:t>các</w:t>
      </w:r>
      <w:r w:rsidRPr="00BA16A5">
        <w:rPr>
          <w:b/>
          <w:u w:val="single"/>
        </w:rPr>
        <w:t xml:space="preserve"> </w:t>
      </w:r>
      <w:r w:rsidRPr="00BA16A5">
        <w:rPr>
          <w:b/>
          <w:u w:val="single"/>
        </w:rPr>
        <w:t>trường</w:t>
      </w:r>
      <w:r w:rsidRPr="00BA16A5">
        <w:rPr>
          <w:b/>
          <w:u w:val="single"/>
        </w:rPr>
        <w:t xml:space="preserve"> </w:t>
      </w:r>
      <w:r w:rsidRPr="00BA16A5">
        <w:rPr>
          <w:b/>
          <w:color w:val="FF0000"/>
          <w:u w:val="single"/>
        </w:rPr>
        <w:t>*</w:t>
      </w:r>
      <w:r w:rsidRPr="00BA16A5">
        <w:rPr>
          <w:b/>
          <w:u w:val="single"/>
        </w:rPr>
        <w:t xml:space="preserve"> </w:t>
      </w:r>
      <w:r w:rsidRPr="00BA16A5">
        <w:rPr>
          <w:b/>
          <w:u w:val="single"/>
        </w:rPr>
        <w:t>là</w:t>
      </w:r>
      <w:r w:rsidRPr="00BA16A5">
        <w:rPr>
          <w:b/>
          <w:u w:val="single"/>
        </w:rPr>
        <w:t xml:space="preserve"> </w:t>
      </w:r>
      <w:r w:rsidRPr="00BA16A5">
        <w:rPr>
          <w:b/>
          <w:u w:val="single"/>
        </w:rPr>
        <w:t>bắt</w:t>
      </w:r>
      <w:r w:rsidRPr="00BA16A5">
        <w:rPr>
          <w:b/>
          <w:u w:val="single"/>
        </w:rPr>
        <w:t xml:space="preserve"> </w:t>
      </w:r>
      <w:r w:rsidRPr="00BA16A5">
        <w:rPr>
          <w:b/>
          <w:u w:val="single"/>
        </w:rPr>
        <w:t>buộc</w:t>
      </w:r>
      <w:r w:rsidRPr="00BA16A5">
        <w:rPr>
          <w:b/>
          <w:u w:val="single"/>
        </w:rPr>
        <w:t>):</w:t>
      </w:r>
    </w:p>
    <w:p w:rsidR="009D1437" w:rsidRPr="006A6243" w:rsidP="009D1437" w14:paraId="2653F2C5" w14:textId="77777777">
      <w:pPr>
        <w:rPr>
          <w:rFonts w:ascii="Consolas" w:hAnsi="Consolas" w:cs="Consolas"/>
          <w:color w:val="0000FF"/>
          <w:sz w:val="19"/>
          <w:szCs w:val="19"/>
        </w:rPr>
      </w:pPr>
      <w:r w:rsidRPr="006A6243">
        <w:rPr>
          <w:rFonts w:ascii="Consolas" w:hAnsi="Consolas" w:cs="Consolas"/>
          <w:color w:val="0000FF"/>
          <w:sz w:val="19"/>
          <w:szCs w:val="19"/>
        </w:rPr>
        <w:t>&lt;</w:t>
      </w:r>
      <w:r w:rsidRPr="006A6243">
        <w:rPr>
          <w:rFonts w:ascii="Consolas" w:hAnsi="Consolas" w:cs="Consolas"/>
          <w:color w:val="0000FF"/>
          <w:sz w:val="19"/>
          <w:szCs w:val="19"/>
        </w:rPr>
        <w:t>DieuChinhHD</w:t>
      </w:r>
      <w:r w:rsidRPr="006A6243">
        <w:rPr>
          <w:rFonts w:ascii="Consolas" w:hAnsi="Consolas" w:cs="Consolas"/>
          <w:color w:val="0000FF"/>
          <w:sz w:val="19"/>
          <w:szCs w:val="19"/>
        </w:rPr>
        <w:t>&gt;</w:t>
      </w:r>
    </w:p>
    <w:p w:rsidR="009D1437" w:rsidRPr="006A6243" w:rsidP="009D1437" w14:paraId="7D952762" w14:textId="77777777">
      <w:pPr>
        <w:rPr>
          <w:rFonts w:ascii="Consolas" w:hAnsi="Consolas" w:cs="Consolas"/>
          <w:color w:val="0000FF"/>
          <w:sz w:val="19"/>
          <w:szCs w:val="19"/>
        </w:rPr>
      </w:pPr>
      <w:r w:rsidRPr="006A6243">
        <w:rPr>
          <w:rFonts w:ascii="Consolas" w:hAnsi="Consolas" w:cs="Consolas"/>
          <w:color w:val="0000FF"/>
          <w:sz w:val="19"/>
          <w:szCs w:val="19"/>
        </w:rPr>
        <w:tab/>
        <w:t>&lt;key/&gt;</w:t>
      </w:r>
    </w:p>
    <w:p w:rsidR="009D1437" w:rsidRPr="006A6243" w:rsidP="009D1437" w14:paraId="5E14E72A" w14:textId="77777777">
      <w:pPr>
        <w:rPr>
          <w:rFonts w:ascii="Consolas" w:hAnsi="Consolas" w:cs="Consolas"/>
          <w:color w:val="0000FF"/>
          <w:sz w:val="19"/>
          <w:szCs w:val="19"/>
        </w:rPr>
      </w:pPr>
      <w:r w:rsidRPr="006A6243">
        <w:rPr>
          <w:rFonts w:ascii="Consolas" w:hAnsi="Consolas" w:cs="Consolas"/>
          <w:color w:val="0000FF"/>
          <w:sz w:val="19"/>
          <w:szCs w:val="19"/>
        </w:rPr>
        <w:tab/>
        <w:t>&lt;Type&gt;2&lt;/Type&gt;</w:t>
      </w:r>
    </w:p>
    <w:p w:rsidR="009D1437" w:rsidRPr="006A6243" w:rsidP="009D1437" w14:paraId="62F52D2B" w14:textId="77777777">
      <w:pPr>
        <w:rPr>
          <w:rFonts w:ascii="Consolas" w:hAnsi="Consolas" w:cs="Consolas"/>
          <w:color w:val="0000FF"/>
          <w:sz w:val="19"/>
          <w:szCs w:val="19"/>
        </w:rPr>
      </w:pPr>
      <w:r w:rsidRPr="006A6243">
        <w:rPr>
          <w:rFonts w:ascii="Consolas" w:hAnsi="Consolas" w:cs="Consolas"/>
          <w:color w:val="0000FF"/>
          <w:sz w:val="19"/>
          <w:szCs w:val="19"/>
        </w:rPr>
        <w:tab/>
        <w:t>&lt;</w:t>
      </w:r>
      <w:r w:rsidRPr="006A6243">
        <w:rPr>
          <w:rFonts w:ascii="Consolas" w:hAnsi="Consolas" w:cs="Consolas"/>
          <w:color w:val="0000FF"/>
          <w:sz w:val="19"/>
          <w:szCs w:val="19"/>
        </w:rPr>
        <w:t>InvoiceNo</w:t>
      </w:r>
      <w:r w:rsidRPr="006A6243">
        <w:rPr>
          <w:rFonts w:ascii="Consolas" w:hAnsi="Consolas" w:cs="Consolas"/>
          <w:color w:val="0000FF"/>
          <w:sz w:val="19"/>
          <w:szCs w:val="19"/>
        </w:rPr>
        <w:t>/&gt;</w:t>
      </w:r>
    </w:p>
    <w:p w:rsidR="009D1437" w:rsidRPr="006A6243" w:rsidP="009D1437" w14:paraId="72D2AE93" w14:textId="77777777">
      <w:pPr>
        <w:rPr>
          <w:rFonts w:ascii="Consolas" w:hAnsi="Consolas" w:cs="Consolas"/>
          <w:color w:val="0000FF"/>
          <w:sz w:val="19"/>
          <w:szCs w:val="19"/>
        </w:rPr>
      </w:pPr>
      <w:r w:rsidRPr="006A6243">
        <w:rPr>
          <w:rFonts w:ascii="Consolas" w:hAnsi="Consolas" w:cs="Consolas"/>
          <w:color w:val="0000FF"/>
          <w:sz w:val="19"/>
          <w:szCs w:val="19"/>
        </w:rPr>
        <w:tab/>
        <w:t>&lt;</w:t>
      </w:r>
      <w:r w:rsidRPr="006A6243">
        <w:rPr>
          <w:rFonts w:ascii="Consolas" w:hAnsi="Consolas" w:cs="Consolas"/>
          <w:color w:val="0000FF"/>
          <w:sz w:val="19"/>
          <w:szCs w:val="19"/>
        </w:rPr>
        <w:t>TTChung</w:t>
      </w:r>
      <w:r w:rsidRPr="006A6243">
        <w:rPr>
          <w:rFonts w:ascii="Consolas" w:hAnsi="Consolas" w:cs="Consolas"/>
          <w:color w:val="0000FF"/>
          <w:sz w:val="19"/>
          <w:szCs w:val="19"/>
        </w:rPr>
        <w:t>&gt;</w:t>
      </w:r>
    </w:p>
    <w:p w:rsidR="009D1437" w:rsidRPr="006A6243" w:rsidP="009D1437" w14:paraId="17802315"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MHSo</w:t>
      </w:r>
      <w:r w:rsidRPr="006A6243">
        <w:rPr>
          <w:rFonts w:ascii="Consolas" w:hAnsi="Consolas" w:cs="Consolas"/>
          <w:color w:val="0000FF"/>
          <w:sz w:val="19"/>
          <w:szCs w:val="19"/>
        </w:rPr>
        <w:t>/&gt;</w:t>
      </w:r>
    </w:p>
    <w:p w:rsidR="009D1437" w:rsidRPr="006A6243" w:rsidP="009D1437" w14:paraId="29CEA2D7"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SBKe</w:t>
      </w:r>
      <w:r w:rsidRPr="006A6243">
        <w:rPr>
          <w:rFonts w:ascii="Consolas" w:hAnsi="Consolas" w:cs="Consolas"/>
          <w:color w:val="0000FF"/>
          <w:sz w:val="19"/>
          <w:szCs w:val="19"/>
        </w:rPr>
        <w:t>/&gt;</w:t>
      </w:r>
    </w:p>
    <w:p w:rsidR="009D1437" w:rsidRPr="006A6243" w:rsidP="009D1437" w14:paraId="7749CD25"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NBKe</w:t>
      </w:r>
      <w:r w:rsidRPr="006A6243">
        <w:rPr>
          <w:rFonts w:ascii="Consolas" w:hAnsi="Consolas" w:cs="Consolas"/>
          <w:color w:val="0000FF"/>
          <w:sz w:val="19"/>
          <w:szCs w:val="19"/>
        </w:rPr>
        <w:t>/&gt;</w:t>
      </w:r>
    </w:p>
    <w:p w:rsidR="009D1437" w:rsidRPr="006A6243" w:rsidP="009D1437" w14:paraId="655009BD"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DVTTe</w:t>
      </w:r>
      <w:r w:rsidRPr="006A6243">
        <w:rPr>
          <w:rFonts w:ascii="Consolas" w:hAnsi="Consolas" w:cs="Consolas"/>
          <w:color w:val="0000FF"/>
          <w:sz w:val="19"/>
          <w:szCs w:val="19"/>
        </w:rPr>
        <w:t>&gt;VND&lt;/</w:t>
      </w:r>
      <w:r w:rsidRPr="006A6243">
        <w:rPr>
          <w:rFonts w:ascii="Consolas" w:hAnsi="Consolas" w:cs="Consolas"/>
          <w:color w:val="0000FF"/>
          <w:sz w:val="19"/>
          <w:szCs w:val="19"/>
        </w:rPr>
        <w:t>DVTTe</w:t>
      </w:r>
      <w:r w:rsidRPr="006A6243">
        <w:rPr>
          <w:rFonts w:ascii="Consolas" w:hAnsi="Consolas" w:cs="Consolas"/>
          <w:color w:val="0000FF"/>
          <w:sz w:val="19"/>
          <w:szCs w:val="19"/>
        </w:rPr>
        <w:t>&gt;</w:t>
      </w:r>
    </w:p>
    <w:p w:rsidR="009D1437" w:rsidRPr="006A6243" w:rsidP="009D1437" w14:paraId="4A9276E5"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TGia</w:t>
      </w:r>
      <w:r w:rsidRPr="006A6243">
        <w:rPr>
          <w:rFonts w:ascii="Consolas" w:hAnsi="Consolas" w:cs="Consolas"/>
          <w:color w:val="0000FF"/>
          <w:sz w:val="19"/>
          <w:szCs w:val="19"/>
        </w:rPr>
        <w:t>&gt;1&lt;/</w:t>
      </w:r>
      <w:r w:rsidRPr="006A6243">
        <w:rPr>
          <w:rFonts w:ascii="Consolas" w:hAnsi="Consolas" w:cs="Consolas"/>
          <w:color w:val="0000FF"/>
          <w:sz w:val="19"/>
          <w:szCs w:val="19"/>
        </w:rPr>
        <w:t>TGia</w:t>
      </w:r>
      <w:r w:rsidRPr="006A6243">
        <w:rPr>
          <w:rFonts w:ascii="Consolas" w:hAnsi="Consolas" w:cs="Consolas"/>
          <w:color w:val="0000FF"/>
          <w:sz w:val="19"/>
          <w:szCs w:val="19"/>
        </w:rPr>
        <w:t>&gt;</w:t>
      </w:r>
    </w:p>
    <w:p w:rsidR="009D1437" w:rsidRPr="006A6243" w:rsidP="009D1437" w14:paraId="6FE803DC"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HTTToan</w:t>
      </w:r>
      <w:r w:rsidRPr="006A6243">
        <w:rPr>
          <w:rFonts w:ascii="Consolas" w:hAnsi="Consolas" w:cs="Consolas"/>
          <w:color w:val="0000FF"/>
          <w:sz w:val="19"/>
          <w:szCs w:val="19"/>
        </w:rPr>
        <w:t>&gt;TM&lt;/</w:t>
      </w:r>
      <w:r w:rsidRPr="006A6243">
        <w:rPr>
          <w:rFonts w:ascii="Consolas" w:hAnsi="Consolas" w:cs="Consolas"/>
          <w:color w:val="0000FF"/>
          <w:sz w:val="19"/>
          <w:szCs w:val="19"/>
        </w:rPr>
        <w:t>HTTToan</w:t>
      </w:r>
      <w:r w:rsidRPr="006A6243">
        <w:rPr>
          <w:rFonts w:ascii="Consolas" w:hAnsi="Consolas" w:cs="Consolas"/>
          <w:color w:val="0000FF"/>
          <w:sz w:val="19"/>
          <w:szCs w:val="19"/>
        </w:rPr>
        <w:t>&gt;</w:t>
      </w:r>
    </w:p>
    <w:p w:rsidR="009D1437" w:rsidRPr="006A6243" w:rsidP="009D1437" w14:paraId="32E8F281" w14:textId="77777777">
      <w:pPr>
        <w:rPr>
          <w:rFonts w:ascii="Consolas" w:hAnsi="Consolas" w:cs="Consolas"/>
          <w:color w:val="0000FF"/>
          <w:sz w:val="19"/>
          <w:szCs w:val="19"/>
        </w:rPr>
      </w:pPr>
      <w:r w:rsidRPr="006A6243">
        <w:rPr>
          <w:rFonts w:ascii="Consolas" w:hAnsi="Consolas" w:cs="Consolas"/>
          <w:color w:val="0000FF"/>
          <w:sz w:val="19"/>
          <w:szCs w:val="19"/>
        </w:rPr>
        <w:tab/>
        <w:t>&lt;/</w:t>
      </w:r>
      <w:r w:rsidRPr="006A6243">
        <w:rPr>
          <w:rFonts w:ascii="Consolas" w:hAnsi="Consolas" w:cs="Consolas"/>
          <w:color w:val="0000FF"/>
          <w:sz w:val="19"/>
          <w:szCs w:val="19"/>
        </w:rPr>
        <w:t>TTChung</w:t>
      </w:r>
      <w:r w:rsidRPr="006A6243">
        <w:rPr>
          <w:rFonts w:ascii="Consolas" w:hAnsi="Consolas" w:cs="Consolas"/>
          <w:color w:val="0000FF"/>
          <w:sz w:val="19"/>
          <w:szCs w:val="19"/>
        </w:rPr>
        <w:t>&gt;</w:t>
      </w:r>
    </w:p>
    <w:p w:rsidR="009D1437" w:rsidRPr="006A6243" w:rsidP="009D1437" w14:paraId="2DAC01C7" w14:textId="77777777">
      <w:pPr>
        <w:rPr>
          <w:rFonts w:ascii="Consolas" w:hAnsi="Consolas" w:cs="Consolas"/>
          <w:color w:val="0000FF"/>
          <w:sz w:val="19"/>
          <w:szCs w:val="19"/>
        </w:rPr>
      </w:pPr>
      <w:r w:rsidRPr="006A6243">
        <w:rPr>
          <w:rFonts w:ascii="Consolas" w:hAnsi="Consolas" w:cs="Consolas"/>
          <w:color w:val="0000FF"/>
          <w:sz w:val="19"/>
          <w:szCs w:val="19"/>
        </w:rPr>
        <w:tab/>
        <w:t>&lt;</w:t>
      </w:r>
      <w:r w:rsidRPr="006A6243">
        <w:rPr>
          <w:rFonts w:ascii="Consolas" w:hAnsi="Consolas" w:cs="Consolas"/>
          <w:color w:val="0000FF"/>
          <w:sz w:val="19"/>
          <w:szCs w:val="19"/>
        </w:rPr>
        <w:t>NDHDon</w:t>
      </w:r>
      <w:r w:rsidRPr="006A6243">
        <w:rPr>
          <w:rFonts w:ascii="Consolas" w:hAnsi="Consolas" w:cs="Consolas"/>
          <w:color w:val="0000FF"/>
          <w:sz w:val="19"/>
          <w:szCs w:val="19"/>
        </w:rPr>
        <w:t>&gt;</w:t>
      </w:r>
    </w:p>
    <w:p w:rsidR="009D1437" w:rsidRPr="006A6243" w:rsidP="009D1437" w14:paraId="3ACCEAA3"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NBan</w:t>
      </w:r>
      <w:r w:rsidRPr="006A6243">
        <w:rPr>
          <w:rFonts w:ascii="Consolas" w:hAnsi="Consolas" w:cs="Consolas"/>
          <w:color w:val="0000FF"/>
          <w:sz w:val="19"/>
          <w:szCs w:val="19"/>
        </w:rPr>
        <w:t>&gt;</w:t>
      </w:r>
    </w:p>
    <w:p w:rsidR="009D1437" w:rsidRPr="006A6243" w:rsidP="009D1437" w14:paraId="625243A8"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&lt;MST&gt;2222222222-945&lt;/MST&gt;</w:t>
      </w:r>
    </w:p>
    <w:p w:rsidR="009D1437" w:rsidRPr="006A6243" w:rsidP="009D1437" w14:paraId="08FA7913"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DChi</w:t>
      </w:r>
      <w:r w:rsidRPr="006A6243">
        <w:rPr>
          <w:rFonts w:ascii="Consolas" w:hAnsi="Consolas" w:cs="Consolas"/>
          <w:color w:val="0000FF"/>
          <w:sz w:val="19"/>
          <w:szCs w:val="19"/>
        </w:rPr>
        <w:t>&gt;</w:t>
      </w:r>
      <w:r w:rsidRPr="006A6243">
        <w:rPr>
          <w:rFonts w:ascii="Consolas" w:hAnsi="Consolas" w:cs="Consolas"/>
          <w:color w:val="0000FF"/>
          <w:sz w:val="19"/>
          <w:szCs w:val="19"/>
        </w:rPr>
        <w:t>địa</w:t>
      </w:r>
      <w:r w:rsidRPr="006A6243">
        <w:rPr>
          <w:rFonts w:ascii="Consolas" w:hAnsi="Consolas" w:cs="Consolas"/>
          <w:color w:val="0000FF"/>
          <w:sz w:val="19"/>
          <w:szCs w:val="19"/>
        </w:rPr>
        <w:t xml:space="preserve"> </w:t>
      </w:r>
      <w:r w:rsidRPr="006A6243">
        <w:rPr>
          <w:rFonts w:ascii="Consolas" w:hAnsi="Consolas" w:cs="Consolas"/>
          <w:color w:val="0000FF"/>
          <w:sz w:val="19"/>
          <w:szCs w:val="19"/>
        </w:rPr>
        <w:t>chỉ</w:t>
      </w:r>
      <w:r w:rsidRPr="006A6243">
        <w:rPr>
          <w:rFonts w:ascii="Consolas" w:hAnsi="Consolas" w:cs="Consolas"/>
          <w:color w:val="0000FF"/>
          <w:sz w:val="19"/>
          <w:szCs w:val="19"/>
        </w:rPr>
        <w:t xml:space="preserve"> </w:t>
      </w:r>
      <w:r w:rsidRPr="006A6243">
        <w:rPr>
          <w:rFonts w:ascii="Consolas" w:hAnsi="Consolas" w:cs="Consolas"/>
          <w:color w:val="0000FF"/>
          <w:sz w:val="19"/>
          <w:szCs w:val="19"/>
        </w:rPr>
        <w:t>người</w:t>
      </w:r>
      <w:r w:rsidRPr="006A6243">
        <w:rPr>
          <w:rFonts w:ascii="Consolas" w:hAnsi="Consolas" w:cs="Consolas"/>
          <w:color w:val="0000FF"/>
          <w:sz w:val="19"/>
          <w:szCs w:val="19"/>
        </w:rPr>
        <w:t xml:space="preserve"> </w:t>
      </w:r>
      <w:r w:rsidRPr="006A6243">
        <w:rPr>
          <w:rFonts w:ascii="Consolas" w:hAnsi="Consolas" w:cs="Consolas"/>
          <w:color w:val="0000FF"/>
          <w:sz w:val="19"/>
          <w:szCs w:val="19"/>
        </w:rPr>
        <w:t>bán</w:t>
      </w:r>
      <w:r w:rsidRPr="006A6243">
        <w:rPr>
          <w:rFonts w:ascii="Consolas" w:hAnsi="Consolas" w:cs="Consolas"/>
          <w:color w:val="0000FF"/>
          <w:sz w:val="19"/>
          <w:szCs w:val="19"/>
        </w:rPr>
        <w:t>&lt;/</w:t>
      </w:r>
      <w:r w:rsidRPr="006A6243">
        <w:rPr>
          <w:rFonts w:ascii="Consolas" w:hAnsi="Consolas" w:cs="Consolas"/>
          <w:color w:val="0000FF"/>
          <w:sz w:val="19"/>
          <w:szCs w:val="19"/>
        </w:rPr>
        <w:t>DChi</w:t>
      </w:r>
      <w:r w:rsidRPr="006A6243">
        <w:rPr>
          <w:rFonts w:ascii="Consolas" w:hAnsi="Consolas" w:cs="Consolas"/>
          <w:color w:val="0000FF"/>
          <w:sz w:val="19"/>
          <w:szCs w:val="19"/>
        </w:rPr>
        <w:t>&gt;</w:t>
      </w:r>
    </w:p>
    <w:p w:rsidR="009D1437" w:rsidRPr="006A6243" w:rsidP="009D1437" w14:paraId="0C0376BE"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LDDNBo</w:t>
      </w:r>
      <w:r w:rsidRPr="006A6243">
        <w:rPr>
          <w:rFonts w:ascii="Consolas" w:hAnsi="Consolas" w:cs="Consolas"/>
          <w:color w:val="0000FF"/>
          <w:sz w:val="19"/>
          <w:szCs w:val="19"/>
        </w:rPr>
        <w:t>/&gt;</w:t>
      </w:r>
    </w:p>
    <w:p w:rsidR="009D1437" w:rsidRPr="006A6243" w:rsidP="009D1437" w14:paraId="7BEF0A45"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HDSo</w:t>
      </w:r>
      <w:r w:rsidRPr="006A6243">
        <w:rPr>
          <w:rFonts w:ascii="Consolas" w:hAnsi="Consolas" w:cs="Consolas"/>
          <w:color w:val="0000FF"/>
          <w:sz w:val="19"/>
          <w:szCs w:val="19"/>
        </w:rPr>
        <w:t>/&gt;</w:t>
      </w:r>
    </w:p>
    <w:p w:rsidR="009D1437" w:rsidRPr="006A6243" w:rsidP="009D1437" w14:paraId="1C6A0290"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HVTNXHang</w:t>
      </w:r>
      <w:r w:rsidRPr="006A6243">
        <w:rPr>
          <w:rFonts w:ascii="Consolas" w:hAnsi="Consolas" w:cs="Consolas"/>
          <w:color w:val="0000FF"/>
          <w:sz w:val="19"/>
          <w:szCs w:val="19"/>
        </w:rPr>
        <w:t>/&gt;</w:t>
      </w:r>
    </w:p>
    <w:p w:rsidR="009D1437" w:rsidRPr="006A6243" w:rsidP="009D1437" w14:paraId="29F10DC7"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TNVChuyen</w:t>
      </w:r>
      <w:r w:rsidRPr="006A6243">
        <w:rPr>
          <w:rFonts w:ascii="Consolas" w:hAnsi="Consolas" w:cs="Consolas"/>
          <w:color w:val="0000FF"/>
          <w:sz w:val="19"/>
          <w:szCs w:val="19"/>
        </w:rPr>
        <w:t>/&gt;</w:t>
      </w:r>
    </w:p>
    <w:p w:rsidR="009D1437" w:rsidRPr="006A6243" w:rsidP="009D1437" w14:paraId="1FAA5F5D"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PTVChuyen</w:t>
      </w:r>
      <w:r w:rsidRPr="006A6243">
        <w:rPr>
          <w:rFonts w:ascii="Consolas" w:hAnsi="Consolas" w:cs="Consolas"/>
          <w:color w:val="0000FF"/>
          <w:sz w:val="19"/>
          <w:szCs w:val="19"/>
        </w:rPr>
        <w:t>/&gt;</w:t>
      </w:r>
    </w:p>
    <w:p w:rsidR="009D1437" w:rsidRPr="006A6243" w:rsidP="009D1437" w14:paraId="661944FB"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HDKTSo</w:t>
      </w:r>
      <w:r w:rsidRPr="006A6243">
        <w:rPr>
          <w:rFonts w:ascii="Consolas" w:hAnsi="Consolas" w:cs="Consolas"/>
          <w:color w:val="0000FF"/>
          <w:sz w:val="19"/>
          <w:szCs w:val="19"/>
        </w:rPr>
        <w:t>/&gt;</w:t>
      </w:r>
    </w:p>
    <w:p w:rsidR="009D1437" w:rsidRPr="006A6243" w:rsidP="009D1437" w14:paraId="727834FC"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HDKTNgay</w:t>
      </w:r>
      <w:r w:rsidRPr="006A6243">
        <w:rPr>
          <w:rFonts w:ascii="Consolas" w:hAnsi="Consolas" w:cs="Consolas"/>
          <w:color w:val="0000FF"/>
          <w:sz w:val="19"/>
          <w:szCs w:val="19"/>
        </w:rPr>
        <w:t>/&gt;</w:t>
      </w:r>
    </w:p>
    <w:p w:rsidR="009D1437" w:rsidRPr="006A6243" w:rsidP="009D1437" w14:paraId="0895A5A8"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NBan</w:t>
      </w:r>
      <w:r w:rsidRPr="006A6243">
        <w:rPr>
          <w:rFonts w:ascii="Consolas" w:hAnsi="Consolas" w:cs="Consolas"/>
          <w:color w:val="0000FF"/>
          <w:sz w:val="19"/>
          <w:szCs w:val="19"/>
        </w:rPr>
        <w:t>&gt;</w:t>
      </w:r>
    </w:p>
    <w:p w:rsidR="009D1437" w:rsidRPr="006A6243" w:rsidP="009D1437" w14:paraId="7000C61E"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NMua</w:t>
      </w:r>
      <w:r w:rsidRPr="006A6243">
        <w:rPr>
          <w:rFonts w:ascii="Consolas" w:hAnsi="Consolas" w:cs="Consolas"/>
          <w:color w:val="0000FF"/>
          <w:sz w:val="19"/>
          <w:szCs w:val="19"/>
        </w:rPr>
        <w:t>&gt;</w:t>
      </w:r>
    </w:p>
    <w:p w:rsidR="009D1437" w:rsidRPr="006A6243" w:rsidP="009D1437" w14:paraId="68BD4D8E"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 xml:space="preserve">&lt;Ten&gt;txt </w:t>
      </w:r>
      <w:r w:rsidRPr="006A6243">
        <w:rPr>
          <w:rFonts w:ascii="Consolas" w:hAnsi="Consolas" w:cs="Consolas"/>
          <w:color w:val="0000FF"/>
          <w:sz w:val="19"/>
          <w:szCs w:val="19"/>
        </w:rPr>
        <w:t>Tên</w:t>
      </w:r>
      <w:r w:rsidRPr="006A6243">
        <w:rPr>
          <w:rFonts w:ascii="Consolas" w:hAnsi="Consolas" w:cs="Consolas"/>
          <w:color w:val="0000FF"/>
          <w:sz w:val="19"/>
          <w:szCs w:val="19"/>
        </w:rPr>
        <w:t xml:space="preserve"> </w:t>
      </w:r>
      <w:r w:rsidRPr="006A6243">
        <w:rPr>
          <w:rFonts w:ascii="Consolas" w:hAnsi="Consolas" w:cs="Consolas"/>
          <w:color w:val="0000FF"/>
          <w:sz w:val="19"/>
          <w:szCs w:val="19"/>
        </w:rPr>
        <w:t>đơn</w:t>
      </w:r>
      <w:r w:rsidRPr="006A6243">
        <w:rPr>
          <w:rFonts w:ascii="Consolas" w:hAnsi="Consolas" w:cs="Consolas"/>
          <w:color w:val="0000FF"/>
          <w:sz w:val="19"/>
          <w:szCs w:val="19"/>
        </w:rPr>
        <w:t xml:space="preserve"> </w:t>
      </w:r>
      <w:r w:rsidRPr="006A6243">
        <w:rPr>
          <w:rFonts w:ascii="Consolas" w:hAnsi="Consolas" w:cs="Consolas"/>
          <w:color w:val="0000FF"/>
          <w:sz w:val="19"/>
          <w:szCs w:val="19"/>
        </w:rPr>
        <w:t>vị</w:t>
      </w:r>
      <w:r w:rsidRPr="006A6243">
        <w:rPr>
          <w:rFonts w:ascii="Consolas" w:hAnsi="Consolas" w:cs="Consolas"/>
          <w:color w:val="0000FF"/>
          <w:sz w:val="19"/>
          <w:szCs w:val="19"/>
        </w:rPr>
        <w:t xml:space="preserve"> </w:t>
      </w:r>
      <w:r w:rsidRPr="006A6243">
        <w:rPr>
          <w:rFonts w:ascii="Consolas" w:hAnsi="Consolas" w:cs="Consolas"/>
          <w:color w:val="0000FF"/>
          <w:sz w:val="19"/>
          <w:szCs w:val="19"/>
        </w:rPr>
        <w:t>mua</w:t>
      </w:r>
      <w:r w:rsidRPr="006A6243">
        <w:rPr>
          <w:rFonts w:ascii="Consolas" w:hAnsi="Consolas" w:cs="Consolas"/>
          <w:color w:val="0000FF"/>
          <w:sz w:val="19"/>
          <w:szCs w:val="19"/>
        </w:rPr>
        <w:t xml:space="preserve"> </w:t>
      </w:r>
      <w:r w:rsidRPr="006A6243">
        <w:rPr>
          <w:rFonts w:ascii="Consolas" w:hAnsi="Consolas" w:cs="Consolas"/>
          <w:color w:val="0000FF"/>
          <w:sz w:val="19"/>
          <w:szCs w:val="19"/>
        </w:rPr>
        <w:t>hàng</w:t>
      </w:r>
      <w:r w:rsidRPr="006A6243">
        <w:rPr>
          <w:rFonts w:ascii="Consolas" w:hAnsi="Consolas" w:cs="Consolas"/>
          <w:color w:val="0000FF"/>
          <w:sz w:val="19"/>
          <w:szCs w:val="19"/>
        </w:rPr>
        <w:t xml:space="preserve"> test </w:t>
      </w:r>
      <w:r w:rsidRPr="006A6243">
        <w:rPr>
          <w:rFonts w:ascii="Consolas" w:hAnsi="Consolas" w:cs="Consolas"/>
          <w:color w:val="0000FF"/>
          <w:sz w:val="19"/>
          <w:szCs w:val="19"/>
        </w:rPr>
        <w:t>bị</w:t>
      </w:r>
      <w:r w:rsidRPr="006A6243">
        <w:rPr>
          <w:rFonts w:ascii="Consolas" w:hAnsi="Consolas" w:cs="Consolas"/>
          <w:color w:val="0000FF"/>
          <w:sz w:val="19"/>
          <w:szCs w:val="19"/>
        </w:rPr>
        <w:t xml:space="preserve"> </w:t>
      </w:r>
      <w:r w:rsidRPr="006A6243">
        <w:rPr>
          <w:rFonts w:ascii="Consolas" w:hAnsi="Consolas" w:cs="Consolas"/>
          <w:color w:val="0000FF"/>
          <w:sz w:val="19"/>
          <w:szCs w:val="19"/>
        </w:rPr>
        <w:t>lỗi</w:t>
      </w:r>
      <w:r w:rsidRPr="006A6243">
        <w:rPr>
          <w:rFonts w:ascii="Consolas" w:hAnsi="Consolas" w:cs="Consolas"/>
          <w:color w:val="0000FF"/>
          <w:sz w:val="19"/>
          <w:szCs w:val="19"/>
        </w:rPr>
        <w:t>&lt;/Ten&gt;</w:t>
      </w:r>
    </w:p>
    <w:p w:rsidR="009D1437" w:rsidRPr="006A6243" w:rsidP="009D1437" w14:paraId="415526B7"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&lt;MST&gt;8412221813&lt;/MST&gt;</w:t>
      </w:r>
    </w:p>
    <w:p w:rsidR="009D1437" w:rsidRPr="006A6243" w:rsidP="009D1437" w14:paraId="7ABB040F"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DChi</w:t>
      </w:r>
      <w:r w:rsidRPr="006A6243">
        <w:rPr>
          <w:rFonts w:ascii="Consolas" w:hAnsi="Consolas" w:cs="Consolas"/>
          <w:color w:val="0000FF"/>
          <w:sz w:val="19"/>
          <w:szCs w:val="19"/>
        </w:rPr>
        <w:t>&gt;</w:t>
      </w:r>
      <w:r w:rsidRPr="006A6243">
        <w:rPr>
          <w:rFonts w:ascii="Consolas" w:hAnsi="Consolas" w:cs="Consolas"/>
          <w:color w:val="0000FF"/>
          <w:sz w:val="19"/>
          <w:szCs w:val="19"/>
        </w:rPr>
        <w:t>Địa</w:t>
      </w:r>
      <w:r w:rsidRPr="006A6243">
        <w:rPr>
          <w:rFonts w:ascii="Consolas" w:hAnsi="Consolas" w:cs="Consolas"/>
          <w:color w:val="0000FF"/>
          <w:sz w:val="19"/>
          <w:szCs w:val="19"/>
        </w:rPr>
        <w:t xml:space="preserve"> </w:t>
      </w:r>
      <w:r w:rsidRPr="006A6243">
        <w:rPr>
          <w:rFonts w:ascii="Consolas" w:hAnsi="Consolas" w:cs="Consolas"/>
          <w:color w:val="0000FF"/>
          <w:sz w:val="19"/>
          <w:szCs w:val="19"/>
        </w:rPr>
        <w:t>chỉ</w:t>
      </w:r>
      <w:r w:rsidRPr="006A6243">
        <w:rPr>
          <w:rFonts w:ascii="Consolas" w:hAnsi="Consolas" w:cs="Consolas"/>
          <w:color w:val="0000FF"/>
          <w:sz w:val="19"/>
          <w:szCs w:val="19"/>
        </w:rPr>
        <w:t xml:space="preserve"> </w:t>
      </w:r>
      <w:r w:rsidRPr="006A6243">
        <w:rPr>
          <w:rFonts w:ascii="Consolas" w:hAnsi="Consolas" w:cs="Consolas"/>
          <w:color w:val="0000FF"/>
          <w:sz w:val="19"/>
          <w:szCs w:val="19"/>
        </w:rPr>
        <w:t>của</w:t>
      </w:r>
      <w:r w:rsidRPr="006A6243">
        <w:rPr>
          <w:rFonts w:ascii="Consolas" w:hAnsi="Consolas" w:cs="Consolas"/>
          <w:color w:val="0000FF"/>
          <w:sz w:val="19"/>
          <w:szCs w:val="19"/>
        </w:rPr>
        <w:t xml:space="preserve"> </w:t>
      </w:r>
      <w:r w:rsidRPr="006A6243">
        <w:rPr>
          <w:rFonts w:ascii="Consolas" w:hAnsi="Consolas" w:cs="Consolas"/>
          <w:color w:val="0000FF"/>
          <w:sz w:val="19"/>
          <w:szCs w:val="19"/>
        </w:rPr>
        <w:t>bên</w:t>
      </w:r>
      <w:r w:rsidRPr="006A6243">
        <w:rPr>
          <w:rFonts w:ascii="Consolas" w:hAnsi="Consolas" w:cs="Consolas"/>
          <w:color w:val="0000FF"/>
          <w:sz w:val="19"/>
          <w:szCs w:val="19"/>
        </w:rPr>
        <w:t xml:space="preserve"> </w:t>
      </w:r>
      <w:r w:rsidRPr="006A6243">
        <w:rPr>
          <w:rFonts w:ascii="Consolas" w:hAnsi="Consolas" w:cs="Consolas"/>
          <w:color w:val="0000FF"/>
          <w:sz w:val="19"/>
          <w:szCs w:val="19"/>
        </w:rPr>
        <w:t>mua</w:t>
      </w:r>
      <w:r w:rsidRPr="006A6243">
        <w:rPr>
          <w:rFonts w:ascii="Consolas" w:hAnsi="Consolas" w:cs="Consolas"/>
          <w:color w:val="0000FF"/>
          <w:sz w:val="19"/>
          <w:szCs w:val="19"/>
        </w:rPr>
        <w:t xml:space="preserve"> </w:t>
      </w:r>
      <w:r w:rsidRPr="006A6243">
        <w:rPr>
          <w:rFonts w:ascii="Consolas" w:hAnsi="Consolas" w:cs="Consolas"/>
          <w:color w:val="0000FF"/>
          <w:sz w:val="19"/>
          <w:szCs w:val="19"/>
        </w:rPr>
        <w:t>lô</w:t>
      </w:r>
      <w:r w:rsidRPr="006A6243">
        <w:rPr>
          <w:rFonts w:ascii="Consolas" w:hAnsi="Consolas" w:cs="Consolas"/>
          <w:color w:val="0000FF"/>
          <w:sz w:val="19"/>
          <w:szCs w:val="19"/>
        </w:rPr>
        <w:t xml:space="preserve"> 2A </w:t>
      </w:r>
      <w:r w:rsidRPr="006A6243">
        <w:rPr>
          <w:rFonts w:ascii="Consolas" w:hAnsi="Consolas" w:cs="Consolas"/>
          <w:color w:val="0000FF"/>
          <w:sz w:val="19"/>
          <w:szCs w:val="19"/>
        </w:rPr>
        <w:t>Làng</w:t>
      </w:r>
      <w:r w:rsidRPr="006A6243">
        <w:rPr>
          <w:rFonts w:ascii="Consolas" w:hAnsi="Consolas" w:cs="Consolas"/>
          <w:color w:val="0000FF"/>
          <w:sz w:val="19"/>
          <w:szCs w:val="19"/>
        </w:rPr>
        <w:t xml:space="preserve"> Quốc </w:t>
      </w:r>
      <w:r w:rsidRPr="006A6243">
        <w:rPr>
          <w:rFonts w:ascii="Consolas" w:hAnsi="Consolas" w:cs="Consolas"/>
          <w:color w:val="0000FF"/>
          <w:sz w:val="19"/>
          <w:szCs w:val="19"/>
        </w:rPr>
        <w:t>Tế</w:t>
      </w:r>
      <w:r w:rsidRPr="006A6243">
        <w:rPr>
          <w:rFonts w:ascii="Consolas" w:hAnsi="Consolas" w:cs="Consolas"/>
          <w:color w:val="0000FF"/>
          <w:sz w:val="19"/>
          <w:szCs w:val="19"/>
        </w:rPr>
        <w:t xml:space="preserve"> </w:t>
      </w:r>
      <w:r w:rsidRPr="006A6243">
        <w:rPr>
          <w:rFonts w:ascii="Consolas" w:hAnsi="Consolas" w:cs="Consolas"/>
          <w:color w:val="0000FF"/>
          <w:sz w:val="19"/>
          <w:szCs w:val="19"/>
        </w:rPr>
        <w:t>Thăng</w:t>
      </w:r>
      <w:r w:rsidRPr="006A6243">
        <w:rPr>
          <w:rFonts w:ascii="Consolas" w:hAnsi="Consolas" w:cs="Consolas"/>
          <w:color w:val="0000FF"/>
          <w:sz w:val="19"/>
          <w:szCs w:val="19"/>
        </w:rPr>
        <w:t xml:space="preserve"> Long, </w:t>
      </w:r>
      <w:r w:rsidRPr="006A6243">
        <w:rPr>
          <w:rFonts w:ascii="Consolas" w:hAnsi="Consolas" w:cs="Consolas"/>
          <w:color w:val="0000FF"/>
          <w:sz w:val="19"/>
          <w:szCs w:val="19"/>
        </w:rPr>
        <w:t>phường</w:t>
      </w:r>
      <w:r w:rsidRPr="006A6243">
        <w:rPr>
          <w:rFonts w:ascii="Consolas" w:hAnsi="Consolas" w:cs="Consolas"/>
          <w:color w:val="0000FF"/>
          <w:sz w:val="19"/>
          <w:szCs w:val="19"/>
        </w:rPr>
        <w:t xml:space="preserve"> </w:t>
      </w:r>
      <w:r w:rsidRPr="006A6243">
        <w:rPr>
          <w:rFonts w:ascii="Consolas" w:hAnsi="Consolas" w:cs="Consolas"/>
          <w:color w:val="0000FF"/>
          <w:sz w:val="19"/>
          <w:szCs w:val="19"/>
        </w:rPr>
        <w:t>Dịch</w:t>
      </w:r>
      <w:r w:rsidRPr="006A6243">
        <w:rPr>
          <w:rFonts w:ascii="Consolas" w:hAnsi="Consolas" w:cs="Consolas"/>
          <w:color w:val="0000FF"/>
          <w:sz w:val="19"/>
          <w:szCs w:val="19"/>
        </w:rPr>
        <w:t xml:space="preserve"> </w:t>
      </w:r>
      <w:r w:rsidRPr="006A6243">
        <w:rPr>
          <w:rFonts w:ascii="Consolas" w:hAnsi="Consolas" w:cs="Consolas"/>
          <w:color w:val="0000FF"/>
          <w:sz w:val="19"/>
          <w:szCs w:val="19"/>
        </w:rPr>
        <w:t>Vọng</w:t>
      </w:r>
      <w:r w:rsidRPr="006A6243">
        <w:rPr>
          <w:rFonts w:ascii="Consolas" w:hAnsi="Consolas" w:cs="Consolas"/>
          <w:color w:val="0000FF"/>
          <w:sz w:val="19"/>
          <w:szCs w:val="19"/>
        </w:rPr>
        <w:t xml:space="preserve"> Hậu, </w:t>
      </w:r>
      <w:r w:rsidRPr="006A6243">
        <w:rPr>
          <w:rFonts w:ascii="Consolas" w:hAnsi="Consolas" w:cs="Consolas"/>
          <w:color w:val="0000FF"/>
          <w:sz w:val="19"/>
          <w:szCs w:val="19"/>
        </w:rPr>
        <w:t>Quận</w:t>
      </w:r>
      <w:r w:rsidRPr="006A6243">
        <w:rPr>
          <w:rFonts w:ascii="Consolas" w:hAnsi="Consolas" w:cs="Consolas"/>
          <w:color w:val="0000FF"/>
          <w:sz w:val="19"/>
          <w:szCs w:val="19"/>
        </w:rPr>
        <w:t xml:space="preserve"> </w:t>
      </w:r>
      <w:r w:rsidRPr="006A6243">
        <w:rPr>
          <w:rFonts w:ascii="Consolas" w:hAnsi="Consolas" w:cs="Consolas"/>
          <w:color w:val="0000FF"/>
          <w:sz w:val="19"/>
          <w:szCs w:val="19"/>
        </w:rPr>
        <w:t>Cầu</w:t>
      </w:r>
      <w:r w:rsidRPr="006A6243">
        <w:rPr>
          <w:rFonts w:ascii="Consolas" w:hAnsi="Consolas" w:cs="Consolas"/>
          <w:color w:val="0000FF"/>
          <w:sz w:val="19"/>
          <w:szCs w:val="19"/>
        </w:rPr>
        <w:t xml:space="preserve"> </w:t>
      </w:r>
      <w:r w:rsidRPr="006A6243">
        <w:rPr>
          <w:rFonts w:ascii="Consolas" w:hAnsi="Consolas" w:cs="Consolas"/>
          <w:color w:val="0000FF"/>
          <w:sz w:val="19"/>
          <w:szCs w:val="19"/>
        </w:rPr>
        <w:t>Giấy</w:t>
      </w:r>
      <w:r w:rsidRPr="006A6243">
        <w:rPr>
          <w:rFonts w:ascii="Consolas" w:hAnsi="Consolas" w:cs="Consolas"/>
          <w:color w:val="0000FF"/>
          <w:sz w:val="19"/>
          <w:szCs w:val="19"/>
        </w:rPr>
        <w:t xml:space="preserve">, Hà </w:t>
      </w:r>
      <w:r w:rsidRPr="006A6243">
        <w:rPr>
          <w:rFonts w:ascii="Consolas" w:hAnsi="Consolas" w:cs="Consolas"/>
          <w:color w:val="0000FF"/>
          <w:sz w:val="19"/>
          <w:szCs w:val="19"/>
        </w:rPr>
        <w:t>Nội</w:t>
      </w:r>
      <w:r w:rsidRPr="006A6243">
        <w:rPr>
          <w:rFonts w:ascii="Consolas" w:hAnsi="Consolas" w:cs="Consolas"/>
          <w:color w:val="0000FF"/>
          <w:sz w:val="19"/>
          <w:szCs w:val="19"/>
        </w:rPr>
        <w:t>&lt;/</w:t>
      </w:r>
      <w:r w:rsidRPr="006A6243">
        <w:rPr>
          <w:rFonts w:ascii="Consolas" w:hAnsi="Consolas" w:cs="Consolas"/>
          <w:color w:val="0000FF"/>
          <w:sz w:val="19"/>
          <w:szCs w:val="19"/>
        </w:rPr>
        <w:t>DChi</w:t>
      </w:r>
      <w:r w:rsidRPr="006A6243">
        <w:rPr>
          <w:rFonts w:ascii="Consolas" w:hAnsi="Consolas" w:cs="Consolas"/>
          <w:color w:val="0000FF"/>
          <w:sz w:val="19"/>
          <w:szCs w:val="19"/>
        </w:rPr>
        <w:t>&gt;</w:t>
      </w:r>
    </w:p>
    <w:p w:rsidR="009D1437" w:rsidRPr="006A6243" w:rsidP="009D1437" w14:paraId="73979B86"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MKHang</w:t>
      </w:r>
      <w:r w:rsidRPr="006A6243">
        <w:rPr>
          <w:rFonts w:ascii="Consolas" w:hAnsi="Consolas" w:cs="Consolas"/>
          <w:color w:val="0000FF"/>
          <w:sz w:val="19"/>
          <w:szCs w:val="19"/>
        </w:rPr>
        <w:t>&gt;KH1706&lt;/</w:t>
      </w:r>
      <w:r w:rsidRPr="006A6243">
        <w:rPr>
          <w:rFonts w:ascii="Consolas" w:hAnsi="Consolas" w:cs="Consolas"/>
          <w:color w:val="0000FF"/>
          <w:sz w:val="19"/>
          <w:szCs w:val="19"/>
        </w:rPr>
        <w:t>MKHang</w:t>
      </w:r>
      <w:r w:rsidRPr="006A6243">
        <w:rPr>
          <w:rFonts w:ascii="Consolas" w:hAnsi="Consolas" w:cs="Consolas"/>
          <w:color w:val="0000FF"/>
          <w:sz w:val="19"/>
          <w:szCs w:val="19"/>
        </w:rPr>
        <w:t>&gt;</w:t>
      </w:r>
    </w:p>
    <w:p w:rsidR="009D1437" w:rsidRPr="006A6243" w:rsidP="009D1437" w14:paraId="1A36490F"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SDThoai</w:t>
      </w:r>
      <w:r w:rsidRPr="006A6243">
        <w:rPr>
          <w:rFonts w:ascii="Consolas" w:hAnsi="Consolas" w:cs="Consolas"/>
          <w:color w:val="0000FF"/>
          <w:sz w:val="19"/>
          <w:szCs w:val="19"/>
        </w:rPr>
        <w:t>&gt;0916996622&lt;/</w:t>
      </w:r>
      <w:r w:rsidRPr="006A6243">
        <w:rPr>
          <w:rFonts w:ascii="Consolas" w:hAnsi="Consolas" w:cs="Consolas"/>
          <w:color w:val="0000FF"/>
          <w:sz w:val="19"/>
          <w:szCs w:val="19"/>
        </w:rPr>
        <w:t>SDThoai</w:t>
      </w:r>
      <w:r w:rsidRPr="006A6243">
        <w:rPr>
          <w:rFonts w:ascii="Consolas" w:hAnsi="Consolas" w:cs="Consolas"/>
          <w:color w:val="0000FF"/>
          <w:sz w:val="19"/>
          <w:szCs w:val="19"/>
        </w:rPr>
        <w:t>&gt;</w:t>
      </w:r>
    </w:p>
    <w:p w:rsidR="009D1437" w:rsidRPr="006A6243" w:rsidP="009D1437" w14:paraId="2F9D9526"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DCTDTu</w:t>
      </w:r>
      <w:r w:rsidRPr="006A6243">
        <w:rPr>
          <w:rFonts w:ascii="Consolas" w:hAnsi="Consolas" w:cs="Consolas"/>
          <w:color w:val="0000FF"/>
          <w:sz w:val="19"/>
          <w:szCs w:val="19"/>
        </w:rPr>
        <w:t>&gt;thuy3t.hust@gmail.com,thuyexpress@gmail.com&lt;/</w:t>
      </w:r>
      <w:r w:rsidRPr="006A6243">
        <w:rPr>
          <w:rFonts w:ascii="Consolas" w:hAnsi="Consolas" w:cs="Consolas"/>
          <w:color w:val="0000FF"/>
          <w:sz w:val="19"/>
          <w:szCs w:val="19"/>
        </w:rPr>
        <w:t>DCTDTu</w:t>
      </w:r>
      <w:r w:rsidRPr="006A6243">
        <w:rPr>
          <w:rFonts w:ascii="Consolas" w:hAnsi="Consolas" w:cs="Consolas"/>
          <w:color w:val="0000FF"/>
          <w:sz w:val="19"/>
          <w:szCs w:val="19"/>
        </w:rPr>
        <w:t>&gt;</w:t>
      </w:r>
    </w:p>
    <w:p w:rsidR="009D1437" w:rsidRPr="006A6243" w:rsidP="009D1437" w14:paraId="4B6F9E55"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HVTNMHang</w:t>
      </w:r>
      <w:r w:rsidRPr="006A6243">
        <w:rPr>
          <w:rFonts w:ascii="Consolas" w:hAnsi="Consolas" w:cs="Consolas"/>
          <w:color w:val="0000FF"/>
          <w:sz w:val="19"/>
          <w:szCs w:val="19"/>
        </w:rPr>
        <w:t xml:space="preserve">&gt;txt test </w:t>
      </w:r>
      <w:r w:rsidRPr="006A6243">
        <w:rPr>
          <w:rFonts w:ascii="Consolas" w:hAnsi="Consolas" w:cs="Consolas"/>
          <w:color w:val="0000FF"/>
          <w:sz w:val="19"/>
          <w:szCs w:val="19"/>
        </w:rPr>
        <w:t>Họ</w:t>
      </w:r>
      <w:r w:rsidRPr="006A6243">
        <w:rPr>
          <w:rFonts w:ascii="Consolas" w:hAnsi="Consolas" w:cs="Consolas"/>
          <w:color w:val="0000FF"/>
          <w:sz w:val="19"/>
          <w:szCs w:val="19"/>
        </w:rPr>
        <w:t xml:space="preserve"> </w:t>
      </w:r>
      <w:r w:rsidRPr="006A6243">
        <w:rPr>
          <w:rFonts w:ascii="Consolas" w:hAnsi="Consolas" w:cs="Consolas"/>
          <w:color w:val="0000FF"/>
          <w:sz w:val="19"/>
          <w:szCs w:val="19"/>
        </w:rPr>
        <w:t>tên</w:t>
      </w:r>
      <w:r w:rsidRPr="006A6243">
        <w:rPr>
          <w:rFonts w:ascii="Consolas" w:hAnsi="Consolas" w:cs="Consolas"/>
          <w:color w:val="0000FF"/>
          <w:sz w:val="19"/>
          <w:szCs w:val="19"/>
        </w:rPr>
        <w:t xml:space="preserve"> </w:t>
      </w:r>
      <w:r w:rsidRPr="006A6243">
        <w:rPr>
          <w:rFonts w:ascii="Consolas" w:hAnsi="Consolas" w:cs="Consolas"/>
          <w:color w:val="0000FF"/>
          <w:sz w:val="19"/>
          <w:szCs w:val="19"/>
        </w:rPr>
        <w:t>người</w:t>
      </w:r>
      <w:r w:rsidRPr="006A6243">
        <w:rPr>
          <w:rFonts w:ascii="Consolas" w:hAnsi="Consolas" w:cs="Consolas"/>
          <w:color w:val="0000FF"/>
          <w:sz w:val="19"/>
          <w:szCs w:val="19"/>
        </w:rPr>
        <w:t xml:space="preserve"> </w:t>
      </w:r>
      <w:r w:rsidRPr="006A6243">
        <w:rPr>
          <w:rFonts w:ascii="Consolas" w:hAnsi="Consolas" w:cs="Consolas"/>
          <w:color w:val="0000FF"/>
          <w:sz w:val="19"/>
          <w:szCs w:val="19"/>
        </w:rPr>
        <w:t>mua</w:t>
      </w:r>
      <w:r w:rsidRPr="006A6243">
        <w:rPr>
          <w:rFonts w:ascii="Consolas" w:hAnsi="Consolas" w:cs="Consolas"/>
          <w:color w:val="0000FF"/>
          <w:sz w:val="19"/>
          <w:szCs w:val="19"/>
        </w:rPr>
        <w:t xml:space="preserve"> </w:t>
      </w:r>
      <w:r w:rsidRPr="006A6243">
        <w:rPr>
          <w:rFonts w:ascii="Consolas" w:hAnsi="Consolas" w:cs="Consolas"/>
          <w:color w:val="0000FF"/>
          <w:sz w:val="19"/>
          <w:szCs w:val="19"/>
        </w:rPr>
        <w:t>hàng</w:t>
      </w:r>
      <w:r w:rsidRPr="006A6243">
        <w:rPr>
          <w:rFonts w:ascii="Consolas" w:hAnsi="Consolas" w:cs="Consolas"/>
          <w:color w:val="0000FF"/>
          <w:sz w:val="19"/>
          <w:szCs w:val="19"/>
        </w:rPr>
        <w:t>&lt;/</w:t>
      </w:r>
      <w:r w:rsidRPr="006A6243">
        <w:rPr>
          <w:rFonts w:ascii="Consolas" w:hAnsi="Consolas" w:cs="Consolas"/>
          <w:color w:val="0000FF"/>
          <w:sz w:val="19"/>
          <w:szCs w:val="19"/>
        </w:rPr>
        <w:t>HVTNMHang</w:t>
      </w:r>
      <w:r w:rsidRPr="006A6243">
        <w:rPr>
          <w:rFonts w:ascii="Consolas" w:hAnsi="Consolas" w:cs="Consolas"/>
          <w:color w:val="0000FF"/>
          <w:sz w:val="19"/>
          <w:szCs w:val="19"/>
        </w:rPr>
        <w:t>&gt;</w:t>
      </w:r>
    </w:p>
    <w:p w:rsidR="009D1437" w:rsidRPr="006A6243" w:rsidP="009D1437" w14:paraId="141A0051"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STKNHang</w:t>
      </w:r>
      <w:r w:rsidRPr="006A6243">
        <w:rPr>
          <w:rFonts w:ascii="Consolas" w:hAnsi="Consolas" w:cs="Consolas"/>
          <w:color w:val="0000FF"/>
          <w:sz w:val="19"/>
          <w:szCs w:val="19"/>
        </w:rPr>
        <w:t>&gt;stk0192019201&lt;/</w:t>
      </w:r>
      <w:r w:rsidRPr="006A6243">
        <w:rPr>
          <w:rFonts w:ascii="Consolas" w:hAnsi="Consolas" w:cs="Consolas"/>
          <w:color w:val="0000FF"/>
          <w:sz w:val="19"/>
          <w:szCs w:val="19"/>
        </w:rPr>
        <w:t>STKNHang</w:t>
      </w:r>
      <w:r w:rsidRPr="006A6243">
        <w:rPr>
          <w:rFonts w:ascii="Consolas" w:hAnsi="Consolas" w:cs="Consolas"/>
          <w:color w:val="0000FF"/>
          <w:sz w:val="19"/>
          <w:szCs w:val="19"/>
        </w:rPr>
        <w:t>&gt;</w:t>
      </w:r>
    </w:p>
    <w:p w:rsidR="009D1437" w:rsidRPr="006A6243" w:rsidP="009D1437" w14:paraId="448AEA4F"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TNHang</w:t>
      </w:r>
      <w:r w:rsidRPr="006A6243">
        <w:rPr>
          <w:rFonts w:ascii="Consolas" w:hAnsi="Consolas" w:cs="Consolas"/>
          <w:color w:val="0000FF"/>
          <w:sz w:val="19"/>
          <w:szCs w:val="19"/>
        </w:rPr>
        <w:t xml:space="preserve">&gt;Ngân </w:t>
      </w:r>
      <w:r w:rsidRPr="006A6243">
        <w:rPr>
          <w:rFonts w:ascii="Consolas" w:hAnsi="Consolas" w:cs="Consolas"/>
          <w:color w:val="0000FF"/>
          <w:sz w:val="19"/>
          <w:szCs w:val="19"/>
        </w:rPr>
        <w:t>hàng</w:t>
      </w:r>
      <w:r w:rsidRPr="006A6243">
        <w:rPr>
          <w:rFonts w:ascii="Consolas" w:hAnsi="Consolas" w:cs="Consolas"/>
          <w:color w:val="0000FF"/>
          <w:sz w:val="19"/>
          <w:szCs w:val="19"/>
        </w:rPr>
        <w:t xml:space="preserve"> </w:t>
      </w:r>
      <w:r w:rsidRPr="006A6243">
        <w:rPr>
          <w:rFonts w:ascii="Consolas" w:hAnsi="Consolas" w:cs="Consolas"/>
          <w:color w:val="0000FF"/>
          <w:sz w:val="19"/>
          <w:szCs w:val="19"/>
        </w:rPr>
        <w:t>người</w:t>
      </w:r>
      <w:r w:rsidRPr="006A6243">
        <w:rPr>
          <w:rFonts w:ascii="Consolas" w:hAnsi="Consolas" w:cs="Consolas"/>
          <w:color w:val="0000FF"/>
          <w:sz w:val="19"/>
          <w:szCs w:val="19"/>
        </w:rPr>
        <w:t xml:space="preserve"> </w:t>
      </w:r>
      <w:r w:rsidRPr="006A6243">
        <w:rPr>
          <w:rFonts w:ascii="Consolas" w:hAnsi="Consolas" w:cs="Consolas"/>
          <w:color w:val="0000FF"/>
          <w:sz w:val="19"/>
          <w:szCs w:val="19"/>
        </w:rPr>
        <w:t>mua</w:t>
      </w:r>
      <w:r w:rsidRPr="006A6243">
        <w:rPr>
          <w:rFonts w:ascii="Consolas" w:hAnsi="Consolas" w:cs="Consolas"/>
          <w:color w:val="0000FF"/>
          <w:sz w:val="19"/>
          <w:szCs w:val="19"/>
        </w:rPr>
        <w:t xml:space="preserve">: Ngân </w:t>
      </w:r>
      <w:r w:rsidRPr="006A6243">
        <w:rPr>
          <w:rFonts w:ascii="Consolas" w:hAnsi="Consolas" w:cs="Consolas"/>
          <w:color w:val="0000FF"/>
          <w:sz w:val="19"/>
          <w:szCs w:val="19"/>
        </w:rPr>
        <w:t>hàng</w:t>
      </w:r>
      <w:r w:rsidRPr="006A6243">
        <w:rPr>
          <w:rFonts w:ascii="Consolas" w:hAnsi="Consolas" w:cs="Consolas"/>
          <w:color w:val="0000FF"/>
          <w:sz w:val="19"/>
          <w:szCs w:val="19"/>
        </w:rPr>
        <w:t xml:space="preserve"> TMCP Đông Nam Á&lt;/</w:t>
      </w:r>
      <w:r w:rsidRPr="006A6243">
        <w:rPr>
          <w:rFonts w:ascii="Consolas" w:hAnsi="Consolas" w:cs="Consolas"/>
          <w:color w:val="0000FF"/>
          <w:sz w:val="19"/>
          <w:szCs w:val="19"/>
        </w:rPr>
        <w:t>TNHang</w:t>
      </w:r>
      <w:r w:rsidRPr="006A6243">
        <w:rPr>
          <w:rFonts w:ascii="Consolas" w:hAnsi="Consolas" w:cs="Consolas"/>
          <w:color w:val="0000FF"/>
          <w:sz w:val="19"/>
          <w:szCs w:val="19"/>
        </w:rPr>
        <w:t>&gt;</w:t>
      </w:r>
    </w:p>
    <w:p w:rsidR="009D1437" w:rsidRPr="006A6243" w:rsidP="009D1437" w14:paraId="204BAC19"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NMua</w:t>
      </w:r>
      <w:r w:rsidRPr="006A6243">
        <w:rPr>
          <w:rFonts w:ascii="Consolas" w:hAnsi="Consolas" w:cs="Consolas"/>
          <w:color w:val="0000FF"/>
          <w:sz w:val="19"/>
          <w:szCs w:val="19"/>
        </w:rPr>
        <w:t>&gt;</w:t>
      </w:r>
    </w:p>
    <w:p w:rsidR="009D1437" w:rsidRPr="006A6243" w:rsidP="009D1437" w14:paraId="1215F4EE"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DSHHDVu</w:t>
      </w:r>
      <w:r w:rsidRPr="006A6243">
        <w:rPr>
          <w:rFonts w:ascii="Consolas" w:hAnsi="Consolas" w:cs="Consolas"/>
          <w:color w:val="0000FF"/>
          <w:sz w:val="19"/>
          <w:szCs w:val="19"/>
        </w:rPr>
        <w:t>&gt;</w:t>
      </w:r>
    </w:p>
    <w:p w:rsidR="009D1437" w:rsidRPr="006A6243" w:rsidP="009D1437" w14:paraId="6F620AA0"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HHDVu</w:t>
      </w:r>
      <w:r w:rsidRPr="006A6243">
        <w:rPr>
          <w:rFonts w:ascii="Consolas" w:hAnsi="Consolas" w:cs="Consolas"/>
          <w:color w:val="0000FF"/>
          <w:sz w:val="19"/>
          <w:szCs w:val="19"/>
        </w:rPr>
        <w:t>&gt;</w:t>
      </w:r>
    </w:p>
    <w:p w:rsidR="009D1437" w:rsidRPr="006A6243" w:rsidP="009D1437" w14:paraId="1F3E96DC"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TChat</w:t>
      </w:r>
      <w:r w:rsidRPr="006A6243">
        <w:rPr>
          <w:rFonts w:ascii="Consolas" w:hAnsi="Consolas" w:cs="Consolas"/>
          <w:color w:val="0000FF"/>
          <w:sz w:val="19"/>
          <w:szCs w:val="19"/>
        </w:rPr>
        <w:t>&gt;1&lt;/</w:t>
      </w:r>
      <w:r w:rsidRPr="006A6243">
        <w:rPr>
          <w:rFonts w:ascii="Consolas" w:hAnsi="Consolas" w:cs="Consolas"/>
          <w:color w:val="0000FF"/>
          <w:sz w:val="19"/>
          <w:szCs w:val="19"/>
        </w:rPr>
        <w:t>TChat</w:t>
      </w:r>
      <w:r w:rsidRPr="006A6243">
        <w:rPr>
          <w:rFonts w:ascii="Consolas" w:hAnsi="Consolas" w:cs="Consolas"/>
          <w:color w:val="0000FF"/>
          <w:sz w:val="19"/>
          <w:szCs w:val="19"/>
        </w:rPr>
        <w:t>&gt;</w:t>
      </w:r>
    </w:p>
    <w:p w:rsidR="009D1437" w:rsidRPr="006A6243" w:rsidP="009D1437" w14:paraId="3F2E3DC7"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&lt;STT&gt;1&lt;/STT&gt;</w:t>
      </w:r>
    </w:p>
    <w:p w:rsidR="009D1437" w:rsidRPr="006A6243" w:rsidP="009D1437" w14:paraId="6C04DC8C"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MHHDVu</w:t>
      </w:r>
      <w:r w:rsidRPr="006A6243">
        <w:rPr>
          <w:rFonts w:ascii="Consolas" w:hAnsi="Consolas" w:cs="Consolas"/>
          <w:color w:val="0000FF"/>
          <w:sz w:val="19"/>
          <w:szCs w:val="19"/>
        </w:rPr>
        <w:t>/&gt;</w:t>
      </w:r>
    </w:p>
    <w:p w:rsidR="009D1437" w:rsidRPr="006A6243" w:rsidP="009D1437" w14:paraId="118DDE39"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THHDVu</w:t>
      </w:r>
      <w:r w:rsidRPr="006A6243">
        <w:rPr>
          <w:rFonts w:ascii="Consolas" w:hAnsi="Consolas" w:cs="Consolas"/>
          <w:color w:val="0000FF"/>
          <w:sz w:val="19"/>
          <w:szCs w:val="19"/>
        </w:rPr>
        <w:t>&gt;</w:t>
      </w:r>
      <w:r w:rsidRPr="006A6243">
        <w:rPr>
          <w:rFonts w:ascii="Consolas" w:hAnsi="Consolas" w:cs="Consolas"/>
          <w:color w:val="0000FF"/>
          <w:sz w:val="19"/>
          <w:szCs w:val="19"/>
        </w:rPr>
        <w:t>sản</w:t>
      </w:r>
      <w:r w:rsidRPr="006A6243">
        <w:rPr>
          <w:rFonts w:ascii="Consolas" w:hAnsi="Consolas" w:cs="Consolas"/>
          <w:color w:val="0000FF"/>
          <w:sz w:val="19"/>
          <w:szCs w:val="19"/>
        </w:rPr>
        <w:t xml:space="preserve"> </w:t>
      </w:r>
      <w:r w:rsidRPr="006A6243">
        <w:rPr>
          <w:rFonts w:ascii="Consolas" w:hAnsi="Consolas" w:cs="Consolas"/>
          <w:color w:val="0000FF"/>
          <w:sz w:val="19"/>
          <w:szCs w:val="19"/>
        </w:rPr>
        <w:t>phẩm</w:t>
      </w:r>
      <w:r w:rsidRPr="006A6243">
        <w:rPr>
          <w:rFonts w:ascii="Consolas" w:hAnsi="Consolas" w:cs="Consolas"/>
          <w:color w:val="0000FF"/>
          <w:sz w:val="19"/>
          <w:szCs w:val="19"/>
        </w:rPr>
        <w:t xml:space="preserve"> 1&lt;/</w:t>
      </w:r>
      <w:r w:rsidRPr="006A6243">
        <w:rPr>
          <w:rFonts w:ascii="Consolas" w:hAnsi="Consolas" w:cs="Consolas"/>
          <w:color w:val="0000FF"/>
          <w:sz w:val="19"/>
          <w:szCs w:val="19"/>
        </w:rPr>
        <w:t>THHDVu</w:t>
      </w:r>
      <w:r w:rsidRPr="006A6243">
        <w:rPr>
          <w:rFonts w:ascii="Consolas" w:hAnsi="Consolas" w:cs="Consolas"/>
          <w:color w:val="0000FF"/>
          <w:sz w:val="19"/>
          <w:szCs w:val="19"/>
        </w:rPr>
        <w:t>&gt;</w:t>
      </w:r>
    </w:p>
    <w:p w:rsidR="009D1437" w:rsidRPr="006A6243" w:rsidP="009D1437" w14:paraId="0A92F1D3"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DVTinh</w:t>
      </w:r>
      <w:r w:rsidRPr="006A6243">
        <w:rPr>
          <w:rFonts w:ascii="Consolas" w:hAnsi="Consolas" w:cs="Consolas"/>
          <w:color w:val="0000FF"/>
          <w:sz w:val="19"/>
          <w:szCs w:val="19"/>
        </w:rPr>
        <w:t>&gt;</w:t>
      </w:r>
      <w:r w:rsidRPr="006A6243">
        <w:rPr>
          <w:rFonts w:ascii="Consolas" w:hAnsi="Consolas" w:cs="Consolas"/>
          <w:color w:val="0000FF"/>
          <w:sz w:val="19"/>
          <w:szCs w:val="19"/>
        </w:rPr>
        <w:t>đơn</w:t>
      </w:r>
      <w:r w:rsidRPr="006A6243">
        <w:rPr>
          <w:rFonts w:ascii="Consolas" w:hAnsi="Consolas" w:cs="Consolas"/>
          <w:color w:val="0000FF"/>
          <w:sz w:val="19"/>
          <w:szCs w:val="19"/>
        </w:rPr>
        <w:t xml:space="preserve"> </w:t>
      </w:r>
      <w:r w:rsidRPr="006A6243">
        <w:rPr>
          <w:rFonts w:ascii="Consolas" w:hAnsi="Consolas" w:cs="Consolas"/>
          <w:color w:val="0000FF"/>
          <w:sz w:val="19"/>
          <w:szCs w:val="19"/>
        </w:rPr>
        <w:t>vị</w:t>
      </w:r>
      <w:r w:rsidRPr="006A6243">
        <w:rPr>
          <w:rFonts w:ascii="Consolas" w:hAnsi="Consolas" w:cs="Consolas"/>
          <w:color w:val="0000FF"/>
          <w:sz w:val="19"/>
          <w:szCs w:val="19"/>
        </w:rPr>
        <w:t xml:space="preserve"> 1&lt;/</w:t>
      </w:r>
      <w:r w:rsidRPr="006A6243">
        <w:rPr>
          <w:rFonts w:ascii="Consolas" w:hAnsi="Consolas" w:cs="Consolas"/>
          <w:color w:val="0000FF"/>
          <w:sz w:val="19"/>
          <w:szCs w:val="19"/>
        </w:rPr>
        <w:t>DVTinh</w:t>
      </w:r>
      <w:r w:rsidRPr="006A6243">
        <w:rPr>
          <w:rFonts w:ascii="Consolas" w:hAnsi="Consolas" w:cs="Consolas"/>
          <w:color w:val="0000FF"/>
          <w:sz w:val="19"/>
          <w:szCs w:val="19"/>
        </w:rPr>
        <w:t>&gt;</w:t>
      </w:r>
    </w:p>
    <w:p w:rsidR="009D1437" w:rsidRPr="006A6243" w:rsidP="009D1437" w14:paraId="4253D935"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SLuong</w:t>
      </w:r>
      <w:r w:rsidRPr="006A6243">
        <w:rPr>
          <w:rFonts w:ascii="Consolas" w:hAnsi="Consolas" w:cs="Consolas"/>
          <w:color w:val="0000FF"/>
          <w:sz w:val="19"/>
          <w:szCs w:val="19"/>
        </w:rPr>
        <w:t>&gt;21&lt;/</w:t>
      </w:r>
      <w:r w:rsidRPr="006A6243">
        <w:rPr>
          <w:rFonts w:ascii="Consolas" w:hAnsi="Consolas" w:cs="Consolas"/>
          <w:color w:val="0000FF"/>
          <w:sz w:val="19"/>
          <w:szCs w:val="19"/>
        </w:rPr>
        <w:t>SLuong</w:t>
      </w:r>
      <w:r w:rsidRPr="006A6243">
        <w:rPr>
          <w:rFonts w:ascii="Consolas" w:hAnsi="Consolas" w:cs="Consolas"/>
          <w:color w:val="0000FF"/>
          <w:sz w:val="19"/>
          <w:szCs w:val="19"/>
        </w:rPr>
        <w:t>&gt;</w:t>
      </w:r>
    </w:p>
    <w:p w:rsidR="009D1437" w:rsidRPr="006A6243" w:rsidP="009D1437" w14:paraId="25C0B0E1"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DGia</w:t>
      </w:r>
      <w:r w:rsidRPr="006A6243">
        <w:rPr>
          <w:rFonts w:ascii="Consolas" w:hAnsi="Consolas" w:cs="Consolas"/>
          <w:color w:val="0000FF"/>
          <w:sz w:val="19"/>
          <w:szCs w:val="19"/>
        </w:rPr>
        <w:t>&gt;21&lt;/</w:t>
      </w:r>
      <w:r w:rsidRPr="006A6243">
        <w:rPr>
          <w:rFonts w:ascii="Consolas" w:hAnsi="Consolas" w:cs="Consolas"/>
          <w:color w:val="0000FF"/>
          <w:sz w:val="19"/>
          <w:szCs w:val="19"/>
        </w:rPr>
        <w:t>DGia</w:t>
      </w:r>
      <w:r w:rsidRPr="006A6243">
        <w:rPr>
          <w:rFonts w:ascii="Consolas" w:hAnsi="Consolas" w:cs="Consolas"/>
          <w:color w:val="0000FF"/>
          <w:sz w:val="19"/>
          <w:szCs w:val="19"/>
        </w:rPr>
        <w:t>&gt;</w:t>
      </w:r>
    </w:p>
    <w:p w:rsidR="009D1437" w:rsidRPr="006A6243" w:rsidP="009D1437" w14:paraId="6C4E6D6B"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TLCKhau</w:t>
      </w:r>
      <w:r w:rsidRPr="006A6243">
        <w:rPr>
          <w:rFonts w:ascii="Consolas" w:hAnsi="Consolas" w:cs="Consolas"/>
          <w:color w:val="0000FF"/>
          <w:sz w:val="19"/>
          <w:szCs w:val="19"/>
        </w:rPr>
        <w:t>&gt;0&lt;/</w:t>
      </w:r>
      <w:r w:rsidRPr="006A6243">
        <w:rPr>
          <w:rFonts w:ascii="Consolas" w:hAnsi="Consolas" w:cs="Consolas"/>
          <w:color w:val="0000FF"/>
          <w:sz w:val="19"/>
          <w:szCs w:val="19"/>
        </w:rPr>
        <w:t>TLCKhau</w:t>
      </w:r>
      <w:r w:rsidRPr="006A6243">
        <w:rPr>
          <w:rFonts w:ascii="Consolas" w:hAnsi="Consolas" w:cs="Consolas"/>
          <w:color w:val="0000FF"/>
          <w:sz w:val="19"/>
          <w:szCs w:val="19"/>
        </w:rPr>
        <w:t>&gt;</w:t>
      </w:r>
    </w:p>
    <w:p w:rsidR="009D1437" w:rsidP="009D1437" w14:paraId="17C89F3B"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STCKhau</w:t>
      </w:r>
      <w:r w:rsidRPr="006A6243">
        <w:rPr>
          <w:rFonts w:ascii="Consolas" w:hAnsi="Consolas" w:cs="Consolas"/>
          <w:color w:val="0000FF"/>
          <w:sz w:val="19"/>
          <w:szCs w:val="19"/>
        </w:rPr>
        <w:t>&gt;0&lt;/</w:t>
      </w:r>
      <w:r w:rsidRPr="006A6243">
        <w:rPr>
          <w:rFonts w:ascii="Consolas" w:hAnsi="Consolas" w:cs="Consolas"/>
          <w:color w:val="0000FF"/>
          <w:sz w:val="19"/>
          <w:szCs w:val="19"/>
        </w:rPr>
        <w:t>STCKhau</w:t>
      </w:r>
      <w:r w:rsidRPr="006A6243">
        <w:rPr>
          <w:rFonts w:ascii="Consolas" w:hAnsi="Consolas" w:cs="Consolas"/>
          <w:color w:val="0000FF"/>
          <w:sz w:val="19"/>
          <w:szCs w:val="19"/>
        </w:rPr>
        <w:t>&gt;</w:t>
      </w:r>
    </w:p>
    <w:p w:rsidR="005C30CF" w:rsidRPr="006A6243" w:rsidP="005C30CF" w14:paraId="7012EA7A" w14:textId="6395FD46">
      <w:pPr>
        <w:ind w:left="2880"/>
        <w:rPr>
          <w:rFonts w:ascii="Consolas" w:hAnsi="Consolas" w:cs="Consolas"/>
          <w:color w:val="0000FF"/>
          <w:sz w:val="19"/>
          <w:szCs w:val="19"/>
        </w:rPr>
      </w:pPr>
      <w:r w:rsidRPr="006A6243">
        <w:rPr>
          <w:rFonts w:ascii="Consolas" w:hAnsi="Consolas" w:cs="Consolas"/>
          <w:color w:val="0000FF"/>
          <w:sz w:val="19"/>
          <w:szCs w:val="19"/>
        </w:rPr>
        <w:t>&lt;</w:t>
      </w:r>
      <w:r>
        <w:rPr>
          <w:rFonts w:ascii="Consolas" w:hAnsi="Consolas" w:cs="Consolas"/>
          <w:color w:val="0000FF"/>
          <w:sz w:val="19"/>
          <w:szCs w:val="19"/>
        </w:rPr>
        <w:t>GTKCThue</w:t>
      </w:r>
      <w:r w:rsidRPr="006A6243">
        <w:rPr>
          <w:rFonts w:ascii="Consolas" w:hAnsi="Consolas" w:cs="Consolas"/>
          <w:color w:val="0000FF"/>
          <w:sz w:val="19"/>
          <w:szCs w:val="19"/>
        </w:rPr>
        <w:t>&gt;</w:t>
      </w:r>
      <w:r>
        <w:rPr>
          <w:rFonts w:ascii="Consolas" w:hAnsi="Consolas" w:cs="Consolas"/>
          <w:color w:val="0000FF"/>
          <w:sz w:val="19"/>
          <w:szCs w:val="19"/>
        </w:rPr>
        <w:t>Giảm</w:t>
      </w:r>
      <w:r>
        <w:rPr>
          <w:rFonts w:ascii="Consolas" w:hAnsi="Consolas" w:cs="Consolas"/>
          <w:color w:val="0000FF"/>
          <w:sz w:val="19"/>
          <w:szCs w:val="19"/>
        </w:rPr>
        <w:t xml:space="preserve"> </w:t>
      </w:r>
      <w:r>
        <w:rPr>
          <w:rFonts w:ascii="Consolas" w:hAnsi="Consolas" w:cs="Consolas"/>
          <w:color w:val="0000FF"/>
          <w:sz w:val="19"/>
          <w:szCs w:val="19"/>
        </w:rPr>
        <w:t>trừ</w:t>
      </w:r>
      <w:r>
        <w:rPr>
          <w:rFonts w:ascii="Consolas" w:hAnsi="Consolas" w:cs="Consolas"/>
          <w:color w:val="0000FF"/>
          <w:sz w:val="19"/>
          <w:szCs w:val="19"/>
        </w:rPr>
        <w:t xml:space="preserve"> </w:t>
      </w:r>
      <w:r>
        <w:rPr>
          <w:rFonts w:ascii="Consolas" w:hAnsi="Consolas" w:cs="Consolas"/>
          <w:color w:val="0000FF"/>
          <w:sz w:val="19"/>
          <w:szCs w:val="19"/>
        </w:rPr>
        <w:t>không</w:t>
      </w:r>
      <w:r>
        <w:rPr>
          <w:rFonts w:ascii="Consolas" w:hAnsi="Consolas" w:cs="Consolas"/>
          <w:color w:val="0000FF"/>
          <w:sz w:val="19"/>
          <w:szCs w:val="19"/>
        </w:rPr>
        <w:t xml:space="preserve"> </w:t>
      </w:r>
      <w:r>
        <w:rPr>
          <w:rFonts w:ascii="Consolas" w:hAnsi="Consolas" w:cs="Consolas"/>
          <w:color w:val="0000FF"/>
          <w:sz w:val="19"/>
          <w:szCs w:val="19"/>
        </w:rPr>
        <w:t>chịu</w:t>
      </w:r>
      <w:r>
        <w:rPr>
          <w:rFonts w:ascii="Consolas" w:hAnsi="Consolas" w:cs="Consolas"/>
          <w:color w:val="0000FF"/>
          <w:sz w:val="19"/>
          <w:szCs w:val="19"/>
        </w:rPr>
        <w:t xml:space="preserve"> </w:t>
      </w:r>
      <w:r>
        <w:rPr>
          <w:rFonts w:ascii="Consolas" w:hAnsi="Consolas" w:cs="Consolas"/>
          <w:color w:val="0000FF"/>
          <w:sz w:val="19"/>
          <w:szCs w:val="19"/>
        </w:rPr>
        <w:t>thuế</w:t>
      </w:r>
      <w:r w:rsidRPr="006A6243">
        <w:rPr>
          <w:rFonts w:ascii="Consolas" w:hAnsi="Consolas" w:cs="Consolas"/>
          <w:color w:val="0000FF"/>
          <w:sz w:val="19"/>
          <w:szCs w:val="19"/>
        </w:rPr>
        <w:t>&lt;/</w:t>
      </w:r>
      <w:r>
        <w:rPr>
          <w:rFonts w:ascii="Consolas" w:hAnsi="Consolas" w:cs="Consolas"/>
          <w:color w:val="0000FF"/>
          <w:sz w:val="19"/>
          <w:szCs w:val="19"/>
        </w:rPr>
        <w:t>GTKCThue</w:t>
      </w:r>
      <w:r w:rsidRPr="006A6243">
        <w:rPr>
          <w:rFonts w:ascii="Consolas" w:hAnsi="Consolas" w:cs="Consolas"/>
          <w:color w:val="0000FF"/>
          <w:sz w:val="19"/>
          <w:szCs w:val="19"/>
        </w:rPr>
        <w:t>&gt;</w:t>
      </w:r>
    </w:p>
    <w:p w:rsidR="009D1437" w:rsidP="009D1437" w14:paraId="06914991"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TSuat</w:t>
      </w:r>
      <w:r w:rsidRPr="006A6243">
        <w:rPr>
          <w:rFonts w:ascii="Consolas" w:hAnsi="Consolas" w:cs="Consolas"/>
          <w:color w:val="0000FF"/>
          <w:sz w:val="19"/>
          <w:szCs w:val="19"/>
        </w:rPr>
        <w:t>&gt;KHAC:11%&lt;/</w:t>
      </w:r>
      <w:r w:rsidRPr="006A6243">
        <w:rPr>
          <w:rFonts w:ascii="Consolas" w:hAnsi="Consolas" w:cs="Consolas"/>
          <w:color w:val="0000FF"/>
          <w:sz w:val="19"/>
          <w:szCs w:val="19"/>
        </w:rPr>
        <w:t>TSuat</w:t>
      </w:r>
      <w:r w:rsidRPr="006A6243">
        <w:rPr>
          <w:rFonts w:ascii="Consolas" w:hAnsi="Consolas" w:cs="Consolas"/>
          <w:color w:val="0000FF"/>
          <w:sz w:val="19"/>
          <w:szCs w:val="19"/>
        </w:rPr>
        <w:t>&gt;</w:t>
      </w:r>
    </w:p>
    <w:p w:rsidR="009D1437" w:rsidRPr="006A6243" w:rsidP="009D1437" w14:paraId="0EBFFCD2"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ThTien</w:t>
      </w:r>
      <w:r w:rsidRPr="006A6243">
        <w:rPr>
          <w:rFonts w:ascii="Consolas" w:hAnsi="Consolas" w:cs="Consolas"/>
          <w:color w:val="0000FF"/>
          <w:sz w:val="19"/>
          <w:szCs w:val="19"/>
        </w:rPr>
        <w:t>&gt;441&lt;/</w:t>
      </w:r>
      <w:r w:rsidRPr="006A6243">
        <w:rPr>
          <w:rFonts w:ascii="Consolas" w:hAnsi="Consolas" w:cs="Consolas"/>
          <w:color w:val="0000FF"/>
          <w:sz w:val="19"/>
          <w:szCs w:val="19"/>
        </w:rPr>
        <w:t>ThTien</w:t>
      </w:r>
      <w:r w:rsidRPr="006A6243">
        <w:rPr>
          <w:rFonts w:ascii="Consolas" w:hAnsi="Consolas" w:cs="Consolas"/>
          <w:color w:val="0000FF"/>
          <w:sz w:val="19"/>
          <w:szCs w:val="19"/>
        </w:rPr>
        <w:t>&gt;</w:t>
      </w:r>
    </w:p>
    <w:p w:rsidR="009D1437" w:rsidRPr="006A6243" w:rsidP="009D1437" w14:paraId="7652C027"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TTKhac</w:t>
      </w:r>
      <w:r w:rsidRPr="006A6243">
        <w:rPr>
          <w:rFonts w:ascii="Consolas" w:hAnsi="Consolas" w:cs="Consolas"/>
          <w:color w:val="0000FF"/>
          <w:sz w:val="19"/>
          <w:szCs w:val="19"/>
        </w:rPr>
        <w:t>&gt;</w:t>
      </w:r>
    </w:p>
    <w:p w:rsidR="009D1437" w:rsidRPr="006A6243" w:rsidP="009D1437" w14:paraId="5FA29D64"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TTin</w:t>
      </w:r>
      <w:r w:rsidRPr="006A6243">
        <w:rPr>
          <w:rFonts w:ascii="Consolas" w:hAnsi="Consolas" w:cs="Consolas"/>
          <w:color w:val="0000FF"/>
          <w:sz w:val="19"/>
          <w:szCs w:val="19"/>
        </w:rPr>
        <w:t>&gt;</w:t>
      </w:r>
    </w:p>
    <w:p w:rsidR="009D1437" w:rsidRPr="006A6243" w:rsidP="009D1437" w14:paraId="7C7CDDAA"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TTruong</w:t>
      </w:r>
      <w:r w:rsidRPr="006A6243">
        <w:rPr>
          <w:rFonts w:ascii="Consolas" w:hAnsi="Consolas" w:cs="Consolas"/>
          <w:color w:val="0000FF"/>
          <w:sz w:val="19"/>
          <w:szCs w:val="19"/>
        </w:rPr>
        <w:t>&gt;Amount&lt;/</w:t>
      </w:r>
      <w:r w:rsidRPr="006A6243">
        <w:rPr>
          <w:rFonts w:ascii="Consolas" w:hAnsi="Consolas" w:cs="Consolas"/>
          <w:color w:val="0000FF"/>
          <w:sz w:val="19"/>
          <w:szCs w:val="19"/>
        </w:rPr>
        <w:t>TTruong</w:t>
      </w:r>
      <w:r w:rsidRPr="006A6243">
        <w:rPr>
          <w:rFonts w:ascii="Consolas" w:hAnsi="Consolas" w:cs="Consolas"/>
          <w:color w:val="0000FF"/>
          <w:sz w:val="19"/>
          <w:szCs w:val="19"/>
        </w:rPr>
        <w:t>&gt;</w:t>
      </w:r>
    </w:p>
    <w:p w:rsidR="009D1437" w:rsidRPr="006A6243" w:rsidP="009D1437" w14:paraId="5D50C8E1"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KDLieu</w:t>
      </w:r>
      <w:r w:rsidRPr="006A6243">
        <w:rPr>
          <w:rFonts w:ascii="Consolas" w:hAnsi="Consolas" w:cs="Consolas"/>
          <w:color w:val="0000FF"/>
          <w:sz w:val="19"/>
          <w:szCs w:val="19"/>
        </w:rPr>
        <w:t>&gt;numeric&lt;/</w:t>
      </w:r>
      <w:r w:rsidRPr="006A6243">
        <w:rPr>
          <w:rFonts w:ascii="Consolas" w:hAnsi="Consolas" w:cs="Consolas"/>
          <w:color w:val="0000FF"/>
          <w:sz w:val="19"/>
          <w:szCs w:val="19"/>
        </w:rPr>
        <w:t>KDLieu</w:t>
      </w:r>
      <w:r w:rsidRPr="006A6243">
        <w:rPr>
          <w:rFonts w:ascii="Consolas" w:hAnsi="Consolas" w:cs="Consolas"/>
          <w:color w:val="0000FF"/>
          <w:sz w:val="19"/>
          <w:szCs w:val="19"/>
        </w:rPr>
        <w:t>&gt;</w:t>
      </w:r>
    </w:p>
    <w:p w:rsidR="009D1437" w:rsidRPr="006A6243" w:rsidP="009D1437" w14:paraId="7F373EF8"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DLieu</w:t>
      </w:r>
      <w:r w:rsidRPr="006A6243">
        <w:rPr>
          <w:rFonts w:ascii="Consolas" w:hAnsi="Consolas" w:cs="Consolas"/>
          <w:color w:val="0000FF"/>
          <w:sz w:val="19"/>
          <w:szCs w:val="19"/>
        </w:rPr>
        <w:t>&gt;489.51&lt;/</w:t>
      </w:r>
      <w:r w:rsidRPr="006A6243">
        <w:rPr>
          <w:rFonts w:ascii="Consolas" w:hAnsi="Consolas" w:cs="Consolas"/>
          <w:color w:val="0000FF"/>
          <w:sz w:val="19"/>
          <w:szCs w:val="19"/>
        </w:rPr>
        <w:t>DLieu</w:t>
      </w:r>
      <w:r w:rsidRPr="006A6243">
        <w:rPr>
          <w:rFonts w:ascii="Consolas" w:hAnsi="Consolas" w:cs="Consolas"/>
          <w:color w:val="0000FF"/>
          <w:sz w:val="19"/>
          <w:szCs w:val="19"/>
        </w:rPr>
        <w:t>&gt;</w:t>
      </w:r>
    </w:p>
    <w:p w:rsidR="009D1437" w:rsidRPr="006A6243" w:rsidP="009D1437" w14:paraId="0577AB21"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TTin</w:t>
      </w:r>
      <w:r w:rsidRPr="006A6243">
        <w:rPr>
          <w:rFonts w:ascii="Consolas" w:hAnsi="Consolas" w:cs="Consolas"/>
          <w:color w:val="0000FF"/>
          <w:sz w:val="19"/>
          <w:szCs w:val="19"/>
        </w:rPr>
        <w:t>&gt;</w:t>
      </w:r>
    </w:p>
    <w:p w:rsidR="009D1437" w:rsidRPr="006A6243" w:rsidP="009D1437" w14:paraId="5AECCE5A"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TTin</w:t>
      </w:r>
      <w:r w:rsidRPr="006A6243">
        <w:rPr>
          <w:rFonts w:ascii="Consolas" w:hAnsi="Consolas" w:cs="Consolas"/>
          <w:color w:val="0000FF"/>
          <w:sz w:val="19"/>
          <w:szCs w:val="19"/>
        </w:rPr>
        <w:t>&gt;</w:t>
      </w:r>
    </w:p>
    <w:p w:rsidR="009D1437" w:rsidRPr="006A6243" w:rsidP="009D1437" w14:paraId="49B549D5"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TTruong</w:t>
      </w:r>
      <w:r w:rsidRPr="006A6243">
        <w:rPr>
          <w:rFonts w:ascii="Consolas" w:hAnsi="Consolas" w:cs="Consolas"/>
          <w:color w:val="0000FF"/>
          <w:sz w:val="19"/>
          <w:szCs w:val="19"/>
        </w:rPr>
        <w:t>&gt;</w:t>
      </w:r>
      <w:r w:rsidRPr="006A6243">
        <w:rPr>
          <w:rFonts w:ascii="Consolas" w:hAnsi="Consolas" w:cs="Consolas"/>
          <w:color w:val="0000FF"/>
          <w:sz w:val="19"/>
          <w:szCs w:val="19"/>
        </w:rPr>
        <w:t>VATAmount</w:t>
      </w:r>
      <w:r w:rsidRPr="006A6243">
        <w:rPr>
          <w:rFonts w:ascii="Consolas" w:hAnsi="Consolas" w:cs="Consolas"/>
          <w:color w:val="0000FF"/>
          <w:sz w:val="19"/>
          <w:szCs w:val="19"/>
        </w:rPr>
        <w:t>&lt;/</w:t>
      </w:r>
      <w:r w:rsidRPr="006A6243">
        <w:rPr>
          <w:rFonts w:ascii="Consolas" w:hAnsi="Consolas" w:cs="Consolas"/>
          <w:color w:val="0000FF"/>
          <w:sz w:val="19"/>
          <w:szCs w:val="19"/>
        </w:rPr>
        <w:t>TTruong</w:t>
      </w:r>
      <w:r w:rsidRPr="006A6243">
        <w:rPr>
          <w:rFonts w:ascii="Consolas" w:hAnsi="Consolas" w:cs="Consolas"/>
          <w:color w:val="0000FF"/>
          <w:sz w:val="19"/>
          <w:szCs w:val="19"/>
        </w:rPr>
        <w:t>&gt;</w:t>
      </w:r>
    </w:p>
    <w:p w:rsidR="009D1437" w:rsidRPr="006A6243" w:rsidP="009D1437" w14:paraId="4ADE42E0"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KDLieu</w:t>
      </w:r>
      <w:r w:rsidRPr="006A6243">
        <w:rPr>
          <w:rFonts w:ascii="Consolas" w:hAnsi="Consolas" w:cs="Consolas"/>
          <w:color w:val="0000FF"/>
          <w:sz w:val="19"/>
          <w:szCs w:val="19"/>
        </w:rPr>
        <w:t>&gt;numeric&lt;/</w:t>
      </w:r>
      <w:r w:rsidRPr="006A6243">
        <w:rPr>
          <w:rFonts w:ascii="Consolas" w:hAnsi="Consolas" w:cs="Consolas"/>
          <w:color w:val="0000FF"/>
          <w:sz w:val="19"/>
          <w:szCs w:val="19"/>
        </w:rPr>
        <w:t>KDLieu</w:t>
      </w:r>
      <w:r w:rsidRPr="006A6243">
        <w:rPr>
          <w:rFonts w:ascii="Consolas" w:hAnsi="Consolas" w:cs="Consolas"/>
          <w:color w:val="0000FF"/>
          <w:sz w:val="19"/>
          <w:szCs w:val="19"/>
        </w:rPr>
        <w:t>&gt;</w:t>
      </w:r>
    </w:p>
    <w:p w:rsidR="009D1437" w:rsidRPr="006A6243" w:rsidP="009D1437" w14:paraId="4BB864B0"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DLieu</w:t>
      </w:r>
      <w:r w:rsidRPr="006A6243">
        <w:rPr>
          <w:rFonts w:ascii="Consolas" w:hAnsi="Consolas" w:cs="Consolas"/>
          <w:color w:val="0000FF"/>
          <w:sz w:val="19"/>
          <w:szCs w:val="19"/>
        </w:rPr>
        <w:t>&gt;48.51&lt;/</w:t>
      </w:r>
      <w:r w:rsidRPr="006A6243">
        <w:rPr>
          <w:rFonts w:ascii="Consolas" w:hAnsi="Consolas" w:cs="Consolas"/>
          <w:color w:val="0000FF"/>
          <w:sz w:val="19"/>
          <w:szCs w:val="19"/>
        </w:rPr>
        <w:t>DLieu</w:t>
      </w:r>
      <w:r w:rsidRPr="006A6243">
        <w:rPr>
          <w:rFonts w:ascii="Consolas" w:hAnsi="Consolas" w:cs="Consolas"/>
          <w:color w:val="0000FF"/>
          <w:sz w:val="19"/>
          <w:szCs w:val="19"/>
        </w:rPr>
        <w:t>&gt;</w:t>
      </w:r>
    </w:p>
    <w:p w:rsidR="009D1437" w:rsidRPr="006A6243" w:rsidP="009D1437" w14:paraId="7BFBA18E"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TTin</w:t>
      </w:r>
      <w:r w:rsidRPr="006A6243">
        <w:rPr>
          <w:rFonts w:ascii="Consolas" w:hAnsi="Consolas" w:cs="Consolas"/>
          <w:color w:val="0000FF"/>
          <w:sz w:val="19"/>
          <w:szCs w:val="19"/>
        </w:rPr>
        <w:t>&gt;</w:t>
      </w:r>
    </w:p>
    <w:p w:rsidR="009D1437" w:rsidRPr="006A6243" w:rsidP="009D1437" w14:paraId="7F71BAD2"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TTKhac</w:t>
      </w:r>
      <w:r w:rsidRPr="006A6243">
        <w:rPr>
          <w:rFonts w:ascii="Consolas" w:hAnsi="Consolas" w:cs="Consolas"/>
          <w:color w:val="0000FF"/>
          <w:sz w:val="19"/>
          <w:szCs w:val="19"/>
        </w:rPr>
        <w:t>&gt;</w:t>
      </w:r>
    </w:p>
    <w:p w:rsidR="009D1437" w:rsidRPr="006A6243" w:rsidP="009D1437" w14:paraId="4918FC68"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HHDVu</w:t>
      </w:r>
      <w:r w:rsidRPr="006A6243">
        <w:rPr>
          <w:rFonts w:ascii="Consolas" w:hAnsi="Consolas" w:cs="Consolas"/>
          <w:color w:val="0000FF"/>
          <w:sz w:val="19"/>
          <w:szCs w:val="19"/>
        </w:rPr>
        <w:t>&gt;</w:t>
      </w:r>
    </w:p>
    <w:p w:rsidR="009D1437" w:rsidRPr="006A6243" w:rsidP="009D1437" w14:paraId="5E97EDD5"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DSHHDVu</w:t>
      </w:r>
      <w:r w:rsidRPr="006A6243">
        <w:rPr>
          <w:rFonts w:ascii="Consolas" w:hAnsi="Consolas" w:cs="Consolas"/>
          <w:color w:val="0000FF"/>
          <w:sz w:val="19"/>
          <w:szCs w:val="19"/>
        </w:rPr>
        <w:t>&gt;</w:t>
      </w:r>
    </w:p>
    <w:p w:rsidR="009D1437" w:rsidRPr="006A6243" w:rsidP="009D1437" w14:paraId="058BEC3C"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TToan</w:t>
      </w:r>
      <w:r w:rsidRPr="006A6243">
        <w:rPr>
          <w:rFonts w:ascii="Consolas" w:hAnsi="Consolas" w:cs="Consolas"/>
          <w:color w:val="0000FF"/>
          <w:sz w:val="19"/>
          <w:szCs w:val="19"/>
        </w:rPr>
        <w:t>&gt;</w:t>
      </w:r>
    </w:p>
    <w:p w:rsidR="009D1437" w:rsidRPr="006A6243" w:rsidP="009D1437" w14:paraId="63F263D4"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THTTLTSuat</w:t>
      </w:r>
      <w:r w:rsidRPr="006A6243">
        <w:rPr>
          <w:rFonts w:ascii="Consolas" w:hAnsi="Consolas" w:cs="Consolas"/>
          <w:color w:val="0000FF"/>
          <w:sz w:val="19"/>
          <w:szCs w:val="19"/>
        </w:rPr>
        <w:t>&gt;</w:t>
      </w:r>
    </w:p>
    <w:p w:rsidR="009D1437" w:rsidRPr="006A6243" w:rsidP="009D1437" w14:paraId="64ECB865"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LTSuat</w:t>
      </w:r>
      <w:r w:rsidRPr="006A6243">
        <w:rPr>
          <w:rFonts w:ascii="Consolas" w:hAnsi="Consolas" w:cs="Consolas"/>
          <w:color w:val="0000FF"/>
          <w:sz w:val="19"/>
          <w:szCs w:val="19"/>
        </w:rPr>
        <w:t>&gt;</w:t>
      </w:r>
    </w:p>
    <w:p w:rsidR="009D1437" w:rsidRPr="006A6243" w:rsidP="009D1437" w14:paraId="686AE89C"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TSuat</w:t>
      </w:r>
      <w:r w:rsidRPr="006A6243">
        <w:rPr>
          <w:rFonts w:ascii="Consolas" w:hAnsi="Consolas" w:cs="Consolas"/>
          <w:color w:val="0000FF"/>
          <w:sz w:val="19"/>
          <w:szCs w:val="19"/>
        </w:rPr>
        <w:t>&gt;KHAC:11%&lt;/</w:t>
      </w:r>
      <w:r w:rsidRPr="006A6243">
        <w:rPr>
          <w:rFonts w:ascii="Consolas" w:hAnsi="Consolas" w:cs="Consolas"/>
          <w:color w:val="0000FF"/>
          <w:sz w:val="19"/>
          <w:szCs w:val="19"/>
        </w:rPr>
        <w:t>TSuat</w:t>
      </w:r>
      <w:r w:rsidRPr="006A6243">
        <w:rPr>
          <w:rFonts w:ascii="Consolas" w:hAnsi="Consolas" w:cs="Consolas"/>
          <w:color w:val="0000FF"/>
          <w:sz w:val="19"/>
          <w:szCs w:val="19"/>
        </w:rPr>
        <w:t>&gt;</w:t>
      </w:r>
    </w:p>
    <w:p w:rsidR="009D1437" w:rsidRPr="006A6243" w:rsidP="009D1437" w14:paraId="686A946B"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TThue</w:t>
      </w:r>
      <w:r w:rsidRPr="006A6243">
        <w:rPr>
          <w:rFonts w:ascii="Consolas" w:hAnsi="Consolas" w:cs="Consolas"/>
          <w:color w:val="0000FF"/>
          <w:sz w:val="19"/>
          <w:szCs w:val="19"/>
        </w:rPr>
        <w:t>&gt;49&lt;/</w:t>
      </w:r>
      <w:r w:rsidRPr="006A6243">
        <w:rPr>
          <w:rFonts w:ascii="Consolas" w:hAnsi="Consolas" w:cs="Consolas"/>
          <w:color w:val="0000FF"/>
          <w:sz w:val="19"/>
          <w:szCs w:val="19"/>
        </w:rPr>
        <w:t>TThue</w:t>
      </w:r>
      <w:r w:rsidRPr="006A6243">
        <w:rPr>
          <w:rFonts w:ascii="Consolas" w:hAnsi="Consolas" w:cs="Consolas"/>
          <w:color w:val="0000FF"/>
          <w:sz w:val="19"/>
          <w:szCs w:val="19"/>
        </w:rPr>
        <w:t>&gt;</w:t>
      </w:r>
    </w:p>
    <w:p w:rsidR="009D1437" w:rsidRPr="006A6243" w:rsidP="009D1437" w14:paraId="5BCCAE5A"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ThTien</w:t>
      </w:r>
      <w:r w:rsidRPr="006A6243">
        <w:rPr>
          <w:rFonts w:ascii="Consolas" w:hAnsi="Consolas" w:cs="Consolas"/>
          <w:color w:val="0000FF"/>
          <w:sz w:val="19"/>
          <w:szCs w:val="19"/>
        </w:rPr>
        <w:t>&gt;441&lt;/</w:t>
      </w:r>
      <w:r w:rsidRPr="006A6243">
        <w:rPr>
          <w:rFonts w:ascii="Consolas" w:hAnsi="Consolas" w:cs="Consolas"/>
          <w:color w:val="0000FF"/>
          <w:sz w:val="19"/>
          <w:szCs w:val="19"/>
        </w:rPr>
        <w:t>ThTien</w:t>
      </w:r>
      <w:r w:rsidRPr="006A6243">
        <w:rPr>
          <w:rFonts w:ascii="Consolas" w:hAnsi="Consolas" w:cs="Consolas"/>
          <w:color w:val="0000FF"/>
          <w:sz w:val="19"/>
          <w:szCs w:val="19"/>
        </w:rPr>
        <w:t>&gt;</w:t>
      </w:r>
    </w:p>
    <w:p w:rsidR="009D1437" w:rsidRPr="006A6243" w:rsidP="009D1437" w14:paraId="56499899"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LTSuat</w:t>
      </w:r>
      <w:r w:rsidRPr="006A6243">
        <w:rPr>
          <w:rFonts w:ascii="Consolas" w:hAnsi="Consolas" w:cs="Consolas"/>
          <w:color w:val="0000FF"/>
          <w:sz w:val="19"/>
          <w:szCs w:val="19"/>
        </w:rPr>
        <w:t>&gt;</w:t>
      </w:r>
    </w:p>
    <w:p w:rsidR="009D1437" w:rsidRPr="006A6243" w:rsidP="009D1437" w14:paraId="6070009E"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THTTLTSuat</w:t>
      </w:r>
      <w:r w:rsidRPr="006A6243">
        <w:rPr>
          <w:rFonts w:ascii="Consolas" w:hAnsi="Consolas" w:cs="Consolas"/>
          <w:color w:val="0000FF"/>
          <w:sz w:val="19"/>
          <w:szCs w:val="19"/>
        </w:rPr>
        <w:t>&gt;</w:t>
      </w:r>
    </w:p>
    <w:p w:rsidR="009D1437" w:rsidRPr="006A6243" w:rsidP="009D1437" w14:paraId="43D4A1D6"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TgTCThue</w:t>
      </w:r>
      <w:r w:rsidRPr="006A6243">
        <w:rPr>
          <w:rFonts w:ascii="Consolas" w:hAnsi="Consolas" w:cs="Consolas"/>
          <w:color w:val="0000FF"/>
          <w:sz w:val="19"/>
          <w:szCs w:val="19"/>
        </w:rPr>
        <w:t>&gt;441&lt;/</w:t>
      </w:r>
      <w:r w:rsidRPr="006A6243">
        <w:rPr>
          <w:rFonts w:ascii="Consolas" w:hAnsi="Consolas" w:cs="Consolas"/>
          <w:color w:val="0000FF"/>
          <w:sz w:val="19"/>
          <w:szCs w:val="19"/>
        </w:rPr>
        <w:t>TgTCThue</w:t>
      </w:r>
      <w:r w:rsidRPr="006A6243">
        <w:rPr>
          <w:rFonts w:ascii="Consolas" w:hAnsi="Consolas" w:cs="Consolas"/>
          <w:color w:val="0000FF"/>
          <w:sz w:val="19"/>
          <w:szCs w:val="19"/>
        </w:rPr>
        <w:t>&gt;</w:t>
      </w:r>
    </w:p>
    <w:p w:rsidR="009D1437" w:rsidRPr="006A6243" w:rsidP="009D1437" w14:paraId="4F5172EC"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TgTThue</w:t>
      </w:r>
      <w:r w:rsidRPr="006A6243">
        <w:rPr>
          <w:rFonts w:ascii="Consolas" w:hAnsi="Consolas" w:cs="Consolas"/>
          <w:color w:val="0000FF"/>
          <w:sz w:val="19"/>
          <w:szCs w:val="19"/>
        </w:rPr>
        <w:t>&gt;49&lt;/</w:t>
      </w:r>
      <w:r w:rsidRPr="006A6243">
        <w:rPr>
          <w:rFonts w:ascii="Consolas" w:hAnsi="Consolas" w:cs="Consolas"/>
          <w:color w:val="0000FF"/>
          <w:sz w:val="19"/>
          <w:szCs w:val="19"/>
        </w:rPr>
        <w:t>TgTThue</w:t>
      </w:r>
      <w:r w:rsidRPr="006A6243">
        <w:rPr>
          <w:rFonts w:ascii="Consolas" w:hAnsi="Consolas" w:cs="Consolas"/>
          <w:color w:val="0000FF"/>
          <w:sz w:val="19"/>
          <w:szCs w:val="19"/>
        </w:rPr>
        <w:t>&gt;</w:t>
      </w:r>
    </w:p>
    <w:p w:rsidR="009D1437" w:rsidRPr="006A6243" w:rsidP="009D1437" w14:paraId="02B29BF5"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TTCKTMai</w:t>
      </w:r>
      <w:r w:rsidRPr="006A6243">
        <w:rPr>
          <w:rFonts w:ascii="Consolas" w:hAnsi="Consolas" w:cs="Consolas"/>
          <w:color w:val="0000FF"/>
          <w:sz w:val="19"/>
          <w:szCs w:val="19"/>
        </w:rPr>
        <w:t>&gt;0&lt;/</w:t>
      </w:r>
      <w:r w:rsidRPr="006A6243">
        <w:rPr>
          <w:rFonts w:ascii="Consolas" w:hAnsi="Consolas" w:cs="Consolas"/>
          <w:color w:val="0000FF"/>
          <w:sz w:val="19"/>
          <w:szCs w:val="19"/>
        </w:rPr>
        <w:t>TTCKTMai</w:t>
      </w:r>
      <w:r w:rsidRPr="006A6243">
        <w:rPr>
          <w:rFonts w:ascii="Consolas" w:hAnsi="Consolas" w:cs="Consolas"/>
          <w:color w:val="0000FF"/>
          <w:sz w:val="19"/>
          <w:szCs w:val="19"/>
        </w:rPr>
        <w:t>&gt;</w:t>
      </w:r>
    </w:p>
    <w:p w:rsidR="009D1437" w:rsidRPr="006A6243" w:rsidP="009D1437" w14:paraId="1915BFC7"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TgTTTBSo</w:t>
      </w:r>
      <w:r w:rsidRPr="006A6243">
        <w:rPr>
          <w:rFonts w:ascii="Consolas" w:hAnsi="Consolas" w:cs="Consolas"/>
          <w:color w:val="0000FF"/>
          <w:sz w:val="19"/>
          <w:szCs w:val="19"/>
        </w:rPr>
        <w:t>&gt;490&lt;/</w:t>
      </w:r>
      <w:r w:rsidRPr="006A6243">
        <w:rPr>
          <w:rFonts w:ascii="Consolas" w:hAnsi="Consolas" w:cs="Consolas"/>
          <w:color w:val="0000FF"/>
          <w:sz w:val="19"/>
          <w:szCs w:val="19"/>
        </w:rPr>
        <w:t>TgTTTBSo</w:t>
      </w:r>
      <w:r w:rsidRPr="006A6243">
        <w:rPr>
          <w:rFonts w:ascii="Consolas" w:hAnsi="Consolas" w:cs="Consolas"/>
          <w:color w:val="0000FF"/>
          <w:sz w:val="19"/>
          <w:szCs w:val="19"/>
        </w:rPr>
        <w:t>&gt;</w:t>
      </w:r>
    </w:p>
    <w:p w:rsidR="009D1437" w:rsidRPr="006A6243" w:rsidP="009D1437" w14:paraId="726AEA7E"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TgTTTBChu</w:t>
      </w:r>
      <w:r w:rsidRPr="006A6243">
        <w:rPr>
          <w:rFonts w:ascii="Consolas" w:hAnsi="Consolas" w:cs="Consolas"/>
          <w:color w:val="0000FF"/>
          <w:sz w:val="19"/>
          <w:szCs w:val="19"/>
        </w:rPr>
        <w:t>&gt;</w:t>
      </w:r>
      <w:r w:rsidRPr="006A6243">
        <w:rPr>
          <w:rFonts w:ascii="Consolas" w:hAnsi="Consolas" w:cs="Consolas"/>
          <w:color w:val="0000FF"/>
          <w:sz w:val="19"/>
          <w:szCs w:val="19"/>
        </w:rPr>
        <w:t>Bốn</w:t>
      </w:r>
      <w:r w:rsidRPr="006A6243">
        <w:rPr>
          <w:rFonts w:ascii="Consolas" w:hAnsi="Consolas" w:cs="Consolas"/>
          <w:color w:val="0000FF"/>
          <w:sz w:val="19"/>
          <w:szCs w:val="19"/>
        </w:rPr>
        <w:t xml:space="preserve">  </w:t>
      </w:r>
      <w:r w:rsidRPr="006A6243">
        <w:rPr>
          <w:rFonts w:ascii="Consolas" w:hAnsi="Consolas" w:cs="Consolas"/>
          <w:color w:val="0000FF"/>
          <w:sz w:val="19"/>
          <w:szCs w:val="19"/>
        </w:rPr>
        <w:t>trăm</w:t>
      </w:r>
      <w:r w:rsidRPr="006A6243">
        <w:rPr>
          <w:rFonts w:ascii="Consolas" w:hAnsi="Consolas" w:cs="Consolas"/>
          <w:color w:val="0000FF"/>
          <w:sz w:val="19"/>
          <w:szCs w:val="19"/>
        </w:rPr>
        <w:t xml:space="preserve">  </w:t>
      </w:r>
      <w:r w:rsidRPr="006A6243">
        <w:rPr>
          <w:rFonts w:ascii="Consolas" w:hAnsi="Consolas" w:cs="Consolas"/>
          <w:color w:val="0000FF"/>
          <w:sz w:val="19"/>
          <w:szCs w:val="19"/>
        </w:rPr>
        <w:t>chín</w:t>
      </w:r>
      <w:r w:rsidRPr="006A6243">
        <w:rPr>
          <w:rFonts w:ascii="Consolas" w:hAnsi="Consolas" w:cs="Consolas"/>
          <w:color w:val="0000FF"/>
          <w:sz w:val="19"/>
          <w:szCs w:val="19"/>
        </w:rPr>
        <w:t xml:space="preserve">  </w:t>
      </w:r>
      <w:r w:rsidRPr="006A6243">
        <w:rPr>
          <w:rFonts w:ascii="Consolas" w:hAnsi="Consolas" w:cs="Consolas"/>
          <w:color w:val="0000FF"/>
          <w:sz w:val="19"/>
          <w:szCs w:val="19"/>
        </w:rPr>
        <w:t>mươi</w:t>
      </w:r>
      <w:r w:rsidRPr="006A6243">
        <w:rPr>
          <w:rFonts w:ascii="Consolas" w:hAnsi="Consolas" w:cs="Consolas"/>
          <w:color w:val="0000FF"/>
          <w:sz w:val="19"/>
          <w:szCs w:val="19"/>
        </w:rPr>
        <w:t xml:space="preserve"> </w:t>
      </w:r>
      <w:r w:rsidRPr="006A6243">
        <w:rPr>
          <w:rFonts w:ascii="Consolas" w:hAnsi="Consolas" w:cs="Consolas"/>
          <w:color w:val="0000FF"/>
          <w:sz w:val="19"/>
          <w:szCs w:val="19"/>
        </w:rPr>
        <w:t>đồng</w:t>
      </w:r>
      <w:r w:rsidRPr="006A6243">
        <w:rPr>
          <w:rFonts w:ascii="Consolas" w:hAnsi="Consolas" w:cs="Consolas"/>
          <w:color w:val="0000FF"/>
          <w:sz w:val="19"/>
          <w:szCs w:val="19"/>
        </w:rPr>
        <w:t>&lt;/</w:t>
      </w:r>
      <w:r w:rsidRPr="006A6243">
        <w:rPr>
          <w:rFonts w:ascii="Consolas" w:hAnsi="Consolas" w:cs="Consolas"/>
          <w:color w:val="0000FF"/>
          <w:sz w:val="19"/>
          <w:szCs w:val="19"/>
        </w:rPr>
        <w:t>TgTTTBChu</w:t>
      </w:r>
      <w:r w:rsidRPr="006A6243">
        <w:rPr>
          <w:rFonts w:ascii="Consolas" w:hAnsi="Consolas" w:cs="Consolas"/>
          <w:color w:val="0000FF"/>
          <w:sz w:val="19"/>
          <w:szCs w:val="19"/>
        </w:rPr>
        <w:t>&gt;</w:t>
      </w:r>
    </w:p>
    <w:p w:rsidR="009D1437" w:rsidRPr="006A6243" w:rsidP="009D1437" w14:paraId="0AB2D345"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TToan</w:t>
      </w:r>
      <w:r w:rsidRPr="006A6243">
        <w:rPr>
          <w:rFonts w:ascii="Consolas" w:hAnsi="Consolas" w:cs="Consolas"/>
          <w:color w:val="0000FF"/>
          <w:sz w:val="19"/>
          <w:szCs w:val="19"/>
        </w:rPr>
        <w:t>&gt;</w:t>
      </w:r>
    </w:p>
    <w:p w:rsidR="009D1437" w:rsidRPr="006A6243" w:rsidP="009D1437" w14:paraId="095FBC56" w14:textId="77777777">
      <w:pPr>
        <w:rPr>
          <w:rFonts w:ascii="Consolas" w:hAnsi="Consolas" w:cs="Consolas"/>
          <w:color w:val="0000FF"/>
          <w:sz w:val="19"/>
          <w:szCs w:val="19"/>
        </w:rPr>
      </w:pPr>
      <w:r w:rsidRPr="006A6243">
        <w:rPr>
          <w:rFonts w:ascii="Consolas" w:hAnsi="Consolas" w:cs="Consolas"/>
          <w:color w:val="0000FF"/>
          <w:sz w:val="19"/>
          <w:szCs w:val="19"/>
        </w:rPr>
        <w:tab/>
        <w:t>&lt;/</w:t>
      </w:r>
      <w:r w:rsidRPr="006A6243">
        <w:rPr>
          <w:rFonts w:ascii="Consolas" w:hAnsi="Consolas" w:cs="Consolas"/>
          <w:color w:val="0000FF"/>
          <w:sz w:val="19"/>
          <w:szCs w:val="19"/>
        </w:rPr>
        <w:t>NDHDon</w:t>
      </w:r>
      <w:r w:rsidRPr="006A6243">
        <w:rPr>
          <w:rFonts w:ascii="Consolas" w:hAnsi="Consolas" w:cs="Consolas"/>
          <w:color w:val="0000FF"/>
          <w:sz w:val="19"/>
          <w:szCs w:val="19"/>
        </w:rPr>
        <w:t>&gt;</w:t>
      </w:r>
    </w:p>
    <w:p w:rsidR="009D1437" w:rsidRPr="00A56BC0" w:rsidP="009D1437" w14:paraId="38C8E08C" w14:textId="77777777">
      <w:pPr>
        <w:rPr>
          <w:lang w:eastAsia="x-none"/>
        </w:rPr>
      </w:pPr>
      <w:r w:rsidRPr="006A6243">
        <w:rPr>
          <w:rFonts w:ascii="Consolas" w:hAnsi="Consolas" w:cs="Consolas"/>
          <w:color w:val="0000FF"/>
          <w:sz w:val="19"/>
          <w:szCs w:val="19"/>
        </w:rPr>
        <w:t>&lt;/</w:t>
      </w:r>
      <w:r w:rsidRPr="006A6243">
        <w:rPr>
          <w:rFonts w:ascii="Consolas" w:hAnsi="Consolas" w:cs="Consolas"/>
          <w:color w:val="0000FF"/>
          <w:sz w:val="19"/>
          <w:szCs w:val="19"/>
        </w:rPr>
        <w:t>DieuChinhHD</w:t>
      </w:r>
      <w:r w:rsidRPr="006A6243">
        <w:rPr>
          <w:rFonts w:ascii="Consolas" w:hAnsi="Consolas" w:cs="Consolas"/>
          <w:color w:val="0000FF"/>
          <w:sz w:val="19"/>
          <w:szCs w:val="19"/>
        </w:rPr>
        <w:t>&gt;</w:t>
      </w:r>
    </w:p>
    <w:p w:rsidR="009D1437" w:rsidP="00C35F19" w14:paraId="0D5B2245" w14:textId="77777777">
      <w:pPr>
        <w:pStyle w:val="Heading3"/>
      </w:pPr>
      <w:bookmarkStart w:id="584" w:name="_Toc106724539"/>
      <w:r>
        <w:t xml:space="preserve">Thay </w:t>
      </w:r>
      <w:r>
        <w:t>thế</w:t>
      </w:r>
      <w:r>
        <w:t xml:space="preserve"> </w:t>
      </w:r>
      <w:r>
        <w:t>hóa</w:t>
      </w:r>
      <w:r>
        <w:t xml:space="preserve"> </w:t>
      </w:r>
      <w:r>
        <w:t>đơn</w:t>
      </w:r>
      <w:r>
        <w:t xml:space="preserve"> </w:t>
      </w:r>
      <w:r>
        <w:t>cũ</w:t>
      </w:r>
      <w:r>
        <w:t xml:space="preserve"> (</w:t>
      </w:r>
      <w:r>
        <w:t>hóa</w:t>
      </w:r>
      <w:r>
        <w:t xml:space="preserve"> </w:t>
      </w:r>
      <w:r>
        <w:t>đơn</w:t>
      </w:r>
      <w:r>
        <w:t xml:space="preserve"> </w:t>
      </w:r>
      <w:r>
        <w:t>không</w:t>
      </w:r>
      <w:r>
        <w:t xml:space="preserve"> </w:t>
      </w:r>
      <w:r>
        <w:t>tồn</w:t>
      </w:r>
      <w:r>
        <w:t xml:space="preserve"> </w:t>
      </w:r>
      <w:r>
        <w:t>tại</w:t>
      </w:r>
      <w:r>
        <w:t xml:space="preserve"> </w:t>
      </w:r>
      <w:r>
        <w:t>trên</w:t>
      </w:r>
      <w:r>
        <w:t xml:space="preserve"> </w:t>
      </w:r>
      <w:r>
        <w:t>hệ</w:t>
      </w:r>
      <w:r>
        <w:t xml:space="preserve"> </w:t>
      </w:r>
      <w:r>
        <w:t>thống</w:t>
      </w:r>
      <w:r>
        <w:t>)</w:t>
      </w:r>
      <w:bookmarkEnd w:id="584"/>
    </w:p>
    <w:p w:rsidR="009D1437" w:rsidP="009D1437" w14:paraId="7C3E6883" w14:textId="77777777">
      <w:r>
        <w:t>URL</w:t>
      </w:r>
    </w:p>
    <w:p w:rsidR="009D1437" w:rsidRPr="004A4DD9" w:rsidP="009D1437" w14:paraId="013C5351" w14:textId="77777777">
      <w:r>
        <w:t xml:space="preserve"> </w:t>
      </w:r>
      <w:r>
        <w:tab/>
      </w:r>
      <w:r>
        <w:rPr>
          <w:rFonts w:eastAsia="Calibri"/>
        </w:rPr>
        <w:t>s</w:t>
      </w:r>
      <w:r w:rsidRPr="009372AD">
        <w:rPr>
          <w:rFonts w:eastAsia="Calibri"/>
        </w:rPr>
        <w:t xml:space="preserve">tring </w:t>
      </w:r>
      <w:r>
        <w:rPr>
          <w:b/>
          <w:color w:val="000000"/>
        </w:rPr>
        <w:t>Replace</w:t>
      </w:r>
      <w:r w:rsidRPr="00C370E8">
        <w:rPr>
          <w:b/>
          <w:color w:val="000000"/>
        </w:rPr>
        <w:t>WithoutInv</w:t>
      </w:r>
      <w:r w:rsidRPr="00B356A7">
        <w:t xml:space="preserve"> </w:t>
      </w:r>
      <w:r w:rsidRPr="00B356A7">
        <w:rPr>
          <w:rFonts w:eastAsia="Calibri"/>
        </w:rPr>
        <w:t xml:space="preserve">(string </w:t>
      </w:r>
      <w:r w:rsidRPr="001C0F5D">
        <w:rPr>
          <w:rFonts w:eastAsia="Calibri"/>
          <w:b/>
        </w:rPr>
        <w:t>account</w:t>
      </w:r>
      <w:r w:rsidRPr="00B356A7">
        <w:rPr>
          <w:rFonts w:eastAsia="Calibri"/>
        </w:rPr>
        <w:t xml:space="preserve">, string </w:t>
      </w:r>
      <w:r w:rsidRPr="001C0F5D">
        <w:rPr>
          <w:rFonts w:eastAsia="Calibri"/>
          <w:b/>
        </w:rPr>
        <w:t>accPass</w:t>
      </w:r>
      <w:r w:rsidRPr="00B356A7">
        <w:rPr>
          <w:rFonts w:eastAsia="Calibri"/>
        </w:rPr>
        <w:t xml:space="preserve">, string </w:t>
      </w:r>
      <w:r w:rsidRPr="001C0F5D">
        <w:rPr>
          <w:rFonts w:eastAsia="Calibri"/>
          <w:b/>
        </w:rPr>
        <w:t>invXml</w:t>
      </w:r>
      <w:r w:rsidRPr="00B356A7">
        <w:rPr>
          <w:rFonts w:eastAsia="Calibri"/>
        </w:rPr>
        <w:t xml:space="preserve">, string </w:t>
      </w:r>
      <w:r w:rsidRPr="001C0F5D">
        <w:rPr>
          <w:rFonts w:eastAsia="Calibri"/>
          <w:b/>
        </w:rPr>
        <w:t>userName</w:t>
      </w:r>
      <w:r w:rsidRPr="00B356A7">
        <w:rPr>
          <w:rFonts w:eastAsia="Calibri"/>
        </w:rPr>
        <w:t xml:space="preserve">, string </w:t>
      </w:r>
      <w:r w:rsidRPr="001C0F5D">
        <w:rPr>
          <w:rFonts w:eastAsia="Calibri"/>
          <w:b/>
        </w:rPr>
        <w:t>userPass</w:t>
      </w:r>
      <w:r w:rsidRPr="00B356A7">
        <w:rPr>
          <w:rFonts w:eastAsia="Calibri"/>
        </w:rPr>
        <w:t xml:space="preserve">, string </w:t>
      </w:r>
      <w:r w:rsidRPr="001C0F5D">
        <w:rPr>
          <w:rFonts w:eastAsia="Calibri"/>
          <w:b/>
        </w:rPr>
        <w:t>oldPattern</w:t>
      </w:r>
      <w:r w:rsidRPr="00B356A7">
        <w:rPr>
          <w:rFonts w:eastAsia="Calibri"/>
        </w:rPr>
        <w:t xml:space="preserve">, string </w:t>
      </w:r>
      <w:r w:rsidRPr="001C0F5D">
        <w:rPr>
          <w:rFonts w:eastAsia="Calibri"/>
          <w:b/>
        </w:rPr>
        <w:t>oldSerial</w:t>
      </w:r>
      <w:r w:rsidRPr="00B356A7">
        <w:rPr>
          <w:rFonts w:eastAsia="Calibri"/>
        </w:rPr>
        <w:t xml:space="preserve">, decimal </w:t>
      </w:r>
      <w:r w:rsidRPr="001C0F5D">
        <w:rPr>
          <w:rFonts w:eastAsia="Calibri"/>
          <w:b/>
        </w:rPr>
        <w:t>oldNo</w:t>
      </w:r>
      <w:r w:rsidRPr="00B356A7">
        <w:rPr>
          <w:rFonts w:eastAsia="Calibri"/>
        </w:rPr>
        <w:t xml:space="preserve">, </w:t>
      </w:r>
      <w:r>
        <w:rPr>
          <w:rFonts w:eastAsia="Calibri"/>
        </w:rPr>
        <w:t xml:space="preserve">string </w:t>
      </w:r>
      <w:r w:rsidRPr="00BA6906">
        <w:rPr>
          <w:b/>
          <w:color w:val="000000"/>
        </w:rPr>
        <w:t>strOldArisingDate</w:t>
      </w:r>
      <w:r>
        <w:rPr>
          <w:rFonts w:ascii="Consolas" w:hAnsi="Consolas" w:cs="Consolas"/>
          <w:color w:val="000000"/>
          <w:sz w:val="19"/>
          <w:szCs w:val="19"/>
        </w:rPr>
        <w:t>,</w:t>
      </w:r>
      <w:r w:rsidRPr="00CA246D">
        <w:rPr>
          <w:rFonts w:eastAsia="Calibri"/>
        </w:rPr>
        <w:t xml:space="preserve"> int? </w:t>
      </w:r>
      <w:r w:rsidRPr="00707DA5">
        <w:rPr>
          <w:rFonts w:eastAsia="Calibri"/>
          <w:b/>
        </w:rPr>
        <w:t>convert</w:t>
      </w:r>
      <w:r w:rsidRPr="00CA246D">
        <w:rPr>
          <w:rFonts w:eastAsia="Calibri"/>
        </w:rPr>
        <w:t xml:space="preserve">, string </w:t>
      </w:r>
      <w:r w:rsidRPr="00707DA5">
        <w:rPr>
          <w:rFonts w:eastAsia="Calibri"/>
          <w:b/>
        </w:rPr>
        <w:t>pattern</w:t>
      </w:r>
      <w:r w:rsidRPr="00CA246D">
        <w:rPr>
          <w:rFonts w:eastAsia="Calibri"/>
        </w:rPr>
        <w:t xml:space="preserve"> = null, string </w:t>
      </w:r>
      <w:r w:rsidRPr="00707DA5">
        <w:rPr>
          <w:rFonts w:eastAsia="Calibri"/>
          <w:b/>
        </w:rPr>
        <w:t>serial</w:t>
      </w:r>
      <w:r w:rsidRPr="00CA246D">
        <w:rPr>
          <w:rFonts w:eastAsia="Calibri"/>
        </w:rPr>
        <w:t xml:space="preserve"> = null</w:t>
      </w:r>
      <w:r>
        <w:rPr>
          <w:rFonts w:eastAsia="Calibri"/>
        </w:rPr>
        <w:t xml:space="preserve">, int </w:t>
      </w:r>
      <w:r w:rsidRPr="00B7295A">
        <w:rPr>
          <w:b/>
          <w:color w:val="000000"/>
        </w:rPr>
        <w:t>relatedInvType</w:t>
      </w:r>
      <w:r>
        <w:rPr>
          <w:rFonts w:eastAsia="Calibri"/>
        </w:rPr>
        <w:t xml:space="preserve"> = 3, string </w:t>
      </w:r>
      <w:r>
        <w:rPr>
          <w:rFonts w:eastAsia="Calibri"/>
          <w:b/>
        </w:rPr>
        <w:t>fea</w:t>
      </w:r>
      <w:r w:rsidRPr="00BA6906">
        <w:rPr>
          <w:rFonts w:eastAsia="Calibri"/>
          <w:b/>
        </w:rPr>
        <w:t>ture</w:t>
      </w:r>
      <w:r>
        <w:rPr>
          <w:rFonts w:eastAsia="Calibri"/>
        </w:rPr>
        <w:t xml:space="preserve"> = “”</w:t>
      </w:r>
      <w:r w:rsidRPr="00B356A7">
        <w:rPr>
          <w:rFonts w:eastAsia="Calibri"/>
        </w:rPr>
        <w:t>)</w:t>
      </w:r>
      <w:r w:rsidRPr="009372AD">
        <w:rPr>
          <w:rFonts w:eastAsia="Calibri"/>
        </w:rPr>
        <w:t>.</w:t>
      </w:r>
    </w:p>
    <w:p w:rsidR="009D1437" w:rsidRPr="00593BE8" w:rsidP="009D1437" w14:paraId="0255094B" w14:textId="77777777">
      <w:pPr>
        <w:pStyle w:val="N"/>
      </w:pPr>
      <w:r w:rsidRPr="00593BE8">
        <w:t>DESCRIPTION</w:t>
      </w:r>
    </w:p>
    <w:p w:rsidR="009D1437" w:rsidP="009D1437" w14:paraId="135244F0" w14:textId="77777777">
      <w:pPr>
        <w:pStyle w:val="N"/>
      </w:pPr>
      <w:r>
        <w:tab/>
        <w:t>Đây là web service thực hiện thay thế hóa đơn cũ (hóa đơn không tồn tại trên hệ thống)</w:t>
      </w:r>
    </w:p>
    <w:p w:rsidR="009D1437" w:rsidRPr="00007702" w:rsidP="009D1437" w14:paraId="562B5D20" w14:textId="77777777">
      <w:pPr>
        <w:pStyle w:val="N"/>
      </w:pPr>
      <w:r w:rsidRPr="00663B3E">
        <w:t>HTTP METHOD</w:t>
      </w:r>
    </w:p>
    <w:p w:rsidR="009D1437" w:rsidRPr="00007702" w:rsidP="009D1437" w14:paraId="58A06D14" w14:textId="77777777">
      <w:pPr>
        <w:pStyle w:val="N"/>
        <w:rPr>
          <w:b/>
        </w:rPr>
      </w:pPr>
      <w:r>
        <w:tab/>
      </w:r>
      <w:r w:rsidRPr="00610AFD">
        <w:t>POST</w:t>
      </w:r>
    </w:p>
    <w:p w:rsidR="009D1437" w:rsidRPr="00610AFD" w:rsidP="009D1437" w14:paraId="1D856F56" w14:textId="77777777">
      <w:pPr>
        <w:pStyle w:val="N"/>
      </w:pPr>
      <w:r w:rsidRPr="00610AFD">
        <w:t>REQUEST BODY</w:t>
      </w:r>
    </w:p>
    <w:p w:rsidR="009D1437" w:rsidRPr="004720D2" w:rsidP="009D1437" w14:paraId="230CEC45" w14:textId="7777777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w:t>
      </w:r>
      <w:r w:rsidRPr="009372AD">
        <w:rPr>
          <w:rFonts w:eastAsia="Calibri"/>
        </w:rPr>
        <w:t>khoản</w:t>
      </w:r>
      <w:r w:rsidRPr="009372AD">
        <w:rPr>
          <w:rFonts w:eastAsia="Calibri"/>
        </w:rPr>
        <w:t xml:space="preserve"> </w:t>
      </w:r>
      <w:r w:rsidRPr="009372AD">
        <w:rPr>
          <w:rFonts w:eastAsia="Calibri"/>
        </w:rPr>
        <w:t>được</w:t>
      </w:r>
      <w:r w:rsidRPr="009372AD">
        <w:rPr>
          <w:rFonts w:eastAsia="Calibri"/>
        </w:rPr>
        <w:t xml:space="preserve"> </w:t>
      </w:r>
      <w:r w:rsidRPr="009372AD">
        <w:rPr>
          <w:rFonts w:eastAsia="Calibri"/>
        </w:rPr>
        <w:t>cấp</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cho</w:t>
      </w:r>
      <w:r w:rsidRPr="009372AD">
        <w:rPr>
          <w:rFonts w:eastAsia="Calibri"/>
        </w:rPr>
        <w:t xml:space="preserve"> </w:t>
      </w:r>
      <w:r w:rsidRPr="009372AD">
        <w:rPr>
          <w:rFonts w:eastAsia="Calibri"/>
        </w:rPr>
        <w:t>khách</w:t>
      </w:r>
      <w:r w:rsidRPr="009372AD">
        <w:rPr>
          <w:rFonts w:eastAsia="Calibri"/>
        </w:rPr>
        <w:t xml:space="preserve"> </w:t>
      </w:r>
      <w:r w:rsidRPr="009372AD">
        <w:rPr>
          <w:rFonts w:eastAsia="Calibri"/>
        </w:rPr>
        <w:t>hàng</w:t>
      </w:r>
      <w:r w:rsidRPr="009372AD">
        <w:rPr>
          <w:rFonts w:eastAsia="Calibri"/>
        </w:rPr>
        <w:t xml:space="preserve"> </w:t>
      </w:r>
      <w:r w:rsidRPr="009372AD">
        <w:rPr>
          <w:rFonts w:eastAsia="Calibri"/>
        </w:rPr>
        <w:t>để</w:t>
      </w:r>
      <w:r w:rsidRPr="009372AD">
        <w:rPr>
          <w:rFonts w:eastAsia="Calibri"/>
        </w:rPr>
        <w:t xml:space="preserve"> </w:t>
      </w:r>
      <w:r w:rsidRPr="009372AD">
        <w:rPr>
          <w:rFonts w:eastAsia="Calibri"/>
        </w:rPr>
        <w:t>gọi</w:t>
      </w:r>
      <w:r w:rsidRPr="009372AD">
        <w:rPr>
          <w:rFonts w:eastAsia="Calibri"/>
        </w:rPr>
        <w:t xml:space="preserve"> </w:t>
      </w:r>
      <w:r>
        <w:rPr>
          <w:rFonts w:eastAsia="Calibri"/>
        </w:rPr>
        <w:t>đến</w:t>
      </w:r>
      <w:r>
        <w:rPr>
          <w:rFonts w:eastAsia="Calibri"/>
        </w:rPr>
        <w:t xml:space="preserve"> webservice (</w:t>
      </w:r>
      <w:r>
        <w:rPr>
          <w:rFonts w:eastAsia="Calibri"/>
        </w:rPr>
        <w:t>tài</w:t>
      </w:r>
      <w:r>
        <w:rPr>
          <w:rFonts w:eastAsia="Calibri"/>
        </w:rPr>
        <w:t xml:space="preserve"> </w:t>
      </w:r>
      <w:r>
        <w:rPr>
          <w:rFonts w:eastAsia="Calibri"/>
        </w:rPr>
        <w:t>khoản</w:t>
      </w:r>
      <w:r>
        <w:rPr>
          <w:rFonts w:eastAsia="Calibri"/>
        </w:rPr>
        <w:t xml:space="preserve"> </w:t>
      </w:r>
      <w:r>
        <w:rPr>
          <w:rFonts w:eastAsia="Calibri"/>
        </w:rPr>
        <w:t>có</w:t>
      </w:r>
      <w:r>
        <w:rPr>
          <w:rFonts w:eastAsia="Calibri"/>
        </w:rPr>
        <w:t xml:space="preserve"> </w:t>
      </w:r>
      <w:r>
        <w:rPr>
          <w:rFonts w:eastAsia="Calibri"/>
        </w:rPr>
        <w:t>quyền</w:t>
      </w:r>
      <w:r>
        <w:rPr>
          <w:rFonts w:eastAsia="Calibri"/>
        </w:rPr>
        <w:t xml:space="preserve"> </w:t>
      </w:r>
      <w:r>
        <w:rPr>
          <w:rFonts w:eastAsia="Calibri"/>
        </w:rPr>
        <w:t>ServiceRole</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r>
        <w:rPr>
          <w:rFonts w:eastAsia="Calibri"/>
        </w:rPr>
        <w:t>)</w:t>
      </w:r>
      <w:r w:rsidRPr="009372AD">
        <w:rPr>
          <w:rFonts w:eastAsia="Calibri"/>
        </w:rPr>
        <w:t>.</w:t>
      </w:r>
    </w:p>
    <w:p w:rsidR="009D1437" w:rsidRPr="004720D2" w:rsidP="009D1437" w14:paraId="41D0C51E" w14:textId="77777777">
      <w:pPr>
        <w:pStyle w:val="ListParagraph"/>
        <w:numPr>
          <w:ilvl w:val="0"/>
          <w:numId w:val="2"/>
        </w:numPr>
        <w:spacing w:after="0" w:line="360" w:lineRule="auto"/>
        <w:ind w:left="1080"/>
        <w:jc w:val="both"/>
        <w:rPr>
          <w:rFonts w:eastAsia="Calibri"/>
          <w:b/>
          <w:u w:val="single"/>
        </w:rPr>
      </w:pPr>
      <w:r w:rsidRPr="001C0F5D">
        <w:rPr>
          <w:rFonts w:eastAsia="Calibri"/>
          <w:b/>
        </w:rPr>
        <w:t>account</w:t>
      </w:r>
      <w:r>
        <w:rPr>
          <w:rFonts w:eastAsia="Calibri"/>
          <w:b/>
        </w:rPr>
        <w:t xml:space="preserve"> /</w:t>
      </w:r>
      <w:r w:rsidRPr="002D6DF4">
        <w:rPr>
          <w:rFonts w:eastAsia="Calibri"/>
          <w:b/>
        </w:rPr>
        <w:t xml:space="preserve"> </w:t>
      </w:r>
      <w:r w:rsidRPr="001C0F5D">
        <w:rPr>
          <w:rFonts w:eastAsia="Calibri"/>
          <w:b/>
        </w:rPr>
        <w:t>accPass</w:t>
      </w:r>
      <w:r w:rsidRPr="004720D2">
        <w:rPr>
          <w:rFonts w:eastAsia="Calibri"/>
          <w:b/>
        </w:rPr>
        <w:t xml:space="preserve">:  </w:t>
      </w:r>
      <w:r w:rsidRPr="004720D2">
        <w:rPr>
          <w:rFonts w:eastAsia="Calibri"/>
        </w:rPr>
        <w:t xml:space="preserve">Tài </w:t>
      </w:r>
      <w:r w:rsidRPr="004720D2">
        <w:rPr>
          <w:rFonts w:eastAsia="Calibri"/>
        </w:rPr>
        <w:t>khoản</w:t>
      </w:r>
      <w:r w:rsidRPr="004720D2">
        <w:rPr>
          <w:rFonts w:eastAsia="Calibri"/>
        </w:rPr>
        <w:t xml:space="preserve"> </w:t>
      </w:r>
      <w:r w:rsidRPr="004720D2">
        <w:rPr>
          <w:rFonts w:eastAsia="Calibri"/>
        </w:rPr>
        <w:t>được</w:t>
      </w:r>
      <w:r w:rsidRPr="004720D2">
        <w:rPr>
          <w:rFonts w:eastAsia="Calibri"/>
        </w:rPr>
        <w:t xml:space="preserve"> </w:t>
      </w:r>
      <w:r w:rsidRPr="004720D2">
        <w:rPr>
          <w:rFonts w:eastAsia="Calibri"/>
        </w:rPr>
        <w:t>cấp</w:t>
      </w:r>
      <w:r w:rsidRPr="004720D2">
        <w:rPr>
          <w:rFonts w:eastAsia="Calibri"/>
        </w:rPr>
        <w:t xml:space="preserve"> </w:t>
      </w:r>
      <w:r w:rsidRPr="004720D2">
        <w:rPr>
          <w:rFonts w:eastAsia="Calibri"/>
        </w:rPr>
        <w:t>phát</w:t>
      </w:r>
      <w:r w:rsidRPr="004720D2">
        <w:rPr>
          <w:rFonts w:eastAsia="Calibri"/>
        </w:rPr>
        <w:t xml:space="preserve"> </w:t>
      </w:r>
      <w:r w:rsidRPr="004720D2">
        <w:rPr>
          <w:rFonts w:eastAsia="Calibri"/>
        </w:rPr>
        <w:t>cho</w:t>
      </w:r>
      <w:r w:rsidRPr="004720D2">
        <w:rPr>
          <w:rFonts w:eastAsia="Calibri"/>
        </w:rPr>
        <w:t xml:space="preserve"> </w:t>
      </w:r>
      <w:r w:rsidRPr="004720D2">
        <w:rPr>
          <w:rFonts w:eastAsia="Calibri"/>
        </w:rPr>
        <w:t>nhân</w:t>
      </w:r>
      <w:r w:rsidRPr="004720D2">
        <w:rPr>
          <w:rFonts w:eastAsia="Calibri"/>
        </w:rPr>
        <w:t xml:space="preserve"> </w:t>
      </w:r>
      <w:r w:rsidRPr="004720D2">
        <w:rPr>
          <w:rFonts w:eastAsia="Calibri"/>
        </w:rPr>
        <w:t>viên</w:t>
      </w:r>
      <w:r w:rsidRPr="004720D2">
        <w:rPr>
          <w:rFonts w:eastAsia="Calibri"/>
        </w:rPr>
        <w:t xml:space="preserve"> </w:t>
      </w:r>
      <w:r w:rsidRPr="004720D2">
        <w:rPr>
          <w:rFonts w:eastAsia="Calibri"/>
        </w:rPr>
        <w:t>gọi</w:t>
      </w:r>
      <w:r w:rsidRPr="004720D2">
        <w:rPr>
          <w:rFonts w:eastAsia="Calibri"/>
        </w:rPr>
        <w:t xml:space="preserve"> </w:t>
      </w:r>
      <w:r w:rsidRPr="004720D2">
        <w:rPr>
          <w:rFonts w:eastAsia="Calibri"/>
        </w:rPr>
        <w:t>lệnh</w:t>
      </w:r>
      <w:r w:rsidRPr="004720D2">
        <w:rPr>
          <w:rFonts w:eastAsia="Calibri"/>
        </w:rPr>
        <w:t xml:space="preserve"> </w:t>
      </w:r>
      <w:r w:rsidRPr="004720D2">
        <w:rPr>
          <w:rFonts w:eastAsia="Calibri"/>
        </w:rPr>
        <w:t>phát</w:t>
      </w:r>
      <w:r w:rsidRPr="004720D2">
        <w:rPr>
          <w:rFonts w:eastAsia="Calibri"/>
        </w:rPr>
        <w:t xml:space="preserve"> </w:t>
      </w:r>
      <w:r w:rsidRPr="004720D2">
        <w:rPr>
          <w:rFonts w:eastAsia="Calibri"/>
        </w:rPr>
        <w:t>hành</w:t>
      </w:r>
      <w:r w:rsidRPr="004720D2">
        <w:rPr>
          <w:rFonts w:eastAsia="Calibri"/>
        </w:rPr>
        <w:t xml:space="preserve"> </w:t>
      </w:r>
      <w:r w:rsidRPr="004720D2">
        <w:rPr>
          <w:rFonts w:eastAsia="Calibri"/>
        </w:rPr>
        <w:t>hóa</w:t>
      </w:r>
      <w:r w:rsidRPr="004720D2">
        <w:rPr>
          <w:rFonts w:eastAsia="Calibri"/>
        </w:rPr>
        <w:t xml:space="preserve"> </w:t>
      </w:r>
      <w:r w:rsidRPr="004720D2">
        <w:rPr>
          <w:rFonts w:eastAsia="Calibri"/>
        </w:rPr>
        <w:t>đơn</w:t>
      </w:r>
    </w:p>
    <w:p w:rsidR="009D1437" w:rsidRPr="009372AD" w:rsidP="009D1437" w14:paraId="0126F6A1" w14:textId="77777777">
      <w:pPr>
        <w:pStyle w:val="ListParagraph"/>
        <w:numPr>
          <w:ilvl w:val="0"/>
          <w:numId w:val="2"/>
        </w:numPr>
        <w:spacing w:after="0" w:line="360" w:lineRule="auto"/>
        <w:ind w:left="1080"/>
        <w:jc w:val="both"/>
        <w:rPr>
          <w:rFonts w:eastAsia="Calibri"/>
          <w:b/>
          <w:u w:val="single"/>
        </w:rPr>
      </w:pPr>
      <w:r w:rsidRPr="001C0F5D">
        <w:rPr>
          <w:rFonts w:eastAsia="Calibri"/>
          <w:b/>
        </w:rPr>
        <w:t>invXml</w:t>
      </w:r>
      <w:r w:rsidRPr="009372AD">
        <w:rPr>
          <w:rFonts w:eastAsia="Calibri"/>
        </w:rPr>
        <w:t xml:space="preserve">: String XML </w:t>
      </w:r>
      <w:r w:rsidRPr="009372AD">
        <w:rPr>
          <w:rFonts w:eastAsia="Calibri"/>
        </w:rPr>
        <w:t>dữ</w:t>
      </w:r>
      <w:r w:rsidRPr="009372AD">
        <w:rPr>
          <w:rFonts w:eastAsia="Calibri"/>
        </w:rPr>
        <w:t xml:space="preserve"> </w:t>
      </w:r>
      <w:r w:rsidRPr="009372AD">
        <w:rPr>
          <w:rFonts w:eastAsia="Calibri"/>
        </w:rPr>
        <w:t>liệu</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Pr>
          <w:rFonts w:eastAsia="Calibri"/>
        </w:rPr>
        <w:t>thay</w:t>
      </w:r>
      <w:r>
        <w:rPr>
          <w:rFonts w:eastAsia="Calibri"/>
        </w:rPr>
        <w:t xml:space="preserve"> </w:t>
      </w:r>
      <w:r>
        <w:rPr>
          <w:rFonts w:eastAsia="Calibri"/>
        </w:rPr>
        <w:t>thế</w:t>
      </w:r>
    </w:p>
    <w:p w:rsidR="009D1437" w:rsidRPr="006A6243" w:rsidP="009D1437" w14:paraId="4ED03316" w14:textId="77777777">
      <w:pPr>
        <w:pStyle w:val="ListParagraph"/>
        <w:numPr>
          <w:ilvl w:val="0"/>
          <w:numId w:val="2"/>
        </w:numPr>
        <w:spacing w:after="0" w:line="360" w:lineRule="auto"/>
        <w:ind w:left="1080"/>
        <w:jc w:val="both"/>
        <w:rPr>
          <w:rFonts w:eastAsia="Calibri"/>
          <w:b/>
        </w:rPr>
      </w:pPr>
      <w:r w:rsidRPr="00707DA5">
        <w:rPr>
          <w:rFonts w:eastAsia="Calibri"/>
          <w:b/>
        </w:rPr>
        <w:t>oldPattern</w:t>
      </w:r>
      <w:r>
        <w:rPr>
          <w:rFonts w:eastAsia="Calibri"/>
          <w:b/>
        </w:rPr>
        <w:t xml:space="preserve">, </w:t>
      </w:r>
      <w:r w:rsidRPr="00707DA5">
        <w:rPr>
          <w:rFonts w:eastAsia="Calibri"/>
          <w:b/>
        </w:rPr>
        <w:t>oldSerial</w:t>
      </w:r>
      <w:r>
        <w:rPr>
          <w:rFonts w:eastAsia="Calibri"/>
          <w:b/>
        </w:rPr>
        <w:t xml:space="preserve">, </w:t>
      </w:r>
      <w:r w:rsidRPr="00707DA5">
        <w:rPr>
          <w:rFonts w:eastAsia="Calibri"/>
          <w:b/>
        </w:rPr>
        <w:t>oldNo</w:t>
      </w:r>
      <w:r>
        <w:rPr>
          <w:rFonts w:eastAsia="Calibri"/>
          <w:b/>
        </w:rPr>
        <w:t xml:space="preserve">: </w:t>
      </w:r>
      <w:r>
        <w:rPr>
          <w:rFonts w:eastAsia="Calibri"/>
        </w:rPr>
        <w:t xml:space="preserve">Các </w:t>
      </w:r>
      <w:r>
        <w:rPr>
          <w:rFonts w:eastAsia="Calibri"/>
        </w:rPr>
        <w:t>thông</w:t>
      </w:r>
      <w:r>
        <w:rPr>
          <w:rFonts w:eastAsia="Calibri"/>
        </w:rPr>
        <w:t xml:space="preserve"> </w:t>
      </w:r>
      <w:r>
        <w:rPr>
          <w:rFonts w:eastAsia="Calibri"/>
        </w:rPr>
        <w:t>số</w:t>
      </w:r>
      <w:r>
        <w:rPr>
          <w:rFonts w:eastAsia="Calibri"/>
        </w:rPr>
        <w:t xml:space="preserve"> </w:t>
      </w:r>
      <w:r>
        <w:rPr>
          <w:rFonts w:eastAsia="Calibri"/>
        </w:rPr>
        <w:t>mẫu</w:t>
      </w:r>
      <w:r>
        <w:rPr>
          <w:rFonts w:eastAsia="Calibri"/>
        </w:rPr>
        <w:t xml:space="preserve"> </w:t>
      </w:r>
      <w:r>
        <w:rPr>
          <w:rFonts w:eastAsia="Calibri"/>
        </w:rPr>
        <w:t>số</w:t>
      </w:r>
      <w:r>
        <w:rPr>
          <w:rFonts w:eastAsia="Calibri"/>
        </w:rPr>
        <w:t xml:space="preserve">, </w:t>
      </w:r>
      <w:r>
        <w:rPr>
          <w:rFonts w:eastAsia="Calibri"/>
        </w:rPr>
        <w:t>ký</w:t>
      </w:r>
      <w:r>
        <w:rPr>
          <w:rFonts w:eastAsia="Calibri"/>
        </w:rPr>
        <w:t xml:space="preserve"> </w:t>
      </w:r>
      <w:r>
        <w:rPr>
          <w:rFonts w:eastAsia="Calibri"/>
        </w:rPr>
        <w:t>hiệu</w:t>
      </w:r>
      <w:r>
        <w:rPr>
          <w:rFonts w:eastAsia="Calibri"/>
        </w:rPr>
        <w:t xml:space="preserve">, </w:t>
      </w:r>
      <w:r>
        <w:rPr>
          <w:rFonts w:eastAsia="Calibri"/>
        </w:rPr>
        <w:t>số</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của</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cũ</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không</w:t>
      </w:r>
      <w:r>
        <w:rPr>
          <w:rFonts w:eastAsia="Calibri"/>
        </w:rPr>
        <w:t xml:space="preserve"> </w:t>
      </w:r>
      <w:r>
        <w:rPr>
          <w:rFonts w:eastAsia="Calibri"/>
        </w:rPr>
        <w:t>tồn</w:t>
      </w:r>
      <w:r>
        <w:rPr>
          <w:rFonts w:eastAsia="Calibri"/>
        </w:rPr>
        <w:t xml:space="preserve"> </w:t>
      </w:r>
      <w:r>
        <w:rPr>
          <w:rFonts w:eastAsia="Calibri"/>
        </w:rPr>
        <w:t>tại</w:t>
      </w:r>
      <w:r>
        <w:rPr>
          <w:rFonts w:eastAsia="Calibri"/>
        </w:rPr>
        <w:t xml:space="preserve"> </w:t>
      </w:r>
      <w:r>
        <w:rPr>
          <w:rFonts w:eastAsia="Calibri"/>
        </w:rPr>
        <w:t>trên</w:t>
      </w:r>
      <w:r>
        <w:rPr>
          <w:rFonts w:eastAsia="Calibri"/>
        </w:rPr>
        <w:t xml:space="preserve"> </w:t>
      </w:r>
      <w:r>
        <w:rPr>
          <w:rFonts w:eastAsia="Calibri"/>
        </w:rPr>
        <w:t>hệ</w:t>
      </w:r>
      <w:r>
        <w:rPr>
          <w:rFonts w:eastAsia="Calibri"/>
        </w:rPr>
        <w:t xml:space="preserve"> </w:t>
      </w:r>
      <w:r>
        <w:rPr>
          <w:rFonts w:eastAsia="Calibri"/>
        </w:rPr>
        <w:t>thống</w:t>
      </w:r>
      <w:r>
        <w:rPr>
          <w:rFonts w:eastAsia="Calibri"/>
        </w:rPr>
        <w:t>).</w:t>
      </w:r>
    </w:p>
    <w:p w:rsidR="009D1437" w:rsidRPr="006A6243" w:rsidP="009D1437" w14:paraId="2444C077" w14:textId="77777777">
      <w:pPr>
        <w:pStyle w:val="ListParagraph"/>
        <w:numPr>
          <w:ilvl w:val="0"/>
          <w:numId w:val="2"/>
        </w:numPr>
        <w:spacing w:after="0" w:line="360" w:lineRule="auto"/>
        <w:ind w:left="1080"/>
        <w:jc w:val="both"/>
        <w:rPr>
          <w:rFonts w:eastAsia="Calibri"/>
          <w:b/>
        </w:rPr>
      </w:pPr>
      <w:r w:rsidRPr="00BA6906">
        <w:rPr>
          <w:b/>
          <w:color w:val="000000"/>
        </w:rPr>
        <w:t>strOldArisingDate</w:t>
      </w:r>
      <w:r>
        <w:rPr>
          <w:b/>
          <w:color w:val="000000"/>
        </w:rPr>
        <w:t xml:space="preserve">: </w:t>
      </w:r>
      <w:r>
        <w:rPr>
          <w:color w:val="000000"/>
        </w:rPr>
        <w:t>Ngày</w:t>
      </w:r>
      <w:r>
        <w:rPr>
          <w:color w:val="000000"/>
        </w:rPr>
        <w:t xml:space="preserve"> </w:t>
      </w:r>
      <w:r>
        <w:rPr>
          <w:color w:val="000000"/>
        </w:rPr>
        <w:t>hóa</w:t>
      </w:r>
      <w:r>
        <w:rPr>
          <w:color w:val="000000"/>
        </w:rPr>
        <w:t xml:space="preserve"> </w:t>
      </w:r>
      <w:r>
        <w:rPr>
          <w:color w:val="000000"/>
        </w:rPr>
        <w:t>đơn</w:t>
      </w:r>
      <w:r>
        <w:rPr>
          <w:color w:val="000000"/>
        </w:rPr>
        <w:t xml:space="preserve"> </w:t>
      </w:r>
      <w:r>
        <w:rPr>
          <w:color w:val="000000"/>
        </w:rPr>
        <w:t>của</w:t>
      </w:r>
      <w:r>
        <w:rPr>
          <w:color w:val="000000"/>
        </w:rPr>
        <w:t xml:space="preserve"> </w:t>
      </w:r>
      <w:r>
        <w:rPr>
          <w:color w:val="000000"/>
        </w:rPr>
        <w:t>hóa</w:t>
      </w:r>
      <w:r>
        <w:rPr>
          <w:color w:val="000000"/>
        </w:rPr>
        <w:t xml:space="preserve"> </w:t>
      </w:r>
      <w:r>
        <w:rPr>
          <w:color w:val="000000"/>
        </w:rPr>
        <w:t>đơn</w:t>
      </w:r>
      <w:r>
        <w:rPr>
          <w:color w:val="000000"/>
        </w:rPr>
        <w:t xml:space="preserve"> </w:t>
      </w:r>
      <w:r>
        <w:rPr>
          <w:color w:val="000000"/>
        </w:rPr>
        <w:t>cũ</w:t>
      </w:r>
      <w:r>
        <w:rPr>
          <w:color w:val="000000"/>
        </w:rPr>
        <w:t xml:space="preserve">, </w:t>
      </w:r>
      <w:r>
        <w:rPr>
          <w:color w:val="000000"/>
        </w:rPr>
        <w:t>định</w:t>
      </w:r>
      <w:r>
        <w:rPr>
          <w:color w:val="000000"/>
        </w:rPr>
        <w:t xml:space="preserve"> </w:t>
      </w:r>
      <w:r>
        <w:rPr>
          <w:color w:val="000000"/>
        </w:rPr>
        <w:t>dạng</w:t>
      </w:r>
      <w:r>
        <w:rPr>
          <w:color w:val="000000"/>
        </w:rPr>
        <w:t xml:space="preserve"> dd/MM/</w:t>
      </w:r>
      <w:r>
        <w:rPr>
          <w:color w:val="000000"/>
        </w:rPr>
        <w:t>yyyy</w:t>
      </w:r>
      <w:r>
        <w:rPr>
          <w:color w:val="000000"/>
        </w:rPr>
        <w:t xml:space="preserve"> (</w:t>
      </w:r>
      <w:r>
        <w:rPr>
          <w:color w:val="000000"/>
        </w:rPr>
        <w:t>Bắt</w:t>
      </w:r>
      <w:r>
        <w:rPr>
          <w:color w:val="000000"/>
        </w:rPr>
        <w:t xml:space="preserve"> </w:t>
      </w:r>
      <w:r>
        <w:rPr>
          <w:color w:val="000000"/>
        </w:rPr>
        <w:t>buộc</w:t>
      </w:r>
      <w:r>
        <w:rPr>
          <w:color w:val="000000"/>
        </w:rPr>
        <w:t xml:space="preserve"> </w:t>
      </w:r>
      <w:r>
        <w:rPr>
          <w:color w:val="000000"/>
        </w:rPr>
        <w:t>phải</w:t>
      </w:r>
      <w:r>
        <w:rPr>
          <w:color w:val="000000"/>
        </w:rPr>
        <w:t xml:space="preserve"> </w:t>
      </w:r>
      <w:r>
        <w:rPr>
          <w:color w:val="000000"/>
        </w:rPr>
        <w:t>nhập</w:t>
      </w:r>
      <w:r>
        <w:rPr>
          <w:color w:val="000000"/>
        </w:rPr>
        <w:t xml:space="preserve"> </w:t>
      </w:r>
      <w:r>
        <w:rPr>
          <w:color w:val="000000"/>
        </w:rPr>
        <w:t>đúng</w:t>
      </w:r>
      <w:r>
        <w:rPr>
          <w:color w:val="000000"/>
        </w:rPr>
        <w:t xml:space="preserve"> </w:t>
      </w:r>
      <w:r>
        <w:rPr>
          <w:color w:val="000000"/>
        </w:rPr>
        <w:t>và</w:t>
      </w:r>
      <w:r>
        <w:rPr>
          <w:color w:val="000000"/>
        </w:rPr>
        <w:t xml:space="preserve"> </w:t>
      </w:r>
      <w:r>
        <w:rPr>
          <w:color w:val="000000"/>
        </w:rPr>
        <w:t>đủ</w:t>
      </w:r>
      <w:r>
        <w:rPr>
          <w:color w:val="000000"/>
        </w:rPr>
        <w:t xml:space="preserve"> 2 </w:t>
      </w:r>
      <w:r>
        <w:rPr>
          <w:color w:val="000000"/>
        </w:rPr>
        <w:t>chữ</w:t>
      </w:r>
      <w:r>
        <w:rPr>
          <w:color w:val="000000"/>
        </w:rPr>
        <w:t xml:space="preserve"> </w:t>
      </w:r>
      <w:r>
        <w:rPr>
          <w:color w:val="000000"/>
        </w:rPr>
        <w:t>số</w:t>
      </w:r>
      <w:r>
        <w:rPr>
          <w:color w:val="000000"/>
        </w:rPr>
        <w:t xml:space="preserve"> </w:t>
      </w:r>
      <w:r>
        <w:rPr>
          <w:color w:val="000000"/>
        </w:rPr>
        <w:t>cho</w:t>
      </w:r>
      <w:r>
        <w:rPr>
          <w:color w:val="000000"/>
        </w:rPr>
        <w:t xml:space="preserve"> </w:t>
      </w:r>
      <w:r>
        <w:rPr>
          <w:color w:val="000000"/>
        </w:rPr>
        <w:t>ngày</w:t>
      </w:r>
      <w:r>
        <w:rPr>
          <w:color w:val="000000"/>
        </w:rPr>
        <w:t xml:space="preserve"> </w:t>
      </w:r>
      <w:r>
        <w:rPr>
          <w:color w:val="000000"/>
        </w:rPr>
        <w:t>tháng</w:t>
      </w:r>
      <w:r>
        <w:rPr>
          <w:color w:val="000000"/>
        </w:rPr>
        <w:t xml:space="preserve">, 4 </w:t>
      </w:r>
      <w:r>
        <w:rPr>
          <w:color w:val="000000"/>
        </w:rPr>
        <w:t>chữ</w:t>
      </w:r>
      <w:r>
        <w:rPr>
          <w:color w:val="000000"/>
        </w:rPr>
        <w:t xml:space="preserve"> </w:t>
      </w:r>
      <w:r>
        <w:rPr>
          <w:color w:val="000000"/>
        </w:rPr>
        <w:t>số</w:t>
      </w:r>
      <w:r>
        <w:rPr>
          <w:color w:val="000000"/>
        </w:rPr>
        <w:t xml:space="preserve"> </w:t>
      </w:r>
      <w:r>
        <w:rPr>
          <w:color w:val="000000"/>
        </w:rPr>
        <w:t>cho</w:t>
      </w:r>
      <w:r>
        <w:rPr>
          <w:color w:val="000000"/>
        </w:rPr>
        <w:t xml:space="preserve"> </w:t>
      </w:r>
      <w:r>
        <w:rPr>
          <w:color w:val="000000"/>
        </w:rPr>
        <w:t>năm</w:t>
      </w:r>
      <w:r>
        <w:rPr>
          <w:color w:val="000000"/>
        </w:rPr>
        <w:t xml:space="preserve">. </w:t>
      </w:r>
      <w:r>
        <w:rPr>
          <w:color w:val="000000"/>
        </w:rPr>
        <w:t>Ví</w:t>
      </w:r>
      <w:r>
        <w:rPr>
          <w:color w:val="000000"/>
        </w:rPr>
        <w:t xml:space="preserve"> </w:t>
      </w:r>
      <w:r>
        <w:rPr>
          <w:color w:val="000000"/>
        </w:rPr>
        <w:t>dụ</w:t>
      </w:r>
      <w:r>
        <w:rPr>
          <w:color w:val="000000"/>
        </w:rPr>
        <w:t xml:space="preserve"> 01/12/2021)</w:t>
      </w:r>
    </w:p>
    <w:p w:rsidR="009D1437" w:rsidRPr="006A6243" w:rsidP="009D1437" w14:paraId="7C9862A1" w14:textId="77777777">
      <w:pPr>
        <w:pStyle w:val="ListParagraph"/>
        <w:numPr>
          <w:ilvl w:val="0"/>
          <w:numId w:val="2"/>
        </w:numPr>
        <w:spacing w:after="0" w:line="360" w:lineRule="auto"/>
        <w:ind w:left="1080"/>
        <w:jc w:val="both"/>
        <w:rPr>
          <w:rFonts w:eastAsia="Calibri"/>
          <w:b/>
        </w:rPr>
      </w:pPr>
      <w:r w:rsidRPr="001C0F5D">
        <w:rPr>
          <w:rFonts w:eastAsia="Calibri"/>
          <w:b/>
        </w:rPr>
        <w:t>convert</w:t>
      </w:r>
      <w:r>
        <w:rPr>
          <w:rFonts w:eastAsia="Calibri"/>
        </w:rPr>
        <w:t xml:space="preserve">: </w:t>
      </w:r>
      <w:r w:rsidRPr="009372AD">
        <w:rPr>
          <w:rFonts w:eastAsia="Calibri"/>
        </w:rPr>
        <w:t>Mặc</w:t>
      </w:r>
      <w:r w:rsidRPr="009372AD">
        <w:rPr>
          <w:rFonts w:eastAsia="Calibri"/>
        </w:rPr>
        <w:t xml:space="preserve"> </w:t>
      </w:r>
      <w:r w:rsidRPr="009372AD">
        <w:rPr>
          <w:rFonts w:eastAsia="Calibri"/>
        </w:rPr>
        <w:t>định</w:t>
      </w:r>
      <w:r w:rsidRPr="009372AD">
        <w:rPr>
          <w:rFonts w:eastAsia="Calibri"/>
        </w:rPr>
        <w:t xml:space="preserve"> </w:t>
      </w:r>
      <w:r w:rsidRPr="009372AD">
        <w:rPr>
          <w:rFonts w:eastAsia="Calibri"/>
        </w:rPr>
        <w:t>là</w:t>
      </w:r>
      <w:r w:rsidRPr="009372AD">
        <w:rPr>
          <w:rFonts w:eastAsia="Calibri"/>
        </w:rPr>
        <w:t xml:space="preserve"> 0, </w:t>
      </w:r>
      <w:r>
        <w:rPr>
          <w:rFonts w:eastAsia="Calibri"/>
        </w:rPr>
        <w:t>(</w:t>
      </w:r>
      <w:r w:rsidRPr="009372AD">
        <w:rPr>
          <w:rFonts w:eastAsia="Calibri"/>
        </w:rPr>
        <w:t xml:space="preserve">0 – </w:t>
      </w:r>
      <w:r w:rsidRPr="009372AD">
        <w:rPr>
          <w:rFonts w:eastAsia="Calibri"/>
        </w:rPr>
        <w:t>Không</w:t>
      </w:r>
      <w:r w:rsidRPr="009372AD">
        <w:rPr>
          <w:rFonts w:eastAsia="Calibri"/>
        </w:rPr>
        <w:t xml:space="preserve"> </w:t>
      </w:r>
      <w:r w:rsidRPr="009372AD">
        <w:rPr>
          <w:rFonts w:eastAsia="Calibri"/>
        </w:rPr>
        <w:t>cần</w:t>
      </w:r>
      <w:r w:rsidRPr="009372AD">
        <w:rPr>
          <w:rFonts w:eastAsia="Calibri"/>
        </w:rPr>
        <w:t xml:space="preserve"> convert </w:t>
      </w:r>
      <w:r w:rsidRPr="009372AD">
        <w:rPr>
          <w:rFonts w:eastAsia="Calibri"/>
        </w:rPr>
        <w:t>từ</w:t>
      </w:r>
      <w:r w:rsidRPr="009372AD">
        <w:rPr>
          <w:rFonts w:eastAsia="Calibri"/>
        </w:rPr>
        <w:t xml:space="preserve"> TCVN3 sang Unicode. 1- </w:t>
      </w:r>
      <w:r w:rsidRPr="009372AD">
        <w:rPr>
          <w:rFonts w:eastAsia="Calibri"/>
        </w:rPr>
        <w:t>Cần</w:t>
      </w:r>
      <w:r w:rsidRPr="009372AD">
        <w:rPr>
          <w:rFonts w:eastAsia="Calibri"/>
        </w:rPr>
        <w:t xml:space="preserve"> convert </w:t>
      </w:r>
      <w:r w:rsidRPr="009372AD">
        <w:rPr>
          <w:rFonts w:eastAsia="Calibri"/>
        </w:rPr>
        <w:t>từ</w:t>
      </w:r>
      <w:r w:rsidRPr="009372AD">
        <w:rPr>
          <w:rFonts w:eastAsia="Calibri"/>
        </w:rPr>
        <w:t xml:space="preserve"> TCVN3 sang Unicode</w:t>
      </w:r>
      <w:r>
        <w:rPr>
          <w:rFonts w:eastAsia="Calibri"/>
        </w:rPr>
        <w:t>).</w:t>
      </w:r>
    </w:p>
    <w:p w:rsidR="009D1437" w:rsidRPr="00E009AD" w:rsidP="009D1437" w14:paraId="7D0CACAD" w14:textId="77777777">
      <w:pPr>
        <w:pStyle w:val="ListParagraph"/>
        <w:numPr>
          <w:ilvl w:val="0"/>
          <w:numId w:val="2"/>
        </w:numPr>
        <w:spacing w:after="0" w:line="360" w:lineRule="auto"/>
        <w:ind w:left="1080"/>
        <w:jc w:val="both"/>
        <w:rPr>
          <w:rFonts w:eastAsia="Calibri"/>
          <w:b/>
        </w:rPr>
      </w:pPr>
      <w:r>
        <w:rPr>
          <w:b/>
        </w:rPr>
        <w:t>p</w:t>
      </w:r>
      <w:r w:rsidRPr="006479A0">
        <w:rPr>
          <w:b/>
        </w:rPr>
        <w:t>attern</w:t>
      </w:r>
      <w:r>
        <w:t xml:space="preserve">: </w:t>
      </w:r>
      <w:r>
        <w:t>Mẫu</w:t>
      </w:r>
      <w:r>
        <w:t xml:space="preserve"> </w:t>
      </w:r>
      <w:r>
        <w:t>số</w:t>
      </w:r>
    </w:p>
    <w:p w:rsidR="009D1437" w:rsidRPr="00F7420B" w:rsidP="009D1437" w14:paraId="6A496228" w14:textId="77777777">
      <w:pPr>
        <w:pStyle w:val="ListParagraph"/>
        <w:numPr>
          <w:ilvl w:val="0"/>
          <w:numId w:val="2"/>
        </w:numPr>
        <w:spacing w:after="0" w:line="360" w:lineRule="auto"/>
        <w:ind w:left="1080"/>
        <w:jc w:val="both"/>
      </w:pPr>
      <w:r>
        <w:rPr>
          <w:b/>
        </w:rPr>
        <w:t>s</w:t>
      </w:r>
      <w:r w:rsidRPr="006479A0">
        <w:rPr>
          <w:b/>
        </w:rPr>
        <w:t>erial</w:t>
      </w:r>
      <w:r>
        <w:t xml:space="preserve">: </w:t>
      </w:r>
      <w:r>
        <w:t>Ký</w:t>
      </w:r>
      <w:r>
        <w:t xml:space="preserve"> </w:t>
      </w:r>
      <w:r>
        <w:t>hiệu</w:t>
      </w:r>
    </w:p>
    <w:p w:rsidR="009D1437" w:rsidRPr="00F7420B" w:rsidP="009D1437" w14:paraId="1C47755F" w14:textId="77777777">
      <w:pPr>
        <w:pStyle w:val="ListParagraph"/>
        <w:numPr>
          <w:ilvl w:val="0"/>
          <w:numId w:val="2"/>
        </w:numPr>
        <w:spacing w:after="0" w:line="360" w:lineRule="auto"/>
        <w:ind w:left="1080"/>
        <w:jc w:val="both"/>
        <w:rPr>
          <w:rFonts w:eastAsia="Calibri"/>
          <w:b/>
        </w:rPr>
      </w:pPr>
      <w:r w:rsidRPr="00B7295A">
        <w:rPr>
          <w:b/>
          <w:color w:val="000000"/>
        </w:rPr>
        <w:t>relatedInvType</w:t>
      </w:r>
      <w:r>
        <w:rPr>
          <w:b/>
          <w:color w:val="000000"/>
        </w:rPr>
        <w:t xml:space="preserve">: </w:t>
      </w:r>
      <w:r w:rsidRPr="006301D5">
        <w:rPr>
          <w:color w:val="000000"/>
        </w:rPr>
        <w:t>Loại</w:t>
      </w:r>
      <w:r>
        <w:rPr>
          <w:color w:val="000000"/>
        </w:rPr>
        <w:t xml:space="preserve"> </w:t>
      </w:r>
      <w:r>
        <w:rPr>
          <w:color w:val="000000"/>
        </w:rPr>
        <w:t>hóa</w:t>
      </w:r>
      <w:r>
        <w:rPr>
          <w:color w:val="000000"/>
        </w:rPr>
        <w:t xml:space="preserve"> </w:t>
      </w:r>
      <w:r>
        <w:rPr>
          <w:color w:val="000000"/>
        </w:rPr>
        <w:t>đơn</w:t>
      </w:r>
      <w:r>
        <w:rPr>
          <w:color w:val="000000"/>
        </w:rPr>
        <w:t xml:space="preserve"> </w:t>
      </w:r>
      <w:r>
        <w:rPr>
          <w:color w:val="000000"/>
        </w:rPr>
        <w:t>liên</w:t>
      </w:r>
      <w:r>
        <w:rPr>
          <w:color w:val="000000"/>
        </w:rPr>
        <w:t xml:space="preserve"> </w:t>
      </w:r>
      <w:r>
        <w:rPr>
          <w:color w:val="000000"/>
        </w:rPr>
        <w:t>quan</w:t>
      </w:r>
      <w:r>
        <w:rPr>
          <w:color w:val="000000"/>
        </w:rPr>
        <w:t xml:space="preserve">, </w:t>
      </w:r>
      <w:r>
        <w:rPr>
          <w:color w:val="000000"/>
        </w:rPr>
        <w:t>mặc</w:t>
      </w:r>
      <w:r>
        <w:rPr>
          <w:color w:val="000000"/>
        </w:rPr>
        <w:t xml:space="preserve"> </w:t>
      </w:r>
      <w:r>
        <w:rPr>
          <w:color w:val="000000"/>
        </w:rPr>
        <w:t>định</w:t>
      </w:r>
      <w:r>
        <w:rPr>
          <w:color w:val="000000"/>
        </w:rPr>
        <w:t xml:space="preserve"> </w:t>
      </w:r>
      <w:r>
        <w:rPr>
          <w:color w:val="000000"/>
        </w:rPr>
        <w:t>là</w:t>
      </w:r>
      <w:r>
        <w:rPr>
          <w:color w:val="000000"/>
        </w:rPr>
        <w:t xml:space="preserve"> 3 (</w:t>
      </w:r>
      <w:r>
        <w:rPr>
          <w:rFonts w:ascii="Consolas" w:hAnsi="Consolas" w:cs="Consolas"/>
          <w:color w:val="008000"/>
          <w:sz w:val="19"/>
          <w:szCs w:val="19"/>
        </w:rPr>
        <w:t xml:space="preserve">Các </w:t>
      </w:r>
      <w:r>
        <w:rPr>
          <w:rFonts w:ascii="Consolas" w:hAnsi="Consolas" w:cs="Consolas"/>
          <w:color w:val="008000"/>
          <w:sz w:val="19"/>
          <w:szCs w:val="19"/>
        </w:rPr>
        <w:t>loại</w:t>
      </w:r>
      <w:r>
        <w:rPr>
          <w:rFonts w:ascii="Consolas" w:hAnsi="Consolas" w:cs="Consolas"/>
          <w:color w:val="008000"/>
          <w:sz w:val="19"/>
          <w:szCs w:val="19"/>
        </w:rPr>
        <w:t xml:space="preserve"> </w:t>
      </w:r>
      <w:r>
        <w:rPr>
          <w:rFonts w:ascii="Consolas" w:hAnsi="Consolas" w:cs="Consolas"/>
          <w:color w:val="008000"/>
          <w:sz w:val="19"/>
          <w:szCs w:val="19"/>
        </w:rPr>
        <w:t>hóa</w:t>
      </w:r>
      <w:r>
        <w:rPr>
          <w:rFonts w:ascii="Consolas" w:hAnsi="Consolas" w:cs="Consolas"/>
          <w:color w:val="008000"/>
          <w:sz w:val="19"/>
          <w:szCs w:val="19"/>
        </w:rPr>
        <w:t xml:space="preserve"> </w:t>
      </w:r>
      <w:r>
        <w:rPr>
          <w:rFonts w:ascii="Consolas" w:hAnsi="Consolas" w:cs="Consolas"/>
          <w:color w:val="008000"/>
          <w:sz w:val="19"/>
          <w:szCs w:val="19"/>
        </w:rPr>
        <w:t>đơn</w:t>
      </w:r>
      <w:r>
        <w:rPr>
          <w:rFonts w:ascii="Consolas" w:hAnsi="Consolas" w:cs="Consolas"/>
          <w:color w:val="008000"/>
          <w:sz w:val="19"/>
          <w:szCs w:val="19"/>
        </w:rPr>
        <w:t xml:space="preserve"> </w:t>
      </w:r>
      <w:r>
        <w:rPr>
          <w:rFonts w:ascii="Consolas" w:hAnsi="Consolas" w:cs="Consolas"/>
          <w:color w:val="008000"/>
          <w:sz w:val="19"/>
          <w:szCs w:val="19"/>
        </w:rPr>
        <w:t>theo</w:t>
      </w:r>
      <w:r>
        <w:rPr>
          <w:rFonts w:ascii="Consolas" w:hAnsi="Consolas" w:cs="Consolas"/>
          <w:color w:val="008000"/>
          <w:sz w:val="19"/>
          <w:szCs w:val="19"/>
        </w:rPr>
        <w:t xml:space="preserve"> </w:t>
      </w:r>
      <w:r>
        <w:rPr>
          <w:rFonts w:ascii="Consolas" w:hAnsi="Consolas" w:cs="Consolas"/>
          <w:color w:val="008000"/>
          <w:sz w:val="19"/>
          <w:szCs w:val="19"/>
        </w:rPr>
        <w:t>Nghị</w:t>
      </w:r>
      <w:r>
        <w:rPr>
          <w:rFonts w:ascii="Consolas" w:hAnsi="Consolas" w:cs="Consolas"/>
          <w:color w:val="008000"/>
          <w:sz w:val="19"/>
          <w:szCs w:val="19"/>
        </w:rPr>
        <w:t xml:space="preserve"> </w:t>
      </w:r>
      <w:r>
        <w:rPr>
          <w:rFonts w:ascii="Consolas" w:hAnsi="Consolas" w:cs="Consolas"/>
          <w:color w:val="008000"/>
          <w:sz w:val="19"/>
          <w:szCs w:val="19"/>
        </w:rPr>
        <w:t>định</w:t>
      </w:r>
      <w:r>
        <w:rPr>
          <w:rFonts w:ascii="Consolas" w:hAnsi="Consolas" w:cs="Consolas"/>
          <w:color w:val="008000"/>
          <w:sz w:val="19"/>
          <w:szCs w:val="19"/>
        </w:rPr>
        <w:t xml:space="preserve"> </w:t>
      </w:r>
      <w:r>
        <w:rPr>
          <w:rFonts w:ascii="Consolas" w:hAnsi="Consolas" w:cs="Consolas"/>
          <w:color w:val="008000"/>
          <w:sz w:val="19"/>
          <w:szCs w:val="19"/>
        </w:rPr>
        <w:t>số</w:t>
      </w:r>
      <w:r>
        <w:rPr>
          <w:rFonts w:ascii="Consolas" w:hAnsi="Consolas" w:cs="Consolas"/>
          <w:color w:val="008000"/>
          <w:sz w:val="19"/>
          <w:szCs w:val="19"/>
        </w:rPr>
        <w:t xml:space="preserve"> 51/2010/NĐ-CP </w:t>
      </w:r>
      <w:r>
        <w:rPr>
          <w:rFonts w:ascii="Consolas" w:hAnsi="Consolas" w:cs="Consolas"/>
          <w:color w:val="008000"/>
          <w:sz w:val="19"/>
          <w:szCs w:val="19"/>
        </w:rPr>
        <w:t>và</w:t>
      </w:r>
      <w:r>
        <w:rPr>
          <w:rFonts w:ascii="Consolas" w:hAnsi="Consolas" w:cs="Consolas"/>
          <w:color w:val="008000"/>
          <w:sz w:val="19"/>
          <w:szCs w:val="19"/>
        </w:rPr>
        <w:t xml:space="preserve"> </w:t>
      </w:r>
      <w:r>
        <w:rPr>
          <w:rFonts w:ascii="Consolas" w:hAnsi="Consolas" w:cs="Consolas"/>
          <w:color w:val="008000"/>
          <w:sz w:val="19"/>
          <w:szCs w:val="19"/>
        </w:rPr>
        <w:t>Nghị</w:t>
      </w:r>
      <w:r>
        <w:rPr>
          <w:rFonts w:ascii="Consolas" w:hAnsi="Consolas" w:cs="Consolas"/>
          <w:color w:val="008000"/>
          <w:sz w:val="19"/>
          <w:szCs w:val="19"/>
        </w:rPr>
        <w:t xml:space="preserve"> </w:t>
      </w:r>
      <w:r>
        <w:rPr>
          <w:rFonts w:ascii="Consolas" w:hAnsi="Consolas" w:cs="Consolas"/>
          <w:color w:val="008000"/>
          <w:sz w:val="19"/>
          <w:szCs w:val="19"/>
        </w:rPr>
        <w:t>định</w:t>
      </w:r>
      <w:r>
        <w:rPr>
          <w:rFonts w:ascii="Consolas" w:hAnsi="Consolas" w:cs="Consolas"/>
          <w:color w:val="008000"/>
          <w:sz w:val="19"/>
          <w:szCs w:val="19"/>
        </w:rPr>
        <w:t xml:space="preserve"> </w:t>
      </w:r>
      <w:r>
        <w:rPr>
          <w:rFonts w:ascii="Consolas" w:hAnsi="Consolas" w:cs="Consolas"/>
          <w:color w:val="008000"/>
          <w:sz w:val="19"/>
          <w:szCs w:val="19"/>
        </w:rPr>
        <w:t>số</w:t>
      </w:r>
      <w:r>
        <w:rPr>
          <w:rFonts w:ascii="Consolas" w:hAnsi="Consolas" w:cs="Consolas"/>
          <w:color w:val="008000"/>
          <w:sz w:val="19"/>
          <w:szCs w:val="19"/>
        </w:rPr>
        <w:t xml:space="preserve"> 04/2014/NĐ-CP (</w:t>
      </w:r>
      <w:r>
        <w:rPr>
          <w:rFonts w:ascii="Consolas" w:hAnsi="Consolas" w:cs="Consolas"/>
          <w:color w:val="008000"/>
          <w:sz w:val="19"/>
          <w:szCs w:val="19"/>
        </w:rPr>
        <w:t>Trừ</w:t>
      </w:r>
      <w:r>
        <w:rPr>
          <w:rFonts w:ascii="Consolas" w:hAnsi="Consolas" w:cs="Consolas"/>
          <w:color w:val="008000"/>
          <w:sz w:val="19"/>
          <w:szCs w:val="19"/>
        </w:rPr>
        <w:t xml:space="preserve"> </w:t>
      </w:r>
      <w:r>
        <w:rPr>
          <w:rFonts w:ascii="Consolas" w:hAnsi="Consolas" w:cs="Consolas"/>
          <w:color w:val="008000"/>
          <w:sz w:val="19"/>
          <w:szCs w:val="19"/>
        </w:rPr>
        <w:t>hóa</w:t>
      </w:r>
      <w:r>
        <w:rPr>
          <w:rFonts w:ascii="Consolas" w:hAnsi="Consolas" w:cs="Consolas"/>
          <w:color w:val="008000"/>
          <w:sz w:val="19"/>
          <w:szCs w:val="19"/>
        </w:rPr>
        <w:t xml:space="preserve"> </w:t>
      </w:r>
      <w:r>
        <w:rPr>
          <w:rFonts w:ascii="Consolas" w:hAnsi="Consolas" w:cs="Consolas"/>
          <w:color w:val="008000"/>
          <w:sz w:val="19"/>
          <w:szCs w:val="19"/>
        </w:rPr>
        <w:t>đơn</w:t>
      </w:r>
      <w:r>
        <w:rPr>
          <w:rFonts w:ascii="Consolas" w:hAnsi="Consolas" w:cs="Consolas"/>
          <w:color w:val="008000"/>
          <w:sz w:val="19"/>
          <w:szCs w:val="19"/>
        </w:rPr>
        <w:t xml:space="preserve"> </w:t>
      </w:r>
      <w:r>
        <w:rPr>
          <w:rFonts w:ascii="Consolas" w:hAnsi="Consolas" w:cs="Consolas"/>
          <w:color w:val="008000"/>
          <w:sz w:val="19"/>
          <w:szCs w:val="19"/>
        </w:rPr>
        <w:t>điện</w:t>
      </w:r>
      <w:r>
        <w:rPr>
          <w:rFonts w:ascii="Consolas" w:hAnsi="Consolas" w:cs="Consolas"/>
          <w:color w:val="008000"/>
          <w:sz w:val="19"/>
          <w:szCs w:val="19"/>
        </w:rPr>
        <w:t xml:space="preserve"> </w:t>
      </w:r>
      <w:r>
        <w:rPr>
          <w:rFonts w:ascii="Consolas" w:hAnsi="Consolas" w:cs="Consolas"/>
          <w:color w:val="008000"/>
          <w:sz w:val="19"/>
          <w:szCs w:val="19"/>
        </w:rPr>
        <w:t>tử</w:t>
      </w:r>
      <w:r>
        <w:rPr>
          <w:rFonts w:ascii="Consolas" w:hAnsi="Consolas" w:cs="Consolas"/>
          <w:color w:val="008000"/>
          <w:sz w:val="19"/>
          <w:szCs w:val="19"/>
        </w:rPr>
        <w:t xml:space="preserve"> </w:t>
      </w:r>
      <w:r>
        <w:rPr>
          <w:rFonts w:ascii="Consolas" w:hAnsi="Consolas" w:cs="Consolas"/>
          <w:color w:val="008000"/>
          <w:sz w:val="19"/>
          <w:szCs w:val="19"/>
        </w:rPr>
        <w:t>có</w:t>
      </w:r>
      <w:r>
        <w:rPr>
          <w:rFonts w:ascii="Consolas" w:hAnsi="Consolas" w:cs="Consolas"/>
          <w:color w:val="008000"/>
          <w:sz w:val="19"/>
          <w:szCs w:val="19"/>
        </w:rPr>
        <w:t xml:space="preserve"> </w:t>
      </w:r>
      <w:r>
        <w:rPr>
          <w:rFonts w:ascii="Consolas" w:hAnsi="Consolas" w:cs="Consolas"/>
          <w:color w:val="008000"/>
          <w:sz w:val="19"/>
          <w:szCs w:val="19"/>
        </w:rPr>
        <w:t>mã</w:t>
      </w:r>
      <w:r>
        <w:rPr>
          <w:rFonts w:ascii="Consolas" w:hAnsi="Consolas" w:cs="Consolas"/>
          <w:color w:val="008000"/>
          <w:sz w:val="19"/>
          <w:szCs w:val="19"/>
        </w:rPr>
        <w:t xml:space="preserve"> </w:t>
      </w:r>
      <w:r>
        <w:rPr>
          <w:rFonts w:ascii="Consolas" w:hAnsi="Consolas" w:cs="Consolas"/>
          <w:color w:val="008000"/>
          <w:sz w:val="19"/>
          <w:szCs w:val="19"/>
        </w:rPr>
        <w:t>xác</w:t>
      </w:r>
      <w:r>
        <w:rPr>
          <w:rFonts w:ascii="Consolas" w:hAnsi="Consolas" w:cs="Consolas"/>
          <w:color w:val="008000"/>
          <w:sz w:val="19"/>
          <w:szCs w:val="19"/>
        </w:rPr>
        <w:t xml:space="preserve"> </w:t>
      </w:r>
      <w:r>
        <w:rPr>
          <w:rFonts w:ascii="Consolas" w:hAnsi="Consolas" w:cs="Consolas"/>
          <w:color w:val="008000"/>
          <w:sz w:val="19"/>
          <w:szCs w:val="19"/>
        </w:rPr>
        <w:t>thực</w:t>
      </w:r>
      <w:r>
        <w:rPr>
          <w:rFonts w:ascii="Consolas" w:hAnsi="Consolas" w:cs="Consolas"/>
          <w:color w:val="008000"/>
          <w:sz w:val="19"/>
          <w:szCs w:val="19"/>
        </w:rPr>
        <w:t xml:space="preserve"> </w:t>
      </w:r>
      <w:r>
        <w:rPr>
          <w:rFonts w:ascii="Consolas" w:hAnsi="Consolas" w:cs="Consolas"/>
          <w:color w:val="008000"/>
          <w:sz w:val="19"/>
          <w:szCs w:val="19"/>
        </w:rPr>
        <w:t>của</w:t>
      </w:r>
      <w:r>
        <w:rPr>
          <w:rFonts w:ascii="Consolas" w:hAnsi="Consolas" w:cs="Consolas"/>
          <w:color w:val="008000"/>
          <w:sz w:val="19"/>
          <w:szCs w:val="19"/>
        </w:rPr>
        <w:t xml:space="preserve"> </w:t>
      </w:r>
      <w:r>
        <w:rPr>
          <w:rFonts w:ascii="Consolas" w:hAnsi="Consolas" w:cs="Consolas"/>
          <w:color w:val="008000"/>
          <w:sz w:val="19"/>
          <w:szCs w:val="19"/>
        </w:rPr>
        <w:t>cơ</w:t>
      </w:r>
      <w:r>
        <w:rPr>
          <w:rFonts w:ascii="Consolas" w:hAnsi="Consolas" w:cs="Consolas"/>
          <w:color w:val="008000"/>
          <w:sz w:val="19"/>
          <w:szCs w:val="19"/>
        </w:rPr>
        <w:t xml:space="preserve"> </w:t>
      </w:r>
      <w:r>
        <w:rPr>
          <w:rFonts w:ascii="Consolas" w:hAnsi="Consolas" w:cs="Consolas"/>
          <w:color w:val="008000"/>
          <w:sz w:val="19"/>
          <w:szCs w:val="19"/>
        </w:rPr>
        <w:t>quan</w:t>
      </w:r>
      <w:r>
        <w:rPr>
          <w:rFonts w:ascii="Consolas" w:hAnsi="Consolas" w:cs="Consolas"/>
          <w:color w:val="008000"/>
          <w:sz w:val="19"/>
          <w:szCs w:val="19"/>
        </w:rPr>
        <w:t xml:space="preserve"> </w:t>
      </w:r>
      <w:r>
        <w:rPr>
          <w:rFonts w:ascii="Consolas" w:hAnsi="Consolas" w:cs="Consolas"/>
          <w:color w:val="008000"/>
          <w:sz w:val="19"/>
          <w:szCs w:val="19"/>
        </w:rPr>
        <w:t>thuế</w:t>
      </w:r>
      <w:r>
        <w:rPr>
          <w:rFonts w:ascii="Consolas" w:hAnsi="Consolas" w:cs="Consolas"/>
          <w:color w:val="008000"/>
          <w:sz w:val="19"/>
          <w:szCs w:val="19"/>
        </w:rPr>
        <w:t xml:space="preserve"> </w:t>
      </w:r>
      <w:r>
        <w:rPr>
          <w:rFonts w:ascii="Consolas" w:hAnsi="Consolas" w:cs="Consolas"/>
          <w:color w:val="008000"/>
          <w:sz w:val="19"/>
          <w:szCs w:val="19"/>
        </w:rPr>
        <w:t>theo</w:t>
      </w:r>
      <w:r>
        <w:rPr>
          <w:rFonts w:ascii="Consolas" w:hAnsi="Consolas" w:cs="Consolas"/>
          <w:color w:val="008000"/>
          <w:sz w:val="19"/>
          <w:szCs w:val="19"/>
        </w:rPr>
        <w:t xml:space="preserve"> </w:t>
      </w:r>
      <w:r>
        <w:rPr>
          <w:rFonts w:ascii="Consolas" w:hAnsi="Consolas" w:cs="Consolas"/>
          <w:color w:val="008000"/>
          <w:sz w:val="19"/>
          <w:szCs w:val="19"/>
        </w:rPr>
        <w:t>Quyết</w:t>
      </w:r>
      <w:r>
        <w:rPr>
          <w:rFonts w:ascii="Consolas" w:hAnsi="Consolas" w:cs="Consolas"/>
          <w:color w:val="008000"/>
          <w:sz w:val="19"/>
          <w:szCs w:val="19"/>
        </w:rPr>
        <w:t xml:space="preserve"> </w:t>
      </w:r>
      <w:r>
        <w:rPr>
          <w:rFonts w:ascii="Consolas" w:hAnsi="Consolas" w:cs="Consolas"/>
          <w:color w:val="008000"/>
          <w:sz w:val="19"/>
          <w:szCs w:val="19"/>
        </w:rPr>
        <w:t>định</w:t>
      </w:r>
      <w:r>
        <w:rPr>
          <w:rFonts w:ascii="Consolas" w:hAnsi="Consolas" w:cs="Consolas"/>
          <w:color w:val="008000"/>
          <w:sz w:val="19"/>
          <w:szCs w:val="19"/>
        </w:rPr>
        <w:t xml:space="preserve"> </w:t>
      </w:r>
      <w:r>
        <w:rPr>
          <w:rFonts w:ascii="Consolas" w:hAnsi="Consolas" w:cs="Consolas"/>
          <w:color w:val="008000"/>
          <w:sz w:val="19"/>
          <w:szCs w:val="19"/>
        </w:rPr>
        <w:t>số</w:t>
      </w:r>
      <w:r>
        <w:rPr>
          <w:rFonts w:ascii="Consolas" w:hAnsi="Consolas" w:cs="Consolas"/>
          <w:color w:val="008000"/>
          <w:sz w:val="19"/>
          <w:szCs w:val="19"/>
        </w:rPr>
        <w:t xml:space="preserve"> 1209/QĐ-BTC </w:t>
      </w:r>
      <w:r>
        <w:rPr>
          <w:rFonts w:ascii="Consolas" w:hAnsi="Consolas" w:cs="Consolas"/>
          <w:color w:val="008000"/>
          <w:sz w:val="19"/>
          <w:szCs w:val="19"/>
        </w:rPr>
        <w:t>và</w:t>
      </w:r>
      <w:r>
        <w:rPr>
          <w:rFonts w:ascii="Consolas" w:hAnsi="Consolas" w:cs="Consolas"/>
          <w:color w:val="008000"/>
          <w:sz w:val="19"/>
          <w:szCs w:val="19"/>
        </w:rPr>
        <w:t xml:space="preserve"> </w:t>
      </w:r>
      <w:r>
        <w:rPr>
          <w:rFonts w:ascii="Consolas" w:hAnsi="Consolas" w:cs="Consolas"/>
          <w:color w:val="008000"/>
          <w:sz w:val="19"/>
          <w:szCs w:val="19"/>
        </w:rPr>
        <w:t>Quyết</w:t>
      </w:r>
      <w:r>
        <w:rPr>
          <w:rFonts w:ascii="Consolas" w:hAnsi="Consolas" w:cs="Consolas"/>
          <w:color w:val="008000"/>
          <w:sz w:val="19"/>
          <w:szCs w:val="19"/>
        </w:rPr>
        <w:t xml:space="preserve"> </w:t>
      </w:r>
      <w:r>
        <w:rPr>
          <w:rFonts w:ascii="Consolas" w:hAnsi="Consolas" w:cs="Consolas"/>
          <w:color w:val="008000"/>
          <w:sz w:val="19"/>
          <w:szCs w:val="19"/>
        </w:rPr>
        <w:t>định</w:t>
      </w:r>
      <w:r>
        <w:rPr>
          <w:rFonts w:ascii="Consolas" w:hAnsi="Consolas" w:cs="Consolas"/>
          <w:color w:val="008000"/>
          <w:sz w:val="19"/>
          <w:szCs w:val="19"/>
        </w:rPr>
        <w:t xml:space="preserve"> </w:t>
      </w:r>
      <w:r>
        <w:rPr>
          <w:rFonts w:ascii="Consolas" w:hAnsi="Consolas" w:cs="Consolas"/>
          <w:color w:val="008000"/>
          <w:sz w:val="19"/>
          <w:szCs w:val="19"/>
        </w:rPr>
        <w:t>số</w:t>
      </w:r>
      <w:r>
        <w:rPr>
          <w:rFonts w:ascii="Consolas" w:hAnsi="Consolas" w:cs="Consolas"/>
          <w:color w:val="008000"/>
          <w:sz w:val="19"/>
          <w:szCs w:val="19"/>
        </w:rPr>
        <w:t xml:space="preserve"> 2660/QĐ-BTC)</w:t>
      </w:r>
      <w:r>
        <w:rPr>
          <w:color w:val="000000"/>
        </w:rPr>
        <w:t>)</w:t>
      </w:r>
    </w:p>
    <w:p w:rsidR="009D1437" w:rsidRPr="006A6243" w:rsidP="009D1437" w14:paraId="7C6E7302" w14:textId="77777777">
      <w:pPr>
        <w:pStyle w:val="ListParagraph"/>
        <w:numPr>
          <w:ilvl w:val="0"/>
          <w:numId w:val="2"/>
        </w:numPr>
        <w:spacing w:after="0" w:line="360" w:lineRule="auto"/>
        <w:ind w:left="1080"/>
        <w:jc w:val="both"/>
        <w:rPr>
          <w:rFonts w:eastAsia="Calibri"/>
          <w:b/>
        </w:rPr>
      </w:pPr>
      <w:r>
        <w:rPr>
          <w:rFonts w:eastAsia="Calibri"/>
          <w:b/>
        </w:rPr>
        <w:t xml:space="preserve">feature: </w:t>
      </w:r>
      <w:r>
        <w:rPr>
          <w:rFonts w:eastAsia="Calibri"/>
        </w:rPr>
        <w:t>trường</w:t>
      </w:r>
      <w:r>
        <w:rPr>
          <w:rFonts w:eastAsia="Calibri"/>
        </w:rPr>
        <w:t xml:space="preserve"> </w:t>
      </w:r>
      <w:r>
        <w:rPr>
          <w:rFonts w:eastAsia="Calibri"/>
        </w:rPr>
        <w:t>sẽ</w:t>
      </w:r>
      <w:r>
        <w:rPr>
          <w:rFonts w:eastAsia="Calibri"/>
        </w:rPr>
        <w:t xml:space="preserve"> </w:t>
      </w:r>
      <w:r>
        <w:rPr>
          <w:rFonts w:eastAsia="Calibri"/>
        </w:rPr>
        <w:t>dùng</w:t>
      </w:r>
      <w:r>
        <w:rPr>
          <w:rFonts w:eastAsia="Calibri"/>
        </w:rPr>
        <w:t xml:space="preserve"> </w:t>
      </w:r>
      <w:r>
        <w:rPr>
          <w:rFonts w:eastAsia="Calibri"/>
        </w:rPr>
        <w:t>trong</w:t>
      </w:r>
      <w:r>
        <w:rPr>
          <w:rFonts w:eastAsia="Calibri"/>
        </w:rPr>
        <w:t xml:space="preserve"> </w:t>
      </w:r>
      <w:r>
        <w:rPr>
          <w:rFonts w:eastAsia="Calibri"/>
        </w:rPr>
        <w:t>tương</w:t>
      </w:r>
      <w:r>
        <w:rPr>
          <w:rFonts w:eastAsia="Calibri"/>
        </w:rPr>
        <w:t xml:space="preserve"> </w:t>
      </w:r>
      <w:r>
        <w:rPr>
          <w:rFonts w:eastAsia="Calibri"/>
        </w:rPr>
        <w:t>lai</w:t>
      </w:r>
      <w:r>
        <w:rPr>
          <w:rFonts w:eastAsia="Calibri"/>
        </w:rPr>
        <w:t xml:space="preserve">, </w:t>
      </w:r>
      <w:r>
        <w:rPr>
          <w:rFonts w:eastAsia="Calibri"/>
        </w:rPr>
        <w:t>hiện</w:t>
      </w:r>
      <w:r>
        <w:rPr>
          <w:rFonts w:eastAsia="Calibri"/>
        </w:rPr>
        <w:t xml:space="preserve"> </w:t>
      </w:r>
      <w:r>
        <w:rPr>
          <w:rFonts w:eastAsia="Calibri"/>
        </w:rPr>
        <w:t>tại</w:t>
      </w:r>
      <w:r>
        <w:rPr>
          <w:rFonts w:eastAsia="Calibri"/>
        </w:rPr>
        <w:t xml:space="preserve"> </w:t>
      </w:r>
      <w:r>
        <w:rPr>
          <w:rFonts w:eastAsia="Calibri"/>
        </w:rPr>
        <w:t>không</w:t>
      </w:r>
      <w:r>
        <w:rPr>
          <w:rFonts w:eastAsia="Calibri"/>
        </w:rPr>
        <w:t xml:space="preserve"> </w:t>
      </w:r>
      <w:r>
        <w:rPr>
          <w:rFonts w:eastAsia="Calibri"/>
        </w:rPr>
        <w:t>có</w:t>
      </w:r>
      <w:r>
        <w:rPr>
          <w:rFonts w:eastAsia="Calibri"/>
        </w:rPr>
        <w:t xml:space="preserve"> ý </w:t>
      </w:r>
      <w:r>
        <w:rPr>
          <w:rFonts w:eastAsia="Calibri"/>
        </w:rPr>
        <w:t>ngĩa</w:t>
      </w:r>
      <w:r>
        <w:rPr>
          <w:rFonts w:eastAsia="Calibri"/>
        </w:rPr>
        <w:t xml:space="preserve">, </w:t>
      </w:r>
      <w:r>
        <w:rPr>
          <w:rFonts w:eastAsia="Calibri"/>
        </w:rPr>
        <w:t>có</w:t>
      </w:r>
      <w:r>
        <w:rPr>
          <w:rFonts w:eastAsia="Calibri"/>
        </w:rPr>
        <w:t xml:space="preserve"> </w:t>
      </w:r>
      <w:r>
        <w:rPr>
          <w:rFonts w:eastAsia="Calibri"/>
        </w:rPr>
        <w:t>thể</w:t>
      </w:r>
      <w:r>
        <w:rPr>
          <w:rFonts w:eastAsia="Calibri"/>
        </w:rPr>
        <w:t xml:space="preserve"> </w:t>
      </w:r>
      <w:r>
        <w:rPr>
          <w:rFonts w:eastAsia="Calibri"/>
        </w:rPr>
        <w:t>nhập</w:t>
      </w:r>
      <w:r>
        <w:rPr>
          <w:rFonts w:eastAsia="Calibri"/>
        </w:rPr>
        <w:t xml:space="preserve"> </w:t>
      </w:r>
      <w:r>
        <w:rPr>
          <w:rFonts w:eastAsia="Calibri"/>
        </w:rPr>
        <w:t>hoặc</w:t>
      </w:r>
      <w:r>
        <w:rPr>
          <w:rFonts w:eastAsia="Calibri"/>
        </w:rPr>
        <w:t xml:space="preserve"> </w:t>
      </w:r>
      <w:r>
        <w:rPr>
          <w:rFonts w:eastAsia="Calibri"/>
        </w:rPr>
        <w:t>không</w:t>
      </w:r>
    </w:p>
    <w:p w:rsidR="009D1437" w:rsidP="009D1437" w14:paraId="343F0817" w14:textId="7777777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710"/>
        <w:gridCol w:w="5040"/>
        <w:gridCol w:w="2515"/>
      </w:tblGrid>
      <w:tr w14:paraId="599FB9E7" w14:textId="77777777" w:rsidTr="00616EC4">
        <w:tblPrEx>
          <w:tblW w:w="0" w:type="auto"/>
          <w:tblInd w:w="85" w:type="dxa"/>
          <w:tblLayout w:type="fixed"/>
          <w:tblLook w:val="04A0"/>
        </w:tblPrEx>
        <w:tc>
          <w:tcPr>
            <w:tcW w:w="171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712637A3" w14:textId="77777777">
            <w:pPr>
              <w:pStyle w:val="ListParagraph"/>
              <w:jc w:val="center"/>
            </w:pPr>
            <w:r>
              <w:t>Kết</w:t>
            </w:r>
            <w:r>
              <w:t xml:space="preserve"> </w:t>
            </w:r>
            <w:r>
              <w:t>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62316DE3" w14:textId="77777777">
            <w:pPr>
              <w:pStyle w:val="ListParagraph"/>
            </w:pPr>
            <w:r w:rsidRPr="00660ABB">
              <w:t>Mô</w:t>
            </w:r>
            <w:r w:rsidRPr="00660ABB">
              <w:t xml:space="preserve"> </w:t>
            </w:r>
            <w:r w:rsidRPr="00660ABB">
              <w:t>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1D51791B" w14:textId="77777777">
            <w:pPr>
              <w:pStyle w:val="ListParagraph"/>
            </w:pPr>
            <w:r>
              <w:t>Ghi</w:t>
            </w:r>
            <w:r>
              <w:t xml:space="preserve"> </w:t>
            </w:r>
            <w:r>
              <w:t>chú</w:t>
            </w:r>
          </w:p>
        </w:tc>
      </w:tr>
      <w:tr w14:paraId="03FEF5F9" w14:textId="77777777" w:rsidTr="00616EC4">
        <w:tblPrEx>
          <w:tblW w:w="0" w:type="auto"/>
          <w:tblInd w:w="85" w:type="dxa"/>
          <w:tblLayout w:type="fixed"/>
          <w:tblLook w:val="04A0"/>
        </w:tblPrEx>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5FABBC7E" w14:textId="77777777">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5A6B04FD" w14:textId="77777777">
            <w:pPr>
              <w:pStyle w:val="ListParagraph"/>
              <w:ind w:left="0"/>
              <w:jc w:val="both"/>
            </w:pPr>
            <w:r w:rsidRPr="009372AD">
              <w:t xml:space="preserve">Tài </w:t>
            </w:r>
            <w:r w:rsidRPr="009372AD">
              <w:t>khoản</w:t>
            </w:r>
            <w:r w:rsidRPr="009372AD">
              <w:t xml:space="preserve"> </w:t>
            </w:r>
            <w:r w:rsidRPr="009372AD">
              <w:t>đăng</w:t>
            </w:r>
            <w:r w:rsidRPr="009372AD">
              <w:t xml:space="preserve"> </w:t>
            </w:r>
            <w:r w:rsidRPr="009372AD">
              <w:t>nhập</w:t>
            </w:r>
            <w:r w:rsidRPr="009372AD">
              <w:t xml:space="preserve"> </w:t>
            </w:r>
            <w:r w:rsidRPr="009372AD">
              <w:t>sai</w:t>
            </w:r>
            <w:r>
              <w:t xml:space="preserve"> </w:t>
            </w:r>
            <w:r>
              <w:t>hoặc</w:t>
            </w:r>
            <w:r>
              <w:t xml:space="preserve"> </w:t>
            </w:r>
            <w:r>
              <w:t>không</w:t>
            </w:r>
            <w:r>
              <w:t xml:space="preserve"> </w:t>
            </w:r>
            <w:r>
              <w:t>có</w:t>
            </w:r>
            <w:r>
              <w:t xml:space="preserve"> </w:t>
            </w:r>
            <w:r>
              <w:t>quyền</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56AB483B" w14:textId="77777777">
            <w:pPr>
              <w:pStyle w:val="ListParagraph"/>
              <w:ind w:left="0"/>
              <w:jc w:val="both"/>
            </w:pPr>
          </w:p>
        </w:tc>
      </w:tr>
      <w:tr w14:paraId="3331112C" w14:textId="77777777" w:rsidTr="00616EC4">
        <w:tblPrEx>
          <w:tblW w:w="0" w:type="auto"/>
          <w:tblInd w:w="85" w:type="dxa"/>
          <w:tblLayout w:type="fixed"/>
          <w:tblLook w:val="04A0"/>
        </w:tblPrEx>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672F1291" w14:textId="77777777">
            <w:pPr>
              <w:rPr>
                <w:rFonts w:eastAsia="Calibri"/>
              </w:rPr>
            </w:pPr>
            <w:r w:rsidRPr="009372AD">
              <w:rPr>
                <w:rFonts w:eastAsia="Calibri"/>
              </w:rPr>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13E83EF6" w14:textId="77777777">
            <w:pPr>
              <w:rPr>
                <w:rFonts w:eastAsia="Calibri"/>
              </w:rPr>
            </w:pPr>
            <w:r w:rsidRPr="009372AD">
              <w:rPr>
                <w:rFonts w:eastAsia="Calibri"/>
              </w:rPr>
              <w:t>Không</w:t>
            </w:r>
            <w:r w:rsidRPr="009372AD">
              <w:rPr>
                <w:rFonts w:eastAsia="Calibri"/>
              </w:rPr>
              <w:t xml:space="preserve"> </w:t>
            </w:r>
            <w:r w:rsidRPr="009372AD">
              <w:rPr>
                <w:rFonts w:eastAsia="Calibri"/>
              </w:rPr>
              <w:t>tồn</w:t>
            </w:r>
            <w:r w:rsidRPr="009372AD">
              <w:rPr>
                <w:rFonts w:eastAsia="Calibri"/>
              </w:rPr>
              <w:t xml:space="preserve"> </w:t>
            </w:r>
            <w:r w:rsidRPr="009372AD">
              <w:rPr>
                <w:rFonts w:eastAsia="Calibri"/>
              </w:rPr>
              <w:t>tại</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sidRPr="009372AD">
              <w:rPr>
                <w:rFonts w:eastAsia="Calibri"/>
              </w:rPr>
              <w:t>cần</w:t>
            </w:r>
            <w:r w:rsidRPr="009372AD">
              <w:rPr>
                <w:rFonts w:eastAsia="Calibri"/>
              </w:rPr>
              <w:t xml:space="preserve"> </w:t>
            </w:r>
            <w:r w:rsidRPr="009372AD">
              <w:rPr>
                <w:rFonts w:eastAsia="Calibri"/>
              </w:rPr>
              <w:t>thay</w:t>
            </w:r>
            <w:r w:rsidRPr="009372AD">
              <w:rPr>
                <w:rFonts w:eastAsia="Calibri"/>
              </w:rPr>
              <w:t xml:space="preserve"> </w:t>
            </w:r>
            <w:r w:rsidRPr="009372AD">
              <w:rPr>
                <w:rFonts w:eastAsia="Calibri"/>
              </w:rPr>
              <w:t>thế</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4FC427A0" w14:textId="77777777">
            <w:pPr>
              <w:pStyle w:val="ListParagraph"/>
              <w:ind w:left="0"/>
              <w:jc w:val="both"/>
            </w:pPr>
          </w:p>
        </w:tc>
      </w:tr>
      <w:tr w14:paraId="6EF64617" w14:textId="77777777" w:rsidTr="00616EC4">
        <w:tblPrEx>
          <w:tblW w:w="0" w:type="auto"/>
          <w:tblInd w:w="85" w:type="dxa"/>
          <w:tblLayout w:type="fixed"/>
          <w:tblLook w:val="04A0"/>
        </w:tblPrEx>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7C6C9BF9" w14:textId="77777777">
            <w:pPr>
              <w:rPr>
                <w:rFonts w:eastAsia="Calibri"/>
              </w:rPr>
            </w:pPr>
            <w:r w:rsidRPr="009372AD">
              <w:rPr>
                <w:rFonts w:eastAsia="Calibri"/>
              </w:rPr>
              <w:t>ERR:3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DA89B3C" w14:textId="77777777">
            <w:pPr>
              <w:rPr>
                <w:rFonts w:eastAsia="Calibri"/>
              </w:rPr>
            </w:pPr>
            <w:r w:rsidRPr="009372AD">
              <w:rPr>
                <w:rFonts w:eastAsia="Calibri"/>
              </w:rPr>
              <w:t>Dữ</w:t>
            </w:r>
            <w:r w:rsidRPr="009372AD">
              <w:rPr>
                <w:rFonts w:eastAsia="Calibri"/>
              </w:rPr>
              <w:t xml:space="preserve"> </w:t>
            </w:r>
            <w:r w:rsidRPr="009372AD">
              <w:rPr>
                <w:rFonts w:eastAsia="Calibri"/>
              </w:rPr>
              <w:t>liệu</w:t>
            </w:r>
            <w:r w:rsidRPr="009372AD">
              <w:rPr>
                <w:rFonts w:eastAsia="Calibri"/>
              </w:rPr>
              <w:t xml:space="preserve"> xml </w:t>
            </w:r>
            <w:r w:rsidRPr="009372AD">
              <w:rPr>
                <w:rFonts w:eastAsia="Calibri"/>
              </w:rPr>
              <w:t>đầu</w:t>
            </w:r>
            <w:r w:rsidRPr="009372AD">
              <w:rPr>
                <w:rFonts w:eastAsia="Calibri"/>
              </w:rPr>
              <w:t xml:space="preserve"> </w:t>
            </w:r>
            <w:r w:rsidRPr="009372AD">
              <w:rPr>
                <w:rFonts w:eastAsia="Calibri"/>
              </w:rPr>
              <w:t>vào</w:t>
            </w:r>
            <w:r w:rsidRPr="009372AD">
              <w:rPr>
                <w:rFonts w:eastAsia="Calibri"/>
              </w:rPr>
              <w:t xml:space="preserve"> </w:t>
            </w:r>
            <w:r w:rsidRPr="009372AD">
              <w:rPr>
                <w:rFonts w:eastAsia="Calibri"/>
              </w:rPr>
              <w:t>không</w:t>
            </w:r>
            <w:r w:rsidRPr="009372AD">
              <w:rPr>
                <w:rFonts w:eastAsia="Calibri"/>
              </w:rPr>
              <w:t xml:space="preserve"> </w:t>
            </w:r>
            <w:r w:rsidRPr="009372AD">
              <w:rPr>
                <w:rFonts w:eastAsia="Calibri"/>
              </w:rPr>
              <w:t>đúng</w:t>
            </w:r>
            <w:r w:rsidRPr="009372AD">
              <w:rPr>
                <w:rFonts w:eastAsia="Calibri"/>
              </w:rPr>
              <w:t xml:space="preserve"> </w:t>
            </w:r>
            <w:r w:rsidRPr="009372AD">
              <w:rPr>
                <w:rFonts w:eastAsia="Calibri"/>
              </w:rPr>
              <w:t>quy</w:t>
            </w:r>
            <w:r w:rsidRPr="009372AD">
              <w:rPr>
                <w:rFonts w:eastAsia="Calibri"/>
              </w:rPr>
              <w:t xml:space="preserve"> </w:t>
            </w:r>
            <w:r w:rsidRPr="009372AD">
              <w:rPr>
                <w:rFonts w:eastAsia="Calibri"/>
              </w:rPr>
              <w:t>định</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78584FB2" w14:textId="77777777">
            <w:pPr>
              <w:pStyle w:val="ListParagraph"/>
              <w:ind w:left="0"/>
              <w:jc w:val="both"/>
            </w:pPr>
          </w:p>
        </w:tc>
      </w:tr>
      <w:tr w14:paraId="1C3F17F9" w14:textId="77777777" w:rsidTr="00616EC4">
        <w:tblPrEx>
          <w:tblW w:w="0" w:type="auto"/>
          <w:tblInd w:w="85" w:type="dxa"/>
          <w:tblLayout w:type="fixed"/>
          <w:tblLook w:val="04A0"/>
        </w:tblPrEx>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78EBC5E1" w14:textId="77777777">
            <w:pPr>
              <w:rPr>
                <w:rFonts w:eastAsia="Calibri"/>
              </w:rPr>
            </w:pPr>
            <w:r>
              <w:rPr>
                <w:rFonts w:eastAsia="Calibri"/>
              </w:rPr>
              <w:t>ERR:5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8134DBD" w14:textId="77777777">
            <w:pPr>
              <w:rPr>
                <w:rFonts w:eastAsia="Calibri"/>
              </w:rPr>
            </w:pPr>
            <w:r w:rsidRPr="009575F7">
              <w:rPr>
                <w:rFonts w:eastAsia="Calibri"/>
              </w:rPr>
              <w:t>Có</w:t>
            </w:r>
            <w:r w:rsidRPr="009575F7">
              <w:rPr>
                <w:rFonts w:eastAsia="Calibri"/>
              </w:rPr>
              <w:t xml:space="preserve"> </w:t>
            </w:r>
            <w:r w:rsidRPr="009575F7">
              <w:rPr>
                <w:rFonts w:eastAsia="Calibri"/>
              </w:rPr>
              <w:t>lỗi</w:t>
            </w:r>
            <w:r w:rsidRPr="009575F7">
              <w:rPr>
                <w:rFonts w:eastAsia="Calibri"/>
              </w:rPr>
              <w:t xml:space="preserve"> </w:t>
            </w:r>
            <w:r w:rsidRPr="009575F7">
              <w:rPr>
                <w:rFonts w:eastAsia="Calibri"/>
              </w:rPr>
              <w:t>trong</w:t>
            </w:r>
            <w:r w:rsidRPr="009575F7">
              <w:rPr>
                <w:rFonts w:eastAsia="Calibri"/>
              </w:rPr>
              <w:t xml:space="preserve"> </w:t>
            </w:r>
            <w:r w:rsidRPr="009575F7">
              <w:rPr>
                <w:rFonts w:eastAsia="Calibri"/>
              </w:rPr>
              <w:t>quá</w:t>
            </w:r>
            <w:r w:rsidRPr="009575F7">
              <w:rPr>
                <w:rFonts w:eastAsia="Calibri"/>
              </w:rPr>
              <w:t xml:space="preserve"> </w:t>
            </w:r>
            <w:r w:rsidRPr="009575F7">
              <w:rPr>
                <w:rFonts w:eastAsia="Calibri"/>
              </w:rPr>
              <w:t>trình</w:t>
            </w:r>
            <w:r w:rsidRPr="009575F7">
              <w:rPr>
                <w:rFonts w:eastAsia="Calibri"/>
              </w:rPr>
              <w:t xml:space="preserve"> </w:t>
            </w:r>
            <w:r w:rsidRPr="009575F7">
              <w:rPr>
                <w:rFonts w:eastAsia="Calibri"/>
              </w:rPr>
              <w:t>thay</w:t>
            </w:r>
            <w:r w:rsidRPr="009575F7">
              <w:rPr>
                <w:rFonts w:eastAsia="Calibri"/>
              </w:rPr>
              <w:t xml:space="preserve"> </w:t>
            </w:r>
            <w:r w:rsidRPr="009575F7">
              <w:rPr>
                <w:rFonts w:eastAsia="Calibri"/>
              </w:rPr>
              <w:t>thế</w:t>
            </w:r>
            <w:r w:rsidRPr="009575F7">
              <w:rPr>
                <w:rFonts w:eastAsia="Calibri"/>
              </w:rPr>
              <w:t xml:space="preserve"> </w:t>
            </w:r>
            <w:r w:rsidRPr="009575F7">
              <w:rPr>
                <w:rFonts w:eastAsia="Calibri"/>
              </w:rPr>
              <w:t>hóa</w:t>
            </w:r>
            <w:r w:rsidRPr="009575F7">
              <w:rPr>
                <w:rFonts w:eastAsia="Calibri"/>
              </w:rPr>
              <w:t xml:space="preserve"> </w:t>
            </w:r>
            <w:r w:rsidRPr="009575F7">
              <w:rPr>
                <w:rFonts w:eastAsia="Calibri"/>
              </w:rPr>
              <w:t>đơn</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679A0F05" w14:textId="77777777">
            <w:pPr>
              <w:pStyle w:val="ListParagraph"/>
              <w:ind w:left="0"/>
              <w:jc w:val="both"/>
            </w:pPr>
          </w:p>
        </w:tc>
      </w:tr>
      <w:tr w14:paraId="1FC44493"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B87672D" w14:textId="77777777">
            <w:pPr>
              <w:autoSpaceDE w:val="0"/>
              <w:autoSpaceDN w:val="0"/>
              <w:adjustRightInd w:val="0"/>
              <w:rPr>
                <w:rFonts w:eastAsia="Calibri"/>
              </w:rPr>
            </w:pPr>
            <w:r w:rsidRPr="009372AD">
              <w:rPr>
                <w:rFonts w:eastAsia="Calibri"/>
              </w:rPr>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548DFA45" w14:textId="77777777">
            <w:pPr>
              <w:pStyle w:val="ListParagraph"/>
              <w:spacing w:after="0" w:line="240" w:lineRule="auto"/>
              <w:ind w:left="0"/>
              <w:rPr>
                <w:rFonts w:eastAsia="Calibri"/>
              </w:rPr>
            </w:pPr>
            <w:r w:rsidRPr="009372AD">
              <w:rPr>
                <w:rFonts w:eastAsia="Calibri"/>
              </w:rPr>
              <w:t xml:space="preserve">User name </w:t>
            </w:r>
            <w:r w:rsidRPr="009372AD">
              <w:rPr>
                <w:rFonts w:eastAsia="Calibri"/>
              </w:rPr>
              <w:t>không</w:t>
            </w:r>
            <w:r w:rsidRPr="009372AD">
              <w:rPr>
                <w:rFonts w:eastAsia="Calibri"/>
              </w:rPr>
              <w:t xml:space="preserve"> </w:t>
            </w:r>
            <w:r w:rsidRPr="009372AD">
              <w:rPr>
                <w:rFonts w:eastAsia="Calibri"/>
              </w:rPr>
              <w:t>phù</w:t>
            </w:r>
            <w:r w:rsidRPr="009372AD">
              <w:rPr>
                <w:rFonts w:eastAsia="Calibri"/>
              </w:rPr>
              <w:t xml:space="preserve"> </w:t>
            </w:r>
            <w:r w:rsidRPr="009372AD">
              <w:rPr>
                <w:rFonts w:eastAsia="Calibri"/>
              </w:rPr>
              <w:t>hợp</w:t>
            </w:r>
            <w:r w:rsidRPr="009372AD">
              <w:rPr>
                <w:rFonts w:eastAsia="Calibri"/>
              </w:rPr>
              <w:t xml:space="preserve">, </w:t>
            </w:r>
            <w:r w:rsidRPr="009372AD">
              <w:rPr>
                <w:rFonts w:eastAsia="Calibri"/>
              </w:rPr>
              <w:t>không</w:t>
            </w:r>
            <w:r w:rsidRPr="009372AD">
              <w:rPr>
                <w:rFonts w:eastAsia="Calibri"/>
              </w:rPr>
              <w:t xml:space="preserve"> </w:t>
            </w:r>
            <w:r w:rsidRPr="009372AD">
              <w:rPr>
                <w:rFonts w:eastAsia="Calibri"/>
              </w:rPr>
              <w:t>tìm</w:t>
            </w:r>
            <w:r w:rsidRPr="009372AD">
              <w:rPr>
                <w:rFonts w:eastAsia="Calibri"/>
              </w:rPr>
              <w:t xml:space="preserve"> </w:t>
            </w:r>
            <w:r w:rsidRPr="009372AD">
              <w:rPr>
                <w:rFonts w:eastAsia="Calibri"/>
              </w:rPr>
              <w:t>thấy</w:t>
            </w:r>
            <w:r w:rsidRPr="009372AD">
              <w:rPr>
                <w:rFonts w:eastAsia="Calibri"/>
              </w:rPr>
              <w:t xml:space="preserve"> company </w:t>
            </w:r>
            <w:r w:rsidRPr="009372AD">
              <w:rPr>
                <w:rFonts w:eastAsia="Calibri"/>
              </w:rPr>
              <w:t>tương</w:t>
            </w:r>
            <w:r w:rsidRPr="009372AD">
              <w:rPr>
                <w:rFonts w:eastAsia="Calibri"/>
              </w:rPr>
              <w:t xml:space="preserve"> </w:t>
            </w:r>
            <w:r w:rsidRPr="009372AD">
              <w:rPr>
                <w:rFonts w:eastAsia="Calibri"/>
              </w:rPr>
              <w:t>ứng</w:t>
            </w:r>
            <w:r w:rsidRPr="009372AD">
              <w:rPr>
                <w:rFonts w:eastAsia="Calibri"/>
              </w:rPr>
              <w:t xml:space="preserve"> </w:t>
            </w:r>
            <w:r w:rsidRPr="009372AD">
              <w:rPr>
                <w:rFonts w:eastAsia="Calibri"/>
              </w:rPr>
              <w:t>cho</w:t>
            </w:r>
            <w:r w:rsidRPr="009372AD">
              <w:rPr>
                <w:rFonts w:eastAsia="Calibri"/>
              </w:rPr>
              <w:t xml:space="preserve"> user.</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65C7097F" w14:textId="77777777">
            <w:pPr>
              <w:jc w:val="both"/>
            </w:pPr>
          </w:p>
        </w:tc>
      </w:tr>
      <w:tr w14:paraId="0193058F"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7878369" w14:textId="77777777">
            <w:pPr>
              <w:autoSpaceDE w:val="0"/>
              <w:autoSpaceDN w:val="0"/>
              <w:adjustRightInd w:val="0"/>
              <w:rPr>
                <w:rFonts w:eastAsia="Calibri"/>
              </w:rPr>
            </w:pPr>
            <w:r>
              <w:rPr>
                <w:rFonts w:eastAsia="Calibri"/>
              </w:rPr>
              <w:t>ERR:12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4C91BFA" w14:textId="77777777">
            <w:pPr>
              <w:pStyle w:val="ListParagraph"/>
              <w:spacing w:after="0" w:line="240" w:lineRule="auto"/>
              <w:ind w:left="0"/>
              <w:rPr>
                <w:rFonts w:eastAsia="Calibri"/>
              </w:rPr>
            </w:pPr>
            <w:r>
              <w:rPr>
                <w:rFonts w:eastAsia="Calibri"/>
              </w:rPr>
              <w:t>Ngày</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cũ</w:t>
            </w:r>
            <w:r>
              <w:rPr>
                <w:rFonts w:eastAsia="Calibri"/>
              </w:rPr>
              <w:t xml:space="preserve"> </w:t>
            </w:r>
            <w:r>
              <w:rPr>
                <w:rFonts w:eastAsia="Calibri"/>
              </w:rPr>
              <w:t>không</w:t>
            </w:r>
            <w:r>
              <w:rPr>
                <w:rFonts w:eastAsia="Calibri"/>
              </w:rPr>
              <w:t xml:space="preserve"> </w:t>
            </w:r>
            <w:r>
              <w:rPr>
                <w:rFonts w:eastAsia="Calibri"/>
              </w:rPr>
              <w:t>hợp</w:t>
            </w:r>
            <w:r>
              <w:rPr>
                <w:rFonts w:eastAsia="Calibri"/>
              </w:rPr>
              <w:t xml:space="preserve"> </w:t>
            </w:r>
            <w:r>
              <w:rPr>
                <w:rFonts w:eastAsia="Calibri"/>
              </w:rPr>
              <w:t>lệ</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22430E94" w14:textId="77777777">
            <w:pPr>
              <w:jc w:val="both"/>
            </w:pPr>
          </w:p>
        </w:tc>
      </w:tr>
      <w:tr w14:paraId="5543F1D1"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048DE80" w14:textId="77777777">
            <w:pPr>
              <w:autoSpaceDE w:val="0"/>
              <w:autoSpaceDN w:val="0"/>
              <w:adjustRightInd w:val="0"/>
              <w:rPr>
                <w:rFonts w:eastAsia="Calibri"/>
              </w:rPr>
            </w:pPr>
            <w:r>
              <w:rPr>
                <w:rFonts w:eastAsia="Calibri"/>
              </w:rPr>
              <w:t>ERR:14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068C73AD" w14:textId="77777777">
            <w:pPr>
              <w:pStyle w:val="ListParagraph"/>
              <w:spacing w:after="0" w:line="240" w:lineRule="auto"/>
              <w:ind w:left="0"/>
              <w:rPr>
                <w:rFonts w:eastAsia="Calibri"/>
              </w:rPr>
            </w:pPr>
            <w:r>
              <w:rPr>
                <w:rFonts w:eastAsia="Calibri"/>
              </w:rPr>
              <w:t>Lỗi</w:t>
            </w:r>
            <w:r>
              <w:rPr>
                <w:rFonts w:eastAsia="Calibri"/>
              </w:rPr>
              <w:t xml:space="preserve"> </w:t>
            </w:r>
            <w:r>
              <w:rPr>
                <w:rFonts w:eastAsia="Calibri"/>
              </w:rPr>
              <w:t>trong</w:t>
            </w:r>
            <w:r>
              <w:rPr>
                <w:rFonts w:eastAsia="Calibri"/>
              </w:rPr>
              <w:t xml:space="preserve"> </w:t>
            </w:r>
            <w:r>
              <w:rPr>
                <w:rFonts w:eastAsia="Calibri"/>
              </w:rPr>
              <w:t>quá</w:t>
            </w:r>
            <w:r>
              <w:rPr>
                <w:rFonts w:eastAsia="Calibri"/>
              </w:rPr>
              <w:t xml:space="preserve"> </w:t>
            </w:r>
            <w:r>
              <w:rPr>
                <w:rFonts w:eastAsia="Calibri"/>
              </w:rPr>
              <w:t>trình</w:t>
            </w:r>
            <w:r>
              <w:rPr>
                <w:rFonts w:eastAsia="Calibri"/>
              </w:rPr>
              <w:t xml:space="preserve"> </w:t>
            </w:r>
            <w:r>
              <w:rPr>
                <w:rFonts w:eastAsia="Calibri"/>
              </w:rPr>
              <w:t>thực</w:t>
            </w:r>
            <w:r>
              <w:rPr>
                <w:rFonts w:eastAsia="Calibri"/>
              </w:rPr>
              <w:t xml:space="preserve"> </w:t>
            </w:r>
            <w:r>
              <w:rPr>
                <w:rFonts w:eastAsia="Calibri"/>
              </w:rPr>
              <w:t>hiện</w:t>
            </w:r>
            <w:r>
              <w:rPr>
                <w:rFonts w:eastAsia="Calibri"/>
              </w:rPr>
              <w:t xml:space="preserve"> </w:t>
            </w:r>
            <w:r>
              <w:rPr>
                <w:rFonts w:eastAsia="Calibri"/>
              </w:rPr>
              <w:t>cấp</w:t>
            </w:r>
            <w:r>
              <w:rPr>
                <w:rFonts w:eastAsia="Calibri"/>
              </w:rPr>
              <w:t xml:space="preserve"> </w:t>
            </w:r>
            <w:r>
              <w:rPr>
                <w:rFonts w:eastAsia="Calibri"/>
              </w:rPr>
              <w:t>số</w:t>
            </w:r>
            <w:r>
              <w:rPr>
                <w:rFonts w:eastAsia="Calibri"/>
              </w:rPr>
              <w:t xml:space="preserve"> </w:t>
            </w:r>
            <w:r>
              <w:rPr>
                <w:rFonts w:eastAsia="Calibri"/>
              </w:rPr>
              <w:t>hóa</w:t>
            </w:r>
            <w:r>
              <w:rPr>
                <w:rFonts w:eastAsia="Calibri"/>
              </w:rPr>
              <w:t xml:space="preserve"> </w:t>
            </w:r>
            <w:r>
              <w:rPr>
                <w:rFonts w:eastAsia="Calibri"/>
              </w:rPr>
              <w:t>đơn</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553E620A" w14:textId="77777777">
            <w:pPr>
              <w:jc w:val="both"/>
            </w:pPr>
          </w:p>
        </w:tc>
      </w:tr>
      <w:tr w14:paraId="1C88E4DE"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2AA0CF78" w14:textId="77777777">
            <w:pPr>
              <w:autoSpaceDE w:val="0"/>
              <w:autoSpaceDN w:val="0"/>
              <w:adjustRightInd w:val="0"/>
              <w:rPr>
                <w:rFonts w:eastAsia="Calibri"/>
              </w:rPr>
            </w:pPr>
            <w:r w:rsidRPr="00170EAA">
              <w:rPr>
                <w:rFonts w:eastAsia="Calibri"/>
              </w:rPr>
              <w:t>ERR:15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764401B0" w14:textId="77777777">
            <w:pPr>
              <w:pStyle w:val="ListParagraph"/>
              <w:spacing w:after="0" w:line="240" w:lineRule="auto"/>
              <w:ind w:left="0"/>
              <w:rPr>
                <w:rFonts w:eastAsia="Calibri"/>
              </w:rPr>
            </w:pPr>
            <w:r>
              <w:rPr>
                <w:rFonts w:eastAsia="Calibri"/>
              </w:rPr>
              <w:t>Lỗi</w:t>
            </w:r>
            <w:r>
              <w:rPr>
                <w:rFonts w:eastAsia="Calibri"/>
              </w:rPr>
              <w:t xml:space="preserve"> </w:t>
            </w:r>
            <w:r>
              <w:rPr>
                <w:rFonts w:eastAsia="Calibri"/>
              </w:rPr>
              <w:t>khi</w:t>
            </w:r>
            <w:r>
              <w:rPr>
                <w:rFonts w:eastAsia="Calibri"/>
              </w:rPr>
              <w:t xml:space="preserve"> </w:t>
            </w:r>
            <w:r>
              <w:rPr>
                <w:rFonts w:eastAsia="Calibri"/>
              </w:rPr>
              <w:t>thực</w:t>
            </w:r>
            <w:r>
              <w:rPr>
                <w:rFonts w:eastAsia="Calibri"/>
              </w:rPr>
              <w:t xml:space="preserve"> </w:t>
            </w:r>
            <w:r>
              <w:rPr>
                <w:rFonts w:eastAsia="Calibri"/>
              </w:rPr>
              <w:t>hiện</w:t>
            </w:r>
            <w:r>
              <w:rPr>
                <w:rFonts w:eastAsia="Calibri"/>
              </w:rPr>
              <w:t xml:space="preserve"> </w:t>
            </w:r>
            <w:r w:rsidRPr="00170EAA">
              <w:rPr>
                <w:rFonts w:eastAsia="Calibri"/>
              </w:rPr>
              <w:t>Deserialize</w:t>
            </w:r>
            <w:r>
              <w:rPr>
                <w:rFonts w:eastAsia="Calibri"/>
              </w:rPr>
              <w:t xml:space="preserve"> </w:t>
            </w:r>
            <w:r>
              <w:rPr>
                <w:rFonts w:eastAsia="Calibri"/>
              </w:rPr>
              <w:t>chuỗi</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đầu</w:t>
            </w:r>
            <w:r>
              <w:rPr>
                <w:rFonts w:eastAsia="Calibri"/>
              </w:rPr>
              <w:t xml:space="preserve"> </w:t>
            </w:r>
            <w:r>
              <w:rPr>
                <w:rFonts w:eastAsia="Calibri"/>
              </w:rPr>
              <w:t>vào</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2A01A7A3" w14:textId="77777777">
            <w:pPr>
              <w:jc w:val="both"/>
            </w:pPr>
          </w:p>
        </w:tc>
      </w:tr>
      <w:tr w14:paraId="271C546F"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AC0EB85" w14:textId="77777777">
            <w:pPr>
              <w:autoSpaceDE w:val="0"/>
              <w:autoSpaceDN w:val="0"/>
              <w:adjustRightInd w:val="0"/>
              <w:rPr>
                <w:rFonts w:eastAsia="Calibri"/>
              </w:rPr>
            </w:pPr>
            <w:r w:rsidRPr="009372AD">
              <w:rPr>
                <w:rFonts w:eastAsia="Calibri"/>
              </w:rPr>
              <w:t>ERR:</w:t>
            </w:r>
            <w:r>
              <w:rPr>
                <w:rFonts w:eastAsia="Calibri"/>
              </w:rPr>
              <w:t>1</w:t>
            </w:r>
            <w:r w:rsidRPr="009372AD">
              <w:rPr>
                <w:rFonts w:eastAsia="Calibri"/>
              </w:rPr>
              <w:t>9</w:t>
            </w:r>
          </w:p>
          <w:p w:rsidR="009D1437" w:rsidRPr="009372AD" w:rsidP="00616EC4" w14:paraId="6618231B" w14:textId="77777777">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4707C230" w14:textId="77777777">
            <w:pPr>
              <w:pStyle w:val="ListParagraph"/>
              <w:spacing w:after="0" w:line="240" w:lineRule="auto"/>
              <w:ind w:left="0"/>
              <w:rPr>
                <w:rFonts w:eastAsia="Calibri"/>
              </w:rPr>
            </w:pPr>
            <w:r>
              <w:rPr>
                <w:rFonts w:eastAsia="Calibri"/>
              </w:rPr>
              <w:t xml:space="preserve">Pattern </w:t>
            </w:r>
            <w:r>
              <w:rPr>
                <w:rFonts w:eastAsia="Calibri"/>
              </w:rPr>
              <w:t>truyền</w:t>
            </w:r>
            <w:r>
              <w:rPr>
                <w:rFonts w:eastAsia="Calibri"/>
              </w:rPr>
              <w:t xml:space="preserve"> </w:t>
            </w:r>
            <w:r>
              <w:rPr>
                <w:rFonts w:eastAsia="Calibri"/>
              </w:rPr>
              <w:t>vào</w:t>
            </w:r>
            <w:r>
              <w:rPr>
                <w:rFonts w:eastAsia="Calibri"/>
              </w:rPr>
              <w:t xml:space="preserve"> </w:t>
            </w:r>
            <w:r>
              <w:rPr>
                <w:rFonts w:eastAsia="Calibri"/>
              </w:rPr>
              <w:t>không</w:t>
            </w:r>
            <w:r>
              <w:rPr>
                <w:rFonts w:eastAsia="Calibri"/>
              </w:rPr>
              <w:t xml:space="preserve"> </w:t>
            </w:r>
            <w:r>
              <w:rPr>
                <w:rFonts w:eastAsia="Calibri"/>
              </w:rPr>
              <w:t>giống</w:t>
            </w:r>
            <w:r>
              <w:rPr>
                <w:rFonts w:eastAsia="Calibri"/>
              </w:rPr>
              <w:t xml:space="preserve"> </w:t>
            </w:r>
            <w:r>
              <w:rPr>
                <w:rFonts w:eastAsia="Calibri"/>
              </w:rPr>
              <w:t>với</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cần</w:t>
            </w:r>
            <w:r>
              <w:rPr>
                <w:rFonts w:eastAsia="Calibri"/>
              </w:rPr>
              <w:t xml:space="preserve"> </w:t>
            </w:r>
            <w:r>
              <w:rPr>
                <w:rFonts w:eastAsia="Calibri"/>
              </w:rPr>
              <w:t>điều</w:t>
            </w:r>
            <w:r>
              <w:rPr>
                <w:rFonts w:eastAsia="Calibri"/>
              </w:rPr>
              <w:t xml:space="preserve"> </w:t>
            </w:r>
            <w:r>
              <w:rPr>
                <w:rFonts w:eastAsia="Calibri"/>
              </w:rPr>
              <w:t>chỉnh</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0FB17D30" w14:textId="77777777">
            <w:pPr>
              <w:jc w:val="both"/>
            </w:pPr>
          </w:p>
        </w:tc>
      </w:tr>
      <w:tr w14:paraId="5594AB7F"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4DFF06F" w14:textId="77777777">
            <w:pPr>
              <w:autoSpaceDE w:val="0"/>
              <w:autoSpaceDN w:val="0"/>
              <w:adjustRightInd w:val="0"/>
              <w:rPr>
                <w:rFonts w:eastAsia="Calibri"/>
              </w:rPr>
            </w:pPr>
            <w:r>
              <w:rPr>
                <w:rFonts w:eastAsia="Calibri"/>
              </w:rPr>
              <w:t>ERR:20</w:t>
            </w:r>
          </w:p>
          <w:p w:rsidR="009D1437" w:rsidRPr="009372AD" w:rsidP="00616EC4" w14:paraId="1E177817" w14:textId="77777777">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0566D2D1" w14:textId="77777777">
            <w:pPr>
              <w:pStyle w:val="ListParagraph"/>
              <w:spacing w:after="0" w:line="240" w:lineRule="auto"/>
              <w:ind w:left="0"/>
              <w:rPr>
                <w:rFonts w:eastAsia="Calibri"/>
              </w:rPr>
            </w:pPr>
            <w:r w:rsidRPr="002A5863">
              <w:t>Dải</w:t>
            </w:r>
            <w:r w:rsidRPr="002A5863">
              <w:t xml:space="preserve"> </w:t>
            </w:r>
            <w:r w:rsidRPr="002A5863">
              <w:t>hóa</w:t>
            </w:r>
            <w:r w:rsidRPr="002A5863">
              <w:t xml:space="preserve"> </w:t>
            </w:r>
            <w:r w:rsidRPr="002A5863">
              <w:t>đơn</w:t>
            </w:r>
            <w:r w:rsidRPr="002A5863">
              <w:t xml:space="preserve"> </w:t>
            </w:r>
            <w:r>
              <w:t>hết</w:t>
            </w:r>
            <w:r>
              <w:t>,</w:t>
            </w:r>
            <w:r w:rsidRPr="002A5863">
              <w:t xml:space="preserve"> User/Account </w:t>
            </w:r>
            <w:r w:rsidRPr="002A5863">
              <w:t>không</w:t>
            </w:r>
            <w:r w:rsidRPr="002A5863">
              <w:t xml:space="preserve"> </w:t>
            </w:r>
            <w:r w:rsidRPr="002A5863">
              <w:t>có</w:t>
            </w:r>
            <w:r w:rsidRPr="002A5863">
              <w:t xml:space="preserve"> </w:t>
            </w:r>
            <w:r w:rsidRPr="002A5863">
              <w:t>quyền</w:t>
            </w:r>
            <w:r w:rsidRPr="002A5863">
              <w:t xml:space="preserve"> </w:t>
            </w:r>
            <w:r w:rsidRPr="002A5863">
              <w:t>với</w:t>
            </w:r>
            <w:r w:rsidRPr="002A5863">
              <w:t xml:space="preserve"> Serial</w:t>
            </w:r>
            <w:r>
              <w:t>/</w:t>
            </w:r>
            <w:r w:rsidRPr="002A5863">
              <w:t xml:space="preserve">Pattern </w:t>
            </w:r>
            <w:r w:rsidRPr="002A5863">
              <w:t>và</w:t>
            </w:r>
            <w:r w:rsidRPr="002A5863">
              <w:t xml:space="preserve"> serial </w:t>
            </w:r>
            <w:r w:rsidRPr="002A5863">
              <w:t>không</w:t>
            </w:r>
            <w:r w:rsidRPr="002A5863">
              <w:t xml:space="preserve"> </w:t>
            </w:r>
            <w:r w:rsidRPr="002A5863">
              <w:t>phù</w:t>
            </w:r>
            <w:r w:rsidRPr="002A5863">
              <w:t xml:space="preserve"> </w:t>
            </w:r>
            <w:r w:rsidRPr="002A5863">
              <w:t>hợp</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54B241D7" w14:textId="77777777">
            <w:pPr>
              <w:jc w:val="both"/>
            </w:pPr>
          </w:p>
        </w:tc>
      </w:tr>
      <w:tr w14:paraId="2773CD4C"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DD2715" w:rsidP="00616EC4" w14:paraId="43841189" w14:textId="77777777">
            <w:pPr>
              <w:autoSpaceDE w:val="0"/>
              <w:autoSpaceDN w:val="0"/>
              <w:adjustRightInd w:val="0"/>
              <w:jc w:val="both"/>
            </w:pPr>
            <w:r>
              <w:t>ERR:29</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3CA18BE9" w14:textId="77777777">
            <w:pPr>
              <w:pStyle w:val="ListParagraph"/>
              <w:ind w:left="0"/>
              <w:jc w:val="both"/>
            </w:pPr>
            <w:r>
              <w:t>Lỗi</w:t>
            </w:r>
            <w:r>
              <w:t xml:space="preserve"> </w:t>
            </w:r>
            <w:r>
              <w:t>chứng</w:t>
            </w:r>
            <w:r>
              <w:t xml:space="preserve"> </w:t>
            </w:r>
            <w:r>
              <w:t>thư</w:t>
            </w:r>
            <w:r>
              <w:t xml:space="preserve"> </w:t>
            </w:r>
            <w:r>
              <w:t>hết</w:t>
            </w:r>
            <w:r>
              <w:t xml:space="preserve"> </w:t>
            </w:r>
            <w:r>
              <w:t>hạn</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1C814D00" w14:textId="77777777">
            <w:pPr>
              <w:jc w:val="both"/>
            </w:pPr>
          </w:p>
        </w:tc>
      </w:tr>
      <w:tr w14:paraId="7399B011"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20979D5A" w14:textId="77777777">
            <w:pPr>
              <w:autoSpaceDE w:val="0"/>
              <w:autoSpaceDN w:val="0"/>
              <w:adjustRightInd w:val="0"/>
              <w:jc w:val="both"/>
            </w:pPr>
            <w:r w:rsidRPr="002857D4">
              <w:t>ERR:60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737C36C5" w14:textId="77777777">
            <w:pPr>
              <w:pStyle w:val="ListParagraph"/>
              <w:ind w:left="0"/>
              <w:jc w:val="both"/>
            </w:pPr>
            <w:r w:rsidRPr="002857D4">
              <w:t>Chỉ</w:t>
            </w:r>
            <w:r w:rsidRPr="002857D4">
              <w:t xml:space="preserve"> </w:t>
            </w:r>
            <w:r w:rsidRPr="002857D4">
              <w:t>được</w:t>
            </w:r>
            <w:r w:rsidRPr="002857D4">
              <w:t xml:space="preserve"> </w:t>
            </w:r>
            <w:r w:rsidRPr="002857D4">
              <w:t>phép</w:t>
            </w:r>
            <w:r w:rsidRPr="002857D4">
              <w:t xml:space="preserve"> </w:t>
            </w:r>
            <w:r w:rsidRPr="002857D4">
              <w:t>điều</w:t>
            </w:r>
            <w:r w:rsidRPr="002857D4">
              <w:t xml:space="preserve"> </w:t>
            </w:r>
            <w:r w:rsidRPr="002857D4">
              <w:t>chỉnh</w:t>
            </w:r>
            <w:r w:rsidRPr="002857D4">
              <w:t xml:space="preserve"> </w:t>
            </w:r>
            <w:r w:rsidRPr="002857D4">
              <w:t>hóa</w:t>
            </w:r>
            <w:r w:rsidRPr="002857D4">
              <w:t xml:space="preserve"> </w:t>
            </w:r>
            <w:r w:rsidRPr="002857D4">
              <w:t>đơn</w:t>
            </w:r>
            <w:r w:rsidRPr="002857D4">
              <w:t xml:space="preserve"> </w:t>
            </w:r>
            <w:r w:rsidRPr="002857D4">
              <w:t>cùng</w:t>
            </w:r>
            <w:r w:rsidRPr="002857D4">
              <w:t xml:space="preserve"> </w:t>
            </w:r>
            <w:r w:rsidRPr="002857D4">
              <w:t>loại</w:t>
            </w:r>
            <w:r w:rsidRPr="002857D4">
              <w:t xml:space="preserve"> (</w:t>
            </w:r>
            <w:r w:rsidRPr="002857D4">
              <w:t>Có</w:t>
            </w:r>
            <w:r w:rsidRPr="002857D4">
              <w:t xml:space="preserve"> </w:t>
            </w:r>
            <w:r w:rsidRPr="002857D4">
              <w:t>mã</w:t>
            </w:r>
            <w:r w:rsidRPr="002857D4">
              <w:t xml:space="preserve"> / </w:t>
            </w:r>
            <w:r w:rsidRPr="002857D4">
              <w:t>Không</w:t>
            </w:r>
            <w:r w:rsidRPr="002857D4">
              <w:t xml:space="preserve"> </w:t>
            </w:r>
            <w:r w:rsidRPr="002857D4">
              <w:t>mã</w:t>
            </w:r>
            <w:r w:rsidRPr="002857D4">
              <w:t>).</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7F4E22CB" w14:textId="77777777">
            <w:pPr>
              <w:jc w:val="both"/>
            </w:pPr>
          </w:p>
        </w:tc>
      </w:tr>
      <w:tr w14:paraId="4180C16E"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6A0472C9" w14:textId="77777777">
            <w:pPr>
              <w:autoSpaceDE w:val="0"/>
              <w:autoSpaceDN w:val="0"/>
              <w:adjustRightInd w:val="0"/>
              <w:jc w:val="both"/>
            </w:pPr>
            <w:r w:rsidRPr="002857D4">
              <w:t>ERR:61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47B4778A" w14:textId="77777777">
            <w:pPr>
              <w:pStyle w:val="ListParagraph"/>
              <w:ind w:left="0"/>
              <w:jc w:val="both"/>
            </w:pPr>
            <w:r w:rsidRPr="002857D4">
              <w:t>Chỉ</w:t>
            </w:r>
            <w:r w:rsidRPr="002857D4">
              <w:t xml:space="preserve"> </w:t>
            </w:r>
            <w:r w:rsidRPr="002857D4">
              <w:t>được</w:t>
            </w:r>
            <w:r w:rsidRPr="002857D4">
              <w:t xml:space="preserve"> </w:t>
            </w:r>
            <w:r w:rsidRPr="002857D4">
              <w:t>phép</w:t>
            </w:r>
            <w:r w:rsidRPr="002857D4">
              <w:t xml:space="preserve"> </w:t>
            </w:r>
            <w:r w:rsidRPr="002857D4">
              <w:t>điều</w:t>
            </w:r>
            <w:r w:rsidRPr="002857D4">
              <w:t xml:space="preserve"> </w:t>
            </w:r>
            <w:r w:rsidRPr="002857D4">
              <w:t>chỉnh</w:t>
            </w:r>
            <w:r w:rsidRPr="002857D4">
              <w:t xml:space="preserve"> </w:t>
            </w:r>
            <w:r w:rsidRPr="002857D4">
              <w:t>hóa</w:t>
            </w:r>
            <w:r w:rsidRPr="002857D4">
              <w:t xml:space="preserve"> </w:t>
            </w:r>
            <w:r w:rsidRPr="002857D4">
              <w:t>đơn</w:t>
            </w:r>
            <w:r w:rsidRPr="002857D4">
              <w:t xml:space="preserve"> </w:t>
            </w:r>
            <w:r w:rsidRPr="002857D4">
              <w:t>cùng</w:t>
            </w:r>
            <w:r w:rsidRPr="002857D4">
              <w:t xml:space="preserve"> </w:t>
            </w:r>
            <w:r w:rsidRPr="002857D4">
              <w:t>loại</w:t>
            </w:r>
            <w:r w:rsidRPr="002857D4">
              <w:t xml:space="preserve"> (HD GTGT / HD </w:t>
            </w:r>
            <w:r w:rsidRPr="002857D4">
              <w:t>bán</w:t>
            </w:r>
            <w:r w:rsidRPr="002857D4">
              <w:t xml:space="preserve"> </w:t>
            </w:r>
            <w:r w:rsidRPr="002857D4">
              <w:t>hàng</w:t>
            </w:r>
            <w:r w:rsidRPr="002857D4">
              <w:t>...).</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715ABFE6" w14:textId="77777777">
            <w:pPr>
              <w:jc w:val="both"/>
            </w:pPr>
          </w:p>
        </w:tc>
      </w:tr>
      <w:tr w14:paraId="1EBAEA91"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038981F1" w14:textId="77777777">
            <w:pPr>
              <w:autoSpaceDE w:val="0"/>
              <w:autoSpaceDN w:val="0"/>
              <w:adjustRightInd w:val="0"/>
              <w:jc w:val="both"/>
            </w:pPr>
            <w:r w:rsidRPr="002857D4">
              <w:t>ERR:62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4D4A9A05" w14:textId="77777777">
            <w:pPr>
              <w:pStyle w:val="ListParagraph"/>
              <w:ind w:left="0"/>
              <w:jc w:val="both"/>
            </w:pPr>
            <w:r w:rsidRPr="002857D4">
              <w:t>Không</w:t>
            </w:r>
            <w:r w:rsidRPr="002857D4">
              <w:t xml:space="preserve"> </w:t>
            </w:r>
            <w:r w:rsidRPr="002857D4">
              <w:t>được</w:t>
            </w:r>
            <w:r w:rsidRPr="002857D4">
              <w:t xml:space="preserve"> </w:t>
            </w:r>
            <w:r w:rsidRPr="002857D4">
              <w:t>dùng</w:t>
            </w:r>
            <w:r w:rsidRPr="002857D4">
              <w:t xml:space="preserve"> </w:t>
            </w:r>
            <w:r w:rsidRPr="002857D4">
              <w:t>không</w:t>
            </w:r>
            <w:r w:rsidRPr="002857D4">
              <w:t xml:space="preserve"> </w:t>
            </w:r>
            <w:r w:rsidRPr="002857D4">
              <w:t>mã</w:t>
            </w:r>
            <w:r w:rsidRPr="002857D4">
              <w:t xml:space="preserve"> </w:t>
            </w:r>
            <w:r w:rsidRPr="002857D4">
              <w:t>đăng</w:t>
            </w:r>
            <w:r w:rsidRPr="002857D4">
              <w:t xml:space="preserve"> </w:t>
            </w:r>
            <w:r w:rsidRPr="002857D4">
              <w:t>ký</w:t>
            </w:r>
            <w:r w:rsidRPr="002857D4">
              <w:t xml:space="preserve"> </w:t>
            </w:r>
            <w:r w:rsidRPr="002857D4">
              <w:t>gửi</w:t>
            </w:r>
            <w:r w:rsidRPr="002857D4">
              <w:t xml:space="preserve"> </w:t>
            </w:r>
            <w:r w:rsidRPr="002857D4">
              <w:t>bảng</w:t>
            </w:r>
            <w:r w:rsidRPr="002857D4">
              <w:t xml:space="preserve"> </w:t>
            </w:r>
            <w:r w:rsidRPr="002857D4">
              <w:t>tổng</w:t>
            </w:r>
            <w:r w:rsidRPr="002857D4">
              <w:t xml:space="preserve"> </w:t>
            </w:r>
            <w:r w:rsidRPr="002857D4">
              <w:t>hợp</w:t>
            </w:r>
            <w:r w:rsidRPr="002857D4">
              <w:t xml:space="preserve"> </w:t>
            </w:r>
            <w:r w:rsidRPr="002857D4">
              <w:t>thay</w:t>
            </w:r>
            <w:r w:rsidRPr="002857D4">
              <w:t xml:space="preserve"> </w:t>
            </w:r>
            <w:r w:rsidRPr="002857D4">
              <w:t>thế</w:t>
            </w:r>
            <w:r w:rsidRPr="002857D4">
              <w:t xml:space="preserve">, </w:t>
            </w:r>
            <w:r w:rsidRPr="002857D4">
              <w:t>điều</w:t>
            </w:r>
            <w:r w:rsidRPr="002857D4">
              <w:t xml:space="preserve"> </w:t>
            </w:r>
            <w:r w:rsidRPr="002857D4">
              <w:t>chỉnh</w:t>
            </w:r>
            <w:r w:rsidRPr="002857D4">
              <w:t xml:space="preserve"> </w:t>
            </w:r>
            <w:r w:rsidRPr="002857D4">
              <w:t>các</w:t>
            </w:r>
            <w:r w:rsidRPr="002857D4">
              <w:t xml:space="preserve"> </w:t>
            </w:r>
            <w:r w:rsidRPr="002857D4">
              <w:t>hóa</w:t>
            </w:r>
            <w:r w:rsidRPr="002857D4">
              <w:t xml:space="preserve"> </w:t>
            </w:r>
            <w:r w:rsidRPr="002857D4">
              <w:t>đơn</w:t>
            </w:r>
            <w:r w:rsidRPr="002857D4">
              <w:t xml:space="preserve"> </w:t>
            </w:r>
            <w:r w:rsidRPr="002857D4">
              <w:t>không</w:t>
            </w:r>
            <w:r w:rsidRPr="002857D4">
              <w:t xml:space="preserve"> </w:t>
            </w:r>
            <w:r w:rsidRPr="002857D4">
              <w:t>mã</w:t>
            </w:r>
            <w:r w:rsidRPr="002857D4">
              <w:t xml:space="preserve"> </w:t>
            </w:r>
            <w:r w:rsidRPr="002857D4">
              <w:t>gửi</w:t>
            </w:r>
            <w:r w:rsidRPr="002857D4">
              <w:t xml:space="preserve"> </w:t>
            </w:r>
            <w:r w:rsidRPr="002857D4">
              <w:t>thông</w:t>
            </w:r>
            <w:r w:rsidRPr="002857D4">
              <w:t xml:space="preserve"> tin chi </w:t>
            </w:r>
            <w:r w:rsidRPr="002857D4">
              <w:t>tiết</w:t>
            </w:r>
            <w:r w:rsidRPr="002857D4">
              <w:t>.</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420396BF" w14:textId="77777777">
            <w:pPr>
              <w:jc w:val="both"/>
            </w:pPr>
          </w:p>
        </w:tc>
      </w:tr>
      <w:tr w14:paraId="3DD24759"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03C5739A" w14:textId="77777777">
            <w:pPr>
              <w:autoSpaceDE w:val="0"/>
              <w:autoSpaceDN w:val="0"/>
              <w:adjustRightInd w:val="0"/>
              <w:rPr>
                <w:rFonts w:eastAsia="Calibri"/>
              </w:rPr>
            </w:pPr>
            <w:r w:rsidRPr="009372AD">
              <w:rPr>
                <w:rFonts w:eastAsia="Calibri"/>
              </w:rPr>
              <w:t xml:space="preserve">OK: </w:t>
            </w:r>
            <w:r w:rsidRPr="009372AD">
              <w:rPr>
                <w:rFonts w:eastAsia="Calibri"/>
              </w:rPr>
              <w:t>pattern;serial;invNumber</w:t>
            </w:r>
          </w:p>
          <w:p w:rsidR="009D1437" w:rsidRPr="009372AD" w:rsidP="00616EC4" w14:paraId="48F093E4" w14:textId="77777777">
            <w:pPr>
              <w:autoSpaceDE w:val="0"/>
              <w:autoSpaceDN w:val="0"/>
              <w:adjustRightInd w:val="0"/>
              <w:rPr>
                <w:rFonts w:eastAsia="Calibri"/>
              </w:rPr>
            </w:pPr>
            <w:r w:rsidRPr="009372AD">
              <w:rPr>
                <w:rFonts w:eastAsia="Calibri"/>
              </w:rPr>
              <w:t>(</w:t>
            </w:r>
            <w:r w:rsidRPr="009372AD">
              <w:rPr>
                <w:rFonts w:eastAsia="Calibri"/>
              </w:rPr>
              <w:t>Ví</w:t>
            </w:r>
            <w:r w:rsidRPr="009372AD">
              <w:rPr>
                <w:rFonts w:eastAsia="Calibri"/>
              </w:rPr>
              <w:t xml:space="preserve"> </w:t>
            </w:r>
            <w:r w:rsidRPr="009372AD">
              <w:rPr>
                <w:rFonts w:eastAsia="Calibri"/>
              </w:rPr>
              <w:t>dụ</w:t>
            </w:r>
            <w:r w:rsidRPr="009372AD">
              <w:rPr>
                <w:rFonts w:eastAsia="Calibri"/>
              </w:rPr>
              <w:t>:</w:t>
            </w:r>
          </w:p>
          <w:p w:rsidR="009D1437" w:rsidRPr="009372AD" w:rsidP="00616EC4" w14:paraId="50666D77" w14:textId="77777777">
            <w:pPr>
              <w:autoSpaceDE w:val="0"/>
              <w:autoSpaceDN w:val="0"/>
              <w:adjustRightInd w:val="0"/>
              <w:rPr>
                <w:rFonts w:eastAsia="Calibri"/>
              </w:rPr>
            </w:pPr>
            <w:r w:rsidRPr="009372AD">
              <w:rPr>
                <w:rFonts w:eastAsia="Calibri"/>
              </w:rPr>
              <w:t>OK:</w:t>
            </w:r>
            <w:r w:rsidRPr="00A946F6">
              <w:rPr>
                <w:rFonts w:eastAsia="Calibri"/>
              </w:rPr>
              <w:t xml:space="preserve"> 1/001</w:t>
            </w:r>
            <w:r w:rsidRPr="009372AD">
              <w:rPr>
                <w:rFonts w:eastAsia="Calibri"/>
              </w:rPr>
              <w:t>;AA/12E;0000002)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4824DB1" w14:textId="77777777">
            <w:pPr>
              <w:pStyle w:val="ListParagraph"/>
              <w:numPr>
                <w:ilvl w:val="0"/>
                <w:numId w:val="4"/>
              </w:numPr>
              <w:spacing w:after="0" w:line="240" w:lineRule="auto"/>
              <w:rPr>
                <w:rFonts w:eastAsia="Calibri"/>
              </w:rPr>
            </w:pPr>
            <w:r w:rsidRPr="009372AD">
              <w:rPr>
                <w:rFonts w:eastAsia="Calibri"/>
              </w:rPr>
              <w:t xml:space="preserve">OK </w:t>
            </w:r>
            <w:r w:rsidRPr="009372AD">
              <w:rPr>
                <w:rFonts w:ascii="Wingdings" w:eastAsia="Calibri" w:hAnsi="Wingdings"/>
              </w:rPr>
              <w:sym w:font="Wingdings" w:char="F0E0"/>
            </w:r>
            <w:r w:rsidRPr="009372AD">
              <w:rPr>
                <w:rFonts w:eastAsia="Calibri"/>
              </w:rPr>
              <w:t xml:space="preserve"> </w:t>
            </w:r>
            <w:r w:rsidRPr="009372AD">
              <w:rPr>
                <w:rFonts w:eastAsia="Calibri"/>
              </w:rPr>
              <w:t>đã</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hành</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Pr>
                <w:rFonts w:eastAsia="Calibri"/>
              </w:rPr>
              <w:t>thay</w:t>
            </w:r>
            <w:r>
              <w:rPr>
                <w:rFonts w:eastAsia="Calibri"/>
              </w:rPr>
              <w:t xml:space="preserve"> </w:t>
            </w:r>
            <w:r>
              <w:rPr>
                <w:rFonts w:eastAsia="Calibri"/>
              </w:rPr>
              <w:t>thế</w:t>
            </w:r>
          </w:p>
          <w:p w:rsidR="009D1437" w:rsidRPr="009372AD" w:rsidP="00616EC4" w14:paraId="15EB4284" w14:textId="77777777">
            <w:pPr>
              <w:pStyle w:val="ListParagraph"/>
              <w:numPr>
                <w:ilvl w:val="0"/>
                <w:numId w:val="4"/>
              </w:numPr>
              <w:spacing w:after="0" w:line="240" w:lineRule="auto"/>
              <w:rPr>
                <w:rFonts w:eastAsia="Calibri"/>
              </w:rPr>
            </w:pPr>
            <w:r w:rsidRPr="009372AD">
              <w:rPr>
                <w:rFonts w:eastAsia="Calibri"/>
              </w:rPr>
              <w:t>Patter</w:t>
            </w:r>
            <w:r w:rsidRPr="009372AD">
              <w:rPr>
                <w:rFonts w:ascii="Wingdings" w:eastAsia="Calibri" w:hAnsi="Wingdings"/>
              </w:rPr>
              <w:sym w:font="Wingdings" w:char="F0E0"/>
            </w:r>
            <w:r w:rsidRPr="009372AD">
              <w:rPr>
                <w:rFonts w:eastAsia="Calibri"/>
              </w:rPr>
              <w:t xml:space="preserve"> </w:t>
            </w:r>
            <w:r w:rsidRPr="009372AD">
              <w:rPr>
                <w:rFonts w:eastAsia="Calibri"/>
              </w:rPr>
              <w:t>Mẫu</w:t>
            </w:r>
            <w:r w:rsidRPr="009372AD">
              <w:rPr>
                <w:rFonts w:eastAsia="Calibri"/>
              </w:rPr>
              <w:t xml:space="preserve"> </w:t>
            </w:r>
            <w:r w:rsidRPr="009372AD">
              <w:rPr>
                <w:rFonts w:eastAsia="Calibri"/>
              </w:rPr>
              <w:t>số</w:t>
            </w:r>
            <w:r w:rsidRPr="009372AD">
              <w:rPr>
                <w:rFonts w:eastAsia="Calibri"/>
              </w:rPr>
              <w:t xml:space="preserve"> </w:t>
            </w:r>
            <w:r w:rsidRPr="009372AD">
              <w:rPr>
                <w:rFonts w:eastAsia="Calibri"/>
              </w:rPr>
              <w:t>của</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Pr>
                <w:rFonts w:eastAsia="Calibri"/>
              </w:rPr>
              <w:t>thay</w:t>
            </w:r>
            <w:r>
              <w:rPr>
                <w:rFonts w:eastAsia="Calibri"/>
              </w:rPr>
              <w:t xml:space="preserve"> </w:t>
            </w:r>
            <w:r>
              <w:rPr>
                <w:rFonts w:eastAsia="Calibri"/>
              </w:rPr>
              <w:t>thế</w:t>
            </w:r>
            <w:r w:rsidRPr="009372AD">
              <w:rPr>
                <w:rFonts w:eastAsia="Calibri"/>
              </w:rPr>
              <w:t xml:space="preserve"> </w:t>
            </w:r>
          </w:p>
          <w:p w:rsidR="009D1437" w:rsidRPr="009372AD" w:rsidP="00616EC4" w14:paraId="7D6372CE" w14:textId="77777777">
            <w:pPr>
              <w:pStyle w:val="ListParagraph"/>
              <w:numPr>
                <w:ilvl w:val="0"/>
                <w:numId w:val="4"/>
              </w:numPr>
              <w:spacing w:after="0" w:line="240" w:lineRule="auto"/>
              <w:rPr>
                <w:rFonts w:eastAsia="Calibri"/>
              </w:rPr>
            </w:pPr>
            <w:r w:rsidRPr="009372AD">
              <w:rPr>
                <w:rFonts w:eastAsia="Calibri"/>
              </w:rPr>
              <w:t xml:space="preserve">Serial </w:t>
            </w:r>
            <w:r w:rsidRPr="009372AD">
              <w:rPr>
                <w:rFonts w:ascii="Wingdings" w:eastAsia="Calibri" w:hAnsi="Wingdings"/>
              </w:rPr>
              <w:sym w:font="Wingdings" w:char="F0E0"/>
            </w:r>
            <w:r w:rsidRPr="009372AD">
              <w:rPr>
                <w:rFonts w:eastAsia="Calibri"/>
              </w:rPr>
              <w:t xml:space="preserve"> </w:t>
            </w:r>
            <w:r w:rsidRPr="009372AD">
              <w:rPr>
                <w:rFonts w:eastAsia="Calibri"/>
              </w:rPr>
              <w:t>serial</w:t>
            </w:r>
            <w:r w:rsidRPr="009372AD">
              <w:rPr>
                <w:rFonts w:eastAsia="Calibri"/>
              </w:rPr>
              <w:t xml:space="preserve"> </w:t>
            </w:r>
            <w:r w:rsidRPr="009372AD">
              <w:rPr>
                <w:rFonts w:eastAsia="Calibri"/>
              </w:rPr>
              <w:t>của</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Pr>
                <w:rFonts w:eastAsia="Calibri"/>
              </w:rPr>
              <w:t>thay</w:t>
            </w:r>
            <w:r>
              <w:rPr>
                <w:rFonts w:eastAsia="Calibri"/>
              </w:rPr>
              <w:t xml:space="preserve"> </w:t>
            </w:r>
            <w:r>
              <w:rPr>
                <w:rFonts w:eastAsia="Calibri"/>
              </w:rPr>
              <w:t>thế</w:t>
            </w:r>
            <w:r w:rsidRPr="009372AD">
              <w:rPr>
                <w:rFonts w:eastAsia="Calibri"/>
              </w:rPr>
              <w:t xml:space="preserve"> </w:t>
            </w:r>
          </w:p>
          <w:p w:rsidR="009D1437" w:rsidRPr="009372AD" w:rsidP="00616EC4" w14:paraId="6B383328" w14:textId="77777777">
            <w:pPr>
              <w:pStyle w:val="ListParagraph"/>
              <w:numPr>
                <w:ilvl w:val="0"/>
                <w:numId w:val="4"/>
              </w:numPr>
              <w:spacing w:after="0" w:line="240" w:lineRule="auto"/>
              <w:rPr>
                <w:rFonts w:eastAsia="Calibri"/>
              </w:rPr>
            </w:pPr>
            <w:r w:rsidRPr="009372AD">
              <w:rPr>
                <w:rFonts w:eastAsia="Calibri"/>
              </w:rPr>
              <w:t>invNumber</w:t>
            </w:r>
            <w:r w:rsidRPr="009372AD">
              <w:rPr>
                <w:rFonts w:eastAsia="Calibri"/>
              </w:rPr>
              <w:t xml:space="preserve">: </w:t>
            </w:r>
            <w:r w:rsidRPr="009372AD">
              <w:rPr>
                <w:rFonts w:eastAsia="Calibri"/>
              </w:rPr>
              <w:t>số</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Pr>
                <w:rFonts w:eastAsia="Calibri"/>
              </w:rPr>
              <w:t>thay</w:t>
            </w:r>
            <w:r>
              <w:rPr>
                <w:rFonts w:eastAsia="Calibri"/>
              </w:rPr>
              <w:t xml:space="preserve"> </w:t>
            </w:r>
            <w:r>
              <w:rPr>
                <w:rFonts w:eastAsia="Calibri"/>
              </w:rPr>
              <w:t>thế</w:t>
            </w:r>
            <w:r w:rsidRPr="009372AD">
              <w:rPr>
                <w:rFonts w:eastAsia="Calibri"/>
              </w:rPr>
              <w:t xml:space="preserve"> </w:t>
            </w:r>
          </w:p>
          <w:p w:rsidR="009D1437" w:rsidRPr="009372AD" w:rsidP="00616EC4" w14:paraId="660F7C24" w14:textId="77777777">
            <w:pPr>
              <w:pStyle w:val="ListParagraph"/>
              <w:spacing w:after="0" w:line="240" w:lineRule="auto"/>
              <w:rPr>
                <w:rFonts w:eastAsia="Calibri"/>
              </w:rPr>
            </w:pP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7B1A5F98" w14:textId="77777777">
            <w:pPr>
              <w:jc w:val="both"/>
            </w:pPr>
          </w:p>
        </w:tc>
      </w:tr>
    </w:tbl>
    <w:p w:rsidR="009D1437" w:rsidP="009D1437" w14:paraId="4708085C" w14:textId="77777777">
      <w:pPr>
        <w:spacing w:line="360" w:lineRule="auto"/>
        <w:jc w:val="both"/>
        <w:rPr>
          <w:rFonts w:eastAsia="Calibri"/>
          <w:b/>
          <w:u w:val="single"/>
        </w:rPr>
      </w:pPr>
    </w:p>
    <w:p w:rsidR="009D1437" w:rsidP="009D1437" w14:paraId="1A3581E6" w14:textId="77777777">
      <w:pPr>
        <w:rPr>
          <w:b/>
          <w:u w:val="single"/>
        </w:rPr>
      </w:pPr>
      <w:r w:rsidRPr="000A4319">
        <w:rPr>
          <w:b/>
          <w:u w:val="single"/>
        </w:rPr>
        <w:t>Cấu</w:t>
      </w:r>
      <w:r w:rsidRPr="000A4319">
        <w:rPr>
          <w:b/>
          <w:u w:val="single"/>
        </w:rPr>
        <w:t xml:space="preserve"> </w:t>
      </w:r>
      <w:r w:rsidRPr="000A4319">
        <w:rPr>
          <w:b/>
          <w:u w:val="single"/>
        </w:rPr>
        <w:t>trúc</w:t>
      </w:r>
      <w:r w:rsidRPr="000A4319">
        <w:rPr>
          <w:b/>
          <w:u w:val="single"/>
        </w:rPr>
        <w:t xml:space="preserve"> </w:t>
      </w:r>
      <w:r w:rsidRPr="000A4319">
        <w:rPr>
          <w:b/>
          <w:u w:val="single"/>
        </w:rPr>
        <w:t>của</w:t>
      </w:r>
      <w:r w:rsidRPr="000A4319">
        <w:rPr>
          <w:b/>
          <w:u w:val="single"/>
        </w:rPr>
        <w:t xml:space="preserve"> </w:t>
      </w:r>
      <w:r>
        <w:rPr>
          <w:b/>
          <w:u w:val="single"/>
        </w:rPr>
        <w:t>xmlInv</w:t>
      </w:r>
      <w:r w:rsidRPr="000A4319">
        <w:rPr>
          <w:b/>
          <w:u w:val="single"/>
        </w:rPr>
        <w:t>Data</w:t>
      </w:r>
      <w:r w:rsidRPr="000A4319">
        <w:rPr>
          <w:b/>
          <w:u w:val="single"/>
        </w:rPr>
        <w:t xml:space="preserve"> (</w:t>
      </w:r>
      <w:r w:rsidRPr="000A4319">
        <w:rPr>
          <w:b/>
          <w:u w:val="single"/>
        </w:rPr>
        <w:t>các</w:t>
      </w:r>
      <w:r w:rsidRPr="000A4319">
        <w:rPr>
          <w:b/>
          <w:u w:val="single"/>
        </w:rPr>
        <w:t xml:space="preserve"> </w:t>
      </w:r>
      <w:r w:rsidRPr="000A4319">
        <w:rPr>
          <w:b/>
          <w:u w:val="single"/>
        </w:rPr>
        <w:t>trường</w:t>
      </w:r>
      <w:r w:rsidRPr="000A4319">
        <w:rPr>
          <w:b/>
          <w:u w:val="single"/>
        </w:rPr>
        <w:t xml:space="preserve"> </w:t>
      </w:r>
      <w:r w:rsidRPr="000A4319">
        <w:rPr>
          <w:b/>
          <w:color w:val="FF0000"/>
          <w:u w:val="single"/>
        </w:rPr>
        <w:t>*</w:t>
      </w:r>
      <w:r w:rsidRPr="000A4319">
        <w:rPr>
          <w:b/>
          <w:u w:val="single"/>
        </w:rPr>
        <w:t xml:space="preserve"> </w:t>
      </w:r>
      <w:r w:rsidRPr="000A4319">
        <w:rPr>
          <w:b/>
          <w:u w:val="single"/>
        </w:rPr>
        <w:t>là</w:t>
      </w:r>
      <w:r w:rsidRPr="000A4319">
        <w:rPr>
          <w:b/>
          <w:u w:val="single"/>
        </w:rPr>
        <w:t xml:space="preserve"> </w:t>
      </w:r>
      <w:r w:rsidRPr="000A4319">
        <w:rPr>
          <w:b/>
          <w:u w:val="single"/>
        </w:rPr>
        <w:t>bắt</w:t>
      </w:r>
      <w:r w:rsidRPr="000A4319">
        <w:rPr>
          <w:b/>
          <w:u w:val="single"/>
        </w:rPr>
        <w:t xml:space="preserve"> </w:t>
      </w:r>
      <w:r w:rsidRPr="000A4319">
        <w:rPr>
          <w:b/>
          <w:u w:val="single"/>
        </w:rPr>
        <w:t>buộc</w:t>
      </w:r>
      <w:r w:rsidRPr="000A4319">
        <w:rPr>
          <w:b/>
          <w:u w:val="single"/>
        </w:rPr>
        <w:t>):</w:t>
      </w:r>
    </w:p>
    <w:p w:rsidR="009D1437" w:rsidRPr="006A6243" w:rsidP="009D1437" w14:paraId="11C50B2E" w14:textId="77777777">
      <w:pPr>
        <w:rPr>
          <w:rFonts w:ascii="Consolas" w:hAnsi="Consolas" w:cs="Consolas"/>
          <w:color w:val="0000FF"/>
          <w:sz w:val="19"/>
          <w:szCs w:val="19"/>
        </w:rPr>
      </w:pPr>
      <w:r w:rsidRPr="006A6243">
        <w:rPr>
          <w:rFonts w:ascii="Consolas" w:hAnsi="Consolas" w:cs="Consolas"/>
          <w:color w:val="0000FF"/>
          <w:sz w:val="19"/>
          <w:szCs w:val="19"/>
        </w:rPr>
        <w:t>&lt;</w:t>
      </w:r>
      <w:r w:rsidRPr="006A6243">
        <w:rPr>
          <w:rFonts w:ascii="Consolas" w:hAnsi="Consolas" w:cs="Consolas"/>
          <w:color w:val="0000FF"/>
          <w:sz w:val="19"/>
          <w:szCs w:val="19"/>
        </w:rPr>
        <w:t>ThayTheHD</w:t>
      </w:r>
      <w:r w:rsidRPr="006A6243">
        <w:rPr>
          <w:rFonts w:ascii="Consolas" w:hAnsi="Consolas" w:cs="Consolas"/>
          <w:color w:val="0000FF"/>
          <w:sz w:val="19"/>
          <w:szCs w:val="19"/>
        </w:rPr>
        <w:t>&gt;</w:t>
      </w:r>
    </w:p>
    <w:p w:rsidR="009D1437" w:rsidRPr="006A6243" w:rsidP="009D1437" w14:paraId="4F4AA725" w14:textId="77777777">
      <w:pPr>
        <w:rPr>
          <w:rFonts w:ascii="Consolas" w:hAnsi="Consolas" w:cs="Consolas"/>
          <w:color w:val="0000FF"/>
          <w:sz w:val="19"/>
          <w:szCs w:val="19"/>
        </w:rPr>
      </w:pPr>
      <w:r w:rsidRPr="006A6243">
        <w:rPr>
          <w:rFonts w:ascii="Consolas" w:hAnsi="Consolas" w:cs="Consolas"/>
          <w:color w:val="0000FF"/>
          <w:sz w:val="19"/>
          <w:szCs w:val="19"/>
        </w:rPr>
        <w:tab/>
        <w:t>&lt;key/&gt;</w:t>
      </w:r>
    </w:p>
    <w:p w:rsidR="009D1437" w:rsidRPr="006A6243" w:rsidP="009D1437" w14:paraId="7DFB228F" w14:textId="77777777">
      <w:pPr>
        <w:rPr>
          <w:rFonts w:ascii="Consolas" w:hAnsi="Consolas" w:cs="Consolas"/>
          <w:color w:val="0000FF"/>
          <w:sz w:val="19"/>
          <w:szCs w:val="19"/>
        </w:rPr>
      </w:pPr>
      <w:r w:rsidRPr="006A6243">
        <w:rPr>
          <w:rFonts w:ascii="Consolas" w:hAnsi="Consolas" w:cs="Consolas"/>
          <w:color w:val="0000FF"/>
          <w:sz w:val="19"/>
          <w:szCs w:val="19"/>
        </w:rPr>
        <w:tab/>
        <w:t>&lt;</w:t>
      </w:r>
      <w:r w:rsidRPr="006A6243">
        <w:rPr>
          <w:rFonts w:ascii="Consolas" w:hAnsi="Consolas" w:cs="Consolas"/>
          <w:color w:val="0000FF"/>
          <w:sz w:val="19"/>
          <w:szCs w:val="19"/>
        </w:rPr>
        <w:t>InvoiceNo</w:t>
      </w:r>
      <w:r w:rsidRPr="006A6243">
        <w:rPr>
          <w:rFonts w:ascii="Consolas" w:hAnsi="Consolas" w:cs="Consolas"/>
          <w:color w:val="0000FF"/>
          <w:sz w:val="19"/>
          <w:szCs w:val="19"/>
        </w:rPr>
        <w:t>/&gt;</w:t>
      </w:r>
    </w:p>
    <w:p w:rsidR="009D1437" w:rsidRPr="006A6243" w:rsidP="009D1437" w14:paraId="2669CC46" w14:textId="77777777">
      <w:pPr>
        <w:rPr>
          <w:rFonts w:ascii="Consolas" w:hAnsi="Consolas" w:cs="Consolas"/>
          <w:color w:val="0000FF"/>
          <w:sz w:val="19"/>
          <w:szCs w:val="19"/>
        </w:rPr>
      </w:pPr>
      <w:r w:rsidRPr="006A6243">
        <w:rPr>
          <w:rFonts w:ascii="Consolas" w:hAnsi="Consolas" w:cs="Consolas"/>
          <w:color w:val="0000FF"/>
          <w:sz w:val="19"/>
          <w:szCs w:val="19"/>
        </w:rPr>
        <w:tab/>
        <w:t>&lt;</w:t>
      </w:r>
      <w:r w:rsidRPr="006A6243">
        <w:rPr>
          <w:rFonts w:ascii="Consolas" w:hAnsi="Consolas" w:cs="Consolas"/>
          <w:color w:val="0000FF"/>
          <w:sz w:val="19"/>
          <w:szCs w:val="19"/>
        </w:rPr>
        <w:t>TTChung</w:t>
      </w:r>
      <w:r w:rsidRPr="006A6243">
        <w:rPr>
          <w:rFonts w:ascii="Consolas" w:hAnsi="Consolas" w:cs="Consolas"/>
          <w:color w:val="0000FF"/>
          <w:sz w:val="19"/>
          <w:szCs w:val="19"/>
        </w:rPr>
        <w:t>&gt;</w:t>
      </w:r>
    </w:p>
    <w:p w:rsidR="009D1437" w:rsidRPr="006A6243" w:rsidP="009D1437" w14:paraId="43CE6AE0"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MHSo</w:t>
      </w:r>
      <w:r w:rsidRPr="006A6243">
        <w:rPr>
          <w:rFonts w:ascii="Consolas" w:hAnsi="Consolas" w:cs="Consolas"/>
          <w:color w:val="0000FF"/>
          <w:sz w:val="19"/>
          <w:szCs w:val="19"/>
        </w:rPr>
        <w:t>/&gt;</w:t>
      </w:r>
    </w:p>
    <w:p w:rsidR="009D1437" w:rsidRPr="006A6243" w:rsidP="009D1437" w14:paraId="60E6FE39"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SBKe</w:t>
      </w:r>
      <w:r w:rsidRPr="006A6243">
        <w:rPr>
          <w:rFonts w:ascii="Consolas" w:hAnsi="Consolas" w:cs="Consolas"/>
          <w:color w:val="0000FF"/>
          <w:sz w:val="19"/>
          <w:szCs w:val="19"/>
        </w:rPr>
        <w:t>/&gt;</w:t>
      </w:r>
    </w:p>
    <w:p w:rsidR="009D1437" w:rsidRPr="006A6243" w:rsidP="009D1437" w14:paraId="18B3AB4C"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NBKe</w:t>
      </w:r>
      <w:r w:rsidRPr="006A6243">
        <w:rPr>
          <w:rFonts w:ascii="Consolas" w:hAnsi="Consolas" w:cs="Consolas"/>
          <w:color w:val="0000FF"/>
          <w:sz w:val="19"/>
          <w:szCs w:val="19"/>
        </w:rPr>
        <w:t>/&gt;</w:t>
      </w:r>
    </w:p>
    <w:p w:rsidR="009D1437" w:rsidRPr="006A6243" w:rsidP="009D1437" w14:paraId="3FBF4D3D"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DVTTe</w:t>
      </w:r>
      <w:r w:rsidRPr="006A6243">
        <w:rPr>
          <w:rFonts w:ascii="Consolas" w:hAnsi="Consolas" w:cs="Consolas"/>
          <w:color w:val="0000FF"/>
          <w:sz w:val="19"/>
          <w:szCs w:val="19"/>
        </w:rPr>
        <w:t>&gt;VND&lt;/</w:t>
      </w:r>
      <w:r w:rsidRPr="006A6243">
        <w:rPr>
          <w:rFonts w:ascii="Consolas" w:hAnsi="Consolas" w:cs="Consolas"/>
          <w:color w:val="0000FF"/>
          <w:sz w:val="19"/>
          <w:szCs w:val="19"/>
        </w:rPr>
        <w:t>DVTTe</w:t>
      </w:r>
      <w:r w:rsidRPr="006A6243">
        <w:rPr>
          <w:rFonts w:ascii="Consolas" w:hAnsi="Consolas" w:cs="Consolas"/>
          <w:color w:val="0000FF"/>
          <w:sz w:val="19"/>
          <w:szCs w:val="19"/>
        </w:rPr>
        <w:t>&gt;</w:t>
      </w:r>
    </w:p>
    <w:p w:rsidR="009D1437" w:rsidRPr="006A6243" w:rsidP="009D1437" w14:paraId="2902F3B4"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TGia</w:t>
      </w:r>
      <w:r w:rsidRPr="006A6243">
        <w:rPr>
          <w:rFonts w:ascii="Consolas" w:hAnsi="Consolas" w:cs="Consolas"/>
          <w:color w:val="0000FF"/>
          <w:sz w:val="19"/>
          <w:szCs w:val="19"/>
        </w:rPr>
        <w:t>&gt;1&lt;/</w:t>
      </w:r>
      <w:r w:rsidRPr="006A6243">
        <w:rPr>
          <w:rFonts w:ascii="Consolas" w:hAnsi="Consolas" w:cs="Consolas"/>
          <w:color w:val="0000FF"/>
          <w:sz w:val="19"/>
          <w:szCs w:val="19"/>
        </w:rPr>
        <w:t>TGia</w:t>
      </w:r>
      <w:r w:rsidRPr="006A6243">
        <w:rPr>
          <w:rFonts w:ascii="Consolas" w:hAnsi="Consolas" w:cs="Consolas"/>
          <w:color w:val="0000FF"/>
          <w:sz w:val="19"/>
          <w:szCs w:val="19"/>
        </w:rPr>
        <w:t>&gt;</w:t>
      </w:r>
    </w:p>
    <w:p w:rsidR="009D1437" w:rsidRPr="006A6243" w:rsidP="009D1437" w14:paraId="714C125C"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HTTToan</w:t>
      </w:r>
      <w:r w:rsidRPr="006A6243">
        <w:rPr>
          <w:rFonts w:ascii="Consolas" w:hAnsi="Consolas" w:cs="Consolas"/>
          <w:color w:val="0000FF"/>
          <w:sz w:val="19"/>
          <w:szCs w:val="19"/>
        </w:rPr>
        <w:t>&gt;TM&lt;/</w:t>
      </w:r>
      <w:r w:rsidRPr="006A6243">
        <w:rPr>
          <w:rFonts w:ascii="Consolas" w:hAnsi="Consolas" w:cs="Consolas"/>
          <w:color w:val="0000FF"/>
          <w:sz w:val="19"/>
          <w:szCs w:val="19"/>
        </w:rPr>
        <w:t>HTTToan</w:t>
      </w:r>
      <w:r w:rsidRPr="006A6243">
        <w:rPr>
          <w:rFonts w:ascii="Consolas" w:hAnsi="Consolas" w:cs="Consolas"/>
          <w:color w:val="0000FF"/>
          <w:sz w:val="19"/>
          <w:szCs w:val="19"/>
        </w:rPr>
        <w:t>&gt;</w:t>
      </w:r>
    </w:p>
    <w:p w:rsidR="009D1437" w:rsidRPr="006A6243" w:rsidP="009D1437" w14:paraId="0E6948B0" w14:textId="77777777">
      <w:pPr>
        <w:rPr>
          <w:rFonts w:ascii="Consolas" w:hAnsi="Consolas" w:cs="Consolas"/>
          <w:color w:val="0000FF"/>
          <w:sz w:val="19"/>
          <w:szCs w:val="19"/>
        </w:rPr>
      </w:pPr>
      <w:r w:rsidRPr="006A6243">
        <w:rPr>
          <w:rFonts w:ascii="Consolas" w:hAnsi="Consolas" w:cs="Consolas"/>
          <w:color w:val="0000FF"/>
          <w:sz w:val="19"/>
          <w:szCs w:val="19"/>
        </w:rPr>
        <w:tab/>
        <w:t>&lt;/</w:t>
      </w:r>
      <w:r w:rsidRPr="006A6243">
        <w:rPr>
          <w:rFonts w:ascii="Consolas" w:hAnsi="Consolas" w:cs="Consolas"/>
          <w:color w:val="0000FF"/>
          <w:sz w:val="19"/>
          <w:szCs w:val="19"/>
        </w:rPr>
        <w:t>TTChung</w:t>
      </w:r>
      <w:r w:rsidRPr="006A6243">
        <w:rPr>
          <w:rFonts w:ascii="Consolas" w:hAnsi="Consolas" w:cs="Consolas"/>
          <w:color w:val="0000FF"/>
          <w:sz w:val="19"/>
          <w:szCs w:val="19"/>
        </w:rPr>
        <w:t>&gt;</w:t>
      </w:r>
    </w:p>
    <w:p w:rsidR="009D1437" w:rsidRPr="006A6243" w:rsidP="009D1437" w14:paraId="781645C0" w14:textId="77777777">
      <w:pPr>
        <w:rPr>
          <w:rFonts w:ascii="Consolas" w:hAnsi="Consolas" w:cs="Consolas"/>
          <w:color w:val="0000FF"/>
          <w:sz w:val="19"/>
          <w:szCs w:val="19"/>
        </w:rPr>
      </w:pPr>
      <w:r w:rsidRPr="006A6243">
        <w:rPr>
          <w:rFonts w:ascii="Consolas" w:hAnsi="Consolas" w:cs="Consolas"/>
          <w:color w:val="0000FF"/>
          <w:sz w:val="19"/>
          <w:szCs w:val="19"/>
        </w:rPr>
        <w:tab/>
        <w:t>&lt;</w:t>
      </w:r>
      <w:r w:rsidRPr="006A6243">
        <w:rPr>
          <w:rFonts w:ascii="Consolas" w:hAnsi="Consolas" w:cs="Consolas"/>
          <w:color w:val="0000FF"/>
          <w:sz w:val="19"/>
          <w:szCs w:val="19"/>
        </w:rPr>
        <w:t>NDHDon</w:t>
      </w:r>
      <w:r w:rsidRPr="006A6243">
        <w:rPr>
          <w:rFonts w:ascii="Consolas" w:hAnsi="Consolas" w:cs="Consolas"/>
          <w:color w:val="0000FF"/>
          <w:sz w:val="19"/>
          <w:szCs w:val="19"/>
        </w:rPr>
        <w:t>&gt;</w:t>
      </w:r>
    </w:p>
    <w:p w:rsidR="009D1437" w:rsidRPr="006A6243" w:rsidP="009D1437" w14:paraId="097ED156"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NBan</w:t>
      </w:r>
      <w:r w:rsidRPr="006A6243">
        <w:rPr>
          <w:rFonts w:ascii="Consolas" w:hAnsi="Consolas" w:cs="Consolas"/>
          <w:color w:val="0000FF"/>
          <w:sz w:val="19"/>
          <w:szCs w:val="19"/>
        </w:rPr>
        <w:t>&gt;</w:t>
      </w:r>
    </w:p>
    <w:p w:rsidR="009D1437" w:rsidRPr="006A6243" w:rsidP="009D1437" w14:paraId="61318A03"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&lt;MST&gt;2222222222-945&lt;/MST&gt;</w:t>
      </w:r>
    </w:p>
    <w:p w:rsidR="009D1437" w:rsidRPr="006A6243" w:rsidP="009D1437" w14:paraId="448870A7"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DChi</w:t>
      </w:r>
      <w:r w:rsidRPr="006A6243">
        <w:rPr>
          <w:rFonts w:ascii="Consolas" w:hAnsi="Consolas" w:cs="Consolas"/>
          <w:color w:val="0000FF"/>
          <w:sz w:val="19"/>
          <w:szCs w:val="19"/>
        </w:rPr>
        <w:t>&gt;</w:t>
      </w:r>
      <w:r w:rsidRPr="006A6243">
        <w:rPr>
          <w:rFonts w:ascii="Consolas" w:hAnsi="Consolas" w:cs="Consolas"/>
          <w:color w:val="0000FF"/>
          <w:sz w:val="19"/>
          <w:szCs w:val="19"/>
        </w:rPr>
        <w:t>địa</w:t>
      </w:r>
      <w:r w:rsidRPr="006A6243">
        <w:rPr>
          <w:rFonts w:ascii="Consolas" w:hAnsi="Consolas" w:cs="Consolas"/>
          <w:color w:val="0000FF"/>
          <w:sz w:val="19"/>
          <w:szCs w:val="19"/>
        </w:rPr>
        <w:t xml:space="preserve"> </w:t>
      </w:r>
      <w:r w:rsidRPr="006A6243">
        <w:rPr>
          <w:rFonts w:ascii="Consolas" w:hAnsi="Consolas" w:cs="Consolas"/>
          <w:color w:val="0000FF"/>
          <w:sz w:val="19"/>
          <w:szCs w:val="19"/>
        </w:rPr>
        <w:t>chỉ</w:t>
      </w:r>
      <w:r w:rsidRPr="006A6243">
        <w:rPr>
          <w:rFonts w:ascii="Consolas" w:hAnsi="Consolas" w:cs="Consolas"/>
          <w:color w:val="0000FF"/>
          <w:sz w:val="19"/>
          <w:szCs w:val="19"/>
        </w:rPr>
        <w:t xml:space="preserve"> </w:t>
      </w:r>
      <w:r w:rsidRPr="006A6243">
        <w:rPr>
          <w:rFonts w:ascii="Consolas" w:hAnsi="Consolas" w:cs="Consolas"/>
          <w:color w:val="0000FF"/>
          <w:sz w:val="19"/>
          <w:szCs w:val="19"/>
        </w:rPr>
        <w:t>người</w:t>
      </w:r>
      <w:r w:rsidRPr="006A6243">
        <w:rPr>
          <w:rFonts w:ascii="Consolas" w:hAnsi="Consolas" w:cs="Consolas"/>
          <w:color w:val="0000FF"/>
          <w:sz w:val="19"/>
          <w:szCs w:val="19"/>
        </w:rPr>
        <w:t xml:space="preserve"> </w:t>
      </w:r>
      <w:r w:rsidRPr="006A6243">
        <w:rPr>
          <w:rFonts w:ascii="Consolas" w:hAnsi="Consolas" w:cs="Consolas"/>
          <w:color w:val="0000FF"/>
          <w:sz w:val="19"/>
          <w:szCs w:val="19"/>
        </w:rPr>
        <w:t>bán</w:t>
      </w:r>
      <w:r w:rsidRPr="006A6243">
        <w:rPr>
          <w:rFonts w:ascii="Consolas" w:hAnsi="Consolas" w:cs="Consolas"/>
          <w:color w:val="0000FF"/>
          <w:sz w:val="19"/>
          <w:szCs w:val="19"/>
        </w:rPr>
        <w:t>&lt;/</w:t>
      </w:r>
      <w:r w:rsidRPr="006A6243">
        <w:rPr>
          <w:rFonts w:ascii="Consolas" w:hAnsi="Consolas" w:cs="Consolas"/>
          <w:color w:val="0000FF"/>
          <w:sz w:val="19"/>
          <w:szCs w:val="19"/>
        </w:rPr>
        <w:t>DChi</w:t>
      </w:r>
      <w:r w:rsidRPr="006A6243">
        <w:rPr>
          <w:rFonts w:ascii="Consolas" w:hAnsi="Consolas" w:cs="Consolas"/>
          <w:color w:val="0000FF"/>
          <w:sz w:val="19"/>
          <w:szCs w:val="19"/>
        </w:rPr>
        <w:t>&gt;</w:t>
      </w:r>
    </w:p>
    <w:p w:rsidR="009D1437" w:rsidRPr="006A6243" w:rsidP="009D1437" w14:paraId="41568F29"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LDDNBo</w:t>
      </w:r>
      <w:r w:rsidRPr="006A6243">
        <w:rPr>
          <w:rFonts w:ascii="Consolas" w:hAnsi="Consolas" w:cs="Consolas"/>
          <w:color w:val="0000FF"/>
          <w:sz w:val="19"/>
          <w:szCs w:val="19"/>
        </w:rPr>
        <w:t>/&gt;</w:t>
      </w:r>
    </w:p>
    <w:p w:rsidR="009D1437" w:rsidRPr="006A6243" w:rsidP="009D1437" w14:paraId="30BEDF3A"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HDSo</w:t>
      </w:r>
      <w:r w:rsidRPr="006A6243">
        <w:rPr>
          <w:rFonts w:ascii="Consolas" w:hAnsi="Consolas" w:cs="Consolas"/>
          <w:color w:val="0000FF"/>
          <w:sz w:val="19"/>
          <w:szCs w:val="19"/>
        </w:rPr>
        <w:t>/&gt;</w:t>
      </w:r>
    </w:p>
    <w:p w:rsidR="009D1437" w:rsidRPr="006A6243" w:rsidP="009D1437" w14:paraId="25868AEA"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HVTNXHang</w:t>
      </w:r>
      <w:r w:rsidRPr="006A6243">
        <w:rPr>
          <w:rFonts w:ascii="Consolas" w:hAnsi="Consolas" w:cs="Consolas"/>
          <w:color w:val="0000FF"/>
          <w:sz w:val="19"/>
          <w:szCs w:val="19"/>
        </w:rPr>
        <w:t>/&gt;</w:t>
      </w:r>
    </w:p>
    <w:p w:rsidR="009D1437" w:rsidRPr="006A6243" w:rsidP="009D1437" w14:paraId="358BFA7E"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TNVChuyen</w:t>
      </w:r>
      <w:r w:rsidRPr="006A6243">
        <w:rPr>
          <w:rFonts w:ascii="Consolas" w:hAnsi="Consolas" w:cs="Consolas"/>
          <w:color w:val="0000FF"/>
          <w:sz w:val="19"/>
          <w:szCs w:val="19"/>
        </w:rPr>
        <w:t>/&gt;</w:t>
      </w:r>
    </w:p>
    <w:p w:rsidR="009D1437" w:rsidRPr="006A6243" w:rsidP="009D1437" w14:paraId="56157230"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PTVChuyen</w:t>
      </w:r>
      <w:r w:rsidRPr="006A6243">
        <w:rPr>
          <w:rFonts w:ascii="Consolas" w:hAnsi="Consolas" w:cs="Consolas"/>
          <w:color w:val="0000FF"/>
          <w:sz w:val="19"/>
          <w:szCs w:val="19"/>
        </w:rPr>
        <w:t>/&gt;</w:t>
      </w:r>
    </w:p>
    <w:p w:rsidR="009D1437" w:rsidRPr="006A6243" w:rsidP="009D1437" w14:paraId="0FCA810B"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HDKTSo</w:t>
      </w:r>
      <w:r w:rsidRPr="006A6243">
        <w:rPr>
          <w:rFonts w:ascii="Consolas" w:hAnsi="Consolas" w:cs="Consolas"/>
          <w:color w:val="0000FF"/>
          <w:sz w:val="19"/>
          <w:szCs w:val="19"/>
        </w:rPr>
        <w:t>/&gt;</w:t>
      </w:r>
    </w:p>
    <w:p w:rsidR="009D1437" w:rsidRPr="006A6243" w:rsidP="009D1437" w14:paraId="66C54229"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HDKTNgay</w:t>
      </w:r>
      <w:r w:rsidRPr="006A6243">
        <w:rPr>
          <w:rFonts w:ascii="Consolas" w:hAnsi="Consolas" w:cs="Consolas"/>
          <w:color w:val="0000FF"/>
          <w:sz w:val="19"/>
          <w:szCs w:val="19"/>
        </w:rPr>
        <w:t>/&gt;</w:t>
      </w:r>
    </w:p>
    <w:p w:rsidR="009D1437" w:rsidRPr="006A6243" w:rsidP="009D1437" w14:paraId="3887FD74"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NBan</w:t>
      </w:r>
      <w:r w:rsidRPr="006A6243">
        <w:rPr>
          <w:rFonts w:ascii="Consolas" w:hAnsi="Consolas" w:cs="Consolas"/>
          <w:color w:val="0000FF"/>
          <w:sz w:val="19"/>
          <w:szCs w:val="19"/>
        </w:rPr>
        <w:t>&gt;</w:t>
      </w:r>
    </w:p>
    <w:p w:rsidR="009D1437" w:rsidRPr="006A6243" w:rsidP="009D1437" w14:paraId="54132DD2"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NMua</w:t>
      </w:r>
      <w:r w:rsidRPr="006A6243">
        <w:rPr>
          <w:rFonts w:ascii="Consolas" w:hAnsi="Consolas" w:cs="Consolas"/>
          <w:color w:val="0000FF"/>
          <w:sz w:val="19"/>
          <w:szCs w:val="19"/>
        </w:rPr>
        <w:t>&gt;</w:t>
      </w:r>
    </w:p>
    <w:p w:rsidR="009D1437" w:rsidRPr="006A6243" w:rsidP="009D1437" w14:paraId="7ED1B397"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 xml:space="preserve">&lt;Ten&gt;txt </w:t>
      </w:r>
      <w:r w:rsidRPr="006A6243">
        <w:rPr>
          <w:rFonts w:ascii="Consolas" w:hAnsi="Consolas" w:cs="Consolas"/>
          <w:color w:val="0000FF"/>
          <w:sz w:val="19"/>
          <w:szCs w:val="19"/>
        </w:rPr>
        <w:t>Tên</w:t>
      </w:r>
      <w:r w:rsidRPr="006A6243">
        <w:rPr>
          <w:rFonts w:ascii="Consolas" w:hAnsi="Consolas" w:cs="Consolas"/>
          <w:color w:val="0000FF"/>
          <w:sz w:val="19"/>
          <w:szCs w:val="19"/>
        </w:rPr>
        <w:t xml:space="preserve"> </w:t>
      </w:r>
      <w:r w:rsidRPr="006A6243">
        <w:rPr>
          <w:rFonts w:ascii="Consolas" w:hAnsi="Consolas" w:cs="Consolas"/>
          <w:color w:val="0000FF"/>
          <w:sz w:val="19"/>
          <w:szCs w:val="19"/>
        </w:rPr>
        <w:t>đơn</w:t>
      </w:r>
      <w:r w:rsidRPr="006A6243">
        <w:rPr>
          <w:rFonts w:ascii="Consolas" w:hAnsi="Consolas" w:cs="Consolas"/>
          <w:color w:val="0000FF"/>
          <w:sz w:val="19"/>
          <w:szCs w:val="19"/>
        </w:rPr>
        <w:t xml:space="preserve"> </w:t>
      </w:r>
      <w:r w:rsidRPr="006A6243">
        <w:rPr>
          <w:rFonts w:ascii="Consolas" w:hAnsi="Consolas" w:cs="Consolas"/>
          <w:color w:val="0000FF"/>
          <w:sz w:val="19"/>
          <w:szCs w:val="19"/>
        </w:rPr>
        <w:t>vị</w:t>
      </w:r>
      <w:r w:rsidRPr="006A6243">
        <w:rPr>
          <w:rFonts w:ascii="Consolas" w:hAnsi="Consolas" w:cs="Consolas"/>
          <w:color w:val="0000FF"/>
          <w:sz w:val="19"/>
          <w:szCs w:val="19"/>
        </w:rPr>
        <w:t xml:space="preserve"> </w:t>
      </w:r>
      <w:r w:rsidRPr="006A6243">
        <w:rPr>
          <w:rFonts w:ascii="Consolas" w:hAnsi="Consolas" w:cs="Consolas"/>
          <w:color w:val="0000FF"/>
          <w:sz w:val="19"/>
          <w:szCs w:val="19"/>
        </w:rPr>
        <w:t>mua</w:t>
      </w:r>
      <w:r w:rsidRPr="006A6243">
        <w:rPr>
          <w:rFonts w:ascii="Consolas" w:hAnsi="Consolas" w:cs="Consolas"/>
          <w:color w:val="0000FF"/>
          <w:sz w:val="19"/>
          <w:szCs w:val="19"/>
        </w:rPr>
        <w:t xml:space="preserve"> </w:t>
      </w:r>
      <w:r w:rsidRPr="006A6243">
        <w:rPr>
          <w:rFonts w:ascii="Consolas" w:hAnsi="Consolas" w:cs="Consolas"/>
          <w:color w:val="0000FF"/>
          <w:sz w:val="19"/>
          <w:szCs w:val="19"/>
        </w:rPr>
        <w:t>hàng</w:t>
      </w:r>
      <w:r w:rsidRPr="006A6243">
        <w:rPr>
          <w:rFonts w:ascii="Consolas" w:hAnsi="Consolas" w:cs="Consolas"/>
          <w:color w:val="0000FF"/>
          <w:sz w:val="19"/>
          <w:szCs w:val="19"/>
        </w:rPr>
        <w:t xml:space="preserve"> test </w:t>
      </w:r>
      <w:r w:rsidRPr="006A6243">
        <w:rPr>
          <w:rFonts w:ascii="Consolas" w:hAnsi="Consolas" w:cs="Consolas"/>
          <w:color w:val="0000FF"/>
          <w:sz w:val="19"/>
          <w:szCs w:val="19"/>
        </w:rPr>
        <w:t>bị</w:t>
      </w:r>
      <w:r w:rsidRPr="006A6243">
        <w:rPr>
          <w:rFonts w:ascii="Consolas" w:hAnsi="Consolas" w:cs="Consolas"/>
          <w:color w:val="0000FF"/>
          <w:sz w:val="19"/>
          <w:szCs w:val="19"/>
        </w:rPr>
        <w:t xml:space="preserve"> </w:t>
      </w:r>
      <w:r w:rsidRPr="006A6243">
        <w:rPr>
          <w:rFonts w:ascii="Consolas" w:hAnsi="Consolas" w:cs="Consolas"/>
          <w:color w:val="0000FF"/>
          <w:sz w:val="19"/>
          <w:szCs w:val="19"/>
        </w:rPr>
        <w:t>lỗi</w:t>
      </w:r>
      <w:r w:rsidRPr="006A6243">
        <w:rPr>
          <w:rFonts w:ascii="Consolas" w:hAnsi="Consolas" w:cs="Consolas"/>
          <w:color w:val="0000FF"/>
          <w:sz w:val="19"/>
          <w:szCs w:val="19"/>
        </w:rPr>
        <w:t>&lt;/Ten&gt;</w:t>
      </w:r>
    </w:p>
    <w:p w:rsidR="009D1437" w:rsidRPr="006A6243" w:rsidP="009D1437" w14:paraId="4DE3B40C"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&lt;MST&gt;8412221813&lt;/MST&gt;</w:t>
      </w:r>
    </w:p>
    <w:p w:rsidR="009D1437" w:rsidRPr="006A6243" w:rsidP="009D1437" w14:paraId="337F0481"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DChi</w:t>
      </w:r>
      <w:r w:rsidRPr="006A6243">
        <w:rPr>
          <w:rFonts w:ascii="Consolas" w:hAnsi="Consolas" w:cs="Consolas"/>
          <w:color w:val="0000FF"/>
          <w:sz w:val="19"/>
          <w:szCs w:val="19"/>
        </w:rPr>
        <w:t>&gt;</w:t>
      </w:r>
      <w:r w:rsidRPr="006A6243">
        <w:rPr>
          <w:rFonts w:ascii="Consolas" w:hAnsi="Consolas" w:cs="Consolas"/>
          <w:color w:val="0000FF"/>
          <w:sz w:val="19"/>
          <w:szCs w:val="19"/>
        </w:rPr>
        <w:t>Địa</w:t>
      </w:r>
      <w:r w:rsidRPr="006A6243">
        <w:rPr>
          <w:rFonts w:ascii="Consolas" w:hAnsi="Consolas" w:cs="Consolas"/>
          <w:color w:val="0000FF"/>
          <w:sz w:val="19"/>
          <w:szCs w:val="19"/>
        </w:rPr>
        <w:t xml:space="preserve"> </w:t>
      </w:r>
      <w:r w:rsidRPr="006A6243">
        <w:rPr>
          <w:rFonts w:ascii="Consolas" w:hAnsi="Consolas" w:cs="Consolas"/>
          <w:color w:val="0000FF"/>
          <w:sz w:val="19"/>
          <w:szCs w:val="19"/>
        </w:rPr>
        <w:t>chỉ</w:t>
      </w:r>
      <w:r w:rsidRPr="006A6243">
        <w:rPr>
          <w:rFonts w:ascii="Consolas" w:hAnsi="Consolas" w:cs="Consolas"/>
          <w:color w:val="0000FF"/>
          <w:sz w:val="19"/>
          <w:szCs w:val="19"/>
        </w:rPr>
        <w:t xml:space="preserve"> </w:t>
      </w:r>
      <w:r w:rsidRPr="006A6243">
        <w:rPr>
          <w:rFonts w:ascii="Consolas" w:hAnsi="Consolas" w:cs="Consolas"/>
          <w:color w:val="0000FF"/>
          <w:sz w:val="19"/>
          <w:szCs w:val="19"/>
        </w:rPr>
        <w:t>của</w:t>
      </w:r>
      <w:r w:rsidRPr="006A6243">
        <w:rPr>
          <w:rFonts w:ascii="Consolas" w:hAnsi="Consolas" w:cs="Consolas"/>
          <w:color w:val="0000FF"/>
          <w:sz w:val="19"/>
          <w:szCs w:val="19"/>
        </w:rPr>
        <w:t xml:space="preserve"> </w:t>
      </w:r>
      <w:r w:rsidRPr="006A6243">
        <w:rPr>
          <w:rFonts w:ascii="Consolas" w:hAnsi="Consolas" w:cs="Consolas"/>
          <w:color w:val="0000FF"/>
          <w:sz w:val="19"/>
          <w:szCs w:val="19"/>
        </w:rPr>
        <w:t>bên</w:t>
      </w:r>
      <w:r w:rsidRPr="006A6243">
        <w:rPr>
          <w:rFonts w:ascii="Consolas" w:hAnsi="Consolas" w:cs="Consolas"/>
          <w:color w:val="0000FF"/>
          <w:sz w:val="19"/>
          <w:szCs w:val="19"/>
        </w:rPr>
        <w:t xml:space="preserve"> </w:t>
      </w:r>
      <w:r w:rsidRPr="006A6243">
        <w:rPr>
          <w:rFonts w:ascii="Consolas" w:hAnsi="Consolas" w:cs="Consolas"/>
          <w:color w:val="0000FF"/>
          <w:sz w:val="19"/>
          <w:szCs w:val="19"/>
        </w:rPr>
        <w:t>mua</w:t>
      </w:r>
      <w:r w:rsidRPr="006A6243">
        <w:rPr>
          <w:rFonts w:ascii="Consolas" w:hAnsi="Consolas" w:cs="Consolas"/>
          <w:color w:val="0000FF"/>
          <w:sz w:val="19"/>
          <w:szCs w:val="19"/>
        </w:rPr>
        <w:t xml:space="preserve"> </w:t>
      </w:r>
      <w:r w:rsidRPr="006A6243">
        <w:rPr>
          <w:rFonts w:ascii="Consolas" w:hAnsi="Consolas" w:cs="Consolas"/>
          <w:color w:val="0000FF"/>
          <w:sz w:val="19"/>
          <w:szCs w:val="19"/>
        </w:rPr>
        <w:t>lô</w:t>
      </w:r>
      <w:r w:rsidRPr="006A6243">
        <w:rPr>
          <w:rFonts w:ascii="Consolas" w:hAnsi="Consolas" w:cs="Consolas"/>
          <w:color w:val="0000FF"/>
          <w:sz w:val="19"/>
          <w:szCs w:val="19"/>
        </w:rPr>
        <w:t xml:space="preserve"> 2A </w:t>
      </w:r>
      <w:r w:rsidRPr="006A6243">
        <w:rPr>
          <w:rFonts w:ascii="Consolas" w:hAnsi="Consolas" w:cs="Consolas"/>
          <w:color w:val="0000FF"/>
          <w:sz w:val="19"/>
          <w:szCs w:val="19"/>
        </w:rPr>
        <w:t>Làng</w:t>
      </w:r>
      <w:r w:rsidRPr="006A6243">
        <w:rPr>
          <w:rFonts w:ascii="Consolas" w:hAnsi="Consolas" w:cs="Consolas"/>
          <w:color w:val="0000FF"/>
          <w:sz w:val="19"/>
          <w:szCs w:val="19"/>
        </w:rPr>
        <w:t xml:space="preserve"> Quốc </w:t>
      </w:r>
      <w:r w:rsidRPr="006A6243">
        <w:rPr>
          <w:rFonts w:ascii="Consolas" w:hAnsi="Consolas" w:cs="Consolas"/>
          <w:color w:val="0000FF"/>
          <w:sz w:val="19"/>
          <w:szCs w:val="19"/>
        </w:rPr>
        <w:t>Tế</w:t>
      </w:r>
      <w:r w:rsidRPr="006A6243">
        <w:rPr>
          <w:rFonts w:ascii="Consolas" w:hAnsi="Consolas" w:cs="Consolas"/>
          <w:color w:val="0000FF"/>
          <w:sz w:val="19"/>
          <w:szCs w:val="19"/>
        </w:rPr>
        <w:t xml:space="preserve"> </w:t>
      </w:r>
      <w:r w:rsidRPr="006A6243">
        <w:rPr>
          <w:rFonts w:ascii="Consolas" w:hAnsi="Consolas" w:cs="Consolas"/>
          <w:color w:val="0000FF"/>
          <w:sz w:val="19"/>
          <w:szCs w:val="19"/>
        </w:rPr>
        <w:t>Thăng</w:t>
      </w:r>
      <w:r w:rsidRPr="006A6243">
        <w:rPr>
          <w:rFonts w:ascii="Consolas" w:hAnsi="Consolas" w:cs="Consolas"/>
          <w:color w:val="0000FF"/>
          <w:sz w:val="19"/>
          <w:szCs w:val="19"/>
        </w:rPr>
        <w:t xml:space="preserve"> Long, </w:t>
      </w:r>
      <w:r w:rsidRPr="006A6243">
        <w:rPr>
          <w:rFonts w:ascii="Consolas" w:hAnsi="Consolas" w:cs="Consolas"/>
          <w:color w:val="0000FF"/>
          <w:sz w:val="19"/>
          <w:szCs w:val="19"/>
        </w:rPr>
        <w:t>phường</w:t>
      </w:r>
      <w:r w:rsidRPr="006A6243">
        <w:rPr>
          <w:rFonts w:ascii="Consolas" w:hAnsi="Consolas" w:cs="Consolas"/>
          <w:color w:val="0000FF"/>
          <w:sz w:val="19"/>
          <w:szCs w:val="19"/>
        </w:rPr>
        <w:t xml:space="preserve"> </w:t>
      </w:r>
      <w:r w:rsidRPr="006A6243">
        <w:rPr>
          <w:rFonts w:ascii="Consolas" w:hAnsi="Consolas" w:cs="Consolas"/>
          <w:color w:val="0000FF"/>
          <w:sz w:val="19"/>
          <w:szCs w:val="19"/>
        </w:rPr>
        <w:t>Dịch</w:t>
      </w:r>
      <w:r w:rsidRPr="006A6243">
        <w:rPr>
          <w:rFonts w:ascii="Consolas" w:hAnsi="Consolas" w:cs="Consolas"/>
          <w:color w:val="0000FF"/>
          <w:sz w:val="19"/>
          <w:szCs w:val="19"/>
        </w:rPr>
        <w:t xml:space="preserve"> </w:t>
      </w:r>
      <w:r w:rsidRPr="006A6243">
        <w:rPr>
          <w:rFonts w:ascii="Consolas" w:hAnsi="Consolas" w:cs="Consolas"/>
          <w:color w:val="0000FF"/>
          <w:sz w:val="19"/>
          <w:szCs w:val="19"/>
        </w:rPr>
        <w:t>Vọng</w:t>
      </w:r>
      <w:r w:rsidRPr="006A6243">
        <w:rPr>
          <w:rFonts w:ascii="Consolas" w:hAnsi="Consolas" w:cs="Consolas"/>
          <w:color w:val="0000FF"/>
          <w:sz w:val="19"/>
          <w:szCs w:val="19"/>
        </w:rPr>
        <w:t xml:space="preserve"> Hậu, </w:t>
      </w:r>
      <w:r w:rsidRPr="006A6243">
        <w:rPr>
          <w:rFonts w:ascii="Consolas" w:hAnsi="Consolas" w:cs="Consolas"/>
          <w:color w:val="0000FF"/>
          <w:sz w:val="19"/>
          <w:szCs w:val="19"/>
        </w:rPr>
        <w:t>Quận</w:t>
      </w:r>
      <w:r w:rsidRPr="006A6243">
        <w:rPr>
          <w:rFonts w:ascii="Consolas" w:hAnsi="Consolas" w:cs="Consolas"/>
          <w:color w:val="0000FF"/>
          <w:sz w:val="19"/>
          <w:szCs w:val="19"/>
        </w:rPr>
        <w:t xml:space="preserve"> </w:t>
      </w:r>
      <w:r w:rsidRPr="006A6243">
        <w:rPr>
          <w:rFonts w:ascii="Consolas" w:hAnsi="Consolas" w:cs="Consolas"/>
          <w:color w:val="0000FF"/>
          <w:sz w:val="19"/>
          <w:szCs w:val="19"/>
        </w:rPr>
        <w:t>Cầu</w:t>
      </w:r>
      <w:r w:rsidRPr="006A6243">
        <w:rPr>
          <w:rFonts w:ascii="Consolas" w:hAnsi="Consolas" w:cs="Consolas"/>
          <w:color w:val="0000FF"/>
          <w:sz w:val="19"/>
          <w:szCs w:val="19"/>
        </w:rPr>
        <w:t xml:space="preserve"> </w:t>
      </w:r>
      <w:r w:rsidRPr="006A6243">
        <w:rPr>
          <w:rFonts w:ascii="Consolas" w:hAnsi="Consolas" w:cs="Consolas"/>
          <w:color w:val="0000FF"/>
          <w:sz w:val="19"/>
          <w:szCs w:val="19"/>
        </w:rPr>
        <w:t>Giấy</w:t>
      </w:r>
      <w:r w:rsidRPr="006A6243">
        <w:rPr>
          <w:rFonts w:ascii="Consolas" w:hAnsi="Consolas" w:cs="Consolas"/>
          <w:color w:val="0000FF"/>
          <w:sz w:val="19"/>
          <w:szCs w:val="19"/>
        </w:rPr>
        <w:t xml:space="preserve">, Hà </w:t>
      </w:r>
      <w:r w:rsidRPr="006A6243">
        <w:rPr>
          <w:rFonts w:ascii="Consolas" w:hAnsi="Consolas" w:cs="Consolas"/>
          <w:color w:val="0000FF"/>
          <w:sz w:val="19"/>
          <w:szCs w:val="19"/>
        </w:rPr>
        <w:t>Nội</w:t>
      </w:r>
      <w:r w:rsidRPr="006A6243">
        <w:rPr>
          <w:rFonts w:ascii="Consolas" w:hAnsi="Consolas" w:cs="Consolas"/>
          <w:color w:val="0000FF"/>
          <w:sz w:val="19"/>
          <w:szCs w:val="19"/>
        </w:rPr>
        <w:t>&lt;/</w:t>
      </w:r>
      <w:r w:rsidRPr="006A6243">
        <w:rPr>
          <w:rFonts w:ascii="Consolas" w:hAnsi="Consolas" w:cs="Consolas"/>
          <w:color w:val="0000FF"/>
          <w:sz w:val="19"/>
          <w:szCs w:val="19"/>
        </w:rPr>
        <w:t>DChi</w:t>
      </w:r>
      <w:r w:rsidRPr="006A6243">
        <w:rPr>
          <w:rFonts w:ascii="Consolas" w:hAnsi="Consolas" w:cs="Consolas"/>
          <w:color w:val="0000FF"/>
          <w:sz w:val="19"/>
          <w:szCs w:val="19"/>
        </w:rPr>
        <w:t>&gt;</w:t>
      </w:r>
    </w:p>
    <w:p w:rsidR="009D1437" w:rsidRPr="006A6243" w:rsidP="009D1437" w14:paraId="2ADCA208"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MKHang</w:t>
      </w:r>
      <w:r w:rsidRPr="006A6243">
        <w:rPr>
          <w:rFonts w:ascii="Consolas" w:hAnsi="Consolas" w:cs="Consolas"/>
          <w:color w:val="0000FF"/>
          <w:sz w:val="19"/>
          <w:szCs w:val="19"/>
        </w:rPr>
        <w:t>&gt;KH1706&lt;/</w:t>
      </w:r>
      <w:r w:rsidRPr="006A6243">
        <w:rPr>
          <w:rFonts w:ascii="Consolas" w:hAnsi="Consolas" w:cs="Consolas"/>
          <w:color w:val="0000FF"/>
          <w:sz w:val="19"/>
          <w:szCs w:val="19"/>
        </w:rPr>
        <w:t>MKHang</w:t>
      </w:r>
      <w:r w:rsidRPr="006A6243">
        <w:rPr>
          <w:rFonts w:ascii="Consolas" w:hAnsi="Consolas" w:cs="Consolas"/>
          <w:color w:val="0000FF"/>
          <w:sz w:val="19"/>
          <w:szCs w:val="19"/>
        </w:rPr>
        <w:t>&gt;</w:t>
      </w:r>
    </w:p>
    <w:p w:rsidR="009D1437" w:rsidRPr="006A6243" w:rsidP="009D1437" w14:paraId="6D40C639"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SDThoai</w:t>
      </w:r>
      <w:r w:rsidRPr="006A6243">
        <w:rPr>
          <w:rFonts w:ascii="Consolas" w:hAnsi="Consolas" w:cs="Consolas"/>
          <w:color w:val="0000FF"/>
          <w:sz w:val="19"/>
          <w:szCs w:val="19"/>
        </w:rPr>
        <w:t>&gt;0916996622&lt;/</w:t>
      </w:r>
      <w:r w:rsidRPr="006A6243">
        <w:rPr>
          <w:rFonts w:ascii="Consolas" w:hAnsi="Consolas" w:cs="Consolas"/>
          <w:color w:val="0000FF"/>
          <w:sz w:val="19"/>
          <w:szCs w:val="19"/>
        </w:rPr>
        <w:t>SDThoai</w:t>
      </w:r>
      <w:r w:rsidRPr="006A6243">
        <w:rPr>
          <w:rFonts w:ascii="Consolas" w:hAnsi="Consolas" w:cs="Consolas"/>
          <w:color w:val="0000FF"/>
          <w:sz w:val="19"/>
          <w:szCs w:val="19"/>
        </w:rPr>
        <w:t>&gt;</w:t>
      </w:r>
    </w:p>
    <w:p w:rsidR="009D1437" w:rsidRPr="006A6243" w:rsidP="009D1437" w14:paraId="6901772F"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DCTDTu</w:t>
      </w:r>
      <w:r w:rsidRPr="006A6243">
        <w:rPr>
          <w:rFonts w:ascii="Consolas" w:hAnsi="Consolas" w:cs="Consolas"/>
          <w:color w:val="0000FF"/>
          <w:sz w:val="19"/>
          <w:szCs w:val="19"/>
        </w:rPr>
        <w:t>&gt;thuy3t.hust@gmail.com,thuyexpress@gmail.com&lt;/</w:t>
      </w:r>
      <w:r w:rsidRPr="006A6243">
        <w:rPr>
          <w:rFonts w:ascii="Consolas" w:hAnsi="Consolas" w:cs="Consolas"/>
          <w:color w:val="0000FF"/>
          <w:sz w:val="19"/>
          <w:szCs w:val="19"/>
        </w:rPr>
        <w:t>DCTDTu</w:t>
      </w:r>
      <w:r w:rsidRPr="006A6243">
        <w:rPr>
          <w:rFonts w:ascii="Consolas" w:hAnsi="Consolas" w:cs="Consolas"/>
          <w:color w:val="0000FF"/>
          <w:sz w:val="19"/>
          <w:szCs w:val="19"/>
        </w:rPr>
        <w:t>&gt;</w:t>
      </w:r>
    </w:p>
    <w:p w:rsidR="009D1437" w:rsidRPr="006A6243" w:rsidP="009D1437" w14:paraId="7846374A"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HVTNMHang</w:t>
      </w:r>
      <w:r w:rsidRPr="006A6243">
        <w:rPr>
          <w:rFonts w:ascii="Consolas" w:hAnsi="Consolas" w:cs="Consolas"/>
          <w:color w:val="0000FF"/>
          <w:sz w:val="19"/>
          <w:szCs w:val="19"/>
        </w:rPr>
        <w:t xml:space="preserve">&gt;txt test </w:t>
      </w:r>
      <w:r w:rsidRPr="006A6243">
        <w:rPr>
          <w:rFonts w:ascii="Consolas" w:hAnsi="Consolas" w:cs="Consolas"/>
          <w:color w:val="0000FF"/>
          <w:sz w:val="19"/>
          <w:szCs w:val="19"/>
        </w:rPr>
        <w:t>Họ</w:t>
      </w:r>
      <w:r w:rsidRPr="006A6243">
        <w:rPr>
          <w:rFonts w:ascii="Consolas" w:hAnsi="Consolas" w:cs="Consolas"/>
          <w:color w:val="0000FF"/>
          <w:sz w:val="19"/>
          <w:szCs w:val="19"/>
        </w:rPr>
        <w:t xml:space="preserve"> </w:t>
      </w:r>
      <w:r w:rsidRPr="006A6243">
        <w:rPr>
          <w:rFonts w:ascii="Consolas" w:hAnsi="Consolas" w:cs="Consolas"/>
          <w:color w:val="0000FF"/>
          <w:sz w:val="19"/>
          <w:szCs w:val="19"/>
        </w:rPr>
        <w:t>tên</w:t>
      </w:r>
      <w:r w:rsidRPr="006A6243">
        <w:rPr>
          <w:rFonts w:ascii="Consolas" w:hAnsi="Consolas" w:cs="Consolas"/>
          <w:color w:val="0000FF"/>
          <w:sz w:val="19"/>
          <w:szCs w:val="19"/>
        </w:rPr>
        <w:t xml:space="preserve"> </w:t>
      </w:r>
      <w:r w:rsidRPr="006A6243">
        <w:rPr>
          <w:rFonts w:ascii="Consolas" w:hAnsi="Consolas" w:cs="Consolas"/>
          <w:color w:val="0000FF"/>
          <w:sz w:val="19"/>
          <w:szCs w:val="19"/>
        </w:rPr>
        <w:t>người</w:t>
      </w:r>
      <w:r w:rsidRPr="006A6243">
        <w:rPr>
          <w:rFonts w:ascii="Consolas" w:hAnsi="Consolas" w:cs="Consolas"/>
          <w:color w:val="0000FF"/>
          <w:sz w:val="19"/>
          <w:szCs w:val="19"/>
        </w:rPr>
        <w:t xml:space="preserve"> </w:t>
      </w:r>
      <w:r w:rsidRPr="006A6243">
        <w:rPr>
          <w:rFonts w:ascii="Consolas" w:hAnsi="Consolas" w:cs="Consolas"/>
          <w:color w:val="0000FF"/>
          <w:sz w:val="19"/>
          <w:szCs w:val="19"/>
        </w:rPr>
        <w:t>mua</w:t>
      </w:r>
      <w:r w:rsidRPr="006A6243">
        <w:rPr>
          <w:rFonts w:ascii="Consolas" w:hAnsi="Consolas" w:cs="Consolas"/>
          <w:color w:val="0000FF"/>
          <w:sz w:val="19"/>
          <w:szCs w:val="19"/>
        </w:rPr>
        <w:t xml:space="preserve"> </w:t>
      </w:r>
      <w:r w:rsidRPr="006A6243">
        <w:rPr>
          <w:rFonts w:ascii="Consolas" w:hAnsi="Consolas" w:cs="Consolas"/>
          <w:color w:val="0000FF"/>
          <w:sz w:val="19"/>
          <w:szCs w:val="19"/>
        </w:rPr>
        <w:t>hàng</w:t>
      </w:r>
      <w:r w:rsidRPr="006A6243">
        <w:rPr>
          <w:rFonts w:ascii="Consolas" w:hAnsi="Consolas" w:cs="Consolas"/>
          <w:color w:val="0000FF"/>
          <w:sz w:val="19"/>
          <w:szCs w:val="19"/>
        </w:rPr>
        <w:t>&lt;/</w:t>
      </w:r>
      <w:r w:rsidRPr="006A6243">
        <w:rPr>
          <w:rFonts w:ascii="Consolas" w:hAnsi="Consolas" w:cs="Consolas"/>
          <w:color w:val="0000FF"/>
          <w:sz w:val="19"/>
          <w:szCs w:val="19"/>
        </w:rPr>
        <w:t>HVTNMHang</w:t>
      </w:r>
      <w:r w:rsidRPr="006A6243">
        <w:rPr>
          <w:rFonts w:ascii="Consolas" w:hAnsi="Consolas" w:cs="Consolas"/>
          <w:color w:val="0000FF"/>
          <w:sz w:val="19"/>
          <w:szCs w:val="19"/>
        </w:rPr>
        <w:t>&gt;</w:t>
      </w:r>
    </w:p>
    <w:p w:rsidR="009D1437" w:rsidRPr="006A6243" w:rsidP="009D1437" w14:paraId="38C3FD55"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STKNHang</w:t>
      </w:r>
      <w:r w:rsidRPr="006A6243">
        <w:rPr>
          <w:rFonts w:ascii="Consolas" w:hAnsi="Consolas" w:cs="Consolas"/>
          <w:color w:val="0000FF"/>
          <w:sz w:val="19"/>
          <w:szCs w:val="19"/>
        </w:rPr>
        <w:t>&gt;stk0192019201&lt;/</w:t>
      </w:r>
      <w:r w:rsidRPr="006A6243">
        <w:rPr>
          <w:rFonts w:ascii="Consolas" w:hAnsi="Consolas" w:cs="Consolas"/>
          <w:color w:val="0000FF"/>
          <w:sz w:val="19"/>
          <w:szCs w:val="19"/>
        </w:rPr>
        <w:t>STKNHang</w:t>
      </w:r>
      <w:r w:rsidRPr="006A6243">
        <w:rPr>
          <w:rFonts w:ascii="Consolas" w:hAnsi="Consolas" w:cs="Consolas"/>
          <w:color w:val="0000FF"/>
          <w:sz w:val="19"/>
          <w:szCs w:val="19"/>
        </w:rPr>
        <w:t>&gt;</w:t>
      </w:r>
    </w:p>
    <w:p w:rsidR="009D1437" w:rsidRPr="006A6243" w:rsidP="009D1437" w14:paraId="51DA6BA3"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TNHang</w:t>
      </w:r>
      <w:r w:rsidRPr="006A6243">
        <w:rPr>
          <w:rFonts w:ascii="Consolas" w:hAnsi="Consolas" w:cs="Consolas"/>
          <w:color w:val="0000FF"/>
          <w:sz w:val="19"/>
          <w:szCs w:val="19"/>
        </w:rPr>
        <w:t xml:space="preserve">&gt;Ngân </w:t>
      </w:r>
      <w:r w:rsidRPr="006A6243">
        <w:rPr>
          <w:rFonts w:ascii="Consolas" w:hAnsi="Consolas" w:cs="Consolas"/>
          <w:color w:val="0000FF"/>
          <w:sz w:val="19"/>
          <w:szCs w:val="19"/>
        </w:rPr>
        <w:t>hàng</w:t>
      </w:r>
      <w:r w:rsidRPr="006A6243">
        <w:rPr>
          <w:rFonts w:ascii="Consolas" w:hAnsi="Consolas" w:cs="Consolas"/>
          <w:color w:val="0000FF"/>
          <w:sz w:val="19"/>
          <w:szCs w:val="19"/>
        </w:rPr>
        <w:t xml:space="preserve"> </w:t>
      </w:r>
      <w:r w:rsidRPr="006A6243">
        <w:rPr>
          <w:rFonts w:ascii="Consolas" w:hAnsi="Consolas" w:cs="Consolas"/>
          <w:color w:val="0000FF"/>
          <w:sz w:val="19"/>
          <w:szCs w:val="19"/>
        </w:rPr>
        <w:t>người</w:t>
      </w:r>
      <w:r w:rsidRPr="006A6243">
        <w:rPr>
          <w:rFonts w:ascii="Consolas" w:hAnsi="Consolas" w:cs="Consolas"/>
          <w:color w:val="0000FF"/>
          <w:sz w:val="19"/>
          <w:szCs w:val="19"/>
        </w:rPr>
        <w:t xml:space="preserve"> </w:t>
      </w:r>
      <w:r w:rsidRPr="006A6243">
        <w:rPr>
          <w:rFonts w:ascii="Consolas" w:hAnsi="Consolas" w:cs="Consolas"/>
          <w:color w:val="0000FF"/>
          <w:sz w:val="19"/>
          <w:szCs w:val="19"/>
        </w:rPr>
        <w:t>mua</w:t>
      </w:r>
      <w:r w:rsidRPr="006A6243">
        <w:rPr>
          <w:rFonts w:ascii="Consolas" w:hAnsi="Consolas" w:cs="Consolas"/>
          <w:color w:val="0000FF"/>
          <w:sz w:val="19"/>
          <w:szCs w:val="19"/>
        </w:rPr>
        <w:t xml:space="preserve">: Ngân </w:t>
      </w:r>
      <w:r w:rsidRPr="006A6243">
        <w:rPr>
          <w:rFonts w:ascii="Consolas" w:hAnsi="Consolas" w:cs="Consolas"/>
          <w:color w:val="0000FF"/>
          <w:sz w:val="19"/>
          <w:szCs w:val="19"/>
        </w:rPr>
        <w:t>hàng</w:t>
      </w:r>
      <w:r w:rsidRPr="006A6243">
        <w:rPr>
          <w:rFonts w:ascii="Consolas" w:hAnsi="Consolas" w:cs="Consolas"/>
          <w:color w:val="0000FF"/>
          <w:sz w:val="19"/>
          <w:szCs w:val="19"/>
        </w:rPr>
        <w:t xml:space="preserve"> TMCP Đông Nam Á&lt;/</w:t>
      </w:r>
      <w:r w:rsidRPr="006A6243">
        <w:rPr>
          <w:rFonts w:ascii="Consolas" w:hAnsi="Consolas" w:cs="Consolas"/>
          <w:color w:val="0000FF"/>
          <w:sz w:val="19"/>
          <w:szCs w:val="19"/>
        </w:rPr>
        <w:t>TNHang</w:t>
      </w:r>
      <w:r w:rsidRPr="006A6243">
        <w:rPr>
          <w:rFonts w:ascii="Consolas" w:hAnsi="Consolas" w:cs="Consolas"/>
          <w:color w:val="0000FF"/>
          <w:sz w:val="19"/>
          <w:szCs w:val="19"/>
        </w:rPr>
        <w:t>&gt;</w:t>
      </w:r>
    </w:p>
    <w:p w:rsidR="009D1437" w:rsidRPr="006A6243" w:rsidP="009D1437" w14:paraId="43602A2D"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NMua</w:t>
      </w:r>
      <w:r w:rsidRPr="006A6243">
        <w:rPr>
          <w:rFonts w:ascii="Consolas" w:hAnsi="Consolas" w:cs="Consolas"/>
          <w:color w:val="0000FF"/>
          <w:sz w:val="19"/>
          <w:szCs w:val="19"/>
        </w:rPr>
        <w:t>&gt;</w:t>
      </w:r>
    </w:p>
    <w:p w:rsidR="009D1437" w:rsidRPr="006A6243" w:rsidP="009D1437" w14:paraId="5B3ED1A5"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DSHHDVu</w:t>
      </w:r>
      <w:r w:rsidRPr="006A6243">
        <w:rPr>
          <w:rFonts w:ascii="Consolas" w:hAnsi="Consolas" w:cs="Consolas"/>
          <w:color w:val="0000FF"/>
          <w:sz w:val="19"/>
          <w:szCs w:val="19"/>
        </w:rPr>
        <w:t>&gt;</w:t>
      </w:r>
    </w:p>
    <w:p w:rsidR="009D1437" w:rsidRPr="006A6243" w:rsidP="009D1437" w14:paraId="13FD83DB"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HHDVu</w:t>
      </w:r>
      <w:r w:rsidRPr="006A6243">
        <w:rPr>
          <w:rFonts w:ascii="Consolas" w:hAnsi="Consolas" w:cs="Consolas"/>
          <w:color w:val="0000FF"/>
          <w:sz w:val="19"/>
          <w:szCs w:val="19"/>
        </w:rPr>
        <w:t>&gt;</w:t>
      </w:r>
    </w:p>
    <w:p w:rsidR="009D1437" w:rsidRPr="006A6243" w:rsidP="009D1437" w14:paraId="7FB82506"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TChat</w:t>
      </w:r>
      <w:r w:rsidRPr="006A6243">
        <w:rPr>
          <w:rFonts w:ascii="Consolas" w:hAnsi="Consolas" w:cs="Consolas"/>
          <w:color w:val="0000FF"/>
          <w:sz w:val="19"/>
          <w:szCs w:val="19"/>
        </w:rPr>
        <w:t>&gt;1&lt;/</w:t>
      </w:r>
      <w:r w:rsidRPr="006A6243">
        <w:rPr>
          <w:rFonts w:ascii="Consolas" w:hAnsi="Consolas" w:cs="Consolas"/>
          <w:color w:val="0000FF"/>
          <w:sz w:val="19"/>
          <w:szCs w:val="19"/>
        </w:rPr>
        <w:t>TChat</w:t>
      </w:r>
      <w:r w:rsidRPr="006A6243">
        <w:rPr>
          <w:rFonts w:ascii="Consolas" w:hAnsi="Consolas" w:cs="Consolas"/>
          <w:color w:val="0000FF"/>
          <w:sz w:val="19"/>
          <w:szCs w:val="19"/>
        </w:rPr>
        <w:t>&gt;</w:t>
      </w:r>
    </w:p>
    <w:p w:rsidR="009D1437" w:rsidRPr="006A6243" w:rsidP="009D1437" w14:paraId="5671476C"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&lt;STT&gt;1&lt;/STT&gt;</w:t>
      </w:r>
    </w:p>
    <w:p w:rsidR="009D1437" w:rsidRPr="006A6243" w:rsidP="009D1437" w14:paraId="52CDD7F8"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MHHDVu</w:t>
      </w:r>
      <w:r w:rsidRPr="006A6243">
        <w:rPr>
          <w:rFonts w:ascii="Consolas" w:hAnsi="Consolas" w:cs="Consolas"/>
          <w:color w:val="0000FF"/>
          <w:sz w:val="19"/>
          <w:szCs w:val="19"/>
        </w:rPr>
        <w:t>/&gt;</w:t>
      </w:r>
    </w:p>
    <w:p w:rsidR="009D1437" w:rsidRPr="006A6243" w:rsidP="009D1437" w14:paraId="3DE327DA"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THHDVu</w:t>
      </w:r>
      <w:r w:rsidRPr="006A6243">
        <w:rPr>
          <w:rFonts w:ascii="Consolas" w:hAnsi="Consolas" w:cs="Consolas"/>
          <w:color w:val="0000FF"/>
          <w:sz w:val="19"/>
          <w:szCs w:val="19"/>
        </w:rPr>
        <w:t>&gt;</w:t>
      </w:r>
      <w:r w:rsidRPr="006A6243">
        <w:rPr>
          <w:rFonts w:ascii="Consolas" w:hAnsi="Consolas" w:cs="Consolas"/>
          <w:color w:val="0000FF"/>
          <w:sz w:val="19"/>
          <w:szCs w:val="19"/>
        </w:rPr>
        <w:t>sản</w:t>
      </w:r>
      <w:r w:rsidRPr="006A6243">
        <w:rPr>
          <w:rFonts w:ascii="Consolas" w:hAnsi="Consolas" w:cs="Consolas"/>
          <w:color w:val="0000FF"/>
          <w:sz w:val="19"/>
          <w:szCs w:val="19"/>
        </w:rPr>
        <w:t xml:space="preserve"> </w:t>
      </w:r>
      <w:r w:rsidRPr="006A6243">
        <w:rPr>
          <w:rFonts w:ascii="Consolas" w:hAnsi="Consolas" w:cs="Consolas"/>
          <w:color w:val="0000FF"/>
          <w:sz w:val="19"/>
          <w:szCs w:val="19"/>
        </w:rPr>
        <w:t>phẩm</w:t>
      </w:r>
      <w:r w:rsidRPr="006A6243">
        <w:rPr>
          <w:rFonts w:ascii="Consolas" w:hAnsi="Consolas" w:cs="Consolas"/>
          <w:color w:val="0000FF"/>
          <w:sz w:val="19"/>
          <w:szCs w:val="19"/>
        </w:rPr>
        <w:t xml:space="preserve"> 1&lt;/</w:t>
      </w:r>
      <w:r w:rsidRPr="006A6243">
        <w:rPr>
          <w:rFonts w:ascii="Consolas" w:hAnsi="Consolas" w:cs="Consolas"/>
          <w:color w:val="0000FF"/>
          <w:sz w:val="19"/>
          <w:szCs w:val="19"/>
        </w:rPr>
        <w:t>THHDVu</w:t>
      </w:r>
      <w:r w:rsidRPr="006A6243">
        <w:rPr>
          <w:rFonts w:ascii="Consolas" w:hAnsi="Consolas" w:cs="Consolas"/>
          <w:color w:val="0000FF"/>
          <w:sz w:val="19"/>
          <w:szCs w:val="19"/>
        </w:rPr>
        <w:t>&gt;</w:t>
      </w:r>
    </w:p>
    <w:p w:rsidR="009D1437" w:rsidRPr="006A6243" w:rsidP="009D1437" w14:paraId="4E7C991B"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DVTinh</w:t>
      </w:r>
      <w:r w:rsidRPr="006A6243">
        <w:rPr>
          <w:rFonts w:ascii="Consolas" w:hAnsi="Consolas" w:cs="Consolas"/>
          <w:color w:val="0000FF"/>
          <w:sz w:val="19"/>
          <w:szCs w:val="19"/>
        </w:rPr>
        <w:t>&gt;</w:t>
      </w:r>
      <w:r w:rsidRPr="006A6243">
        <w:rPr>
          <w:rFonts w:ascii="Consolas" w:hAnsi="Consolas" w:cs="Consolas"/>
          <w:color w:val="0000FF"/>
          <w:sz w:val="19"/>
          <w:szCs w:val="19"/>
        </w:rPr>
        <w:t>đơn</w:t>
      </w:r>
      <w:r w:rsidRPr="006A6243">
        <w:rPr>
          <w:rFonts w:ascii="Consolas" w:hAnsi="Consolas" w:cs="Consolas"/>
          <w:color w:val="0000FF"/>
          <w:sz w:val="19"/>
          <w:szCs w:val="19"/>
        </w:rPr>
        <w:t xml:space="preserve"> </w:t>
      </w:r>
      <w:r w:rsidRPr="006A6243">
        <w:rPr>
          <w:rFonts w:ascii="Consolas" w:hAnsi="Consolas" w:cs="Consolas"/>
          <w:color w:val="0000FF"/>
          <w:sz w:val="19"/>
          <w:szCs w:val="19"/>
        </w:rPr>
        <w:t>vị</w:t>
      </w:r>
      <w:r w:rsidRPr="006A6243">
        <w:rPr>
          <w:rFonts w:ascii="Consolas" w:hAnsi="Consolas" w:cs="Consolas"/>
          <w:color w:val="0000FF"/>
          <w:sz w:val="19"/>
          <w:szCs w:val="19"/>
        </w:rPr>
        <w:t xml:space="preserve"> 1&lt;/</w:t>
      </w:r>
      <w:r w:rsidRPr="006A6243">
        <w:rPr>
          <w:rFonts w:ascii="Consolas" w:hAnsi="Consolas" w:cs="Consolas"/>
          <w:color w:val="0000FF"/>
          <w:sz w:val="19"/>
          <w:szCs w:val="19"/>
        </w:rPr>
        <w:t>DVTinh</w:t>
      </w:r>
      <w:r w:rsidRPr="006A6243">
        <w:rPr>
          <w:rFonts w:ascii="Consolas" w:hAnsi="Consolas" w:cs="Consolas"/>
          <w:color w:val="0000FF"/>
          <w:sz w:val="19"/>
          <w:szCs w:val="19"/>
        </w:rPr>
        <w:t>&gt;</w:t>
      </w:r>
    </w:p>
    <w:p w:rsidR="009D1437" w:rsidRPr="006A6243" w:rsidP="009D1437" w14:paraId="1D0A8284"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SLuong</w:t>
      </w:r>
      <w:r w:rsidRPr="006A6243">
        <w:rPr>
          <w:rFonts w:ascii="Consolas" w:hAnsi="Consolas" w:cs="Consolas"/>
          <w:color w:val="0000FF"/>
          <w:sz w:val="19"/>
          <w:szCs w:val="19"/>
        </w:rPr>
        <w:t>&gt;21&lt;/</w:t>
      </w:r>
      <w:r w:rsidRPr="006A6243">
        <w:rPr>
          <w:rFonts w:ascii="Consolas" w:hAnsi="Consolas" w:cs="Consolas"/>
          <w:color w:val="0000FF"/>
          <w:sz w:val="19"/>
          <w:szCs w:val="19"/>
        </w:rPr>
        <w:t>SLuong</w:t>
      </w:r>
      <w:r w:rsidRPr="006A6243">
        <w:rPr>
          <w:rFonts w:ascii="Consolas" w:hAnsi="Consolas" w:cs="Consolas"/>
          <w:color w:val="0000FF"/>
          <w:sz w:val="19"/>
          <w:szCs w:val="19"/>
        </w:rPr>
        <w:t>&gt;</w:t>
      </w:r>
    </w:p>
    <w:p w:rsidR="009D1437" w:rsidRPr="006A6243" w:rsidP="009D1437" w14:paraId="373DD666"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DGia</w:t>
      </w:r>
      <w:r w:rsidRPr="006A6243">
        <w:rPr>
          <w:rFonts w:ascii="Consolas" w:hAnsi="Consolas" w:cs="Consolas"/>
          <w:color w:val="0000FF"/>
          <w:sz w:val="19"/>
          <w:szCs w:val="19"/>
        </w:rPr>
        <w:t>&gt;21&lt;/</w:t>
      </w:r>
      <w:r w:rsidRPr="006A6243">
        <w:rPr>
          <w:rFonts w:ascii="Consolas" w:hAnsi="Consolas" w:cs="Consolas"/>
          <w:color w:val="0000FF"/>
          <w:sz w:val="19"/>
          <w:szCs w:val="19"/>
        </w:rPr>
        <w:t>DGia</w:t>
      </w:r>
      <w:r w:rsidRPr="006A6243">
        <w:rPr>
          <w:rFonts w:ascii="Consolas" w:hAnsi="Consolas" w:cs="Consolas"/>
          <w:color w:val="0000FF"/>
          <w:sz w:val="19"/>
          <w:szCs w:val="19"/>
        </w:rPr>
        <w:t>&gt;</w:t>
      </w:r>
    </w:p>
    <w:p w:rsidR="009D1437" w:rsidRPr="006A6243" w:rsidP="009D1437" w14:paraId="5A56D5BA"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TLCKhau</w:t>
      </w:r>
      <w:r w:rsidRPr="006A6243">
        <w:rPr>
          <w:rFonts w:ascii="Consolas" w:hAnsi="Consolas" w:cs="Consolas"/>
          <w:color w:val="0000FF"/>
          <w:sz w:val="19"/>
          <w:szCs w:val="19"/>
        </w:rPr>
        <w:t>&gt;0&lt;/</w:t>
      </w:r>
      <w:r w:rsidRPr="006A6243">
        <w:rPr>
          <w:rFonts w:ascii="Consolas" w:hAnsi="Consolas" w:cs="Consolas"/>
          <w:color w:val="0000FF"/>
          <w:sz w:val="19"/>
          <w:szCs w:val="19"/>
        </w:rPr>
        <w:t>TLCKhau</w:t>
      </w:r>
      <w:r w:rsidRPr="006A6243">
        <w:rPr>
          <w:rFonts w:ascii="Consolas" w:hAnsi="Consolas" w:cs="Consolas"/>
          <w:color w:val="0000FF"/>
          <w:sz w:val="19"/>
          <w:szCs w:val="19"/>
        </w:rPr>
        <w:t>&gt;</w:t>
      </w:r>
    </w:p>
    <w:p w:rsidR="009D1437" w:rsidP="009D1437" w14:paraId="50523622"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STCKhau</w:t>
      </w:r>
      <w:r w:rsidRPr="006A6243">
        <w:rPr>
          <w:rFonts w:ascii="Consolas" w:hAnsi="Consolas" w:cs="Consolas"/>
          <w:color w:val="0000FF"/>
          <w:sz w:val="19"/>
          <w:szCs w:val="19"/>
        </w:rPr>
        <w:t>&gt;0&lt;/</w:t>
      </w:r>
      <w:r w:rsidRPr="006A6243">
        <w:rPr>
          <w:rFonts w:ascii="Consolas" w:hAnsi="Consolas" w:cs="Consolas"/>
          <w:color w:val="0000FF"/>
          <w:sz w:val="19"/>
          <w:szCs w:val="19"/>
        </w:rPr>
        <w:t>STCKhau</w:t>
      </w:r>
      <w:r w:rsidRPr="006A6243">
        <w:rPr>
          <w:rFonts w:ascii="Consolas" w:hAnsi="Consolas" w:cs="Consolas"/>
          <w:color w:val="0000FF"/>
          <w:sz w:val="19"/>
          <w:szCs w:val="19"/>
        </w:rPr>
        <w:t>&gt;</w:t>
      </w:r>
    </w:p>
    <w:p w:rsidR="00B4380C" w:rsidRPr="006A6243" w:rsidP="00B4380C" w14:paraId="1E7FE118" w14:textId="18230D10">
      <w:pPr>
        <w:ind w:left="2880"/>
        <w:rPr>
          <w:rFonts w:ascii="Consolas" w:hAnsi="Consolas" w:cs="Consolas"/>
          <w:color w:val="0000FF"/>
          <w:sz w:val="19"/>
          <w:szCs w:val="19"/>
        </w:rPr>
      </w:pPr>
      <w:r w:rsidRPr="006A6243">
        <w:rPr>
          <w:rFonts w:ascii="Consolas" w:hAnsi="Consolas" w:cs="Consolas"/>
          <w:color w:val="0000FF"/>
          <w:sz w:val="19"/>
          <w:szCs w:val="19"/>
        </w:rPr>
        <w:t>&lt;</w:t>
      </w:r>
      <w:r>
        <w:rPr>
          <w:rFonts w:ascii="Consolas" w:hAnsi="Consolas" w:cs="Consolas"/>
          <w:color w:val="0000FF"/>
          <w:sz w:val="19"/>
          <w:szCs w:val="19"/>
        </w:rPr>
        <w:t>GTKCThue</w:t>
      </w:r>
      <w:r w:rsidRPr="006A6243">
        <w:rPr>
          <w:rFonts w:ascii="Consolas" w:hAnsi="Consolas" w:cs="Consolas"/>
          <w:color w:val="0000FF"/>
          <w:sz w:val="19"/>
          <w:szCs w:val="19"/>
        </w:rPr>
        <w:t>&gt;</w:t>
      </w:r>
      <w:r>
        <w:rPr>
          <w:rFonts w:ascii="Consolas" w:hAnsi="Consolas" w:cs="Consolas"/>
          <w:color w:val="0000FF"/>
          <w:sz w:val="19"/>
          <w:szCs w:val="19"/>
        </w:rPr>
        <w:t>Giảm</w:t>
      </w:r>
      <w:r>
        <w:rPr>
          <w:rFonts w:ascii="Consolas" w:hAnsi="Consolas" w:cs="Consolas"/>
          <w:color w:val="0000FF"/>
          <w:sz w:val="19"/>
          <w:szCs w:val="19"/>
        </w:rPr>
        <w:t xml:space="preserve"> </w:t>
      </w:r>
      <w:r>
        <w:rPr>
          <w:rFonts w:ascii="Consolas" w:hAnsi="Consolas" w:cs="Consolas"/>
          <w:color w:val="0000FF"/>
          <w:sz w:val="19"/>
          <w:szCs w:val="19"/>
        </w:rPr>
        <w:t>trừ</w:t>
      </w:r>
      <w:r>
        <w:rPr>
          <w:rFonts w:ascii="Consolas" w:hAnsi="Consolas" w:cs="Consolas"/>
          <w:color w:val="0000FF"/>
          <w:sz w:val="19"/>
          <w:szCs w:val="19"/>
        </w:rPr>
        <w:t xml:space="preserve"> </w:t>
      </w:r>
      <w:r>
        <w:rPr>
          <w:rFonts w:ascii="Consolas" w:hAnsi="Consolas" w:cs="Consolas"/>
          <w:color w:val="0000FF"/>
          <w:sz w:val="19"/>
          <w:szCs w:val="19"/>
        </w:rPr>
        <w:t>không</w:t>
      </w:r>
      <w:r>
        <w:rPr>
          <w:rFonts w:ascii="Consolas" w:hAnsi="Consolas" w:cs="Consolas"/>
          <w:color w:val="0000FF"/>
          <w:sz w:val="19"/>
          <w:szCs w:val="19"/>
        </w:rPr>
        <w:t xml:space="preserve"> </w:t>
      </w:r>
      <w:r>
        <w:rPr>
          <w:rFonts w:ascii="Consolas" w:hAnsi="Consolas" w:cs="Consolas"/>
          <w:color w:val="0000FF"/>
          <w:sz w:val="19"/>
          <w:szCs w:val="19"/>
        </w:rPr>
        <w:t>chịu</w:t>
      </w:r>
      <w:r>
        <w:rPr>
          <w:rFonts w:ascii="Consolas" w:hAnsi="Consolas" w:cs="Consolas"/>
          <w:color w:val="0000FF"/>
          <w:sz w:val="19"/>
          <w:szCs w:val="19"/>
        </w:rPr>
        <w:t xml:space="preserve"> </w:t>
      </w:r>
      <w:r>
        <w:rPr>
          <w:rFonts w:ascii="Consolas" w:hAnsi="Consolas" w:cs="Consolas"/>
          <w:color w:val="0000FF"/>
          <w:sz w:val="19"/>
          <w:szCs w:val="19"/>
        </w:rPr>
        <w:t>thuế</w:t>
      </w:r>
      <w:r w:rsidRPr="006A6243">
        <w:rPr>
          <w:rFonts w:ascii="Consolas" w:hAnsi="Consolas" w:cs="Consolas"/>
          <w:color w:val="0000FF"/>
          <w:sz w:val="19"/>
          <w:szCs w:val="19"/>
        </w:rPr>
        <w:t>&lt;/</w:t>
      </w:r>
      <w:r>
        <w:rPr>
          <w:rFonts w:ascii="Consolas" w:hAnsi="Consolas" w:cs="Consolas"/>
          <w:color w:val="0000FF"/>
          <w:sz w:val="19"/>
          <w:szCs w:val="19"/>
        </w:rPr>
        <w:t>GTKCThue</w:t>
      </w:r>
      <w:r w:rsidRPr="006A6243">
        <w:rPr>
          <w:rFonts w:ascii="Consolas" w:hAnsi="Consolas" w:cs="Consolas"/>
          <w:color w:val="0000FF"/>
          <w:sz w:val="19"/>
          <w:szCs w:val="19"/>
        </w:rPr>
        <w:t>&gt;</w:t>
      </w:r>
    </w:p>
    <w:p w:rsidR="009D1437" w:rsidRPr="006A6243" w:rsidP="009D1437" w14:paraId="7CF38FF6"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TSuat</w:t>
      </w:r>
      <w:r w:rsidRPr="006A6243">
        <w:rPr>
          <w:rFonts w:ascii="Consolas" w:hAnsi="Consolas" w:cs="Consolas"/>
          <w:color w:val="0000FF"/>
          <w:sz w:val="19"/>
          <w:szCs w:val="19"/>
        </w:rPr>
        <w:t>&gt;KHAC:11%&lt;/</w:t>
      </w:r>
      <w:r w:rsidRPr="006A6243">
        <w:rPr>
          <w:rFonts w:ascii="Consolas" w:hAnsi="Consolas" w:cs="Consolas"/>
          <w:color w:val="0000FF"/>
          <w:sz w:val="19"/>
          <w:szCs w:val="19"/>
        </w:rPr>
        <w:t>TSuat</w:t>
      </w:r>
      <w:r w:rsidRPr="006A6243">
        <w:rPr>
          <w:rFonts w:ascii="Consolas" w:hAnsi="Consolas" w:cs="Consolas"/>
          <w:color w:val="0000FF"/>
          <w:sz w:val="19"/>
          <w:szCs w:val="19"/>
        </w:rPr>
        <w:t>&gt;</w:t>
      </w:r>
    </w:p>
    <w:p w:rsidR="009D1437" w:rsidRPr="006A6243" w:rsidP="009D1437" w14:paraId="26E6D9DD"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ThTien</w:t>
      </w:r>
      <w:r w:rsidRPr="006A6243">
        <w:rPr>
          <w:rFonts w:ascii="Consolas" w:hAnsi="Consolas" w:cs="Consolas"/>
          <w:color w:val="0000FF"/>
          <w:sz w:val="19"/>
          <w:szCs w:val="19"/>
        </w:rPr>
        <w:t>&gt;441&lt;/</w:t>
      </w:r>
      <w:r w:rsidRPr="006A6243">
        <w:rPr>
          <w:rFonts w:ascii="Consolas" w:hAnsi="Consolas" w:cs="Consolas"/>
          <w:color w:val="0000FF"/>
          <w:sz w:val="19"/>
          <w:szCs w:val="19"/>
        </w:rPr>
        <w:t>ThTien</w:t>
      </w:r>
      <w:r w:rsidRPr="006A6243">
        <w:rPr>
          <w:rFonts w:ascii="Consolas" w:hAnsi="Consolas" w:cs="Consolas"/>
          <w:color w:val="0000FF"/>
          <w:sz w:val="19"/>
          <w:szCs w:val="19"/>
        </w:rPr>
        <w:t>&gt;</w:t>
      </w:r>
    </w:p>
    <w:p w:rsidR="009D1437" w:rsidRPr="006A6243" w:rsidP="009D1437" w14:paraId="0140B2C1"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TTKhac</w:t>
      </w:r>
      <w:r w:rsidRPr="006A6243">
        <w:rPr>
          <w:rFonts w:ascii="Consolas" w:hAnsi="Consolas" w:cs="Consolas"/>
          <w:color w:val="0000FF"/>
          <w:sz w:val="19"/>
          <w:szCs w:val="19"/>
        </w:rPr>
        <w:t>&gt;</w:t>
      </w:r>
    </w:p>
    <w:p w:rsidR="009D1437" w:rsidRPr="006A6243" w:rsidP="009D1437" w14:paraId="2A1643D2"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TTin</w:t>
      </w:r>
      <w:r w:rsidRPr="006A6243">
        <w:rPr>
          <w:rFonts w:ascii="Consolas" w:hAnsi="Consolas" w:cs="Consolas"/>
          <w:color w:val="0000FF"/>
          <w:sz w:val="19"/>
          <w:szCs w:val="19"/>
        </w:rPr>
        <w:t>&gt;</w:t>
      </w:r>
    </w:p>
    <w:p w:rsidR="009D1437" w:rsidRPr="006A6243" w:rsidP="009D1437" w14:paraId="3334A17D"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TTruong</w:t>
      </w:r>
      <w:r w:rsidRPr="006A6243">
        <w:rPr>
          <w:rFonts w:ascii="Consolas" w:hAnsi="Consolas" w:cs="Consolas"/>
          <w:color w:val="0000FF"/>
          <w:sz w:val="19"/>
          <w:szCs w:val="19"/>
        </w:rPr>
        <w:t>&gt;Amount&lt;/</w:t>
      </w:r>
      <w:r w:rsidRPr="006A6243">
        <w:rPr>
          <w:rFonts w:ascii="Consolas" w:hAnsi="Consolas" w:cs="Consolas"/>
          <w:color w:val="0000FF"/>
          <w:sz w:val="19"/>
          <w:szCs w:val="19"/>
        </w:rPr>
        <w:t>TTruong</w:t>
      </w:r>
      <w:r w:rsidRPr="006A6243">
        <w:rPr>
          <w:rFonts w:ascii="Consolas" w:hAnsi="Consolas" w:cs="Consolas"/>
          <w:color w:val="0000FF"/>
          <w:sz w:val="19"/>
          <w:szCs w:val="19"/>
        </w:rPr>
        <w:t>&gt;</w:t>
      </w:r>
    </w:p>
    <w:p w:rsidR="009D1437" w:rsidRPr="006A6243" w:rsidP="009D1437" w14:paraId="0524015B"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KDLieu</w:t>
      </w:r>
      <w:r w:rsidRPr="006A6243">
        <w:rPr>
          <w:rFonts w:ascii="Consolas" w:hAnsi="Consolas" w:cs="Consolas"/>
          <w:color w:val="0000FF"/>
          <w:sz w:val="19"/>
          <w:szCs w:val="19"/>
        </w:rPr>
        <w:t>&gt;numeric&lt;/</w:t>
      </w:r>
      <w:r w:rsidRPr="006A6243">
        <w:rPr>
          <w:rFonts w:ascii="Consolas" w:hAnsi="Consolas" w:cs="Consolas"/>
          <w:color w:val="0000FF"/>
          <w:sz w:val="19"/>
          <w:szCs w:val="19"/>
        </w:rPr>
        <w:t>KDLieu</w:t>
      </w:r>
      <w:r w:rsidRPr="006A6243">
        <w:rPr>
          <w:rFonts w:ascii="Consolas" w:hAnsi="Consolas" w:cs="Consolas"/>
          <w:color w:val="0000FF"/>
          <w:sz w:val="19"/>
          <w:szCs w:val="19"/>
        </w:rPr>
        <w:t>&gt;</w:t>
      </w:r>
    </w:p>
    <w:p w:rsidR="009D1437" w:rsidRPr="006A6243" w:rsidP="009D1437" w14:paraId="5154C016"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DLieu</w:t>
      </w:r>
      <w:r w:rsidRPr="006A6243">
        <w:rPr>
          <w:rFonts w:ascii="Consolas" w:hAnsi="Consolas" w:cs="Consolas"/>
          <w:color w:val="0000FF"/>
          <w:sz w:val="19"/>
          <w:szCs w:val="19"/>
        </w:rPr>
        <w:t>&gt;489.51&lt;/</w:t>
      </w:r>
      <w:r w:rsidRPr="006A6243">
        <w:rPr>
          <w:rFonts w:ascii="Consolas" w:hAnsi="Consolas" w:cs="Consolas"/>
          <w:color w:val="0000FF"/>
          <w:sz w:val="19"/>
          <w:szCs w:val="19"/>
        </w:rPr>
        <w:t>DLieu</w:t>
      </w:r>
      <w:r w:rsidRPr="006A6243">
        <w:rPr>
          <w:rFonts w:ascii="Consolas" w:hAnsi="Consolas" w:cs="Consolas"/>
          <w:color w:val="0000FF"/>
          <w:sz w:val="19"/>
          <w:szCs w:val="19"/>
        </w:rPr>
        <w:t>&gt;</w:t>
      </w:r>
    </w:p>
    <w:p w:rsidR="009D1437" w:rsidRPr="006A6243" w:rsidP="009D1437" w14:paraId="3B59DAC8"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TTin</w:t>
      </w:r>
      <w:r w:rsidRPr="006A6243">
        <w:rPr>
          <w:rFonts w:ascii="Consolas" w:hAnsi="Consolas" w:cs="Consolas"/>
          <w:color w:val="0000FF"/>
          <w:sz w:val="19"/>
          <w:szCs w:val="19"/>
        </w:rPr>
        <w:t>&gt;</w:t>
      </w:r>
    </w:p>
    <w:p w:rsidR="009D1437" w:rsidRPr="006A6243" w:rsidP="009D1437" w14:paraId="012AF118"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TTin</w:t>
      </w:r>
      <w:r w:rsidRPr="006A6243">
        <w:rPr>
          <w:rFonts w:ascii="Consolas" w:hAnsi="Consolas" w:cs="Consolas"/>
          <w:color w:val="0000FF"/>
          <w:sz w:val="19"/>
          <w:szCs w:val="19"/>
        </w:rPr>
        <w:t>&gt;</w:t>
      </w:r>
    </w:p>
    <w:p w:rsidR="009D1437" w:rsidRPr="006A6243" w:rsidP="009D1437" w14:paraId="676FCF4D"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TTruong</w:t>
      </w:r>
      <w:r w:rsidRPr="006A6243">
        <w:rPr>
          <w:rFonts w:ascii="Consolas" w:hAnsi="Consolas" w:cs="Consolas"/>
          <w:color w:val="0000FF"/>
          <w:sz w:val="19"/>
          <w:szCs w:val="19"/>
        </w:rPr>
        <w:t>&gt;</w:t>
      </w:r>
      <w:r w:rsidRPr="006A6243">
        <w:rPr>
          <w:rFonts w:ascii="Consolas" w:hAnsi="Consolas" w:cs="Consolas"/>
          <w:color w:val="0000FF"/>
          <w:sz w:val="19"/>
          <w:szCs w:val="19"/>
        </w:rPr>
        <w:t>VATAmount</w:t>
      </w:r>
      <w:r w:rsidRPr="006A6243">
        <w:rPr>
          <w:rFonts w:ascii="Consolas" w:hAnsi="Consolas" w:cs="Consolas"/>
          <w:color w:val="0000FF"/>
          <w:sz w:val="19"/>
          <w:szCs w:val="19"/>
        </w:rPr>
        <w:t>&lt;/</w:t>
      </w:r>
      <w:r w:rsidRPr="006A6243">
        <w:rPr>
          <w:rFonts w:ascii="Consolas" w:hAnsi="Consolas" w:cs="Consolas"/>
          <w:color w:val="0000FF"/>
          <w:sz w:val="19"/>
          <w:szCs w:val="19"/>
        </w:rPr>
        <w:t>TTruong</w:t>
      </w:r>
      <w:r w:rsidRPr="006A6243">
        <w:rPr>
          <w:rFonts w:ascii="Consolas" w:hAnsi="Consolas" w:cs="Consolas"/>
          <w:color w:val="0000FF"/>
          <w:sz w:val="19"/>
          <w:szCs w:val="19"/>
        </w:rPr>
        <w:t>&gt;</w:t>
      </w:r>
    </w:p>
    <w:p w:rsidR="009D1437" w:rsidRPr="006A6243" w:rsidP="009D1437" w14:paraId="4770B5E8"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KDLieu</w:t>
      </w:r>
      <w:r w:rsidRPr="006A6243">
        <w:rPr>
          <w:rFonts w:ascii="Consolas" w:hAnsi="Consolas" w:cs="Consolas"/>
          <w:color w:val="0000FF"/>
          <w:sz w:val="19"/>
          <w:szCs w:val="19"/>
        </w:rPr>
        <w:t>&gt;numeric&lt;/</w:t>
      </w:r>
      <w:r w:rsidRPr="006A6243">
        <w:rPr>
          <w:rFonts w:ascii="Consolas" w:hAnsi="Consolas" w:cs="Consolas"/>
          <w:color w:val="0000FF"/>
          <w:sz w:val="19"/>
          <w:szCs w:val="19"/>
        </w:rPr>
        <w:t>KDLieu</w:t>
      </w:r>
      <w:r w:rsidRPr="006A6243">
        <w:rPr>
          <w:rFonts w:ascii="Consolas" w:hAnsi="Consolas" w:cs="Consolas"/>
          <w:color w:val="0000FF"/>
          <w:sz w:val="19"/>
          <w:szCs w:val="19"/>
        </w:rPr>
        <w:t>&gt;</w:t>
      </w:r>
    </w:p>
    <w:p w:rsidR="009D1437" w:rsidRPr="006A6243" w:rsidP="009D1437" w14:paraId="49FF7107"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DLieu</w:t>
      </w:r>
      <w:r w:rsidRPr="006A6243">
        <w:rPr>
          <w:rFonts w:ascii="Consolas" w:hAnsi="Consolas" w:cs="Consolas"/>
          <w:color w:val="0000FF"/>
          <w:sz w:val="19"/>
          <w:szCs w:val="19"/>
        </w:rPr>
        <w:t>&gt;48.51&lt;/</w:t>
      </w:r>
      <w:r w:rsidRPr="006A6243">
        <w:rPr>
          <w:rFonts w:ascii="Consolas" w:hAnsi="Consolas" w:cs="Consolas"/>
          <w:color w:val="0000FF"/>
          <w:sz w:val="19"/>
          <w:szCs w:val="19"/>
        </w:rPr>
        <w:t>DLieu</w:t>
      </w:r>
      <w:r w:rsidRPr="006A6243">
        <w:rPr>
          <w:rFonts w:ascii="Consolas" w:hAnsi="Consolas" w:cs="Consolas"/>
          <w:color w:val="0000FF"/>
          <w:sz w:val="19"/>
          <w:szCs w:val="19"/>
        </w:rPr>
        <w:t>&gt;</w:t>
      </w:r>
    </w:p>
    <w:p w:rsidR="009D1437" w:rsidRPr="006A6243" w:rsidP="009D1437" w14:paraId="679FFB06"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TTin</w:t>
      </w:r>
      <w:r w:rsidRPr="006A6243">
        <w:rPr>
          <w:rFonts w:ascii="Consolas" w:hAnsi="Consolas" w:cs="Consolas"/>
          <w:color w:val="0000FF"/>
          <w:sz w:val="19"/>
          <w:szCs w:val="19"/>
        </w:rPr>
        <w:t>&gt;</w:t>
      </w:r>
    </w:p>
    <w:p w:rsidR="009D1437" w:rsidRPr="006A6243" w:rsidP="009D1437" w14:paraId="7F6DFB14"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TTKhac</w:t>
      </w:r>
      <w:r w:rsidRPr="006A6243">
        <w:rPr>
          <w:rFonts w:ascii="Consolas" w:hAnsi="Consolas" w:cs="Consolas"/>
          <w:color w:val="0000FF"/>
          <w:sz w:val="19"/>
          <w:szCs w:val="19"/>
        </w:rPr>
        <w:t>&gt;</w:t>
      </w:r>
    </w:p>
    <w:p w:rsidR="009D1437" w:rsidRPr="006A6243" w:rsidP="009D1437" w14:paraId="39462FAB"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HHDVu</w:t>
      </w:r>
      <w:r w:rsidRPr="006A6243">
        <w:rPr>
          <w:rFonts w:ascii="Consolas" w:hAnsi="Consolas" w:cs="Consolas"/>
          <w:color w:val="0000FF"/>
          <w:sz w:val="19"/>
          <w:szCs w:val="19"/>
        </w:rPr>
        <w:t>&gt;</w:t>
      </w:r>
    </w:p>
    <w:p w:rsidR="009D1437" w:rsidRPr="006A6243" w:rsidP="009D1437" w14:paraId="549F8145"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DSHHDVu</w:t>
      </w:r>
      <w:r w:rsidRPr="006A6243">
        <w:rPr>
          <w:rFonts w:ascii="Consolas" w:hAnsi="Consolas" w:cs="Consolas"/>
          <w:color w:val="0000FF"/>
          <w:sz w:val="19"/>
          <w:szCs w:val="19"/>
        </w:rPr>
        <w:t>&gt;</w:t>
      </w:r>
    </w:p>
    <w:p w:rsidR="009D1437" w:rsidRPr="006A6243" w:rsidP="009D1437" w14:paraId="062F1F38"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TToan</w:t>
      </w:r>
      <w:r w:rsidRPr="006A6243">
        <w:rPr>
          <w:rFonts w:ascii="Consolas" w:hAnsi="Consolas" w:cs="Consolas"/>
          <w:color w:val="0000FF"/>
          <w:sz w:val="19"/>
          <w:szCs w:val="19"/>
        </w:rPr>
        <w:t>&gt;</w:t>
      </w:r>
    </w:p>
    <w:p w:rsidR="009D1437" w:rsidRPr="006A6243" w:rsidP="009D1437" w14:paraId="58CD5114"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THTTLTSuat</w:t>
      </w:r>
      <w:r w:rsidRPr="006A6243">
        <w:rPr>
          <w:rFonts w:ascii="Consolas" w:hAnsi="Consolas" w:cs="Consolas"/>
          <w:color w:val="0000FF"/>
          <w:sz w:val="19"/>
          <w:szCs w:val="19"/>
        </w:rPr>
        <w:t>&gt;</w:t>
      </w:r>
    </w:p>
    <w:p w:rsidR="009D1437" w:rsidRPr="006A6243" w:rsidP="009D1437" w14:paraId="57AC4CC6"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LTSuat</w:t>
      </w:r>
      <w:r w:rsidRPr="006A6243">
        <w:rPr>
          <w:rFonts w:ascii="Consolas" w:hAnsi="Consolas" w:cs="Consolas"/>
          <w:color w:val="0000FF"/>
          <w:sz w:val="19"/>
          <w:szCs w:val="19"/>
        </w:rPr>
        <w:t>&gt;</w:t>
      </w:r>
    </w:p>
    <w:p w:rsidR="009D1437" w:rsidRPr="006A6243" w:rsidP="009D1437" w14:paraId="080A1FF9"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TSuat</w:t>
      </w:r>
      <w:r w:rsidRPr="006A6243">
        <w:rPr>
          <w:rFonts w:ascii="Consolas" w:hAnsi="Consolas" w:cs="Consolas"/>
          <w:color w:val="0000FF"/>
          <w:sz w:val="19"/>
          <w:szCs w:val="19"/>
        </w:rPr>
        <w:t>&gt;KHAC:11%&lt;/</w:t>
      </w:r>
      <w:r w:rsidRPr="006A6243">
        <w:rPr>
          <w:rFonts w:ascii="Consolas" w:hAnsi="Consolas" w:cs="Consolas"/>
          <w:color w:val="0000FF"/>
          <w:sz w:val="19"/>
          <w:szCs w:val="19"/>
        </w:rPr>
        <w:t>TSuat</w:t>
      </w:r>
      <w:r w:rsidRPr="006A6243">
        <w:rPr>
          <w:rFonts w:ascii="Consolas" w:hAnsi="Consolas" w:cs="Consolas"/>
          <w:color w:val="0000FF"/>
          <w:sz w:val="19"/>
          <w:szCs w:val="19"/>
        </w:rPr>
        <w:t>&gt;</w:t>
      </w:r>
    </w:p>
    <w:p w:rsidR="009D1437" w:rsidRPr="006A6243" w:rsidP="009D1437" w14:paraId="07795759"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TThue</w:t>
      </w:r>
      <w:r w:rsidRPr="006A6243">
        <w:rPr>
          <w:rFonts w:ascii="Consolas" w:hAnsi="Consolas" w:cs="Consolas"/>
          <w:color w:val="0000FF"/>
          <w:sz w:val="19"/>
          <w:szCs w:val="19"/>
        </w:rPr>
        <w:t>&gt;49&lt;/</w:t>
      </w:r>
      <w:r w:rsidRPr="006A6243">
        <w:rPr>
          <w:rFonts w:ascii="Consolas" w:hAnsi="Consolas" w:cs="Consolas"/>
          <w:color w:val="0000FF"/>
          <w:sz w:val="19"/>
          <w:szCs w:val="19"/>
        </w:rPr>
        <w:t>TThue</w:t>
      </w:r>
      <w:r w:rsidRPr="006A6243">
        <w:rPr>
          <w:rFonts w:ascii="Consolas" w:hAnsi="Consolas" w:cs="Consolas"/>
          <w:color w:val="0000FF"/>
          <w:sz w:val="19"/>
          <w:szCs w:val="19"/>
        </w:rPr>
        <w:t>&gt;</w:t>
      </w:r>
    </w:p>
    <w:p w:rsidR="009D1437" w:rsidRPr="006A6243" w:rsidP="009D1437" w14:paraId="5518942C"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ThTien</w:t>
      </w:r>
      <w:r w:rsidRPr="006A6243">
        <w:rPr>
          <w:rFonts w:ascii="Consolas" w:hAnsi="Consolas" w:cs="Consolas"/>
          <w:color w:val="0000FF"/>
          <w:sz w:val="19"/>
          <w:szCs w:val="19"/>
        </w:rPr>
        <w:t>&gt;441&lt;/</w:t>
      </w:r>
      <w:r w:rsidRPr="006A6243">
        <w:rPr>
          <w:rFonts w:ascii="Consolas" w:hAnsi="Consolas" w:cs="Consolas"/>
          <w:color w:val="0000FF"/>
          <w:sz w:val="19"/>
          <w:szCs w:val="19"/>
        </w:rPr>
        <w:t>ThTien</w:t>
      </w:r>
      <w:r w:rsidRPr="006A6243">
        <w:rPr>
          <w:rFonts w:ascii="Consolas" w:hAnsi="Consolas" w:cs="Consolas"/>
          <w:color w:val="0000FF"/>
          <w:sz w:val="19"/>
          <w:szCs w:val="19"/>
        </w:rPr>
        <w:t>&gt;</w:t>
      </w:r>
    </w:p>
    <w:p w:rsidR="009D1437" w:rsidRPr="006A6243" w:rsidP="009D1437" w14:paraId="2AF94795"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LTSuat</w:t>
      </w:r>
      <w:r w:rsidRPr="006A6243">
        <w:rPr>
          <w:rFonts w:ascii="Consolas" w:hAnsi="Consolas" w:cs="Consolas"/>
          <w:color w:val="0000FF"/>
          <w:sz w:val="19"/>
          <w:szCs w:val="19"/>
        </w:rPr>
        <w:t>&gt;</w:t>
      </w:r>
    </w:p>
    <w:p w:rsidR="009D1437" w:rsidRPr="006A6243" w:rsidP="009D1437" w14:paraId="383BF2AD"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THTTLTSuat</w:t>
      </w:r>
      <w:r w:rsidRPr="006A6243">
        <w:rPr>
          <w:rFonts w:ascii="Consolas" w:hAnsi="Consolas" w:cs="Consolas"/>
          <w:color w:val="0000FF"/>
          <w:sz w:val="19"/>
          <w:szCs w:val="19"/>
        </w:rPr>
        <w:t>&gt;</w:t>
      </w:r>
    </w:p>
    <w:p w:rsidR="009D1437" w:rsidRPr="006A6243" w:rsidP="009D1437" w14:paraId="6ED99EA0"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TgTCThue</w:t>
      </w:r>
      <w:r w:rsidRPr="006A6243">
        <w:rPr>
          <w:rFonts w:ascii="Consolas" w:hAnsi="Consolas" w:cs="Consolas"/>
          <w:color w:val="0000FF"/>
          <w:sz w:val="19"/>
          <w:szCs w:val="19"/>
        </w:rPr>
        <w:t>&gt;441&lt;/</w:t>
      </w:r>
      <w:r w:rsidRPr="006A6243">
        <w:rPr>
          <w:rFonts w:ascii="Consolas" w:hAnsi="Consolas" w:cs="Consolas"/>
          <w:color w:val="0000FF"/>
          <w:sz w:val="19"/>
          <w:szCs w:val="19"/>
        </w:rPr>
        <w:t>TgTCThue</w:t>
      </w:r>
      <w:r w:rsidRPr="006A6243">
        <w:rPr>
          <w:rFonts w:ascii="Consolas" w:hAnsi="Consolas" w:cs="Consolas"/>
          <w:color w:val="0000FF"/>
          <w:sz w:val="19"/>
          <w:szCs w:val="19"/>
        </w:rPr>
        <w:t>&gt;</w:t>
      </w:r>
    </w:p>
    <w:p w:rsidR="009D1437" w:rsidRPr="006A6243" w:rsidP="009D1437" w14:paraId="2DA760C7"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TgTThue</w:t>
      </w:r>
      <w:r w:rsidRPr="006A6243">
        <w:rPr>
          <w:rFonts w:ascii="Consolas" w:hAnsi="Consolas" w:cs="Consolas"/>
          <w:color w:val="0000FF"/>
          <w:sz w:val="19"/>
          <w:szCs w:val="19"/>
        </w:rPr>
        <w:t>&gt;49&lt;/</w:t>
      </w:r>
      <w:r w:rsidRPr="006A6243">
        <w:rPr>
          <w:rFonts w:ascii="Consolas" w:hAnsi="Consolas" w:cs="Consolas"/>
          <w:color w:val="0000FF"/>
          <w:sz w:val="19"/>
          <w:szCs w:val="19"/>
        </w:rPr>
        <w:t>TgTThue</w:t>
      </w:r>
      <w:r w:rsidRPr="006A6243">
        <w:rPr>
          <w:rFonts w:ascii="Consolas" w:hAnsi="Consolas" w:cs="Consolas"/>
          <w:color w:val="0000FF"/>
          <w:sz w:val="19"/>
          <w:szCs w:val="19"/>
        </w:rPr>
        <w:t>&gt;</w:t>
      </w:r>
    </w:p>
    <w:p w:rsidR="009D1437" w:rsidRPr="006A6243" w:rsidP="009D1437" w14:paraId="0938877D"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TTCKTMai</w:t>
      </w:r>
      <w:r w:rsidRPr="006A6243">
        <w:rPr>
          <w:rFonts w:ascii="Consolas" w:hAnsi="Consolas" w:cs="Consolas"/>
          <w:color w:val="0000FF"/>
          <w:sz w:val="19"/>
          <w:szCs w:val="19"/>
        </w:rPr>
        <w:t>&gt;0&lt;/</w:t>
      </w:r>
      <w:r w:rsidRPr="006A6243">
        <w:rPr>
          <w:rFonts w:ascii="Consolas" w:hAnsi="Consolas" w:cs="Consolas"/>
          <w:color w:val="0000FF"/>
          <w:sz w:val="19"/>
          <w:szCs w:val="19"/>
        </w:rPr>
        <w:t>TTCKTMai</w:t>
      </w:r>
      <w:r w:rsidRPr="006A6243">
        <w:rPr>
          <w:rFonts w:ascii="Consolas" w:hAnsi="Consolas" w:cs="Consolas"/>
          <w:color w:val="0000FF"/>
          <w:sz w:val="19"/>
          <w:szCs w:val="19"/>
        </w:rPr>
        <w:t>&gt;</w:t>
      </w:r>
    </w:p>
    <w:p w:rsidR="009D1437" w:rsidRPr="006A6243" w:rsidP="009D1437" w14:paraId="58B28E0A"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TgTTTBSo</w:t>
      </w:r>
      <w:r w:rsidRPr="006A6243">
        <w:rPr>
          <w:rFonts w:ascii="Consolas" w:hAnsi="Consolas" w:cs="Consolas"/>
          <w:color w:val="0000FF"/>
          <w:sz w:val="19"/>
          <w:szCs w:val="19"/>
        </w:rPr>
        <w:t>&gt;490&lt;/</w:t>
      </w:r>
      <w:r w:rsidRPr="006A6243">
        <w:rPr>
          <w:rFonts w:ascii="Consolas" w:hAnsi="Consolas" w:cs="Consolas"/>
          <w:color w:val="0000FF"/>
          <w:sz w:val="19"/>
          <w:szCs w:val="19"/>
        </w:rPr>
        <w:t>TgTTTBSo</w:t>
      </w:r>
      <w:r w:rsidRPr="006A6243">
        <w:rPr>
          <w:rFonts w:ascii="Consolas" w:hAnsi="Consolas" w:cs="Consolas"/>
          <w:color w:val="0000FF"/>
          <w:sz w:val="19"/>
          <w:szCs w:val="19"/>
        </w:rPr>
        <w:t>&gt;</w:t>
      </w:r>
    </w:p>
    <w:p w:rsidR="009D1437" w:rsidRPr="006A6243" w:rsidP="009D1437" w14:paraId="55000859"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TgTTTBChu</w:t>
      </w:r>
      <w:r w:rsidRPr="006A6243">
        <w:rPr>
          <w:rFonts w:ascii="Consolas" w:hAnsi="Consolas" w:cs="Consolas"/>
          <w:color w:val="0000FF"/>
          <w:sz w:val="19"/>
          <w:szCs w:val="19"/>
        </w:rPr>
        <w:t>&gt;</w:t>
      </w:r>
      <w:r w:rsidRPr="006A6243">
        <w:rPr>
          <w:rFonts w:ascii="Consolas" w:hAnsi="Consolas" w:cs="Consolas"/>
          <w:color w:val="0000FF"/>
          <w:sz w:val="19"/>
          <w:szCs w:val="19"/>
        </w:rPr>
        <w:t>Bốn</w:t>
      </w:r>
      <w:r w:rsidRPr="006A6243">
        <w:rPr>
          <w:rFonts w:ascii="Consolas" w:hAnsi="Consolas" w:cs="Consolas"/>
          <w:color w:val="0000FF"/>
          <w:sz w:val="19"/>
          <w:szCs w:val="19"/>
        </w:rPr>
        <w:t xml:space="preserve">  </w:t>
      </w:r>
      <w:r w:rsidRPr="006A6243">
        <w:rPr>
          <w:rFonts w:ascii="Consolas" w:hAnsi="Consolas" w:cs="Consolas"/>
          <w:color w:val="0000FF"/>
          <w:sz w:val="19"/>
          <w:szCs w:val="19"/>
        </w:rPr>
        <w:t>trăm</w:t>
      </w:r>
      <w:r w:rsidRPr="006A6243">
        <w:rPr>
          <w:rFonts w:ascii="Consolas" w:hAnsi="Consolas" w:cs="Consolas"/>
          <w:color w:val="0000FF"/>
          <w:sz w:val="19"/>
          <w:szCs w:val="19"/>
        </w:rPr>
        <w:t xml:space="preserve">  </w:t>
      </w:r>
      <w:r w:rsidRPr="006A6243">
        <w:rPr>
          <w:rFonts w:ascii="Consolas" w:hAnsi="Consolas" w:cs="Consolas"/>
          <w:color w:val="0000FF"/>
          <w:sz w:val="19"/>
          <w:szCs w:val="19"/>
        </w:rPr>
        <w:t>chín</w:t>
      </w:r>
      <w:r w:rsidRPr="006A6243">
        <w:rPr>
          <w:rFonts w:ascii="Consolas" w:hAnsi="Consolas" w:cs="Consolas"/>
          <w:color w:val="0000FF"/>
          <w:sz w:val="19"/>
          <w:szCs w:val="19"/>
        </w:rPr>
        <w:t xml:space="preserve">  </w:t>
      </w:r>
      <w:r w:rsidRPr="006A6243">
        <w:rPr>
          <w:rFonts w:ascii="Consolas" w:hAnsi="Consolas" w:cs="Consolas"/>
          <w:color w:val="0000FF"/>
          <w:sz w:val="19"/>
          <w:szCs w:val="19"/>
        </w:rPr>
        <w:t>mươi</w:t>
      </w:r>
      <w:r w:rsidRPr="006A6243">
        <w:rPr>
          <w:rFonts w:ascii="Consolas" w:hAnsi="Consolas" w:cs="Consolas"/>
          <w:color w:val="0000FF"/>
          <w:sz w:val="19"/>
          <w:szCs w:val="19"/>
        </w:rPr>
        <w:t xml:space="preserve"> </w:t>
      </w:r>
      <w:r w:rsidRPr="006A6243">
        <w:rPr>
          <w:rFonts w:ascii="Consolas" w:hAnsi="Consolas" w:cs="Consolas"/>
          <w:color w:val="0000FF"/>
          <w:sz w:val="19"/>
          <w:szCs w:val="19"/>
        </w:rPr>
        <w:t>đồng</w:t>
      </w:r>
      <w:r w:rsidRPr="006A6243">
        <w:rPr>
          <w:rFonts w:ascii="Consolas" w:hAnsi="Consolas" w:cs="Consolas"/>
          <w:color w:val="0000FF"/>
          <w:sz w:val="19"/>
          <w:szCs w:val="19"/>
        </w:rPr>
        <w:t>&lt;/</w:t>
      </w:r>
      <w:r w:rsidRPr="006A6243">
        <w:rPr>
          <w:rFonts w:ascii="Consolas" w:hAnsi="Consolas" w:cs="Consolas"/>
          <w:color w:val="0000FF"/>
          <w:sz w:val="19"/>
          <w:szCs w:val="19"/>
        </w:rPr>
        <w:t>TgTTTBChu</w:t>
      </w:r>
      <w:r w:rsidRPr="006A6243">
        <w:rPr>
          <w:rFonts w:ascii="Consolas" w:hAnsi="Consolas" w:cs="Consolas"/>
          <w:color w:val="0000FF"/>
          <w:sz w:val="19"/>
          <w:szCs w:val="19"/>
        </w:rPr>
        <w:t>&gt;</w:t>
      </w:r>
    </w:p>
    <w:p w:rsidR="009D1437" w:rsidRPr="006A6243" w:rsidP="009D1437" w14:paraId="7D4D1BB0" w14:textId="77777777">
      <w:pPr>
        <w:rPr>
          <w:rFonts w:ascii="Consolas" w:hAnsi="Consolas" w:cs="Consolas"/>
          <w:color w:val="0000FF"/>
          <w:sz w:val="19"/>
          <w:szCs w:val="19"/>
        </w:rPr>
      </w:pPr>
      <w:r w:rsidRPr="006A6243">
        <w:rPr>
          <w:rFonts w:ascii="Consolas" w:hAnsi="Consolas" w:cs="Consolas"/>
          <w:color w:val="0000FF"/>
          <w:sz w:val="19"/>
          <w:szCs w:val="19"/>
        </w:rPr>
        <w:tab/>
      </w:r>
      <w:r w:rsidRPr="006A6243">
        <w:rPr>
          <w:rFonts w:ascii="Consolas" w:hAnsi="Consolas" w:cs="Consolas"/>
          <w:color w:val="0000FF"/>
          <w:sz w:val="19"/>
          <w:szCs w:val="19"/>
        </w:rPr>
        <w:tab/>
        <w:t>&lt;/</w:t>
      </w:r>
      <w:r w:rsidRPr="006A6243">
        <w:rPr>
          <w:rFonts w:ascii="Consolas" w:hAnsi="Consolas" w:cs="Consolas"/>
          <w:color w:val="0000FF"/>
          <w:sz w:val="19"/>
          <w:szCs w:val="19"/>
        </w:rPr>
        <w:t>TToan</w:t>
      </w:r>
      <w:r w:rsidRPr="006A6243">
        <w:rPr>
          <w:rFonts w:ascii="Consolas" w:hAnsi="Consolas" w:cs="Consolas"/>
          <w:color w:val="0000FF"/>
          <w:sz w:val="19"/>
          <w:szCs w:val="19"/>
        </w:rPr>
        <w:t>&gt;</w:t>
      </w:r>
    </w:p>
    <w:p w:rsidR="009D1437" w:rsidRPr="006A6243" w:rsidP="009D1437" w14:paraId="122C3B95" w14:textId="77777777">
      <w:pPr>
        <w:rPr>
          <w:rFonts w:ascii="Consolas" w:hAnsi="Consolas" w:cs="Consolas"/>
          <w:color w:val="0000FF"/>
          <w:sz w:val="19"/>
          <w:szCs w:val="19"/>
        </w:rPr>
      </w:pPr>
      <w:r w:rsidRPr="006A6243">
        <w:rPr>
          <w:rFonts w:ascii="Consolas" w:hAnsi="Consolas" w:cs="Consolas"/>
          <w:color w:val="0000FF"/>
          <w:sz w:val="19"/>
          <w:szCs w:val="19"/>
        </w:rPr>
        <w:tab/>
        <w:t>&lt;/</w:t>
      </w:r>
      <w:r w:rsidRPr="006A6243">
        <w:rPr>
          <w:rFonts w:ascii="Consolas" w:hAnsi="Consolas" w:cs="Consolas"/>
          <w:color w:val="0000FF"/>
          <w:sz w:val="19"/>
          <w:szCs w:val="19"/>
        </w:rPr>
        <w:t>NDHDon</w:t>
      </w:r>
      <w:r w:rsidRPr="006A6243">
        <w:rPr>
          <w:rFonts w:ascii="Consolas" w:hAnsi="Consolas" w:cs="Consolas"/>
          <w:color w:val="0000FF"/>
          <w:sz w:val="19"/>
          <w:szCs w:val="19"/>
        </w:rPr>
        <w:t>&gt;</w:t>
      </w:r>
    </w:p>
    <w:p w:rsidR="009D1437" w:rsidP="009D1437" w14:paraId="45F6745B" w14:textId="77777777">
      <w:pPr>
        <w:rPr>
          <w:rFonts w:ascii="Consolas" w:hAnsi="Consolas" w:cs="Consolas"/>
          <w:color w:val="0000FF"/>
          <w:sz w:val="19"/>
          <w:szCs w:val="19"/>
        </w:rPr>
      </w:pPr>
      <w:r w:rsidRPr="006A6243">
        <w:rPr>
          <w:rFonts w:ascii="Consolas" w:hAnsi="Consolas" w:cs="Consolas"/>
          <w:color w:val="0000FF"/>
          <w:sz w:val="19"/>
          <w:szCs w:val="19"/>
        </w:rPr>
        <w:t>&lt;/</w:t>
      </w:r>
      <w:r w:rsidRPr="006A6243">
        <w:rPr>
          <w:rFonts w:ascii="Consolas" w:hAnsi="Consolas" w:cs="Consolas"/>
          <w:color w:val="0000FF"/>
          <w:sz w:val="19"/>
          <w:szCs w:val="19"/>
        </w:rPr>
        <w:t>ThayTheHD</w:t>
      </w:r>
      <w:r w:rsidRPr="006A6243">
        <w:rPr>
          <w:rFonts w:ascii="Consolas" w:hAnsi="Consolas" w:cs="Consolas"/>
          <w:color w:val="0000FF"/>
          <w:sz w:val="19"/>
          <w:szCs w:val="19"/>
        </w:rPr>
        <w:t>&gt;</w:t>
      </w:r>
    </w:p>
    <w:p w:rsidR="009D1437" w:rsidRPr="00A818E1" w:rsidP="009D1437" w14:paraId="1ADAADDD" w14:textId="77777777">
      <w:pPr>
        <w:rPr>
          <w:lang w:eastAsia="x-none"/>
        </w:rPr>
      </w:pPr>
    </w:p>
    <w:p w:rsidR="009D1437" w:rsidRPr="00A818E1" w:rsidP="00C35F19" w14:paraId="524CB2DA" w14:textId="77777777">
      <w:pPr>
        <w:pStyle w:val="Heading3"/>
      </w:pPr>
      <w:bookmarkStart w:id="585" w:name="_Toc106724540"/>
      <w:r w:rsidRPr="00E26621">
        <w:t>Điều</w:t>
      </w:r>
      <w:r w:rsidRPr="00E26621">
        <w:t xml:space="preserve"> </w:t>
      </w:r>
      <w:r w:rsidRPr="00E26621">
        <w:t>chỉnh</w:t>
      </w:r>
      <w:r w:rsidRPr="00E26621">
        <w:t xml:space="preserve"> </w:t>
      </w:r>
      <w:r w:rsidRPr="00E26621">
        <w:t>hóa</w:t>
      </w:r>
      <w:r w:rsidRPr="00E26621">
        <w:t xml:space="preserve"> </w:t>
      </w:r>
      <w:r w:rsidRPr="00E26621">
        <w:t>đơn</w:t>
      </w:r>
      <w:r w:rsidRPr="00E26621">
        <w:t xml:space="preserve"> </w:t>
      </w:r>
      <w:r w:rsidRPr="00E26621">
        <w:t>không</w:t>
      </w:r>
      <w:r w:rsidRPr="00E26621">
        <w:t xml:space="preserve"> </w:t>
      </w:r>
      <w:r w:rsidRPr="00E26621">
        <w:t>phát</w:t>
      </w:r>
      <w:r w:rsidRPr="00E26621">
        <w:t xml:space="preserve"> </w:t>
      </w:r>
      <w:r w:rsidRPr="00E26621">
        <w:t>sinh</w:t>
      </w:r>
      <w:r w:rsidRPr="00E26621">
        <w:t xml:space="preserve"> </w:t>
      </w:r>
      <w:r w:rsidRPr="00E26621">
        <w:t>hóa</w:t>
      </w:r>
      <w:r w:rsidRPr="00E26621">
        <w:t xml:space="preserve"> </w:t>
      </w:r>
      <w:r w:rsidRPr="00E26621">
        <w:t>đơn</w:t>
      </w:r>
      <w:r w:rsidRPr="00E26621">
        <w:t xml:space="preserve"> mới</w:t>
      </w:r>
      <w:bookmarkEnd w:id="585"/>
    </w:p>
    <w:p w:rsidR="009D1437" w:rsidP="009D1437" w14:paraId="63763E8B" w14:textId="77777777">
      <w:r>
        <w:t>URL</w:t>
      </w:r>
    </w:p>
    <w:p w:rsidR="009D1437" w:rsidRPr="004A4DD9" w:rsidP="009D1437" w14:paraId="4A4A432C" w14:textId="77777777">
      <w:r>
        <w:t xml:space="preserve"> </w:t>
      </w:r>
      <w:r>
        <w:tab/>
      </w:r>
      <w:r>
        <w:rPr>
          <w:rFonts w:eastAsia="Calibri"/>
        </w:rPr>
        <w:t>s</w:t>
      </w:r>
      <w:r w:rsidRPr="009372AD">
        <w:rPr>
          <w:rFonts w:eastAsia="Calibri"/>
        </w:rPr>
        <w:t xml:space="preserve">tring </w:t>
      </w:r>
      <w:r w:rsidRPr="00E26621">
        <w:rPr>
          <w:b/>
          <w:color w:val="000000"/>
        </w:rPr>
        <w:t>AdjustInvoiceNote</w:t>
      </w:r>
      <w:r w:rsidRPr="00E26621">
        <w:rPr>
          <w:b/>
          <w:color w:val="000000"/>
        </w:rPr>
        <w:t xml:space="preserve"> </w:t>
      </w:r>
      <w:r w:rsidRPr="00B356A7">
        <w:rPr>
          <w:rFonts w:eastAsia="Calibri"/>
        </w:rPr>
        <w:t>(</w:t>
      </w:r>
      <w:r w:rsidRPr="00E26621">
        <w:rPr>
          <w:rFonts w:eastAsia="Calibri"/>
        </w:rPr>
        <w:t xml:space="preserve">string </w:t>
      </w:r>
      <w:r w:rsidRPr="00E26621">
        <w:rPr>
          <w:rFonts w:eastAsia="Calibri"/>
          <w:b/>
        </w:rPr>
        <w:t>account</w:t>
      </w:r>
      <w:r w:rsidRPr="00E26621">
        <w:rPr>
          <w:rFonts w:eastAsia="Calibri"/>
        </w:rPr>
        <w:t xml:space="preserve">, string </w:t>
      </w:r>
      <w:r w:rsidRPr="00E26621">
        <w:rPr>
          <w:rFonts w:eastAsia="Calibri"/>
          <w:b/>
        </w:rPr>
        <w:t>accPass</w:t>
      </w:r>
      <w:r w:rsidRPr="00E26621">
        <w:rPr>
          <w:rFonts w:eastAsia="Calibri"/>
        </w:rPr>
        <w:t xml:space="preserve">, string </w:t>
      </w:r>
      <w:r w:rsidRPr="00E26621">
        <w:rPr>
          <w:rFonts w:eastAsia="Calibri"/>
          <w:b/>
        </w:rPr>
        <w:t>xmlInvData</w:t>
      </w:r>
      <w:r w:rsidRPr="00E26621">
        <w:rPr>
          <w:rFonts w:eastAsia="Calibri"/>
        </w:rPr>
        <w:t xml:space="preserve">, string </w:t>
      </w:r>
      <w:r w:rsidRPr="00E26621">
        <w:rPr>
          <w:rFonts w:eastAsia="Calibri"/>
          <w:b/>
        </w:rPr>
        <w:t>userName</w:t>
      </w:r>
      <w:r w:rsidRPr="00E26621">
        <w:rPr>
          <w:rFonts w:eastAsia="Calibri"/>
        </w:rPr>
        <w:t xml:space="preserve">, string </w:t>
      </w:r>
      <w:r w:rsidRPr="00E26621">
        <w:rPr>
          <w:rFonts w:eastAsia="Calibri"/>
          <w:b/>
        </w:rPr>
        <w:t>userPass</w:t>
      </w:r>
      <w:r w:rsidRPr="00E26621">
        <w:rPr>
          <w:rFonts w:eastAsia="Calibri"/>
        </w:rPr>
        <w:t xml:space="preserve">, string </w:t>
      </w:r>
      <w:r w:rsidRPr="00E26621">
        <w:rPr>
          <w:rFonts w:eastAsia="Calibri"/>
          <w:b/>
        </w:rPr>
        <w:t>fkey</w:t>
      </w:r>
      <w:r w:rsidRPr="00E26621">
        <w:rPr>
          <w:rFonts w:eastAsia="Calibri"/>
        </w:rPr>
        <w:t xml:space="preserve">, string </w:t>
      </w:r>
      <w:r w:rsidRPr="00E26621">
        <w:rPr>
          <w:rFonts w:eastAsia="Calibri"/>
          <w:b/>
        </w:rPr>
        <w:t>attachFile</w:t>
      </w:r>
      <w:r w:rsidRPr="00E26621">
        <w:rPr>
          <w:rFonts w:eastAsia="Calibri"/>
        </w:rPr>
        <w:t xml:space="preserve">, string </w:t>
      </w:r>
      <w:r w:rsidRPr="00E26621">
        <w:rPr>
          <w:rFonts w:eastAsia="Calibri"/>
          <w:b/>
        </w:rPr>
        <w:t>pattern</w:t>
      </w:r>
      <w:r>
        <w:rPr>
          <w:rFonts w:eastAsia="Calibri"/>
        </w:rPr>
        <w:t>)</w:t>
      </w:r>
    </w:p>
    <w:p w:rsidR="009D1437" w:rsidRPr="00593BE8" w:rsidP="009D1437" w14:paraId="1DFFBF4F" w14:textId="77777777">
      <w:pPr>
        <w:pStyle w:val="N"/>
      </w:pPr>
      <w:r w:rsidRPr="00593BE8">
        <w:t>DESCRIPTION</w:t>
      </w:r>
    </w:p>
    <w:p w:rsidR="009D1437" w:rsidP="009D1437" w14:paraId="775B08BF" w14:textId="77777777">
      <w:pPr>
        <w:pStyle w:val="N"/>
      </w:pPr>
      <w:r>
        <w:tab/>
        <w:t>Đây là web service thực hiện điều chỉnh thông tin hóa đơn mà không phát sinh hóa đơn mới</w:t>
      </w:r>
    </w:p>
    <w:p w:rsidR="009D1437" w:rsidRPr="00007702" w:rsidP="009D1437" w14:paraId="7A6B796D" w14:textId="77777777">
      <w:pPr>
        <w:pStyle w:val="N"/>
      </w:pPr>
      <w:r w:rsidRPr="00663B3E">
        <w:t>HTTP METHOD</w:t>
      </w:r>
    </w:p>
    <w:p w:rsidR="009D1437" w:rsidRPr="00007702" w:rsidP="009D1437" w14:paraId="081E3620" w14:textId="77777777">
      <w:pPr>
        <w:pStyle w:val="N"/>
        <w:rPr>
          <w:b/>
        </w:rPr>
      </w:pPr>
      <w:r>
        <w:tab/>
      </w:r>
      <w:r w:rsidRPr="00610AFD">
        <w:t>POST</w:t>
      </w:r>
    </w:p>
    <w:p w:rsidR="009D1437" w:rsidRPr="00610AFD" w:rsidP="009D1437" w14:paraId="0A0F0FEB" w14:textId="77777777">
      <w:pPr>
        <w:pStyle w:val="N"/>
      </w:pPr>
      <w:r w:rsidRPr="00610AFD">
        <w:t>REQUEST BODY</w:t>
      </w:r>
    </w:p>
    <w:p w:rsidR="009D1437" w:rsidRPr="004720D2" w:rsidP="009D1437" w14:paraId="7EE256E0" w14:textId="77777777">
      <w:pPr>
        <w:pStyle w:val="ListParagraph"/>
        <w:numPr>
          <w:ilvl w:val="0"/>
          <w:numId w:val="2"/>
        </w:numPr>
        <w:spacing w:after="0" w:line="360" w:lineRule="auto"/>
        <w:ind w:left="1080"/>
        <w:jc w:val="both"/>
        <w:rPr>
          <w:rFonts w:eastAsia="Calibri"/>
          <w:b/>
          <w:u w:val="single"/>
        </w:rPr>
      </w:pPr>
      <w:r w:rsidRPr="005C559E">
        <w:rPr>
          <w:b/>
        </w:rPr>
        <w:t>userName</w:t>
      </w:r>
      <w:r w:rsidRPr="009372AD">
        <w:rPr>
          <w:rFonts w:eastAsia="Calibri"/>
          <w:b/>
        </w:rPr>
        <w:t xml:space="preserve"> /</w:t>
      </w:r>
      <w:r w:rsidRPr="005C559E">
        <w:t xml:space="preserve"> </w:t>
      </w:r>
      <w:r w:rsidRPr="005C559E">
        <w:rPr>
          <w:b/>
        </w:rPr>
        <w:t>userPass</w:t>
      </w:r>
      <w:r w:rsidRPr="009372AD">
        <w:rPr>
          <w:rFonts w:eastAsia="Calibri"/>
        </w:rPr>
        <w:t xml:space="preserve">: Tài </w:t>
      </w:r>
      <w:r w:rsidRPr="009372AD">
        <w:rPr>
          <w:rFonts w:eastAsia="Calibri"/>
        </w:rPr>
        <w:t>khoản</w:t>
      </w:r>
      <w:r w:rsidRPr="009372AD">
        <w:rPr>
          <w:rFonts w:eastAsia="Calibri"/>
        </w:rPr>
        <w:t xml:space="preserve"> </w:t>
      </w:r>
      <w:r w:rsidRPr="009372AD">
        <w:rPr>
          <w:rFonts w:eastAsia="Calibri"/>
        </w:rPr>
        <w:t>được</w:t>
      </w:r>
      <w:r w:rsidRPr="009372AD">
        <w:rPr>
          <w:rFonts w:eastAsia="Calibri"/>
        </w:rPr>
        <w:t xml:space="preserve"> </w:t>
      </w:r>
      <w:r w:rsidRPr="009372AD">
        <w:rPr>
          <w:rFonts w:eastAsia="Calibri"/>
        </w:rPr>
        <w:t>cấp</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cho</w:t>
      </w:r>
      <w:r w:rsidRPr="009372AD">
        <w:rPr>
          <w:rFonts w:eastAsia="Calibri"/>
        </w:rPr>
        <w:t xml:space="preserve"> </w:t>
      </w:r>
      <w:r w:rsidRPr="009372AD">
        <w:rPr>
          <w:rFonts w:eastAsia="Calibri"/>
        </w:rPr>
        <w:t>khách</w:t>
      </w:r>
      <w:r w:rsidRPr="009372AD">
        <w:rPr>
          <w:rFonts w:eastAsia="Calibri"/>
        </w:rPr>
        <w:t xml:space="preserve"> </w:t>
      </w:r>
      <w:r w:rsidRPr="009372AD">
        <w:rPr>
          <w:rFonts w:eastAsia="Calibri"/>
        </w:rPr>
        <w:t>hàng</w:t>
      </w:r>
      <w:r w:rsidRPr="009372AD">
        <w:rPr>
          <w:rFonts w:eastAsia="Calibri"/>
        </w:rPr>
        <w:t xml:space="preserve"> </w:t>
      </w:r>
      <w:r w:rsidRPr="009372AD">
        <w:rPr>
          <w:rFonts w:eastAsia="Calibri"/>
        </w:rPr>
        <w:t>để</w:t>
      </w:r>
      <w:r w:rsidRPr="009372AD">
        <w:rPr>
          <w:rFonts w:eastAsia="Calibri"/>
        </w:rPr>
        <w:t xml:space="preserve"> </w:t>
      </w:r>
      <w:r w:rsidRPr="009372AD">
        <w:rPr>
          <w:rFonts w:eastAsia="Calibri"/>
        </w:rPr>
        <w:t>gọi</w:t>
      </w:r>
      <w:r w:rsidRPr="009372AD">
        <w:rPr>
          <w:rFonts w:eastAsia="Calibri"/>
        </w:rPr>
        <w:t xml:space="preserve"> </w:t>
      </w:r>
      <w:r>
        <w:rPr>
          <w:rFonts w:eastAsia="Calibri"/>
        </w:rPr>
        <w:t>đến</w:t>
      </w:r>
      <w:r>
        <w:rPr>
          <w:rFonts w:eastAsia="Calibri"/>
        </w:rPr>
        <w:t xml:space="preserve"> webservice (</w:t>
      </w:r>
      <w:r>
        <w:rPr>
          <w:rFonts w:eastAsia="Calibri"/>
        </w:rPr>
        <w:t>tài</w:t>
      </w:r>
      <w:r>
        <w:rPr>
          <w:rFonts w:eastAsia="Calibri"/>
        </w:rPr>
        <w:t xml:space="preserve"> </w:t>
      </w:r>
      <w:r>
        <w:rPr>
          <w:rFonts w:eastAsia="Calibri"/>
        </w:rPr>
        <w:t>khoản</w:t>
      </w:r>
      <w:r>
        <w:rPr>
          <w:rFonts w:eastAsia="Calibri"/>
        </w:rPr>
        <w:t xml:space="preserve"> </w:t>
      </w:r>
      <w:r>
        <w:rPr>
          <w:rFonts w:eastAsia="Calibri"/>
        </w:rPr>
        <w:t>có</w:t>
      </w:r>
      <w:r>
        <w:rPr>
          <w:rFonts w:eastAsia="Calibri"/>
        </w:rPr>
        <w:t xml:space="preserve"> </w:t>
      </w:r>
      <w:r>
        <w:rPr>
          <w:rFonts w:eastAsia="Calibri"/>
        </w:rPr>
        <w:t>quyền</w:t>
      </w:r>
      <w:r>
        <w:rPr>
          <w:rFonts w:eastAsia="Calibri"/>
        </w:rPr>
        <w:t xml:space="preserve"> </w:t>
      </w:r>
      <w:r>
        <w:rPr>
          <w:rFonts w:eastAsia="Calibri"/>
        </w:rPr>
        <w:t>ServiceRole</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r>
        <w:rPr>
          <w:rFonts w:eastAsia="Calibri"/>
        </w:rPr>
        <w:t>)</w:t>
      </w:r>
      <w:r w:rsidRPr="009372AD">
        <w:rPr>
          <w:rFonts w:eastAsia="Calibri"/>
        </w:rPr>
        <w:t>.</w:t>
      </w:r>
    </w:p>
    <w:p w:rsidR="009D1437" w:rsidRPr="00051C95" w:rsidP="009D1437" w14:paraId="4C2BCB88" w14:textId="77777777">
      <w:pPr>
        <w:pStyle w:val="ListParagraph"/>
        <w:numPr>
          <w:ilvl w:val="0"/>
          <w:numId w:val="2"/>
        </w:numPr>
        <w:spacing w:after="0" w:line="360" w:lineRule="auto"/>
        <w:ind w:left="1080"/>
        <w:jc w:val="both"/>
        <w:rPr>
          <w:rFonts w:eastAsia="Calibri"/>
          <w:b/>
          <w:u w:val="single"/>
        </w:rPr>
      </w:pPr>
      <w:r w:rsidRPr="001C0F5D">
        <w:rPr>
          <w:rFonts w:eastAsia="Calibri"/>
          <w:b/>
        </w:rPr>
        <w:t>account</w:t>
      </w:r>
      <w:r>
        <w:rPr>
          <w:rFonts w:eastAsia="Calibri"/>
          <w:b/>
        </w:rPr>
        <w:t xml:space="preserve"> /</w:t>
      </w:r>
      <w:r w:rsidRPr="002D6DF4">
        <w:rPr>
          <w:rFonts w:eastAsia="Calibri"/>
          <w:b/>
        </w:rPr>
        <w:t xml:space="preserve"> </w:t>
      </w:r>
      <w:r w:rsidRPr="001C0F5D">
        <w:rPr>
          <w:rFonts w:eastAsia="Calibri"/>
          <w:b/>
        </w:rPr>
        <w:t>accPass</w:t>
      </w:r>
      <w:r w:rsidRPr="004720D2">
        <w:rPr>
          <w:rFonts w:eastAsia="Calibri"/>
          <w:b/>
        </w:rPr>
        <w:t xml:space="preserve">:  </w:t>
      </w:r>
      <w:r w:rsidRPr="004720D2">
        <w:rPr>
          <w:rFonts w:eastAsia="Calibri"/>
        </w:rPr>
        <w:t xml:space="preserve">Tài </w:t>
      </w:r>
      <w:r w:rsidRPr="004720D2">
        <w:rPr>
          <w:rFonts w:eastAsia="Calibri"/>
        </w:rPr>
        <w:t>khoản</w:t>
      </w:r>
      <w:r w:rsidRPr="004720D2">
        <w:rPr>
          <w:rFonts w:eastAsia="Calibri"/>
        </w:rPr>
        <w:t xml:space="preserve"> </w:t>
      </w:r>
      <w:r w:rsidRPr="004720D2">
        <w:rPr>
          <w:rFonts w:eastAsia="Calibri"/>
        </w:rPr>
        <w:t>được</w:t>
      </w:r>
      <w:r w:rsidRPr="004720D2">
        <w:rPr>
          <w:rFonts w:eastAsia="Calibri"/>
        </w:rPr>
        <w:t xml:space="preserve"> </w:t>
      </w:r>
      <w:r w:rsidRPr="004720D2">
        <w:rPr>
          <w:rFonts w:eastAsia="Calibri"/>
        </w:rPr>
        <w:t>cấp</w:t>
      </w:r>
      <w:r w:rsidRPr="004720D2">
        <w:rPr>
          <w:rFonts w:eastAsia="Calibri"/>
        </w:rPr>
        <w:t xml:space="preserve"> </w:t>
      </w:r>
      <w:r w:rsidRPr="004720D2">
        <w:rPr>
          <w:rFonts w:eastAsia="Calibri"/>
        </w:rPr>
        <w:t>phát</w:t>
      </w:r>
      <w:r w:rsidRPr="004720D2">
        <w:rPr>
          <w:rFonts w:eastAsia="Calibri"/>
        </w:rPr>
        <w:t xml:space="preserve"> </w:t>
      </w:r>
      <w:r w:rsidRPr="004720D2">
        <w:rPr>
          <w:rFonts w:eastAsia="Calibri"/>
        </w:rPr>
        <w:t>cho</w:t>
      </w:r>
      <w:r w:rsidRPr="004720D2">
        <w:rPr>
          <w:rFonts w:eastAsia="Calibri"/>
        </w:rPr>
        <w:t xml:space="preserve"> </w:t>
      </w:r>
      <w:r w:rsidRPr="004720D2">
        <w:rPr>
          <w:rFonts w:eastAsia="Calibri"/>
        </w:rPr>
        <w:t>nhân</w:t>
      </w:r>
      <w:r w:rsidRPr="004720D2">
        <w:rPr>
          <w:rFonts w:eastAsia="Calibri"/>
        </w:rPr>
        <w:t xml:space="preserve"> </w:t>
      </w:r>
      <w:r w:rsidRPr="004720D2">
        <w:rPr>
          <w:rFonts w:eastAsia="Calibri"/>
        </w:rPr>
        <w:t>viên</w:t>
      </w:r>
      <w:r w:rsidRPr="004720D2">
        <w:rPr>
          <w:rFonts w:eastAsia="Calibri"/>
        </w:rPr>
        <w:t xml:space="preserve"> </w:t>
      </w:r>
      <w:r w:rsidRPr="004720D2">
        <w:rPr>
          <w:rFonts w:eastAsia="Calibri"/>
        </w:rPr>
        <w:t>gọi</w:t>
      </w:r>
      <w:r w:rsidRPr="004720D2">
        <w:rPr>
          <w:rFonts w:eastAsia="Calibri"/>
        </w:rPr>
        <w:t xml:space="preserve"> </w:t>
      </w:r>
      <w:r w:rsidRPr="004720D2">
        <w:rPr>
          <w:rFonts w:eastAsia="Calibri"/>
        </w:rPr>
        <w:t>lệnh</w:t>
      </w:r>
      <w:r w:rsidRPr="004720D2">
        <w:rPr>
          <w:rFonts w:eastAsia="Calibri"/>
        </w:rPr>
        <w:t xml:space="preserve"> </w:t>
      </w:r>
      <w:r w:rsidRPr="004720D2">
        <w:rPr>
          <w:rFonts w:eastAsia="Calibri"/>
        </w:rPr>
        <w:t>phát</w:t>
      </w:r>
      <w:r w:rsidRPr="004720D2">
        <w:rPr>
          <w:rFonts w:eastAsia="Calibri"/>
        </w:rPr>
        <w:t xml:space="preserve"> </w:t>
      </w:r>
      <w:r w:rsidRPr="004720D2">
        <w:rPr>
          <w:rFonts w:eastAsia="Calibri"/>
        </w:rPr>
        <w:t>hành</w:t>
      </w:r>
      <w:r w:rsidRPr="004720D2">
        <w:rPr>
          <w:rFonts w:eastAsia="Calibri"/>
        </w:rPr>
        <w:t xml:space="preserve"> </w:t>
      </w:r>
      <w:r w:rsidRPr="004720D2">
        <w:rPr>
          <w:rFonts w:eastAsia="Calibri"/>
        </w:rPr>
        <w:t>hóa</w:t>
      </w:r>
      <w:r w:rsidRPr="004720D2">
        <w:rPr>
          <w:rFonts w:eastAsia="Calibri"/>
        </w:rPr>
        <w:t xml:space="preserve"> </w:t>
      </w:r>
      <w:r w:rsidRPr="004720D2">
        <w:rPr>
          <w:rFonts w:eastAsia="Calibri"/>
        </w:rPr>
        <w:t>đơn</w:t>
      </w:r>
    </w:p>
    <w:p w:rsidR="009D1437" w:rsidRPr="004720D2" w:rsidP="009D1437" w14:paraId="472BF97F" w14:textId="77777777">
      <w:pPr>
        <w:pStyle w:val="ListParagraph"/>
        <w:numPr>
          <w:ilvl w:val="0"/>
          <w:numId w:val="2"/>
        </w:numPr>
        <w:spacing w:after="0" w:line="360" w:lineRule="auto"/>
        <w:ind w:left="1080"/>
        <w:jc w:val="both"/>
        <w:rPr>
          <w:rFonts w:eastAsia="Calibri"/>
          <w:b/>
          <w:u w:val="single"/>
        </w:rPr>
      </w:pPr>
      <w:r w:rsidRPr="00E26621">
        <w:rPr>
          <w:rFonts w:eastAsia="Calibri"/>
          <w:b/>
        </w:rPr>
        <w:t>fkey</w:t>
      </w:r>
      <w:r w:rsidRPr="00051C95">
        <w:rPr>
          <w:rFonts w:eastAsia="Calibri"/>
        </w:rPr>
        <w:t>:</w:t>
      </w:r>
      <w:r>
        <w:rPr>
          <w:rFonts w:eastAsia="Calibri"/>
          <w:b/>
        </w:rPr>
        <w:t xml:space="preserve"> </w:t>
      </w:r>
      <w:r>
        <w:rPr>
          <w:rFonts w:eastAsia="Calibri"/>
        </w:rPr>
        <w:t>fkey</w:t>
      </w:r>
      <w:r>
        <w:rPr>
          <w:rFonts w:eastAsia="Calibri"/>
        </w:rPr>
        <w:t xml:space="preserve"> </w:t>
      </w:r>
      <w:r>
        <w:rPr>
          <w:rFonts w:eastAsia="Calibri"/>
        </w:rPr>
        <w:t>của</w:t>
      </w:r>
      <w:r>
        <w:rPr>
          <w:rFonts w:eastAsia="Calibri"/>
        </w:rPr>
        <w:t xml:space="preserve"> </w:t>
      </w:r>
      <w:r>
        <w:rPr>
          <w:rFonts w:eastAsia="Calibri"/>
        </w:rPr>
        <w:t>hóa</w:t>
      </w:r>
      <w:r>
        <w:rPr>
          <w:rFonts w:eastAsia="Calibri"/>
        </w:rPr>
        <w:t xml:space="preserve"> </w:t>
      </w:r>
      <w:r>
        <w:rPr>
          <w:rFonts w:eastAsia="Calibri"/>
        </w:rPr>
        <w:t>đơn</w:t>
      </w:r>
    </w:p>
    <w:p w:rsidR="009D1437" w:rsidRPr="009372AD" w:rsidP="009D1437" w14:paraId="7D0F55D9" w14:textId="77777777">
      <w:pPr>
        <w:pStyle w:val="ListParagraph"/>
        <w:numPr>
          <w:ilvl w:val="0"/>
          <w:numId w:val="2"/>
        </w:numPr>
        <w:spacing w:after="0" w:line="360" w:lineRule="auto"/>
        <w:ind w:left="1080"/>
        <w:jc w:val="both"/>
        <w:rPr>
          <w:rFonts w:eastAsia="Calibri"/>
          <w:b/>
          <w:u w:val="single"/>
        </w:rPr>
      </w:pPr>
      <w:r w:rsidRPr="00E26621">
        <w:rPr>
          <w:rFonts w:eastAsia="Calibri"/>
          <w:b/>
        </w:rPr>
        <w:t>xmlInvData</w:t>
      </w:r>
      <w:r w:rsidRPr="009372AD">
        <w:rPr>
          <w:rFonts w:eastAsia="Calibri"/>
        </w:rPr>
        <w:t xml:space="preserve">: String XML </w:t>
      </w:r>
      <w:r w:rsidRPr="009372AD">
        <w:rPr>
          <w:rFonts w:eastAsia="Calibri"/>
        </w:rPr>
        <w:t>dữ</w:t>
      </w:r>
      <w:r w:rsidRPr="009372AD">
        <w:rPr>
          <w:rFonts w:eastAsia="Calibri"/>
        </w:rPr>
        <w:t xml:space="preserve"> </w:t>
      </w:r>
      <w:r w:rsidRPr="009372AD">
        <w:rPr>
          <w:rFonts w:eastAsia="Calibri"/>
        </w:rPr>
        <w:t>liệu</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Pr>
          <w:rFonts w:eastAsia="Calibri"/>
        </w:rPr>
        <w:t>điều</w:t>
      </w:r>
      <w:r>
        <w:rPr>
          <w:rFonts w:eastAsia="Calibri"/>
        </w:rPr>
        <w:t xml:space="preserve"> </w:t>
      </w:r>
      <w:r>
        <w:rPr>
          <w:rFonts w:eastAsia="Calibri"/>
        </w:rPr>
        <w:t>chỉnh</w:t>
      </w:r>
    </w:p>
    <w:p w:rsidR="009D1437" w:rsidRPr="006A6243" w:rsidP="009D1437" w14:paraId="505D686E" w14:textId="77777777">
      <w:pPr>
        <w:pStyle w:val="ListParagraph"/>
        <w:numPr>
          <w:ilvl w:val="0"/>
          <w:numId w:val="2"/>
        </w:numPr>
        <w:spacing w:after="0" w:line="360" w:lineRule="auto"/>
        <w:ind w:left="1080"/>
        <w:jc w:val="both"/>
        <w:rPr>
          <w:rFonts w:eastAsia="Calibri"/>
          <w:b/>
        </w:rPr>
      </w:pPr>
      <w:r w:rsidRPr="00E26621">
        <w:rPr>
          <w:rFonts w:eastAsia="Calibri"/>
          <w:b/>
        </w:rPr>
        <w:t>attachFile</w:t>
      </w:r>
      <w:r>
        <w:rPr>
          <w:rFonts w:eastAsia="Calibri"/>
          <w:b/>
        </w:rPr>
        <w:t xml:space="preserve">: </w:t>
      </w:r>
      <w:r>
        <w:rPr>
          <w:rFonts w:eastAsia="Calibri"/>
        </w:rPr>
        <w:t>đường</w:t>
      </w:r>
      <w:r>
        <w:rPr>
          <w:rFonts w:eastAsia="Calibri"/>
        </w:rPr>
        <w:t xml:space="preserve"> </w:t>
      </w:r>
      <w:r>
        <w:rPr>
          <w:rFonts w:eastAsia="Calibri"/>
        </w:rPr>
        <w:t>dẫn</w:t>
      </w:r>
      <w:r>
        <w:rPr>
          <w:rFonts w:eastAsia="Calibri"/>
        </w:rPr>
        <w:t xml:space="preserve"> </w:t>
      </w:r>
      <w:r>
        <w:rPr>
          <w:rFonts w:eastAsia="Calibri"/>
        </w:rPr>
        <w:t>tài</w:t>
      </w:r>
      <w:r>
        <w:rPr>
          <w:rFonts w:eastAsia="Calibri"/>
        </w:rPr>
        <w:t xml:space="preserve"> </w:t>
      </w:r>
      <w:r>
        <w:rPr>
          <w:rFonts w:eastAsia="Calibri"/>
        </w:rPr>
        <w:t>liệu</w:t>
      </w:r>
      <w:r>
        <w:rPr>
          <w:rFonts w:eastAsia="Calibri"/>
        </w:rPr>
        <w:t xml:space="preserve"> </w:t>
      </w:r>
      <w:r>
        <w:rPr>
          <w:rFonts w:eastAsia="Calibri"/>
        </w:rPr>
        <w:t>đính</w:t>
      </w:r>
      <w:r>
        <w:rPr>
          <w:rFonts w:eastAsia="Calibri"/>
        </w:rPr>
        <w:t xml:space="preserve"> </w:t>
      </w:r>
      <w:r>
        <w:rPr>
          <w:rFonts w:eastAsia="Calibri"/>
        </w:rPr>
        <w:t>kèm</w:t>
      </w:r>
    </w:p>
    <w:p w:rsidR="009D1437" w:rsidRPr="00E009AD" w:rsidP="009D1437" w14:paraId="2A7C34E1" w14:textId="77777777">
      <w:pPr>
        <w:pStyle w:val="ListParagraph"/>
        <w:numPr>
          <w:ilvl w:val="0"/>
          <w:numId w:val="2"/>
        </w:numPr>
        <w:spacing w:after="0" w:line="360" w:lineRule="auto"/>
        <w:ind w:left="1080"/>
        <w:jc w:val="both"/>
        <w:rPr>
          <w:rFonts w:eastAsia="Calibri"/>
          <w:b/>
        </w:rPr>
      </w:pPr>
      <w:r>
        <w:rPr>
          <w:b/>
        </w:rPr>
        <w:t>p</w:t>
      </w:r>
      <w:r w:rsidRPr="006479A0">
        <w:rPr>
          <w:b/>
        </w:rPr>
        <w:t>attern</w:t>
      </w:r>
      <w:r>
        <w:t xml:space="preserve">: </w:t>
      </w:r>
      <w:r>
        <w:t>Mẫu</w:t>
      </w:r>
      <w:r>
        <w:t xml:space="preserve"> </w:t>
      </w:r>
      <w:r>
        <w:t>số</w:t>
      </w:r>
      <w:r>
        <w:t xml:space="preserve"> </w:t>
      </w:r>
      <w:r>
        <w:t>hóa</w:t>
      </w:r>
      <w:r>
        <w:t xml:space="preserve"> </w:t>
      </w:r>
      <w:r>
        <w:t>đơn</w:t>
      </w:r>
    </w:p>
    <w:p w:rsidR="009D1437" w:rsidP="009D1437" w14:paraId="7A056B4F" w14:textId="7777777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710"/>
        <w:gridCol w:w="5040"/>
        <w:gridCol w:w="2515"/>
      </w:tblGrid>
      <w:tr w14:paraId="2FCB00DE" w14:textId="77777777" w:rsidTr="00616EC4">
        <w:tblPrEx>
          <w:tblW w:w="0" w:type="auto"/>
          <w:tblInd w:w="85" w:type="dxa"/>
          <w:tblLayout w:type="fixed"/>
          <w:tblLook w:val="04A0"/>
        </w:tblPrEx>
        <w:tc>
          <w:tcPr>
            <w:tcW w:w="171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3CF2B228" w14:textId="77777777">
            <w:pPr>
              <w:pStyle w:val="ListParagraph"/>
              <w:jc w:val="center"/>
            </w:pPr>
            <w:r>
              <w:t>Kết</w:t>
            </w:r>
            <w:r>
              <w:t xml:space="preserve"> </w:t>
            </w:r>
            <w:r>
              <w:t>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45A97722" w14:textId="77777777">
            <w:pPr>
              <w:pStyle w:val="ListParagraph"/>
            </w:pPr>
            <w:r w:rsidRPr="00660ABB">
              <w:t>Mô</w:t>
            </w:r>
            <w:r w:rsidRPr="00660ABB">
              <w:t xml:space="preserve"> </w:t>
            </w:r>
            <w:r w:rsidRPr="00660ABB">
              <w:t>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114C1B96" w14:textId="77777777">
            <w:pPr>
              <w:pStyle w:val="ListParagraph"/>
            </w:pPr>
            <w:r>
              <w:t>Ghi</w:t>
            </w:r>
            <w:r>
              <w:t xml:space="preserve"> </w:t>
            </w:r>
            <w:r>
              <w:t>chú</w:t>
            </w:r>
          </w:p>
        </w:tc>
      </w:tr>
      <w:tr w14:paraId="04805C5C" w14:textId="77777777" w:rsidTr="00616EC4">
        <w:tblPrEx>
          <w:tblW w:w="0" w:type="auto"/>
          <w:tblInd w:w="85" w:type="dxa"/>
          <w:tblLayout w:type="fixed"/>
          <w:tblLook w:val="04A0"/>
        </w:tblPrEx>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19ED010B" w14:textId="77777777">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44DC5E8" w14:textId="77777777">
            <w:pPr>
              <w:pStyle w:val="ListParagraph"/>
              <w:ind w:left="0"/>
              <w:jc w:val="both"/>
            </w:pPr>
            <w:r w:rsidRPr="009372AD">
              <w:t xml:space="preserve">Tài </w:t>
            </w:r>
            <w:r w:rsidRPr="009372AD">
              <w:t>khoản</w:t>
            </w:r>
            <w:r w:rsidRPr="009372AD">
              <w:t xml:space="preserve"> </w:t>
            </w:r>
            <w:r w:rsidRPr="009372AD">
              <w:t>đăng</w:t>
            </w:r>
            <w:r w:rsidRPr="009372AD">
              <w:t xml:space="preserve"> </w:t>
            </w:r>
            <w:r w:rsidRPr="009372AD">
              <w:t>nhập</w:t>
            </w:r>
            <w:r w:rsidRPr="009372AD">
              <w:t xml:space="preserve"> </w:t>
            </w:r>
            <w:r w:rsidRPr="009372AD">
              <w:t>sai</w:t>
            </w:r>
            <w:r>
              <w:t xml:space="preserve"> </w:t>
            </w:r>
            <w:r>
              <w:t>hoặc</w:t>
            </w:r>
            <w:r>
              <w:t xml:space="preserve"> </w:t>
            </w:r>
            <w:r>
              <w:t>không</w:t>
            </w:r>
            <w:r>
              <w:t xml:space="preserve"> </w:t>
            </w:r>
            <w:r>
              <w:t>có</w:t>
            </w:r>
            <w:r>
              <w:t xml:space="preserve"> </w:t>
            </w:r>
            <w:r>
              <w:t>quyền</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26AE36FD" w14:textId="77777777">
            <w:pPr>
              <w:pStyle w:val="ListParagraph"/>
              <w:ind w:left="0"/>
              <w:jc w:val="both"/>
            </w:pPr>
          </w:p>
        </w:tc>
      </w:tr>
      <w:tr w14:paraId="2F3BC9E2" w14:textId="77777777" w:rsidTr="00616EC4">
        <w:tblPrEx>
          <w:tblW w:w="0" w:type="auto"/>
          <w:tblInd w:w="85" w:type="dxa"/>
          <w:tblLayout w:type="fixed"/>
          <w:tblLook w:val="04A0"/>
        </w:tblPrEx>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4B63DDBC" w14:textId="77777777">
            <w:pPr>
              <w:rPr>
                <w:rFonts w:eastAsia="Calibri"/>
              </w:rPr>
            </w:pPr>
            <w:r>
              <w:rPr>
                <w:rFonts w:eastAsia="Calibri"/>
              </w:rPr>
              <w:t>ERR:61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513E447F" w14:textId="77777777">
            <w:pPr>
              <w:rPr>
                <w:rFonts w:eastAsia="Calibri"/>
              </w:rPr>
            </w:pPr>
            <w:r>
              <w:rPr>
                <w:rFonts w:eastAsia="Calibri"/>
              </w:rPr>
              <w:t>Fkey</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bị</w:t>
            </w:r>
            <w:r>
              <w:rPr>
                <w:rFonts w:eastAsia="Calibri"/>
              </w:rPr>
              <w:t xml:space="preserve"> </w:t>
            </w:r>
            <w:r>
              <w:rPr>
                <w:rFonts w:eastAsia="Calibri"/>
              </w:rPr>
              <w:t>lỗi</w:t>
            </w:r>
            <w:r>
              <w:rPr>
                <w:rFonts w:eastAsia="Calibri"/>
              </w:rPr>
              <w:t xml:space="preserve"> </w:t>
            </w:r>
            <w:r>
              <w:rPr>
                <w:rFonts w:eastAsia="Calibri"/>
              </w:rPr>
              <w:t>có</w:t>
            </w:r>
            <w:r>
              <w:rPr>
                <w:rFonts w:eastAsia="Calibri"/>
              </w:rPr>
              <w:t xml:space="preserve"> </w:t>
            </w:r>
            <w:r>
              <w:rPr>
                <w:rFonts w:eastAsia="Calibri"/>
              </w:rPr>
              <w:t>giá</w:t>
            </w:r>
            <w:r>
              <w:rPr>
                <w:rFonts w:eastAsia="Calibri"/>
              </w:rPr>
              <w:t xml:space="preserve"> </w:t>
            </w:r>
            <w:r>
              <w:rPr>
                <w:rFonts w:eastAsia="Calibri"/>
              </w:rPr>
              <w:t>trị</w:t>
            </w:r>
            <w:r>
              <w:rPr>
                <w:rFonts w:eastAsia="Calibri"/>
              </w:rPr>
              <w:t xml:space="preserve"> </w:t>
            </w:r>
            <w:r>
              <w:rPr>
                <w:rFonts w:eastAsia="Calibri"/>
              </w:rPr>
              <w:t>rỗng</w:t>
            </w:r>
            <w:r>
              <w:rPr>
                <w:rFonts w:eastAsia="Calibri"/>
              </w:rPr>
              <w:t xml:space="preserve"> </w:t>
            </w:r>
            <w:r>
              <w:rPr>
                <w:rFonts w:eastAsia="Calibri"/>
              </w:rPr>
              <w:t>hoặc</w:t>
            </w:r>
            <w:r>
              <w:rPr>
                <w:rFonts w:eastAsia="Calibri"/>
              </w:rPr>
              <w:t xml:space="preserve"> null</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5CD695C0" w14:textId="77777777">
            <w:pPr>
              <w:pStyle w:val="ListParagraph"/>
              <w:ind w:left="0"/>
              <w:jc w:val="both"/>
            </w:pPr>
          </w:p>
        </w:tc>
      </w:tr>
      <w:tr w14:paraId="76E19CBA" w14:textId="77777777" w:rsidTr="00616EC4">
        <w:tblPrEx>
          <w:tblW w:w="0" w:type="auto"/>
          <w:tblInd w:w="85" w:type="dxa"/>
          <w:tblLayout w:type="fixed"/>
          <w:tblLook w:val="04A0"/>
        </w:tblPrEx>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23BCA27E" w14:textId="77777777">
            <w:pPr>
              <w:rPr>
                <w:rFonts w:eastAsia="Calibri"/>
              </w:rPr>
            </w:pPr>
            <w:r>
              <w:rPr>
                <w:rFonts w:eastAsia="Calibri"/>
              </w:rPr>
              <w:t>ERR:4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16B288E1" w14:textId="77777777">
            <w:pPr>
              <w:rPr>
                <w:rFonts w:eastAsia="Calibri"/>
              </w:rPr>
            </w:pPr>
            <w:r>
              <w:rPr>
                <w:rFonts w:eastAsia="Calibri"/>
              </w:rPr>
              <w:t>Không</w:t>
            </w:r>
            <w:r>
              <w:rPr>
                <w:rFonts w:eastAsia="Calibri"/>
              </w:rPr>
              <w:t xml:space="preserve"> </w:t>
            </w:r>
            <w:r>
              <w:rPr>
                <w:rFonts w:eastAsia="Calibri"/>
              </w:rPr>
              <w:t>lấy</w:t>
            </w:r>
            <w:r>
              <w:rPr>
                <w:rFonts w:eastAsia="Calibri"/>
              </w:rPr>
              <w:t xml:space="preserve"> </w:t>
            </w:r>
            <w:r>
              <w:rPr>
                <w:rFonts w:eastAsia="Calibri"/>
              </w:rPr>
              <w:t>được</w:t>
            </w:r>
            <w:r>
              <w:rPr>
                <w:rFonts w:eastAsia="Calibri"/>
              </w:rPr>
              <w:t xml:space="preserve"> </w:t>
            </w:r>
            <w:r>
              <w:rPr>
                <w:rFonts w:eastAsia="Calibri"/>
              </w:rPr>
              <w:t>công</w:t>
            </w:r>
            <w:r>
              <w:rPr>
                <w:rFonts w:eastAsia="Calibri"/>
              </w:rPr>
              <w:t xml:space="preserve"> ty</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5A39CFB1" w14:textId="77777777">
            <w:pPr>
              <w:pStyle w:val="ListParagraph"/>
              <w:ind w:left="0"/>
              <w:jc w:val="both"/>
            </w:pPr>
          </w:p>
        </w:tc>
      </w:tr>
      <w:tr w14:paraId="74296E19" w14:textId="77777777" w:rsidTr="00616EC4">
        <w:tblPrEx>
          <w:tblW w:w="0" w:type="auto"/>
          <w:tblInd w:w="85" w:type="dxa"/>
          <w:tblLayout w:type="fixed"/>
          <w:tblLook w:val="04A0"/>
        </w:tblPrEx>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48468D32" w14:textId="77777777">
            <w:pPr>
              <w:rPr>
                <w:rFonts w:eastAsia="Calibri"/>
              </w:rPr>
            </w:pPr>
            <w:r>
              <w:rPr>
                <w:rFonts w:eastAsia="Calibri"/>
              </w:rPr>
              <w:t>ERR:62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55A39A4B" w14:textId="77777777">
            <w:pPr>
              <w:rPr>
                <w:rFonts w:eastAsia="Calibri"/>
              </w:rPr>
            </w:pPr>
            <w:r>
              <w:rPr>
                <w:rFonts w:eastAsia="Calibri"/>
              </w:rPr>
              <w:t>Không</w:t>
            </w:r>
            <w:r>
              <w:rPr>
                <w:rFonts w:eastAsia="Calibri"/>
              </w:rPr>
              <w:t xml:space="preserve"> </w:t>
            </w:r>
            <w:r>
              <w:rPr>
                <w:rFonts w:eastAsia="Calibri"/>
              </w:rPr>
              <w:t>lấy</w:t>
            </w:r>
            <w:r>
              <w:rPr>
                <w:rFonts w:eastAsia="Calibri"/>
              </w:rPr>
              <w:t xml:space="preserve"> </w:t>
            </w:r>
            <w:r>
              <w:rPr>
                <w:rFonts w:eastAsia="Calibri"/>
              </w:rPr>
              <w:t>được</w:t>
            </w:r>
            <w:r>
              <w:rPr>
                <w:rFonts w:eastAsia="Calibri"/>
              </w:rPr>
              <w:t xml:space="preserve"> </w:t>
            </w:r>
            <w:r>
              <w:rPr>
                <w:rFonts w:eastAsia="Calibri"/>
              </w:rPr>
              <w:t>nội</w:t>
            </w:r>
            <w:r>
              <w:rPr>
                <w:rFonts w:eastAsia="Calibri"/>
              </w:rPr>
              <w:t xml:space="preserve"> dung </w:t>
            </w:r>
            <w:r>
              <w:rPr>
                <w:rFonts w:eastAsia="Calibri"/>
              </w:rPr>
              <w:t>điều</w:t>
            </w:r>
            <w:r>
              <w:rPr>
                <w:rFonts w:eastAsia="Calibri"/>
              </w:rPr>
              <w:t xml:space="preserve"> </w:t>
            </w:r>
            <w:r>
              <w:rPr>
                <w:rFonts w:eastAsia="Calibri"/>
              </w:rPr>
              <w:t>chỉnh</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trong</w:t>
            </w:r>
            <w:r>
              <w:rPr>
                <w:rFonts w:eastAsia="Calibri"/>
              </w:rPr>
              <w:t xml:space="preserve"> xml</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00631501" w14:textId="77777777">
            <w:pPr>
              <w:pStyle w:val="ListParagraph"/>
              <w:ind w:left="0"/>
              <w:jc w:val="both"/>
            </w:pPr>
          </w:p>
        </w:tc>
      </w:tr>
      <w:tr w14:paraId="63015F5F"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471B1C3" w14:textId="77777777">
            <w:pPr>
              <w:autoSpaceDE w:val="0"/>
              <w:autoSpaceDN w:val="0"/>
              <w:adjustRightInd w:val="0"/>
              <w:rPr>
                <w:rFonts w:eastAsia="Calibri"/>
              </w:rPr>
            </w:pPr>
            <w:r>
              <w:rPr>
                <w:rFonts w:eastAsia="Calibri"/>
              </w:rPr>
              <w:t>ERR:5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8BD77A8" w14:textId="77777777">
            <w:pPr>
              <w:pStyle w:val="ListParagraph"/>
              <w:spacing w:after="0" w:line="240" w:lineRule="auto"/>
              <w:ind w:left="0"/>
              <w:rPr>
                <w:rFonts w:eastAsia="Calibri"/>
              </w:rPr>
            </w:pPr>
            <w:r>
              <w:rPr>
                <w:rFonts w:eastAsia="Calibri"/>
              </w:rPr>
              <w:t>Lỗi</w:t>
            </w:r>
            <w:r>
              <w:rPr>
                <w:rFonts w:eastAsia="Calibri"/>
              </w:rPr>
              <w:t xml:space="preserve"> </w:t>
            </w:r>
            <w:r>
              <w:rPr>
                <w:rFonts w:eastAsia="Calibri"/>
              </w:rPr>
              <w:t>không</w:t>
            </w:r>
            <w:r>
              <w:rPr>
                <w:rFonts w:eastAsia="Calibri"/>
              </w:rPr>
              <w:t xml:space="preserve"> </w:t>
            </w:r>
            <w:r>
              <w:rPr>
                <w:rFonts w:eastAsia="Calibri"/>
              </w:rPr>
              <w:t>xác</w:t>
            </w:r>
            <w:r>
              <w:rPr>
                <w:rFonts w:eastAsia="Calibri"/>
              </w:rPr>
              <w:t xml:space="preserve"> </w:t>
            </w:r>
            <w:r>
              <w:rPr>
                <w:rFonts w:eastAsia="Calibri"/>
              </w:rPr>
              <w:t>định</w:t>
            </w:r>
            <w:r>
              <w:rPr>
                <w:rFonts w:eastAsia="Calibri"/>
              </w:rPr>
              <w:t xml:space="preserve">. Exception, </w:t>
            </w:r>
            <w:r>
              <w:rPr>
                <w:rFonts w:eastAsia="Calibri"/>
              </w:rPr>
              <w:t>kiểm</w:t>
            </w:r>
            <w:r>
              <w:rPr>
                <w:rFonts w:eastAsia="Calibri"/>
              </w:rPr>
              <w:t xml:space="preserve"> </w:t>
            </w:r>
            <w:r>
              <w:rPr>
                <w:rFonts w:eastAsia="Calibri"/>
              </w:rPr>
              <w:t>tra</w:t>
            </w:r>
            <w:r>
              <w:rPr>
                <w:rFonts w:eastAsia="Calibri"/>
              </w:rPr>
              <w:t xml:space="preserve"> log</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27A43E93" w14:textId="77777777">
            <w:pPr>
              <w:jc w:val="both"/>
            </w:pPr>
          </w:p>
        </w:tc>
      </w:tr>
      <w:tr w14:paraId="23CB3493"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6B4B4C6" w14:textId="77777777">
            <w:pPr>
              <w:autoSpaceDE w:val="0"/>
              <w:autoSpaceDN w:val="0"/>
              <w:adjustRightInd w:val="0"/>
              <w:rPr>
                <w:rFonts w:eastAsia="Calibri"/>
              </w:rPr>
            </w:pPr>
            <w:r>
              <w:rPr>
                <w:rFonts w:eastAsia="Calibri"/>
              </w:rPr>
              <w:t>ERR:20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1D87F409" w14:textId="77777777">
            <w:pPr>
              <w:pStyle w:val="ListParagraph"/>
              <w:spacing w:after="0" w:line="240" w:lineRule="auto"/>
              <w:ind w:left="0"/>
              <w:rPr>
                <w:rFonts w:eastAsia="Calibri"/>
              </w:rPr>
            </w:pPr>
            <w:r w:rsidRPr="009372AD">
              <w:rPr>
                <w:rFonts w:eastAsia="Calibri"/>
              </w:rPr>
              <w:t xml:space="preserve">User name </w:t>
            </w:r>
            <w:r w:rsidRPr="009372AD">
              <w:rPr>
                <w:rFonts w:eastAsia="Calibri"/>
              </w:rPr>
              <w:t>không</w:t>
            </w:r>
            <w:r w:rsidRPr="009372AD">
              <w:rPr>
                <w:rFonts w:eastAsia="Calibri"/>
              </w:rPr>
              <w:t xml:space="preserve"> </w:t>
            </w:r>
            <w:r w:rsidRPr="009372AD">
              <w:rPr>
                <w:rFonts w:eastAsia="Calibri"/>
              </w:rPr>
              <w:t>phù</w:t>
            </w:r>
            <w:r w:rsidRPr="009372AD">
              <w:rPr>
                <w:rFonts w:eastAsia="Calibri"/>
              </w:rPr>
              <w:t xml:space="preserve"> </w:t>
            </w:r>
            <w:r w:rsidRPr="009372AD">
              <w:rPr>
                <w:rFonts w:eastAsia="Calibri"/>
              </w:rPr>
              <w:t>hợp</w:t>
            </w:r>
            <w:r w:rsidRPr="009372AD">
              <w:rPr>
                <w:rFonts w:eastAsia="Calibri"/>
              </w:rPr>
              <w:t xml:space="preserve">, </w:t>
            </w:r>
            <w:r w:rsidRPr="009372AD">
              <w:rPr>
                <w:rFonts w:eastAsia="Calibri"/>
              </w:rPr>
              <w:t>không</w:t>
            </w:r>
            <w:r w:rsidRPr="009372AD">
              <w:rPr>
                <w:rFonts w:eastAsia="Calibri"/>
              </w:rPr>
              <w:t xml:space="preserve"> </w:t>
            </w:r>
            <w:r w:rsidRPr="009372AD">
              <w:rPr>
                <w:rFonts w:eastAsia="Calibri"/>
              </w:rPr>
              <w:t>tìm</w:t>
            </w:r>
            <w:r w:rsidRPr="009372AD">
              <w:rPr>
                <w:rFonts w:eastAsia="Calibri"/>
              </w:rPr>
              <w:t xml:space="preserve"> </w:t>
            </w:r>
            <w:r w:rsidRPr="009372AD">
              <w:rPr>
                <w:rFonts w:eastAsia="Calibri"/>
              </w:rPr>
              <w:t>thấy</w:t>
            </w:r>
            <w:r w:rsidRPr="009372AD">
              <w:rPr>
                <w:rFonts w:eastAsia="Calibri"/>
              </w:rPr>
              <w:t xml:space="preserve"> company </w:t>
            </w:r>
            <w:r w:rsidRPr="009372AD">
              <w:rPr>
                <w:rFonts w:eastAsia="Calibri"/>
              </w:rPr>
              <w:t>tương</w:t>
            </w:r>
            <w:r w:rsidRPr="009372AD">
              <w:rPr>
                <w:rFonts w:eastAsia="Calibri"/>
              </w:rPr>
              <w:t xml:space="preserve"> </w:t>
            </w:r>
            <w:r w:rsidRPr="009372AD">
              <w:rPr>
                <w:rFonts w:eastAsia="Calibri"/>
              </w:rPr>
              <w:t>ứng</w:t>
            </w:r>
            <w:r w:rsidRPr="009372AD">
              <w:rPr>
                <w:rFonts w:eastAsia="Calibri"/>
              </w:rPr>
              <w:t xml:space="preserve"> </w:t>
            </w:r>
            <w:r w:rsidRPr="009372AD">
              <w:rPr>
                <w:rFonts w:eastAsia="Calibri"/>
              </w:rPr>
              <w:t>cho</w:t>
            </w:r>
            <w:r w:rsidRPr="009372AD">
              <w:rPr>
                <w:rFonts w:eastAsia="Calibri"/>
              </w:rPr>
              <w:t xml:space="preserve"> user.</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03A9CA86" w14:textId="77777777">
            <w:pPr>
              <w:jc w:val="both"/>
            </w:pPr>
          </w:p>
        </w:tc>
      </w:tr>
      <w:tr w14:paraId="497CC1A5"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5ACA03A" w14:textId="77777777">
            <w:pPr>
              <w:autoSpaceDE w:val="0"/>
              <w:autoSpaceDN w:val="0"/>
              <w:adjustRightInd w:val="0"/>
              <w:rPr>
                <w:rFonts w:eastAsia="Calibri"/>
              </w:rPr>
            </w:pPr>
            <w:r>
              <w:rPr>
                <w:rFonts w:eastAsia="Calibri"/>
              </w:rPr>
              <w:t>ERR:25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0A8BAD16" w14:textId="77777777">
            <w:pPr>
              <w:pStyle w:val="ListParagraph"/>
              <w:spacing w:after="0" w:line="240" w:lineRule="auto"/>
              <w:ind w:left="0"/>
              <w:rPr>
                <w:rFonts w:eastAsia="Calibri"/>
              </w:rPr>
            </w:pPr>
            <w:r>
              <w:rPr>
                <w:rFonts w:eastAsia="Calibri"/>
              </w:rPr>
              <w:t>Không</w:t>
            </w:r>
            <w:r>
              <w:rPr>
                <w:rFonts w:eastAsia="Calibri"/>
              </w:rPr>
              <w:t xml:space="preserve"> </w:t>
            </w:r>
            <w:r>
              <w:rPr>
                <w:rFonts w:eastAsia="Calibri"/>
              </w:rPr>
              <w:t>tạo</w:t>
            </w:r>
            <w:r>
              <w:rPr>
                <w:rFonts w:eastAsia="Calibri"/>
              </w:rPr>
              <w:t xml:space="preserve"> </w:t>
            </w:r>
            <w:r>
              <w:rPr>
                <w:rFonts w:eastAsia="Calibri"/>
              </w:rPr>
              <w:t>được</w:t>
            </w:r>
            <w:r>
              <w:rPr>
                <w:rFonts w:eastAsia="Calibri"/>
              </w:rPr>
              <w:t xml:space="preserve"> invoice service</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2B7BDA91" w14:textId="77777777">
            <w:pPr>
              <w:jc w:val="both"/>
            </w:pPr>
          </w:p>
        </w:tc>
      </w:tr>
      <w:tr w14:paraId="16BACD7B"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521DB008" w14:textId="77777777">
            <w:pPr>
              <w:autoSpaceDE w:val="0"/>
              <w:autoSpaceDN w:val="0"/>
              <w:adjustRightInd w:val="0"/>
              <w:rPr>
                <w:rFonts w:eastAsia="Calibri"/>
              </w:rPr>
            </w:pPr>
            <w:r>
              <w:rPr>
                <w:rFonts w:eastAsia="Calibri"/>
              </w:rPr>
              <w:t>ERR:56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57F6FB9F" w14:textId="77777777">
            <w:pPr>
              <w:pStyle w:val="ListParagraph"/>
              <w:spacing w:after="0" w:line="240" w:lineRule="auto"/>
              <w:ind w:left="0"/>
              <w:rPr>
                <w:rFonts w:eastAsia="Calibri"/>
              </w:rPr>
            </w:pPr>
            <w:r>
              <w:rPr>
                <w:rFonts w:eastAsia="Calibri"/>
              </w:rPr>
              <w:t>Trạng</w:t>
            </w:r>
            <w:r>
              <w:rPr>
                <w:rFonts w:eastAsia="Calibri"/>
              </w:rPr>
              <w:t xml:space="preserve"> </w:t>
            </w:r>
            <w:r>
              <w:rPr>
                <w:rFonts w:eastAsia="Calibri"/>
              </w:rPr>
              <w:t>thái</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không</w:t>
            </w:r>
            <w:r>
              <w:rPr>
                <w:rFonts w:eastAsia="Calibri"/>
              </w:rPr>
              <w:t xml:space="preserve"> </w:t>
            </w:r>
            <w:r>
              <w:rPr>
                <w:rFonts w:eastAsia="Calibri"/>
              </w:rPr>
              <w:t>hợp</w:t>
            </w:r>
            <w:r>
              <w:rPr>
                <w:rFonts w:eastAsia="Calibri"/>
              </w:rPr>
              <w:t xml:space="preserve"> </w:t>
            </w:r>
            <w:r>
              <w:rPr>
                <w:rFonts w:eastAsia="Calibri"/>
              </w:rPr>
              <w:t>lệ</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391FDF00" w14:textId="77777777">
            <w:pPr>
              <w:jc w:val="both"/>
            </w:pPr>
          </w:p>
        </w:tc>
      </w:tr>
      <w:tr w14:paraId="59C6B83A"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1769B04B" w14:textId="77777777">
            <w:pPr>
              <w:autoSpaceDE w:val="0"/>
              <w:autoSpaceDN w:val="0"/>
              <w:adjustRightInd w:val="0"/>
              <w:rPr>
                <w:rFonts w:eastAsia="Calibri"/>
              </w:rPr>
            </w:pPr>
            <w:r w:rsidRPr="009372AD">
              <w:rPr>
                <w:rFonts w:eastAsia="Calibri"/>
              </w:rPr>
              <w:t>ERR:</w:t>
            </w:r>
            <w:r>
              <w:rPr>
                <w:rFonts w:eastAsia="Calibri"/>
              </w:rPr>
              <w:t>55</w:t>
            </w:r>
          </w:p>
          <w:p w:rsidR="009D1437" w:rsidRPr="009372AD" w:rsidP="00616EC4" w14:paraId="4C9CE119" w14:textId="77777777">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39744A3C" w14:textId="77777777">
            <w:pPr>
              <w:pStyle w:val="ListParagraph"/>
              <w:spacing w:after="0" w:line="240" w:lineRule="auto"/>
              <w:ind w:left="0"/>
              <w:rPr>
                <w:rFonts w:eastAsia="Calibri"/>
              </w:rPr>
            </w:pPr>
            <w:r>
              <w:rPr>
                <w:rFonts w:eastAsia="Calibri"/>
              </w:rPr>
              <w:t xml:space="preserve">Pattern </w:t>
            </w:r>
            <w:r>
              <w:rPr>
                <w:rFonts w:eastAsia="Calibri"/>
              </w:rPr>
              <w:t>truyền</w:t>
            </w:r>
            <w:r>
              <w:rPr>
                <w:rFonts w:eastAsia="Calibri"/>
              </w:rPr>
              <w:t xml:space="preserve"> </w:t>
            </w:r>
            <w:r>
              <w:rPr>
                <w:rFonts w:eastAsia="Calibri"/>
              </w:rPr>
              <w:t>vào</w:t>
            </w:r>
            <w:r>
              <w:rPr>
                <w:rFonts w:eastAsia="Calibri"/>
              </w:rPr>
              <w:t xml:space="preserve"> </w:t>
            </w:r>
            <w:r>
              <w:rPr>
                <w:rFonts w:eastAsia="Calibri"/>
              </w:rPr>
              <w:t>không</w:t>
            </w:r>
            <w:r>
              <w:rPr>
                <w:rFonts w:eastAsia="Calibri"/>
              </w:rPr>
              <w:t xml:space="preserve"> </w:t>
            </w:r>
            <w:r>
              <w:rPr>
                <w:rFonts w:eastAsia="Calibri"/>
              </w:rPr>
              <w:t>giống</w:t>
            </w:r>
            <w:r>
              <w:rPr>
                <w:rFonts w:eastAsia="Calibri"/>
              </w:rPr>
              <w:t xml:space="preserve"> </w:t>
            </w:r>
            <w:r>
              <w:rPr>
                <w:rFonts w:eastAsia="Calibri"/>
              </w:rPr>
              <w:t>với</w:t>
            </w:r>
            <w:r>
              <w:rPr>
                <w:rFonts w:eastAsia="Calibri"/>
              </w:rPr>
              <w:t xml:space="preserve"> pattern </w:t>
            </w:r>
            <w:r>
              <w:rPr>
                <w:rFonts w:eastAsia="Calibri"/>
              </w:rPr>
              <w:t>hóa</w:t>
            </w:r>
            <w:r>
              <w:rPr>
                <w:rFonts w:eastAsia="Calibri"/>
              </w:rPr>
              <w:t xml:space="preserve"> </w:t>
            </w:r>
            <w:r>
              <w:rPr>
                <w:rFonts w:eastAsia="Calibri"/>
              </w:rPr>
              <w:t>đơn</w:t>
            </w:r>
            <w:r>
              <w:rPr>
                <w:rFonts w:eastAsia="Calibri"/>
              </w:rPr>
              <w:t xml:space="preserve"> </w:t>
            </w:r>
            <w:r>
              <w:rPr>
                <w:rFonts w:eastAsia="Calibri"/>
              </w:rPr>
              <w:t>cần</w:t>
            </w:r>
            <w:r>
              <w:rPr>
                <w:rFonts w:eastAsia="Calibri"/>
              </w:rPr>
              <w:t xml:space="preserve"> </w:t>
            </w:r>
            <w:r>
              <w:rPr>
                <w:rFonts w:eastAsia="Calibri"/>
              </w:rPr>
              <w:t>điều</w:t>
            </w:r>
            <w:r>
              <w:rPr>
                <w:rFonts w:eastAsia="Calibri"/>
              </w:rPr>
              <w:t xml:space="preserve"> </w:t>
            </w:r>
            <w:r>
              <w:rPr>
                <w:rFonts w:eastAsia="Calibri"/>
              </w:rPr>
              <w:t>chỉnh</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3D50A495" w14:textId="77777777">
            <w:pPr>
              <w:jc w:val="both"/>
            </w:pPr>
          </w:p>
        </w:tc>
      </w:tr>
      <w:tr w14:paraId="7B71ADC2"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7966994" w14:textId="77777777">
            <w:pPr>
              <w:autoSpaceDE w:val="0"/>
              <w:autoSpaceDN w:val="0"/>
              <w:adjustRightInd w:val="0"/>
              <w:rPr>
                <w:rFonts w:eastAsia="Calibri"/>
              </w:rPr>
            </w:pPr>
            <w:r>
              <w:rPr>
                <w:rFonts w:eastAsia="Calibri"/>
              </w:rPr>
              <w:t>ERR:20</w:t>
            </w:r>
          </w:p>
          <w:p w:rsidR="009D1437" w:rsidRPr="009372AD" w:rsidP="00616EC4" w14:paraId="205D2ACF" w14:textId="77777777">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31400B16" w14:textId="77777777">
            <w:pPr>
              <w:pStyle w:val="ListParagraph"/>
              <w:spacing w:after="0" w:line="240" w:lineRule="auto"/>
              <w:ind w:left="0"/>
              <w:rPr>
                <w:rFonts w:eastAsia="Calibri"/>
              </w:rPr>
            </w:pPr>
            <w:r w:rsidRPr="002A5863">
              <w:t>Dải</w:t>
            </w:r>
            <w:r w:rsidRPr="002A5863">
              <w:t xml:space="preserve"> </w:t>
            </w:r>
            <w:r w:rsidRPr="002A5863">
              <w:t>hóa</w:t>
            </w:r>
            <w:r w:rsidRPr="002A5863">
              <w:t xml:space="preserve"> </w:t>
            </w:r>
            <w:r w:rsidRPr="002A5863">
              <w:t>đơn</w:t>
            </w:r>
            <w:r w:rsidRPr="002A5863">
              <w:t xml:space="preserve"> </w:t>
            </w:r>
            <w:r>
              <w:t>hết</w:t>
            </w:r>
            <w:r>
              <w:t>,</w:t>
            </w:r>
            <w:r w:rsidRPr="002A5863">
              <w:t xml:space="preserve"> User/Account </w:t>
            </w:r>
            <w:r w:rsidRPr="002A5863">
              <w:t>không</w:t>
            </w:r>
            <w:r w:rsidRPr="002A5863">
              <w:t xml:space="preserve"> </w:t>
            </w:r>
            <w:r w:rsidRPr="002A5863">
              <w:t>có</w:t>
            </w:r>
            <w:r w:rsidRPr="002A5863">
              <w:t xml:space="preserve"> </w:t>
            </w:r>
            <w:r w:rsidRPr="002A5863">
              <w:t>quyền</w:t>
            </w:r>
            <w:r w:rsidRPr="002A5863">
              <w:t xml:space="preserve"> </w:t>
            </w:r>
            <w:r w:rsidRPr="002A5863">
              <w:t>với</w:t>
            </w:r>
            <w:r w:rsidRPr="002A5863">
              <w:t xml:space="preserve"> Serial</w:t>
            </w:r>
            <w:r>
              <w:t>/</w:t>
            </w:r>
            <w:r w:rsidRPr="002A5863">
              <w:t xml:space="preserve">Pattern </w:t>
            </w:r>
            <w:r w:rsidRPr="002A5863">
              <w:t>và</w:t>
            </w:r>
            <w:r w:rsidRPr="002A5863">
              <w:t xml:space="preserve"> serial </w:t>
            </w:r>
            <w:r w:rsidRPr="002A5863">
              <w:t>không</w:t>
            </w:r>
            <w:r w:rsidRPr="002A5863">
              <w:t xml:space="preserve"> </w:t>
            </w:r>
            <w:r w:rsidRPr="002A5863">
              <w:t>phù</w:t>
            </w:r>
            <w:r w:rsidRPr="002A5863">
              <w:t xml:space="preserve"> </w:t>
            </w:r>
            <w:r w:rsidRPr="002A5863">
              <w:t>hợp</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00F61434" w14:textId="77777777">
            <w:pPr>
              <w:jc w:val="both"/>
            </w:pPr>
          </w:p>
        </w:tc>
      </w:tr>
      <w:tr w14:paraId="1E029205"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rsidR="009D1437" w:rsidRPr="00DD2715" w:rsidP="00616EC4" w14:paraId="5323E563" w14:textId="77777777">
            <w:pPr>
              <w:autoSpaceDE w:val="0"/>
              <w:autoSpaceDN w:val="0"/>
              <w:adjustRightInd w:val="0"/>
              <w:jc w:val="both"/>
            </w:pPr>
            <w:r>
              <w:t>ERR:29</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2323DA5D" w14:textId="77777777">
            <w:pPr>
              <w:pStyle w:val="ListParagraph"/>
              <w:ind w:left="0"/>
              <w:jc w:val="both"/>
            </w:pPr>
            <w:r>
              <w:t>Lỗi</w:t>
            </w:r>
            <w:r>
              <w:t xml:space="preserve"> </w:t>
            </w:r>
            <w:r>
              <w:t>chứng</w:t>
            </w:r>
            <w:r>
              <w:t xml:space="preserve"> </w:t>
            </w:r>
            <w:r>
              <w:t>thư</w:t>
            </w:r>
            <w:r>
              <w:t xml:space="preserve"> </w:t>
            </w:r>
            <w:r>
              <w:t>hết</w:t>
            </w:r>
            <w:r>
              <w:t xml:space="preserve"> </w:t>
            </w:r>
            <w:r>
              <w:t>hạn</w:t>
            </w: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317CDBA2" w14:textId="77777777">
            <w:pPr>
              <w:jc w:val="both"/>
            </w:pPr>
          </w:p>
        </w:tc>
      </w:tr>
      <w:tr w14:paraId="7078FF34"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right w:val="single" w:sz="4" w:space="0" w:color="2E74B5"/>
            </w:tcBorders>
            <w:shd w:val="clear" w:color="auto" w:fill="auto"/>
          </w:tcPr>
          <w:p w:rsidR="009D1437" w:rsidRPr="009372AD" w:rsidP="00616EC4" w14:paraId="63A89E2F" w14:textId="77777777">
            <w:pPr>
              <w:autoSpaceDE w:val="0"/>
              <w:autoSpaceDN w:val="0"/>
              <w:adjustRightInd w:val="0"/>
              <w:rPr>
                <w:rFonts w:eastAsia="Calibri"/>
              </w:rPr>
            </w:pPr>
            <w:r w:rsidRPr="009372AD">
              <w:rPr>
                <w:rFonts w:eastAsia="Calibri"/>
              </w:rPr>
              <w:t xml:space="preserve">OK: </w:t>
            </w:r>
            <w:r w:rsidRPr="009372AD">
              <w:rPr>
                <w:rFonts w:eastAsia="Calibri"/>
              </w:rPr>
              <w:t>pattern;serial;invNumber</w:t>
            </w:r>
          </w:p>
          <w:p w:rsidR="009D1437" w:rsidRPr="009372AD" w:rsidP="00616EC4" w14:paraId="56C95F25" w14:textId="77777777">
            <w:pPr>
              <w:autoSpaceDE w:val="0"/>
              <w:autoSpaceDN w:val="0"/>
              <w:adjustRightInd w:val="0"/>
              <w:rPr>
                <w:rFonts w:eastAsia="Calibri"/>
              </w:rPr>
            </w:pPr>
            <w:r w:rsidRPr="009372AD">
              <w:rPr>
                <w:rFonts w:eastAsia="Calibri"/>
              </w:rPr>
              <w:t>(</w:t>
            </w:r>
            <w:r w:rsidRPr="009372AD">
              <w:rPr>
                <w:rFonts w:eastAsia="Calibri"/>
              </w:rPr>
              <w:t>Ví</w:t>
            </w:r>
            <w:r w:rsidRPr="009372AD">
              <w:rPr>
                <w:rFonts w:eastAsia="Calibri"/>
              </w:rPr>
              <w:t xml:space="preserve"> </w:t>
            </w:r>
            <w:r w:rsidRPr="009372AD">
              <w:rPr>
                <w:rFonts w:eastAsia="Calibri"/>
              </w:rPr>
              <w:t>dụ</w:t>
            </w:r>
            <w:r w:rsidRPr="009372AD">
              <w:rPr>
                <w:rFonts w:eastAsia="Calibri"/>
              </w:rPr>
              <w:t>:</w:t>
            </w:r>
          </w:p>
          <w:p w:rsidR="009D1437" w:rsidRPr="009372AD" w:rsidP="00616EC4" w14:paraId="0653E1C4" w14:textId="77777777">
            <w:pPr>
              <w:autoSpaceDE w:val="0"/>
              <w:autoSpaceDN w:val="0"/>
              <w:adjustRightInd w:val="0"/>
              <w:rPr>
                <w:rFonts w:eastAsia="Calibri"/>
              </w:rPr>
            </w:pPr>
            <w:r w:rsidRPr="009372AD">
              <w:rPr>
                <w:rFonts w:eastAsia="Calibri"/>
              </w:rPr>
              <w:t>OK:</w:t>
            </w:r>
            <w:r w:rsidRPr="00A946F6">
              <w:rPr>
                <w:rFonts w:eastAsia="Calibri"/>
              </w:rPr>
              <w:t xml:space="preserve"> 1/001</w:t>
            </w:r>
            <w:r w:rsidRPr="009372AD">
              <w:rPr>
                <w:rFonts w:eastAsia="Calibri"/>
              </w:rPr>
              <w:t>;AA/12E;0000002)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5B08CF14" w14:textId="77777777">
            <w:pPr>
              <w:pStyle w:val="ListParagraph"/>
              <w:numPr>
                <w:ilvl w:val="0"/>
                <w:numId w:val="4"/>
              </w:numPr>
              <w:spacing w:after="0" w:line="240" w:lineRule="auto"/>
              <w:rPr>
                <w:rFonts w:eastAsia="Calibri"/>
              </w:rPr>
            </w:pPr>
            <w:r w:rsidRPr="009372AD">
              <w:rPr>
                <w:rFonts w:eastAsia="Calibri"/>
              </w:rPr>
              <w:t xml:space="preserve">OK </w:t>
            </w:r>
            <w:r w:rsidRPr="009372AD">
              <w:rPr>
                <w:rFonts w:ascii="Wingdings" w:eastAsia="Calibri" w:hAnsi="Wingdings"/>
              </w:rPr>
              <w:sym w:font="Wingdings" w:char="F0E0"/>
            </w:r>
            <w:r w:rsidRPr="009372AD">
              <w:rPr>
                <w:rFonts w:eastAsia="Calibri"/>
              </w:rPr>
              <w:t xml:space="preserve"> </w:t>
            </w:r>
            <w:r w:rsidRPr="009372AD">
              <w:rPr>
                <w:rFonts w:eastAsia="Calibri"/>
              </w:rPr>
              <w:t>đã</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hành</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Pr>
                <w:rFonts w:eastAsia="Calibri"/>
              </w:rPr>
              <w:t>thay</w:t>
            </w:r>
            <w:r>
              <w:rPr>
                <w:rFonts w:eastAsia="Calibri"/>
              </w:rPr>
              <w:t xml:space="preserve"> </w:t>
            </w:r>
            <w:r>
              <w:rPr>
                <w:rFonts w:eastAsia="Calibri"/>
              </w:rPr>
              <w:t>thế</w:t>
            </w:r>
          </w:p>
          <w:p w:rsidR="009D1437" w:rsidRPr="009372AD" w:rsidP="00616EC4" w14:paraId="7BFD18EA" w14:textId="77777777">
            <w:pPr>
              <w:pStyle w:val="ListParagraph"/>
              <w:numPr>
                <w:ilvl w:val="0"/>
                <w:numId w:val="4"/>
              </w:numPr>
              <w:spacing w:after="0" w:line="240" w:lineRule="auto"/>
              <w:rPr>
                <w:rFonts w:eastAsia="Calibri"/>
              </w:rPr>
            </w:pPr>
            <w:r w:rsidRPr="009372AD">
              <w:rPr>
                <w:rFonts w:eastAsia="Calibri"/>
              </w:rPr>
              <w:t>Patter</w:t>
            </w:r>
            <w:r w:rsidRPr="009372AD">
              <w:rPr>
                <w:rFonts w:ascii="Wingdings" w:eastAsia="Calibri" w:hAnsi="Wingdings"/>
              </w:rPr>
              <w:sym w:font="Wingdings" w:char="F0E0"/>
            </w:r>
            <w:r w:rsidRPr="009372AD">
              <w:rPr>
                <w:rFonts w:eastAsia="Calibri"/>
              </w:rPr>
              <w:t xml:space="preserve"> </w:t>
            </w:r>
            <w:r w:rsidRPr="009372AD">
              <w:rPr>
                <w:rFonts w:eastAsia="Calibri"/>
              </w:rPr>
              <w:t>Mẫu</w:t>
            </w:r>
            <w:r w:rsidRPr="009372AD">
              <w:rPr>
                <w:rFonts w:eastAsia="Calibri"/>
              </w:rPr>
              <w:t xml:space="preserve"> </w:t>
            </w:r>
            <w:r w:rsidRPr="009372AD">
              <w:rPr>
                <w:rFonts w:eastAsia="Calibri"/>
              </w:rPr>
              <w:t>số</w:t>
            </w:r>
            <w:r w:rsidRPr="009372AD">
              <w:rPr>
                <w:rFonts w:eastAsia="Calibri"/>
              </w:rPr>
              <w:t xml:space="preserve"> </w:t>
            </w:r>
            <w:r w:rsidRPr="009372AD">
              <w:rPr>
                <w:rFonts w:eastAsia="Calibri"/>
              </w:rPr>
              <w:t>của</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Pr>
                <w:rFonts w:eastAsia="Calibri"/>
              </w:rPr>
              <w:t>thay</w:t>
            </w:r>
            <w:r>
              <w:rPr>
                <w:rFonts w:eastAsia="Calibri"/>
              </w:rPr>
              <w:t xml:space="preserve"> </w:t>
            </w:r>
            <w:r>
              <w:rPr>
                <w:rFonts w:eastAsia="Calibri"/>
              </w:rPr>
              <w:t>thế</w:t>
            </w:r>
            <w:r w:rsidRPr="009372AD">
              <w:rPr>
                <w:rFonts w:eastAsia="Calibri"/>
              </w:rPr>
              <w:t xml:space="preserve"> </w:t>
            </w:r>
          </w:p>
          <w:p w:rsidR="009D1437" w:rsidRPr="009372AD" w:rsidP="00616EC4" w14:paraId="37B1C35E" w14:textId="77777777">
            <w:pPr>
              <w:pStyle w:val="ListParagraph"/>
              <w:numPr>
                <w:ilvl w:val="0"/>
                <w:numId w:val="4"/>
              </w:numPr>
              <w:spacing w:after="0" w:line="240" w:lineRule="auto"/>
              <w:rPr>
                <w:rFonts w:eastAsia="Calibri"/>
              </w:rPr>
            </w:pPr>
            <w:r w:rsidRPr="009372AD">
              <w:rPr>
                <w:rFonts w:eastAsia="Calibri"/>
              </w:rPr>
              <w:t xml:space="preserve">Serial </w:t>
            </w:r>
            <w:r w:rsidRPr="009372AD">
              <w:rPr>
                <w:rFonts w:ascii="Wingdings" w:eastAsia="Calibri" w:hAnsi="Wingdings"/>
              </w:rPr>
              <w:sym w:font="Wingdings" w:char="F0E0"/>
            </w:r>
            <w:r w:rsidRPr="009372AD">
              <w:rPr>
                <w:rFonts w:eastAsia="Calibri"/>
              </w:rPr>
              <w:t xml:space="preserve"> </w:t>
            </w:r>
            <w:r w:rsidRPr="009372AD">
              <w:rPr>
                <w:rFonts w:eastAsia="Calibri"/>
              </w:rPr>
              <w:t>serial</w:t>
            </w:r>
            <w:r w:rsidRPr="009372AD">
              <w:rPr>
                <w:rFonts w:eastAsia="Calibri"/>
              </w:rPr>
              <w:t xml:space="preserve"> </w:t>
            </w:r>
            <w:r w:rsidRPr="009372AD">
              <w:rPr>
                <w:rFonts w:eastAsia="Calibri"/>
              </w:rPr>
              <w:t>của</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Pr>
                <w:rFonts w:eastAsia="Calibri"/>
              </w:rPr>
              <w:t>thay</w:t>
            </w:r>
            <w:r>
              <w:rPr>
                <w:rFonts w:eastAsia="Calibri"/>
              </w:rPr>
              <w:t xml:space="preserve"> </w:t>
            </w:r>
            <w:r>
              <w:rPr>
                <w:rFonts w:eastAsia="Calibri"/>
              </w:rPr>
              <w:t>thế</w:t>
            </w:r>
            <w:r w:rsidRPr="009372AD">
              <w:rPr>
                <w:rFonts w:eastAsia="Calibri"/>
              </w:rPr>
              <w:t xml:space="preserve"> </w:t>
            </w:r>
          </w:p>
          <w:p w:rsidR="009D1437" w:rsidRPr="009372AD" w:rsidP="00616EC4" w14:paraId="39A0B874" w14:textId="77777777">
            <w:pPr>
              <w:pStyle w:val="ListParagraph"/>
              <w:numPr>
                <w:ilvl w:val="0"/>
                <w:numId w:val="4"/>
              </w:numPr>
              <w:spacing w:after="0" w:line="240" w:lineRule="auto"/>
              <w:rPr>
                <w:rFonts w:eastAsia="Calibri"/>
              </w:rPr>
            </w:pPr>
            <w:r w:rsidRPr="009372AD">
              <w:rPr>
                <w:rFonts w:eastAsia="Calibri"/>
              </w:rPr>
              <w:t>invNumber</w:t>
            </w:r>
            <w:r w:rsidRPr="009372AD">
              <w:rPr>
                <w:rFonts w:eastAsia="Calibri"/>
              </w:rPr>
              <w:t xml:space="preserve">: </w:t>
            </w:r>
            <w:r w:rsidRPr="009372AD">
              <w:rPr>
                <w:rFonts w:eastAsia="Calibri"/>
              </w:rPr>
              <w:t>số</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Pr>
                <w:rFonts w:eastAsia="Calibri"/>
              </w:rPr>
              <w:t>thay</w:t>
            </w:r>
            <w:r>
              <w:rPr>
                <w:rFonts w:eastAsia="Calibri"/>
              </w:rPr>
              <w:t xml:space="preserve"> </w:t>
            </w:r>
            <w:r>
              <w:rPr>
                <w:rFonts w:eastAsia="Calibri"/>
              </w:rPr>
              <w:t>thế</w:t>
            </w:r>
            <w:r w:rsidRPr="009372AD">
              <w:rPr>
                <w:rFonts w:eastAsia="Calibri"/>
              </w:rPr>
              <w:t xml:space="preserve"> </w:t>
            </w:r>
          </w:p>
          <w:p w:rsidR="009D1437" w:rsidRPr="009372AD" w:rsidP="00616EC4" w14:paraId="65D102AB" w14:textId="77777777">
            <w:pPr>
              <w:pStyle w:val="ListParagraph"/>
              <w:spacing w:after="0" w:line="240" w:lineRule="auto"/>
              <w:rPr>
                <w:rFonts w:eastAsia="Calibri"/>
              </w:rPr>
            </w:pPr>
          </w:p>
        </w:tc>
        <w:tc>
          <w:tcPr>
            <w:tcW w:w="2515" w:type="dxa"/>
            <w:tcBorders>
              <w:top w:val="single" w:sz="4" w:space="0" w:color="2E74B5"/>
              <w:left w:val="single" w:sz="4" w:space="0" w:color="2E74B5"/>
              <w:bottom w:val="single" w:sz="4" w:space="0" w:color="2E74B5"/>
              <w:right w:val="single" w:sz="4" w:space="0" w:color="2E74B5"/>
            </w:tcBorders>
          </w:tcPr>
          <w:p w:rsidR="009D1437" w:rsidRPr="009372AD" w:rsidP="00616EC4" w14:paraId="1E6053BB" w14:textId="77777777">
            <w:pPr>
              <w:jc w:val="both"/>
            </w:pPr>
          </w:p>
        </w:tc>
      </w:tr>
    </w:tbl>
    <w:p w:rsidR="009D1437" w:rsidP="009D1437" w14:paraId="6CE358A9" w14:textId="77777777">
      <w:pPr>
        <w:spacing w:line="360" w:lineRule="auto"/>
        <w:jc w:val="both"/>
        <w:rPr>
          <w:rFonts w:eastAsia="Calibri"/>
          <w:b/>
          <w:u w:val="single"/>
        </w:rPr>
      </w:pPr>
    </w:p>
    <w:p w:rsidR="009D1437" w:rsidP="009D1437" w14:paraId="68CD4573" w14:textId="77777777">
      <w:pPr>
        <w:rPr>
          <w:b/>
          <w:u w:val="single"/>
        </w:rPr>
      </w:pPr>
      <w:r w:rsidRPr="000A4319">
        <w:rPr>
          <w:b/>
          <w:u w:val="single"/>
        </w:rPr>
        <w:t>Cấu</w:t>
      </w:r>
      <w:r w:rsidRPr="000A4319">
        <w:rPr>
          <w:b/>
          <w:u w:val="single"/>
        </w:rPr>
        <w:t xml:space="preserve"> </w:t>
      </w:r>
      <w:r w:rsidRPr="000A4319">
        <w:rPr>
          <w:b/>
          <w:u w:val="single"/>
        </w:rPr>
        <w:t>trúc</w:t>
      </w:r>
      <w:r w:rsidRPr="000A4319">
        <w:rPr>
          <w:b/>
          <w:u w:val="single"/>
        </w:rPr>
        <w:t xml:space="preserve"> </w:t>
      </w:r>
      <w:r w:rsidRPr="000A4319">
        <w:rPr>
          <w:b/>
          <w:u w:val="single"/>
        </w:rPr>
        <w:t>của</w:t>
      </w:r>
      <w:r w:rsidRPr="000A4319">
        <w:rPr>
          <w:b/>
          <w:u w:val="single"/>
        </w:rPr>
        <w:t xml:space="preserve"> </w:t>
      </w:r>
      <w:r>
        <w:rPr>
          <w:b/>
          <w:u w:val="single"/>
        </w:rPr>
        <w:t>xmlInv</w:t>
      </w:r>
      <w:r w:rsidRPr="000A4319">
        <w:rPr>
          <w:b/>
          <w:u w:val="single"/>
        </w:rPr>
        <w:t>Data</w:t>
      </w:r>
      <w:r w:rsidRPr="000A4319">
        <w:rPr>
          <w:b/>
          <w:u w:val="single"/>
        </w:rPr>
        <w:t xml:space="preserve"> (</w:t>
      </w:r>
      <w:r w:rsidRPr="000A4319">
        <w:rPr>
          <w:b/>
          <w:u w:val="single"/>
        </w:rPr>
        <w:t>các</w:t>
      </w:r>
      <w:r w:rsidRPr="000A4319">
        <w:rPr>
          <w:b/>
          <w:u w:val="single"/>
        </w:rPr>
        <w:t xml:space="preserve"> </w:t>
      </w:r>
      <w:r w:rsidRPr="000A4319">
        <w:rPr>
          <w:b/>
          <w:u w:val="single"/>
        </w:rPr>
        <w:t>trường</w:t>
      </w:r>
      <w:r w:rsidRPr="000A4319">
        <w:rPr>
          <w:b/>
          <w:u w:val="single"/>
        </w:rPr>
        <w:t xml:space="preserve"> </w:t>
      </w:r>
      <w:r w:rsidRPr="000A4319">
        <w:rPr>
          <w:b/>
          <w:color w:val="FF0000"/>
          <w:u w:val="single"/>
        </w:rPr>
        <w:t>*</w:t>
      </w:r>
      <w:r w:rsidRPr="000A4319">
        <w:rPr>
          <w:b/>
          <w:u w:val="single"/>
        </w:rPr>
        <w:t xml:space="preserve"> </w:t>
      </w:r>
      <w:r w:rsidRPr="000A4319">
        <w:rPr>
          <w:b/>
          <w:u w:val="single"/>
        </w:rPr>
        <w:t>là</w:t>
      </w:r>
      <w:r w:rsidRPr="000A4319">
        <w:rPr>
          <w:b/>
          <w:u w:val="single"/>
        </w:rPr>
        <w:t xml:space="preserve"> </w:t>
      </w:r>
      <w:r w:rsidRPr="000A4319">
        <w:rPr>
          <w:b/>
          <w:u w:val="single"/>
        </w:rPr>
        <w:t>bắt</w:t>
      </w:r>
      <w:r w:rsidRPr="000A4319">
        <w:rPr>
          <w:b/>
          <w:u w:val="single"/>
        </w:rPr>
        <w:t xml:space="preserve"> </w:t>
      </w:r>
      <w:r w:rsidRPr="000A4319">
        <w:rPr>
          <w:b/>
          <w:u w:val="single"/>
        </w:rPr>
        <w:t>buộc</w:t>
      </w:r>
      <w:r w:rsidRPr="000A4319">
        <w:rPr>
          <w:b/>
          <w:u w:val="single"/>
        </w:rPr>
        <w:t>):</w:t>
      </w:r>
    </w:p>
    <w:p w:rsidR="009D1437" w:rsidP="009D1437" w14:paraId="25EE48EF" w14:textId="77777777">
      <w:pPr>
        <w:rPr>
          <w:rFonts w:ascii="Consolas" w:hAnsi="Consolas" w:cs="Consolas"/>
          <w:color w:val="0000FF"/>
          <w:sz w:val="19"/>
          <w:szCs w:val="19"/>
        </w:rPr>
      </w:pPr>
      <w:r w:rsidRPr="00556B0B">
        <w:rPr>
          <w:rFonts w:ascii="Consolas" w:hAnsi="Consolas" w:cs="Consolas"/>
          <w:color w:val="0000FF"/>
          <w:sz w:val="19"/>
          <w:szCs w:val="19"/>
        </w:rPr>
        <w:t>&lt;</w:t>
      </w:r>
      <w:r w:rsidRPr="00556B0B">
        <w:rPr>
          <w:rFonts w:ascii="Consolas" w:hAnsi="Consolas" w:cs="Consolas"/>
          <w:color w:val="0000FF"/>
          <w:sz w:val="19"/>
          <w:szCs w:val="19"/>
        </w:rPr>
        <w:t>DieuChinhHD</w:t>
      </w:r>
      <w:r w:rsidRPr="00556B0B">
        <w:rPr>
          <w:rFonts w:ascii="Consolas" w:hAnsi="Consolas" w:cs="Consolas"/>
          <w:color w:val="0000FF"/>
          <w:sz w:val="19"/>
          <w:szCs w:val="19"/>
        </w:rPr>
        <w:t>&gt;</w:t>
      </w:r>
    </w:p>
    <w:p w:rsidR="009D1437" w:rsidP="009D1437" w14:paraId="4170D1D7" w14:textId="77777777">
      <w:pPr>
        <w:rPr>
          <w:rFonts w:ascii="Consolas" w:hAnsi="Consolas" w:cs="Consolas"/>
          <w:color w:val="0000FF"/>
          <w:sz w:val="19"/>
          <w:szCs w:val="19"/>
        </w:rPr>
      </w:pPr>
      <w:r>
        <w:rPr>
          <w:rFonts w:ascii="Consolas" w:hAnsi="Consolas" w:cs="Consolas"/>
          <w:color w:val="0000FF"/>
          <w:sz w:val="19"/>
          <w:szCs w:val="19"/>
        </w:rPr>
        <w:t xml:space="preserve">   </w:t>
      </w:r>
      <w:r w:rsidRPr="00556B0B">
        <w:rPr>
          <w:rFonts w:ascii="Consolas" w:hAnsi="Consolas" w:cs="Consolas"/>
          <w:color w:val="0000FF"/>
          <w:sz w:val="19"/>
          <w:szCs w:val="19"/>
        </w:rPr>
        <w:t>&lt;Description&gt;</w:t>
      </w:r>
      <w:r>
        <w:rPr>
          <w:rFonts w:ascii="Consolas" w:hAnsi="Consolas" w:cs="Consolas"/>
          <w:color w:val="0000FF"/>
          <w:sz w:val="19"/>
          <w:szCs w:val="19"/>
        </w:rPr>
        <w:t>Nội</w:t>
      </w:r>
      <w:r>
        <w:rPr>
          <w:rFonts w:ascii="Consolas" w:hAnsi="Consolas" w:cs="Consolas"/>
          <w:color w:val="0000FF"/>
          <w:sz w:val="19"/>
          <w:szCs w:val="19"/>
        </w:rPr>
        <w:t xml:space="preserve"> dung </w:t>
      </w:r>
      <w:r>
        <w:rPr>
          <w:rFonts w:ascii="Consolas" w:hAnsi="Consolas" w:cs="Consolas"/>
          <w:color w:val="0000FF"/>
          <w:sz w:val="19"/>
          <w:szCs w:val="19"/>
        </w:rPr>
        <w:t>điều</w:t>
      </w:r>
      <w:r>
        <w:rPr>
          <w:rFonts w:ascii="Consolas" w:hAnsi="Consolas" w:cs="Consolas"/>
          <w:color w:val="0000FF"/>
          <w:sz w:val="19"/>
          <w:szCs w:val="19"/>
        </w:rPr>
        <w:t xml:space="preserve"> </w:t>
      </w:r>
      <w:r>
        <w:rPr>
          <w:rFonts w:ascii="Consolas" w:hAnsi="Consolas" w:cs="Consolas"/>
          <w:color w:val="0000FF"/>
          <w:sz w:val="19"/>
          <w:szCs w:val="19"/>
        </w:rPr>
        <w:t>chỉnh</w:t>
      </w:r>
      <w:r w:rsidRPr="00556B0B">
        <w:rPr>
          <w:rFonts w:ascii="Consolas" w:hAnsi="Consolas" w:cs="Consolas"/>
          <w:color w:val="FF0000"/>
          <w:sz w:val="19"/>
          <w:szCs w:val="19"/>
        </w:rPr>
        <w:t>*</w:t>
      </w:r>
      <w:r w:rsidRPr="00556B0B">
        <w:rPr>
          <w:rFonts w:ascii="Consolas" w:hAnsi="Consolas" w:cs="Consolas"/>
          <w:color w:val="0000FF"/>
          <w:sz w:val="19"/>
          <w:szCs w:val="19"/>
        </w:rPr>
        <w:t>&lt;/Description&gt;</w:t>
      </w:r>
    </w:p>
    <w:p w:rsidR="009D1437" w:rsidP="009D1437" w14:paraId="202EF6DB" w14:textId="77777777">
      <w:pPr>
        <w:rPr>
          <w:rFonts w:ascii="Consolas" w:hAnsi="Consolas" w:cs="Consolas"/>
          <w:color w:val="0000FF"/>
          <w:sz w:val="19"/>
          <w:szCs w:val="19"/>
        </w:rPr>
      </w:pPr>
      <w:r w:rsidRPr="00556B0B">
        <w:rPr>
          <w:rFonts w:ascii="Consolas" w:hAnsi="Consolas" w:cs="Consolas"/>
          <w:color w:val="0000FF"/>
          <w:sz w:val="19"/>
          <w:szCs w:val="19"/>
        </w:rPr>
        <w:t>&lt;/</w:t>
      </w:r>
      <w:r w:rsidRPr="00556B0B">
        <w:rPr>
          <w:rFonts w:ascii="Consolas" w:hAnsi="Consolas" w:cs="Consolas"/>
          <w:color w:val="0000FF"/>
          <w:sz w:val="19"/>
          <w:szCs w:val="19"/>
        </w:rPr>
        <w:t>DieuChinhHD</w:t>
      </w:r>
      <w:r w:rsidRPr="00556B0B">
        <w:rPr>
          <w:rFonts w:ascii="Consolas" w:hAnsi="Consolas" w:cs="Consolas"/>
          <w:color w:val="0000FF"/>
          <w:sz w:val="19"/>
          <w:szCs w:val="19"/>
        </w:rPr>
        <w:t>&gt;</w:t>
      </w:r>
    </w:p>
    <w:p w:rsidR="009D1437" w:rsidRPr="00FD1E1C" w:rsidP="009D1437" w14:paraId="44C0E98E" w14:textId="77777777">
      <w:pPr>
        <w:rPr>
          <w:lang w:eastAsia="x-none"/>
        </w:rPr>
      </w:pPr>
    </w:p>
    <w:p w:rsidR="009D1437" w:rsidRPr="00C35F19" w:rsidP="00C35F19" w14:paraId="37CCB6B1" w14:textId="55F9F588">
      <w:pPr>
        <w:pStyle w:val="Heading3"/>
      </w:pPr>
      <w:bookmarkStart w:id="586" w:name="_Toc106724541"/>
      <w:r>
        <w:t>L</w:t>
      </w:r>
      <w:r w:rsidRPr="00C35F19">
        <w:t>ấy</w:t>
      </w:r>
      <w:r w:rsidRPr="00C35F19">
        <w:t xml:space="preserve"> </w:t>
      </w:r>
      <w:r w:rsidRPr="00C35F19">
        <w:t>giá</w:t>
      </w:r>
      <w:r w:rsidRPr="00C35F19">
        <w:t xml:space="preserve"> </w:t>
      </w:r>
      <w:r w:rsidRPr="00C35F19">
        <w:t>trị</w:t>
      </w:r>
      <w:r w:rsidRPr="00C35F19">
        <w:t xml:space="preserve"> Hash </w:t>
      </w:r>
      <w:r w:rsidRPr="00C35F19">
        <w:t>cho</w:t>
      </w:r>
      <w:r w:rsidRPr="00C35F19">
        <w:t xml:space="preserve"> </w:t>
      </w:r>
      <w:r w:rsidRPr="00C35F19">
        <w:t>điều</w:t>
      </w:r>
      <w:r w:rsidRPr="00C35F19">
        <w:t xml:space="preserve"> </w:t>
      </w:r>
      <w:r w:rsidRPr="00C35F19">
        <w:t>chỉnh</w:t>
      </w:r>
      <w:r w:rsidRPr="00C35F19">
        <w:t xml:space="preserve"> </w:t>
      </w:r>
      <w:r w:rsidRPr="00C35F19">
        <w:t>thay</w:t>
      </w:r>
      <w:r w:rsidRPr="00C35F19">
        <w:t xml:space="preserve"> </w:t>
      </w:r>
      <w:r w:rsidRPr="00C35F19">
        <w:t>thế</w:t>
      </w:r>
      <w:r w:rsidRPr="00C35F19">
        <w:t xml:space="preserve">  </w:t>
      </w:r>
      <w:r w:rsidRPr="00C35F19">
        <w:t>hóa</w:t>
      </w:r>
      <w:r w:rsidRPr="00C35F19">
        <w:t xml:space="preserve"> </w:t>
      </w:r>
      <w:r w:rsidRPr="00C35F19">
        <w:t>đơn</w:t>
      </w:r>
      <w:r w:rsidRPr="00C35F19">
        <w:t xml:space="preserve"> </w:t>
      </w:r>
      <w:r w:rsidRPr="00C35F19">
        <w:t>cũ</w:t>
      </w:r>
      <w:r w:rsidRPr="00C35F19">
        <w:t xml:space="preserve"> token Smart CA(</w:t>
      </w:r>
      <w:r w:rsidRPr="00C35F19">
        <w:t>Bước</w:t>
      </w:r>
      <w:r w:rsidRPr="00C35F19">
        <w:t xml:space="preserve"> 1)</w:t>
      </w:r>
      <w:bookmarkEnd w:id="586"/>
    </w:p>
    <w:p w:rsidR="009D1437" w:rsidP="009D1437" w14:paraId="4389706E" w14:textId="77777777">
      <w:pPr>
        <w:rPr>
          <w:lang w:eastAsia="x-none"/>
        </w:rPr>
      </w:pPr>
      <w:r>
        <w:rPr>
          <w:lang w:eastAsia="x-none"/>
        </w:rPr>
        <w:t>Url</w:t>
      </w:r>
    </w:p>
    <w:p w:rsidR="001947AF" w:rsidRPr="001947AF" w:rsidP="001947AF" w14:paraId="3ED3B747" w14:textId="1D381148">
      <w:pPr>
        <w:rPr>
          <w:color w:val="000000"/>
        </w:rPr>
      </w:pPr>
      <w:r>
        <w:rPr>
          <w:lang w:eastAsia="x-none"/>
        </w:rPr>
        <w:tab/>
      </w:r>
      <w:r>
        <w:rPr>
          <w:color w:val="0000FF"/>
        </w:rPr>
        <w:t>string</w:t>
      </w:r>
      <w:r>
        <w:rPr>
          <w:color w:val="000000"/>
        </w:rPr>
        <w:t xml:space="preserve"> </w:t>
      </w:r>
      <w:r>
        <w:rPr>
          <w:b/>
          <w:color w:val="000000"/>
        </w:rPr>
        <w:t>getHashInvSmartCAToken</w:t>
      </w:r>
      <w:r>
        <w:rPr>
          <w:color w:val="000000"/>
        </w:rPr>
        <w:t>(</w:t>
      </w:r>
      <w:r>
        <w:rPr>
          <w:color w:val="0000FF"/>
        </w:rPr>
        <w:t>string</w:t>
      </w:r>
      <w:r>
        <w:rPr>
          <w:color w:val="000000"/>
        </w:rPr>
        <w:t xml:space="preserve"> account, </w:t>
      </w:r>
      <w:r>
        <w:rPr>
          <w:color w:val="0000FF"/>
        </w:rPr>
        <w:t>string</w:t>
      </w:r>
      <w:r>
        <w:rPr>
          <w:color w:val="000000"/>
        </w:rPr>
        <w:t xml:space="preserve"> </w:t>
      </w:r>
      <w:r>
        <w:rPr>
          <w:color w:val="000000"/>
        </w:rPr>
        <w:t>accPass</w:t>
      </w:r>
      <w:r>
        <w:rPr>
          <w:color w:val="000000"/>
        </w:rPr>
        <w:t xml:space="preserve">, </w:t>
      </w:r>
      <w:r>
        <w:rPr>
          <w:color w:val="0000FF"/>
        </w:rPr>
        <w:t>string</w:t>
      </w:r>
      <w:r>
        <w:rPr>
          <w:color w:val="000000"/>
        </w:rPr>
        <w:t xml:space="preserve"> </w:t>
      </w:r>
      <w:r>
        <w:rPr>
          <w:color w:val="000000"/>
        </w:rPr>
        <w:t>invXml</w:t>
      </w:r>
      <w:r>
        <w:rPr>
          <w:color w:val="000000"/>
        </w:rPr>
        <w:t xml:space="preserve">, </w:t>
      </w:r>
      <w:r>
        <w:rPr>
          <w:color w:val="0000FF"/>
        </w:rPr>
        <w:t>string</w:t>
      </w:r>
      <w:r>
        <w:rPr>
          <w:color w:val="000000"/>
        </w:rPr>
        <w:t xml:space="preserve"> </w:t>
      </w:r>
      <w:r>
        <w:rPr>
          <w:color w:val="000000"/>
        </w:rPr>
        <w:t>userName</w:t>
      </w:r>
      <w:r>
        <w:rPr>
          <w:color w:val="000000"/>
        </w:rPr>
        <w:t xml:space="preserve">, </w:t>
      </w:r>
      <w:r>
        <w:rPr>
          <w:color w:val="0000FF"/>
        </w:rPr>
        <w:t>string</w:t>
      </w:r>
      <w:r>
        <w:rPr>
          <w:color w:val="000000"/>
        </w:rPr>
        <w:t xml:space="preserve"> </w:t>
      </w:r>
      <w:r>
        <w:rPr>
          <w:color w:val="000000"/>
        </w:rPr>
        <w:t>userPass</w:t>
      </w:r>
      <w:r>
        <w:rPr>
          <w:color w:val="000000"/>
        </w:rPr>
        <w:t xml:space="preserve">, </w:t>
      </w:r>
      <w:r>
        <w:rPr>
          <w:color w:val="0000FF"/>
        </w:rPr>
        <w:t>string</w:t>
      </w:r>
      <w:r>
        <w:rPr>
          <w:color w:val="000000"/>
        </w:rPr>
        <w:t xml:space="preserve"> </w:t>
      </w:r>
      <w:r>
        <w:rPr>
          <w:color w:val="000000"/>
        </w:rPr>
        <w:t>oldPattern</w:t>
      </w:r>
      <w:r>
        <w:rPr>
          <w:color w:val="000000"/>
        </w:rPr>
        <w:t xml:space="preserve">, </w:t>
      </w:r>
      <w:r>
        <w:rPr>
          <w:color w:val="0000FF"/>
        </w:rPr>
        <w:t>string</w:t>
      </w:r>
      <w:r>
        <w:rPr>
          <w:color w:val="000000"/>
        </w:rPr>
        <w:t xml:space="preserve"> </w:t>
      </w:r>
      <w:r>
        <w:rPr>
          <w:color w:val="000000"/>
        </w:rPr>
        <w:t>oldSerial</w:t>
      </w:r>
      <w:r>
        <w:rPr>
          <w:color w:val="000000"/>
        </w:rPr>
        <w:t xml:space="preserve">, </w:t>
      </w:r>
      <w:r>
        <w:rPr>
          <w:color w:val="0000FF"/>
        </w:rPr>
        <w:t>decimal</w:t>
      </w:r>
      <w:r>
        <w:rPr>
          <w:color w:val="000000"/>
        </w:rPr>
        <w:t xml:space="preserve"> </w:t>
      </w:r>
      <w:r>
        <w:rPr>
          <w:color w:val="000000"/>
        </w:rPr>
        <w:t>oldNo</w:t>
      </w:r>
      <w:r>
        <w:rPr>
          <w:color w:val="000000"/>
        </w:rPr>
        <w:t xml:space="preserve">, </w:t>
      </w:r>
      <w:r>
        <w:rPr>
          <w:color w:val="0000FF"/>
        </w:rPr>
        <w:t>string</w:t>
      </w:r>
      <w:r>
        <w:rPr>
          <w:color w:val="000000"/>
        </w:rPr>
        <w:t xml:space="preserve"> </w:t>
      </w:r>
      <w:r>
        <w:rPr>
          <w:color w:val="000000"/>
        </w:rPr>
        <w:t>strOldArisingDate</w:t>
      </w:r>
      <w:r>
        <w:rPr>
          <w:color w:val="000000"/>
        </w:rPr>
        <w:t xml:space="preserve">, </w:t>
      </w:r>
      <w:r>
        <w:rPr>
          <w:color w:val="0000FF"/>
        </w:rPr>
        <w:t>int</w:t>
      </w:r>
      <w:r>
        <w:rPr>
          <w:color w:val="000000"/>
        </w:rPr>
        <w:t xml:space="preserve"> </w:t>
      </w:r>
      <w:r>
        <w:rPr>
          <w:color w:val="000000"/>
        </w:rPr>
        <w:t>typeSign</w:t>
      </w:r>
      <w:r>
        <w:rPr>
          <w:color w:val="000000"/>
        </w:rPr>
        <w:t xml:space="preserve">, </w:t>
      </w:r>
      <w:r>
        <w:rPr>
          <w:color w:val="0000FF"/>
        </w:rPr>
        <w:t>int</w:t>
      </w:r>
      <w:r>
        <w:rPr>
          <w:color w:val="000000"/>
        </w:rPr>
        <w:t xml:space="preserve">? convert, </w:t>
      </w:r>
      <w:r>
        <w:rPr>
          <w:color w:val="0000FF"/>
        </w:rPr>
        <w:t>string</w:t>
      </w:r>
      <w:r>
        <w:rPr>
          <w:color w:val="000000"/>
        </w:rPr>
        <w:t xml:space="preserve"> pattern = </w:t>
      </w:r>
      <w:r>
        <w:rPr>
          <w:color w:val="0000FF"/>
        </w:rPr>
        <w:t>null</w:t>
      </w:r>
      <w:r>
        <w:rPr>
          <w:color w:val="000000"/>
        </w:rPr>
        <w:t xml:space="preserve">, </w:t>
      </w:r>
      <w:r>
        <w:rPr>
          <w:color w:val="0000FF"/>
        </w:rPr>
        <w:t>string</w:t>
      </w:r>
      <w:r>
        <w:rPr>
          <w:color w:val="000000"/>
        </w:rPr>
        <w:t xml:space="preserve"> serial = </w:t>
      </w:r>
      <w:r>
        <w:rPr>
          <w:color w:val="0000FF"/>
        </w:rPr>
        <w:t>null</w:t>
      </w:r>
      <w:r>
        <w:rPr>
          <w:color w:val="000000"/>
        </w:rPr>
        <w:t xml:space="preserve">, </w:t>
      </w:r>
      <w:r>
        <w:rPr>
          <w:color w:val="0000FF"/>
        </w:rPr>
        <w:t>int</w:t>
      </w:r>
      <w:r>
        <w:rPr>
          <w:color w:val="000000"/>
        </w:rPr>
        <w:t xml:space="preserve"> </w:t>
      </w:r>
      <w:r>
        <w:rPr>
          <w:color w:val="000000"/>
        </w:rPr>
        <w:t>relatedInvType</w:t>
      </w:r>
      <w:r>
        <w:rPr>
          <w:color w:val="000000"/>
        </w:rPr>
        <w:t xml:space="preserve"> = 3</w:t>
      </w:r>
      <w:moveToRangeStart w:id="587" w:author="Comparison" w:date="2022-04-14T16:30:00Z" w:name="move100846234"/>
      <w:r>
        <w:rPr>
          <w:color w:val="000000"/>
        </w:rPr>
        <w:t>)</w:t>
      </w:r>
      <w:r>
        <w:rPr>
          <w:color w:val="000000"/>
        </w:rPr>
        <w:br/>
      </w:r>
      <w:r>
        <w:t>DESCRIPTION</w:t>
      </w:r>
      <w:moveToRangeEnd w:id="587"/>
    </w:p>
    <w:p w:rsidR="001947AF" w:rsidP="001947AF" w14:paraId="46AE7874" w14:textId="77777777">
      <w:pPr>
        <w:pStyle w:val="N"/>
      </w:pPr>
      <w:r>
        <w:tab/>
      </w:r>
      <w:r w:rsidR="009D1437">
        <w:t>Đây là web service thực hiện điều chỉnh, thay thế hóa đơn cũ (hóa đơn không tồn tại trên hệ thống) sử dụng token.</w:t>
      </w:r>
    </w:p>
    <w:p w:rsidR="009D1437" w:rsidP="001947AF" w14:paraId="0EDAD191" w14:textId="763ABE96">
      <w:pPr>
        <w:pStyle w:val="N"/>
        <w:ind w:left="0"/>
      </w:pPr>
      <w:moveToRangeStart w:id="588" w:author="Comparison" w:date="2022-04-14T16:30:00Z" w:name="move100846235"/>
      <w:r>
        <w:t>HTTP METHOD</w:t>
      </w:r>
    </w:p>
    <w:p w:rsidR="009D1437" w:rsidP="009D1437" w14:paraId="7BA65873" w14:textId="77777777">
      <w:pPr>
        <w:pStyle w:val="N"/>
        <w:rPr>
          <w:b/>
        </w:rPr>
      </w:pPr>
      <w:r>
        <w:tab/>
        <w:t>POST</w:t>
      </w:r>
    </w:p>
    <w:p w:rsidR="009D1437" w:rsidP="001947AF" w14:paraId="379C3D7F" w14:textId="77777777">
      <w:pPr>
        <w:pStyle w:val="N"/>
        <w:ind w:left="0"/>
      </w:pPr>
      <w:r>
        <w:t>REQUEST BODY</w:t>
      </w:r>
    </w:p>
    <w:moveToRangeEnd w:id="588"/>
    <w:p w:rsidR="009D1437" w:rsidP="009D1437" w14:paraId="7FF00594" w14:textId="77777777">
      <w:pPr>
        <w:pStyle w:val="ListParagraph"/>
        <w:numPr>
          <w:ilvl w:val="0"/>
          <w:numId w:val="3"/>
        </w:numPr>
        <w:spacing w:after="0" w:line="360" w:lineRule="auto"/>
        <w:jc w:val="both"/>
        <w:rPr>
          <w:rFonts w:eastAsia="Calibri"/>
          <w:b/>
          <w:u w:val="single"/>
        </w:rPr>
      </w:pPr>
      <w:r>
        <w:rPr>
          <w:rFonts w:eastAsia="Calibri"/>
          <w:b/>
        </w:rPr>
        <w:t>Account/</w:t>
      </w:r>
      <w:r>
        <w:rPr>
          <w:rFonts w:eastAsia="Calibri"/>
          <w:b/>
        </w:rPr>
        <w:t>ACPass</w:t>
      </w:r>
      <w:r>
        <w:rPr>
          <w:rFonts w:eastAsia="Calibri"/>
          <w:b/>
        </w:rPr>
        <w:t xml:space="preserve">:  </w:t>
      </w:r>
      <w:r>
        <w:rPr>
          <w:rFonts w:eastAsia="Calibri"/>
        </w:rPr>
        <w:t xml:space="preserve">Tài </w:t>
      </w:r>
      <w:r>
        <w:rPr>
          <w:rFonts w:eastAsia="Calibri"/>
        </w:rPr>
        <w:t>khoản</w:t>
      </w:r>
      <w:r>
        <w:rPr>
          <w:rFonts w:eastAsia="Calibri"/>
        </w:rPr>
        <w:t xml:space="preserve"> </w:t>
      </w:r>
      <w:r>
        <w:rPr>
          <w:rFonts w:eastAsia="Calibri"/>
        </w:rPr>
        <w:t>được</w:t>
      </w:r>
      <w:r>
        <w:rPr>
          <w:rFonts w:eastAsia="Calibri"/>
        </w:rPr>
        <w:t xml:space="preserve"> </w:t>
      </w:r>
      <w:r>
        <w:rPr>
          <w:rFonts w:eastAsia="Calibri"/>
        </w:rPr>
        <w:t>cấp</w:t>
      </w:r>
      <w:r>
        <w:rPr>
          <w:rFonts w:eastAsia="Calibri"/>
        </w:rPr>
        <w:t xml:space="preserve"> </w:t>
      </w:r>
      <w:r>
        <w:rPr>
          <w:rFonts w:eastAsia="Calibri"/>
        </w:rPr>
        <w:t>phát</w:t>
      </w:r>
      <w:r>
        <w:rPr>
          <w:rFonts w:eastAsia="Calibri"/>
        </w:rPr>
        <w:t xml:space="preserve"> </w:t>
      </w:r>
      <w:r>
        <w:rPr>
          <w:rFonts w:eastAsia="Calibri"/>
        </w:rPr>
        <w:t>cho</w:t>
      </w:r>
      <w:r>
        <w:rPr>
          <w:rFonts w:eastAsia="Calibri"/>
        </w:rPr>
        <w:t xml:space="preserve"> </w:t>
      </w:r>
      <w:r>
        <w:rPr>
          <w:rFonts w:eastAsia="Calibri"/>
        </w:rPr>
        <w:t>nhân</w:t>
      </w:r>
      <w:r>
        <w:rPr>
          <w:rFonts w:eastAsia="Calibri"/>
        </w:rPr>
        <w:t xml:space="preserve"> </w:t>
      </w:r>
      <w:r>
        <w:rPr>
          <w:rFonts w:eastAsia="Calibri"/>
        </w:rPr>
        <w:t>viên</w:t>
      </w:r>
      <w:r>
        <w:rPr>
          <w:rFonts w:eastAsia="Calibri"/>
        </w:rPr>
        <w:t xml:space="preserve"> </w:t>
      </w:r>
      <w:r>
        <w:rPr>
          <w:rFonts w:eastAsia="Calibri"/>
        </w:rPr>
        <w:t>gọi</w:t>
      </w:r>
      <w:r>
        <w:rPr>
          <w:rFonts w:eastAsia="Calibri"/>
        </w:rPr>
        <w:t xml:space="preserve"> </w:t>
      </w:r>
      <w:r>
        <w:rPr>
          <w:rFonts w:eastAsia="Calibri"/>
        </w:rPr>
        <w:t>lệnh</w:t>
      </w:r>
      <w:r>
        <w:rPr>
          <w:rFonts w:eastAsia="Calibri"/>
        </w:rPr>
        <w:t xml:space="preserve"> </w:t>
      </w:r>
      <w:r>
        <w:rPr>
          <w:rFonts w:eastAsia="Calibri"/>
        </w:rPr>
        <w:t>gửi</w:t>
      </w:r>
      <w:r>
        <w:rPr>
          <w:rFonts w:eastAsia="Calibri"/>
        </w:rPr>
        <w:t xml:space="preserve"> </w:t>
      </w:r>
      <w:r>
        <w:rPr>
          <w:rFonts w:eastAsia="Calibri"/>
        </w:rPr>
        <w:t>thông</w:t>
      </w:r>
      <w:r>
        <w:rPr>
          <w:rFonts w:eastAsia="Calibri"/>
        </w:rPr>
        <w:t xml:space="preserve"> </w:t>
      </w:r>
      <w:r>
        <w:rPr>
          <w:rFonts w:eastAsia="Calibri"/>
        </w:rPr>
        <w:t>điệp</w:t>
      </w:r>
      <w:r>
        <w:rPr>
          <w:rFonts w:eastAsia="Calibri"/>
        </w:rPr>
        <w:t>.</w:t>
      </w:r>
    </w:p>
    <w:p w:rsidR="009D1437" w:rsidP="009D1437" w14:paraId="3612F3CE" w14:textId="77777777">
      <w:pPr>
        <w:pStyle w:val="ListParagraph"/>
        <w:numPr>
          <w:ilvl w:val="0"/>
          <w:numId w:val="2"/>
        </w:numPr>
        <w:spacing w:after="0" w:line="360" w:lineRule="auto"/>
        <w:ind w:left="1080"/>
        <w:jc w:val="both"/>
        <w:rPr>
          <w:rFonts w:eastAsia="Calibri"/>
          <w:b/>
          <w:u w:val="single"/>
        </w:rPr>
      </w:pPr>
      <w:moveToRangeStart w:id="589" w:author="Comparison" w:date="2022-04-14T16:30:00Z" w:name="move100846242"/>
      <w:r>
        <w:rPr>
          <w:rFonts w:eastAsia="Calibri"/>
          <w:b/>
        </w:rPr>
        <w:t>Username/pass</w:t>
      </w:r>
      <w:r>
        <w:rPr>
          <w:rFonts w:eastAsia="Calibri"/>
        </w:rPr>
        <w:t xml:space="preserve">: Tài </w:t>
      </w:r>
      <w:r>
        <w:rPr>
          <w:rFonts w:eastAsia="Calibri"/>
        </w:rPr>
        <w:t>khoản</w:t>
      </w:r>
      <w:r>
        <w:rPr>
          <w:rFonts w:eastAsia="Calibri"/>
        </w:rPr>
        <w:t xml:space="preserve"> </w:t>
      </w:r>
      <w:r>
        <w:rPr>
          <w:rFonts w:eastAsia="Calibri"/>
        </w:rPr>
        <w:t>được</w:t>
      </w:r>
      <w:r>
        <w:rPr>
          <w:rFonts w:eastAsia="Calibri"/>
        </w:rPr>
        <w:t xml:space="preserve"> </w:t>
      </w:r>
      <w:r>
        <w:rPr>
          <w:rFonts w:eastAsia="Calibri"/>
        </w:rPr>
        <w:t>cấp</w:t>
      </w:r>
      <w:r>
        <w:rPr>
          <w:rFonts w:eastAsia="Calibri"/>
        </w:rPr>
        <w:t xml:space="preserve"> </w:t>
      </w:r>
      <w:r>
        <w:rPr>
          <w:rFonts w:eastAsia="Calibri"/>
        </w:rPr>
        <w:t>phát</w:t>
      </w:r>
      <w:r>
        <w:rPr>
          <w:rFonts w:eastAsia="Calibri"/>
        </w:rPr>
        <w:t xml:space="preserve"> </w:t>
      </w:r>
      <w:r>
        <w:rPr>
          <w:rFonts w:eastAsia="Calibri"/>
        </w:rPr>
        <w:t>cho</w:t>
      </w:r>
      <w:r>
        <w:rPr>
          <w:rFonts w:eastAsia="Calibri"/>
        </w:rPr>
        <w:t xml:space="preserve"> </w:t>
      </w:r>
      <w:r>
        <w:rPr>
          <w:rFonts w:eastAsia="Calibri"/>
        </w:rPr>
        <w:t>khách</w:t>
      </w:r>
      <w:r>
        <w:rPr>
          <w:rFonts w:eastAsia="Calibri"/>
        </w:rPr>
        <w:t xml:space="preserve"> </w:t>
      </w:r>
      <w:r>
        <w:rPr>
          <w:rFonts w:eastAsia="Calibri"/>
        </w:rPr>
        <w:t>hàng</w:t>
      </w:r>
      <w:r>
        <w:rPr>
          <w:rFonts w:eastAsia="Calibri"/>
        </w:rPr>
        <w:t xml:space="preserve"> </w:t>
      </w:r>
      <w:r>
        <w:rPr>
          <w:rFonts w:eastAsia="Calibri"/>
        </w:rPr>
        <w:t>để</w:t>
      </w:r>
      <w:r>
        <w:rPr>
          <w:rFonts w:eastAsia="Calibri"/>
        </w:rPr>
        <w:t xml:space="preserve"> </w:t>
      </w:r>
      <w:r>
        <w:rPr>
          <w:rFonts w:eastAsia="Calibri"/>
        </w:rPr>
        <w:t>gọi</w:t>
      </w:r>
      <w:r>
        <w:rPr>
          <w:rFonts w:eastAsia="Calibri"/>
        </w:rPr>
        <w:t xml:space="preserve"> </w:t>
      </w:r>
      <w:r>
        <w:rPr>
          <w:rFonts w:eastAsia="Calibri"/>
        </w:rPr>
        <w:t>đến</w:t>
      </w:r>
      <w:r>
        <w:rPr>
          <w:rFonts w:eastAsia="Calibri"/>
        </w:rPr>
        <w:t xml:space="preserve"> webservice (</w:t>
      </w:r>
      <w:r>
        <w:rPr>
          <w:rFonts w:eastAsia="Calibri"/>
        </w:rPr>
        <w:t>tài</w:t>
      </w:r>
      <w:r>
        <w:rPr>
          <w:rFonts w:eastAsia="Calibri"/>
        </w:rPr>
        <w:t xml:space="preserve"> </w:t>
      </w:r>
      <w:r>
        <w:rPr>
          <w:rFonts w:eastAsia="Calibri"/>
        </w:rPr>
        <w:t>khoản</w:t>
      </w:r>
      <w:r>
        <w:rPr>
          <w:rFonts w:eastAsia="Calibri"/>
        </w:rPr>
        <w:t xml:space="preserve"> </w:t>
      </w:r>
      <w:r>
        <w:rPr>
          <w:rFonts w:eastAsia="Calibri"/>
        </w:rPr>
        <w:t>có</w:t>
      </w:r>
      <w:r>
        <w:rPr>
          <w:rFonts w:eastAsia="Calibri"/>
        </w:rPr>
        <w:t xml:space="preserve"> </w:t>
      </w:r>
      <w:r>
        <w:rPr>
          <w:rFonts w:eastAsia="Calibri"/>
        </w:rPr>
        <w:t>quyền</w:t>
      </w:r>
      <w:r>
        <w:rPr>
          <w:rFonts w:eastAsia="Calibri"/>
        </w:rPr>
        <w:t xml:space="preserve"> </w:t>
      </w:r>
      <w:r>
        <w:rPr>
          <w:rFonts w:eastAsia="Calibri"/>
        </w:rPr>
        <w:t>ServiceRole</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r>
        <w:rPr>
          <w:rFonts w:eastAsia="Calibri"/>
        </w:rPr>
        <w:t>).</w:t>
      </w:r>
    </w:p>
    <w:moveToRangeEnd w:id="589"/>
    <w:p w:rsidR="009D1437" w:rsidP="009D1437" w14:paraId="101FF530" w14:textId="77777777">
      <w:pPr>
        <w:pStyle w:val="ListParagraph"/>
        <w:numPr>
          <w:ilvl w:val="0"/>
          <w:numId w:val="2"/>
        </w:numPr>
        <w:spacing w:after="0" w:line="360" w:lineRule="auto"/>
        <w:ind w:left="1080"/>
        <w:jc w:val="both"/>
        <w:rPr>
          <w:rFonts w:eastAsia="Calibri"/>
          <w:b/>
          <w:u w:val="single"/>
        </w:rPr>
      </w:pPr>
      <w:r>
        <w:rPr>
          <w:rFonts w:eastAsia="Calibri"/>
          <w:b/>
        </w:rPr>
        <w:t>invXml</w:t>
      </w:r>
      <w:r>
        <w:rPr>
          <w:rFonts w:eastAsia="Calibri"/>
        </w:rPr>
        <w:t xml:space="preserve">: String XML </w:t>
      </w:r>
      <w:r>
        <w:rPr>
          <w:rFonts w:eastAsia="Calibri"/>
        </w:rPr>
        <w:t>dữ</w:t>
      </w:r>
      <w:r>
        <w:rPr>
          <w:rFonts w:eastAsia="Calibri"/>
        </w:rPr>
        <w:t xml:space="preserve"> </w:t>
      </w:r>
      <w:r>
        <w:rPr>
          <w:rFonts w:eastAsia="Calibri"/>
        </w:rPr>
        <w:t>liệu</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điều</w:t>
      </w:r>
      <w:r>
        <w:rPr>
          <w:rFonts w:eastAsia="Calibri"/>
        </w:rPr>
        <w:t xml:space="preserve"> </w:t>
      </w:r>
      <w:r>
        <w:rPr>
          <w:rFonts w:eastAsia="Calibri"/>
        </w:rPr>
        <w:t>chỉnh</w:t>
      </w:r>
      <w:r>
        <w:rPr>
          <w:rFonts w:eastAsia="Calibri"/>
        </w:rPr>
        <w:t xml:space="preserve">, </w:t>
      </w:r>
      <w:r>
        <w:rPr>
          <w:rFonts w:eastAsia="Calibri"/>
        </w:rPr>
        <w:t>thay</w:t>
      </w:r>
      <w:r>
        <w:rPr>
          <w:rFonts w:eastAsia="Calibri"/>
        </w:rPr>
        <w:t xml:space="preserve"> </w:t>
      </w:r>
      <w:r>
        <w:rPr>
          <w:rFonts w:eastAsia="Calibri"/>
        </w:rPr>
        <w:t>thế</w:t>
      </w:r>
    </w:p>
    <w:p w:rsidR="009D1437" w:rsidP="009D1437" w14:paraId="350DF3A0" w14:textId="77777777">
      <w:pPr>
        <w:pStyle w:val="ListParagraph"/>
        <w:numPr>
          <w:ilvl w:val="0"/>
          <w:numId w:val="2"/>
        </w:numPr>
        <w:spacing w:after="0" w:line="360" w:lineRule="auto"/>
        <w:ind w:left="1080"/>
        <w:jc w:val="both"/>
        <w:rPr>
          <w:rFonts w:eastAsia="Calibri"/>
          <w:b/>
        </w:rPr>
      </w:pPr>
      <w:r>
        <w:rPr>
          <w:rFonts w:eastAsia="Calibri"/>
          <w:b/>
        </w:rPr>
        <w:t>oldPattern</w:t>
      </w:r>
      <w:r>
        <w:rPr>
          <w:rFonts w:eastAsia="Calibri"/>
          <w:b/>
        </w:rPr>
        <w:t xml:space="preserve">, </w:t>
      </w:r>
      <w:r>
        <w:rPr>
          <w:rFonts w:eastAsia="Calibri"/>
          <w:b/>
        </w:rPr>
        <w:t>oldSerial</w:t>
      </w:r>
      <w:r>
        <w:rPr>
          <w:rFonts w:eastAsia="Calibri"/>
          <w:b/>
        </w:rPr>
        <w:t xml:space="preserve">, </w:t>
      </w:r>
      <w:r>
        <w:rPr>
          <w:rFonts w:eastAsia="Calibri"/>
          <w:b/>
        </w:rPr>
        <w:t>oldNo</w:t>
      </w:r>
      <w:r>
        <w:rPr>
          <w:rFonts w:eastAsia="Calibri"/>
          <w:b/>
        </w:rPr>
        <w:t xml:space="preserve">: </w:t>
      </w:r>
      <w:r>
        <w:rPr>
          <w:rFonts w:eastAsia="Calibri"/>
        </w:rPr>
        <w:t xml:space="preserve">Các </w:t>
      </w:r>
      <w:r>
        <w:rPr>
          <w:rFonts w:eastAsia="Calibri"/>
        </w:rPr>
        <w:t>thông</w:t>
      </w:r>
      <w:r>
        <w:rPr>
          <w:rFonts w:eastAsia="Calibri"/>
        </w:rPr>
        <w:t xml:space="preserve"> </w:t>
      </w:r>
      <w:r>
        <w:rPr>
          <w:rFonts w:eastAsia="Calibri"/>
        </w:rPr>
        <w:t>số</w:t>
      </w:r>
      <w:r>
        <w:rPr>
          <w:rFonts w:eastAsia="Calibri"/>
        </w:rPr>
        <w:t xml:space="preserve"> </w:t>
      </w:r>
      <w:r>
        <w:rPr>
          <w:rFonts w:eastAsia="Calibri"/>
        </w:rPr>
        <w:t>mẫu</w:t>
      </w:r>
      <w:r>
        <w:rPr>
          <w:rFonts w:eastAsia="Calibri"/>
        </w:rPr>
        <w:t xml:space="preserve"> </w:t>
      </w:r>
      <w:r>
        <w:rPr>
          <w:rFonts w:eastAsia="Calibri"/>
        </w:rPr>
        <w:t>số</w:t>
      </w:r>
      <w:r>
        <w:rPr>
          <w:rFonts w:eastAsia="Calibri"/>
        </w:rPr>
        <w:t xml:space="preserve">, </w:t>
      </w:r>
      <w:r>
        <w:rPr>
          <w:rFonts w:eastAsia="Calibri"/>
        </w:rPr>
        <w:t>ký</w:t>
      </w:r>
      <w:r>
        <w:rPr>
          <w:rFonts w:eastAsia="Calibri"/>
        </w:rPr>
        <w:t xml:space="preserve"> </w:t>
      </w:r>
      <w:r>
        <w:rPr>
          <w:rFonts w:eastAsia="Calibri"/>
        </w:rPr>
        <w:t>hiệu</w:t>
      </w:r>
      <w:r>
        <w:rPr>
          <w:rFonts w:eastAsia="Calibri"/>
        </w:rPr>
        <w:t xml:space="preserve">, </w:t>
      </w:r>
      <w:r>
        <w:rPr>
          <w:rFonts w:eastAsia="Calibri"/>
        </w:rPr>
        <w:t>số</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của</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cũ</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không</w:t>
      </w:r>
      <w:r>
        <w:rPr>
          <w:rFonts w:eastAsia="Calibri"/>
        </w:rPr>
        <w:t xml:space="preserve"> </w:t>
      </w:r>
      <w:r>
        <w:rPr>
          <w:rFonts w:eastAsia="Calibri"/>
        </w:rPr>
        <w:t>tồn</w:t>
      </w:r>
      <w:r>
        <w:rPr>
          <w:rFonts w:eastAsia="Calibri"/>
        </w:rPr>
        <w:t xml:space="preserve"> </w:t>
      </w:r>
      <w:r>
        <w:rPr>
          <w:rFonts w:eastAsia="Calibri"/>
        </w:rPr>
        <w:t>tại</w:t>
      </w:r>
      <w:r>
        <w:rPr>
          <w:rFonts w:eastAsia="Calibri"/>
        </w:rPr>
        <w:t xml:space="preserve"> </w:t>
      </w:r>
      <w:r>
        <w:rPr>
          <w:rFonts w:eastAsia="Calibri"/>
        </w:rPr>
        <w:t>trên</w:t>
      </w:r>
      <w:r>
        <w:rPr>
          <w:rFonts w:eastAsia="Calibri"/>
        </w:rPr>
        <w:t xml:space="preserve"> </w:t>
      </w:r>
      <w:r>
        <w:rPr>
          <w:rFonts w:eastAsia="Calibri"/>
        </w:rPr>
        <w:t>hệ</w:t>
      </w:r>
      <w:r>
        <w:rPr>
          <w:rFonts w:eastAsia="Calibri"/>
        </w:rPr>
        <w:t xml:space="preserve"> </w:t>
      </w:r>
      <w:r>
        <w:rPr>
          <w:rFonts w:eastAsia="Calibri"/>
        </w:rPr>
        <w:t>thống</w:t>
      </w:r>
      <w:r>
        <w:rPr>
          <w:rFonts w:eastAsia="Calibri"/>
        </w:rPr>
        <w:t>).</w:t>
      </w:r>
    </w:p>
    <w:p w:rsidR="009D1437" w:rsidP="009D1437" w14:paraId="73481C03" w14:textId="77777777">
      <w:pPr>
        <w:pStyle w:val="ListParagraph"/>
        <w:numPr>
          <w:ilvl w:val="0"/>
          <w:numId w:val="2"/>
        </w:numPr>
        <w:spacing w:after="0" w:line="360" w:lineRule="auto"/>
        <w:ind w:left="1080"/>
        <w:jc w:val="both"/>
        <w:rPr>
          <w:rFonts w:eastAsia="Calibri"/>
          <w:b/>
        </w:rPr>
      </w:pPr>
      <w:r>
        <w:rPr>
          <w:b/>
          <w:color w:val="000000"/>
        </w:rPr>
        <w:t>strOldArisingDate</w:t>
      </w:r>
      <w:r>
        <w:rPr>
          <w:b/>
          <w:color w:val="000000"/>
        </w:rPr>
        <w:t xml:space="preserve">: </w:t>
      </w:r>
      <w:r>
        <w:rPr>
          <w:color w:val="000000"/>
        </w:rPr>
        <w:t>Ngày</w:t>
      </w:r>
      <w:r>
        <w:rPr>
          <w:color w:val="000000"/>
        </w:rPr>
        <w:t xml:space="preserve"> </w:t>
      </w:r>
      <w:r>
        <w:rPr>
          <w:color w:val="000000"/>
        </w:rPr>
        <w:t>hóa</w:t>
      </w:r>
      <w:r>
        <w:rPr>
          <w:color w:val="000000"/>
        </w:rPr>
        <w:t xml:space="preserve"> </w:t>
      </w:r>
      <w:r>
        <w:rPr>
          <w:color w:val="000000"/>
        </w:rPr>
        <w:t>đơn</w:t>
      </w:r>
      <w:r>
        <w:rPr>
          <w:color w:val="000000"/>
        </w:rPr>
        <w:t xml:space="preserve"> </w:t>
      </w:r>
      <w:r>
        <w:rPr>
          <w:color w:val="000000"/>
        </w:rPr>
        <w:t>của</w:t>
      </w:r>
      <w:r>
        <w:rPr>
          <w:color w:val="000000"/>
        </w:rPr>
        <w:t xml:space="preserve"> </w:t>
      </w:r>
      <w:r>
        <w:rPr>
          <w:color w:val="000000"/>
        </w:rPr>
        <w:t>hóa</w:t>
      </w:r>
      <w:r>
        <w:rPr>
          <w:color w:val="000000"/>
        </w:rPr>
        <w:t xml:space="preserve"> </w:t>
      </w:r>
      <w:r>
        <w:rPr>
          <w:color w:val="000000"/>
        </w:rPr>
        <w:t>đơn</w:t>
      </w:r>
      <w:r>
        <w:rPr>
          <w:color w:val="000000"/>
        </w:rPr>
        <w:t xml:space="preserve"> </w:t>
      </w:r>
      <w:r>
        <w:rPr>
          <w:color w:val="000000"/>
        </w:rPr>
        <w:t>cũ</w:t>
      </w:r>
      <w:r>
        <w:rPr>
          <w:color w:val="000000"/>
        </w:rPr>
        <w:t xml:space="preserve">, </w:t>
      </w:r>
      <w:r>
        <w:rPr>
          <w:color w:val="000000"/>
        </w:rPr>
        <w:t>định</w:t>
      </w:r>
      <w:r>
        <w:rPr>
          <w:color w:val="000000"/>
        </w:rPr>
        <w:t xml:space="preserve"> </w:t>
      </w:r>
      <w:r>
        <w:rPr>
          <w:color w:val="000000"/>
        </w:rPr>
        <w:t>dạng</w:t>
      </w:r>
      <w:r>
        <w:rPr>
          <w:color w:val="000000"/>
        </w:rPr>
        <w:t xml:space="preserve"> dd/MM/</w:t>
      </w:r>
      <w:r>
        <w:rPr>
          <w:color w:val="000000"/>
        </w:rPr>
        <w:t>yyyy</w:t>
      </w:r>
      <w:r>
        <w:rPr>
          <w:color w:val="000000"/>
        </w:rPr>
        <w:t xml:space="preserve"> (</w:t>
      </w:r>
      <w:r>
        <w:rPr>
          <w:color w:val="000000"/>
        </w:rPr>
        <w:t>Bắt</w:t>
      </w:r>
      <w:r>
        <w:rPr>
          <w:color w:val="000000"/>
        </w:rPr>
        <w:t xml:space="preserve"> </w:t>
      </w:r>
      <w:r>
        <w:rPr>
          <w:color w:val="000000"/>
        </w:rPr>
        <w:t>buộc</w:t>
      </w:r>
      <w:r>
        <w:rPr>
          <w:color w:val="000000"/>
        </w:rPr>
        <w:t xml:space="preserve"> </w:t>
      </w:r>
      <w:r>
        <w:rPr>
          <w:color w:val="000000"/>
        </w:rPr>
        <w:t>phải</w:t>
      </w:r>
      <w:r>
        <w:rPr>
          <w:color w:val="000000"/>
        </w:rPr>
        <w:t xml:space="preserve"> </w:t>
      </w:r>
      <w:r>
        <w:rPr>
          <w:color w:val="000000"/>
        </w:rPr>
        <w:t>nhập</w:t>
      </w:r>
      <w:r>
        <w:rPr>
          <w:color w:val="000000"/>
        </w:rPr>
        <w:t xml:space="preserve"> </w:t>
      </w:r>
      <w:r>
        <w:rPr>
          <w:color w:val="000000"/>
        </w:rPr>
        <w:t>đúng</w:t>
      </w:r>
      <w:r>
        <w:rPr>
          <w:color w:val="000000"/>
        </w:rPr>
        <w:t xml:space="preserve"> </w:t>
      </w:r>
      <w:r>
        <w:rPr>
          <w:color w:val="000000"/>
        </w:rPr>
        <w:t>và</w:t>
      </w:r>
      <w:r>
        <w:rPr>
          <w:color w:val="000000"/>
        </w:rPr>
        <w:t xml:space="preserve"> </w:t>
      </w:r>
      <w:r>
        <w:rPr>
          <w:color w:val="000000"/>
        </w:rPr>
        <w:t>đủ</w:t>
      </w:r>
      <w:r>
        <w:rPr>
          <w:color w:val="000000"/>
        </w:rPr>
        <w:t xml:space="preserve"> 2 </w:t>
      </w:r>
      <w:r>
        <w:rPr>
          <w:color w:val="000000"/>
        </w:rPr>
        <w:t>chữ</w:t>
      </w:r>
      <w:r>
        <w:rPr>
          <w:color w:val="000000"/>
        </w:rPr>
        <w:t xml:space="preserve"> </w:t>
      </w:r>
      <w:r>
        <w:rPr>
          <w:color w:val="000000"/>
        </w:rPr>
        <w:t>số</w:t>
      </w:r>
      <w:r>
        <w:rPr>
          <w:color w:val="000000"/>
        </w:rPr>
        <w:t xml:space="preserve"> </w:t>
      </w:r>
      <w:r>
        <w:rPr>
          <w:color w:val="000000"/>
        </w:rPr>
        <w:t>cho</w:t>
      </w:r>
      <w:r>
        <w:rPr>
          <w:color w:val="000000"/>
        </w:rPr>
        <w:t xml:space="preserve"> </w:t>
      </w:r>
      <w:r>
        <w:rPr>
          <w:color w:val="000000"/>
        </w:rPr>
        <w:t>ngày</w:t>
      </w:r>
      <w:r>
        <w:rPr>
          <w:color w:val="000000"/>
        </w:rPr>
        <w:t xml:space="preserve"> </w:t>
      </w:r>
      <w:r>
        <w:rPr>
          <w:color w:val="000000"/>
        </w:rPr>
        <w:t>tháng</w:t>
      </w:r>
      <w:r>
        <w:rPr>
          <w:color w:val="000000"/>
        </w:rPr>
        <w:t xml:space="preserve">, 4 </w:t>
      </w:r>
      <w:r>
        <w:rPr>
          <w:color w:val="000000"/>
        </w:rPr>
        <w:t>chữ</w:t>
      </w:r>
      <w:r>
        <w:rPr>
          <w:color w:val="000000"/>
        </w:rPr>
        <w:t xml:space="preserve"> </w:t>
      </w:r>
      <w:r>
        <w:rPr>
          <w:color w:val="000000"/>
        </w:rPr>
        <w:t>số</w:t>
      </w:r>
      <w:r>
        <w:rPr>
          <w:color w:val="000000"/>
        </w:rPr>
        <w:t xml:space="preserve"> </w:t>
      </w:r>
      <w:r>
        <w:rPr>
          <w:color w:val="000000"/>
        </w:rPr>
        <w:t>cho</w:t>
      </w:r>
      <w:r>
        <w:rPr>
          <w:color w:val="000000"/>
        </w:rPr>
        <w:t xml:space="preserve"> </w:t>
      </w:r>
      <w:r>
        <w:rPr>
          <w:color w:val="000000"/>
        </w:rPr>
        <w:t>năm</w:t>
      </w:r>
      <w:r>
        <w:rPr>
          <w:color w:val="000000"/>
        </w:rPr>
        <w:t xml:space="preserve">. </w:t>
      </w:r>
      <w:r>
        <w:rPr>
          <w:color w:val="000000"/>
        </w:rPr>
        <w:t>Ví</w:t>
      </w:r>
      <w:r>
        <w:rPr>
          <w:color w:val="000000"/>
        </w:rPr>
        <w:t xml:space="preserve"> </w:t>
      </w:r>
      <w:r>
        <w:rPr>
          <w:color w:val="000000"/>
        </w:rPr>
        <w:t>dụ</w:t>
      </w:r>
      <w:r>
        <w:rPr>
          <w:color w:val="000000"/>
        </w:rPr>
        <w:t xml:space="preserve"> 01/12/2021)</w:t>
      </w:r>
    </w:p>
    <w:p w:rsidR="009D1437" w:rsidP="009D1437" w14:paraId="30678598" w14:textId="77777777">
      <w:pPr>
        <w:pStyle w:val="ListParagraph"/>
        <w:numPr>
          <w:ilvl w:val="0"/>
          <w:numId w:val="2"/>
        </w:numPr>
        <w:spacing w:after="0" w:line="360" w:lineRule="auto"/>
        <w:ind w:left="1080"/>
        <w:jc w:val="both"/>
        <w:rPr>
          <w:rFonts w:eastAsia="Calibri"/>
          <w:b/>
        </w:rPr>
      </w:pPr>
      <w:r>
        <w:rPr>
          <w:rFonts w:eastAsia="Calibri"/>
          <w:b/>
        </w:rPr>
        <w:t>convert</w:t>
      </w:r>
      <w:r>
        <w:rPr>
          <w:rFonts w:eastAsia="Calibri"/>
        </w:rPr>
        <w:t xml:space="preserve">: </w:t>
      </w:r>
      <w:r>
        <w:rPr>
          <w:rFonts w:eastAsia="Calibri"/>
        </w:rPr>
        <w:t>Mặc</w:t>
      </w:r>
      <w:r>
        <w:rPr>
          <w:rFonts w:eastAsia="Calibri"/>
        </w:rPr>
        <w:t xml:space="preserve"> </w:t>
      </w:r>
      <w:r>
        <w:rPr>
          <w:rFonts w:eastAsia="Calibri"/>
        </w:rPr>
        <w:t>định</w:t>
      </w:r>
      <w:r>
        <w:rPr>
          <w:rFonts w:eastAsia="Calibri"/>
        </w:rPr>
        <w:t xml:space="preserve"> </w:t>
      </w:r>
      <w:r>
        <w:rPr>
          <w:rFonts w:eastAsia="Calibri"/>
        </w:rPr>
        <w:t>là</w:t>
      </w:r>
      <w:r>
        <w:rPr>
          <w:rFonts w:eastAsia="Calibri"/>
        </w:rPr>
        <w:t xml:space="preserve"> 0, (0 – </w:t>
      </w:r>
      <w:r>
        <w:rPr>
          <w:rFonts w:eastAsia="Calibri"/>
        </w:rPr>
        <w:t>Không</w:t>
      </w:r>
      <w:r>
        <w:rPr>
          <w:rFonts w:eastAsia="Calibri"/>
        </w:rPr>
        <w:t xml:space="preserve"> </w:t>
      </w:r>
      <w:r>
        <w:rPr>
          <w:rFonts w:eastAsia="Calibri"/>
        </w:rPr>
        <w:t>cần</w:t>
      </w:r>
      <w:r>
        <w:rPr>
          <w:rFonts w:eastAsia="Calibri"/>
        </w:rPr>
        <w:t xml:space="preserve"> convert </w:t>
      </w:r>
      <w:r>
        <w:rPr>
          <w:rFonts w:eastAsia="Calibri"/>
        </w:rPr>
        <w:t>từ</w:t>
      </w:r>
      <w:r>
        <w:rPr>
          <w:rFonts w:eastAsia="Calibri"/>
        </w:rPr>
        <w:t xml:space="preserve"> TCVN3 sang Unicode. 1- </w:t>
      </w:r>
      <w:r>
        <w:rPr>
          <w:rFonts w:eastAsia="Calibri"/>
        </w:rPr>
        <w:t>Cần</w:t>
      </w:r>
      <w:r>
        <w:rPr>
          <w:rFonts w:eastAsia="Calibri"/>
        </w:rPr>
        <w:t xml:space="preserve"> convert </w:t>
      </w:r>
      <w:r>
        <w:rPr>
          <w:rFonts w:eastAsia="Calibri"/>
        </w:rPr>
        <w:t>từ</w:t>
      </w:r>
      <w:r>
        <w:rPr>
          <w:rFonts w:eastAsia="Calibri"/>
        </w:rPr>
        <w:t xml:space="preserve"> TCVN3 sang Unicode)</w:t>
      </w:r>
    </w:p>
    <w:p w:rsidR="009D1437" w:rsidP="009D1437" w14:paraId="0E7CDE48" w14:textId="77777777">
      <w:pPr>
        <w:pStyle w:val="ListParagraph"/>
        <w:numPr>
          <w:ilvl w:val="0"/>
          <w:numId w:val="2"/>
        </w:numPr>
        <w:spacing w:after="0" w:line="360" w:lineRule="auto"/>
        <w:ind w:left="1080"/>
        <w:jc w:val="both"/>
        <w:rPr>
          <w:rFonts w:eastAsia="Calibri"/>
          <w:b/>
        </w:rPr>
      </w:pPr>
      <w:moveToRangeStart w:id="590" w:author="Comparison" w:date="2022-04-14T16:30:00Z" w:name="move100846240"/>
      <w:r>
        <w:rPr>
          <w:b/>
        </w:rPr>
        <w:t>pattern</w:t>
      </w:r>
      <w:r>
        <w:t xml:space="preserve">: </w:t>
      </w:r>
      <w:r>
        <w:t>Mẫu</w:t>
      </w:r>
      <w:r>
        <w:t xml:space="preserve"> </w:t>
      </w:r>
      <w:r>
        <w:t>số</w:t>
      </w:r>
    </w:p>
    <w:moveToRangeEnd w:id="590"/>
    <w:p w:rsidR="009D1437" w:rsidP="009D1437" w14:paraId="67681D43" w14:textId="77777777">
      <w:pPr>
        <w:pStyle w:val="ListParagraph"/>
        <w:numPr>
          <w:ilvl w:val="0"/>
          <w:numId w:val="2"/>
        </w:numPr>
        <w:spacing w:after="0" w:line="360" w:lineRule="auto"/>
        <w:ind w:left="1080"/>
        <w:jc w:val="both"/>
        <w:rPr>
          <w:rFonts w:eastAsia="Calibri"/>
          <w:b/>
        </w:rPr>
      </w:pPr>
      <w:r>
        <w:rPr>
          <w:b/>
        </w:rPr>
        <w:t>serial</w:t>
      </w:r>
      <w:r>
        <w:t xml:space="preserve">: </w:t>
      </w:r>
      <w:r>
        <w:t>Ký</w:t>
      </w:r>
      <w:r>
        <w:t xml:space="preserve"> </w:t>
      </w:r>
      <w:r>
        <w:t>hiệu</w:t>
      </w:r>
    </w:p>
    <w:p w:rsidR="009D1437" w:rsidP="009D1437" w14:paraId="20377A85" w14:textId="77777777">
      <w:pPr>
        <w:pStyle w:val="ListParagraph"/>
        <w:numPr>
          <w:ilvl w:val="0"/>
          <w:numId w:val="2"/>
        </w:numPr>
        <w:spacing w:after="0" w:line="360" w:lineRule="auto"/>
        <w:ind w:left="1080"/>
        <w:jc w:val="both"/>
        <w:rPr>
          <w:rFonts w:eastAsia="Calibri"/>
          <w:b/>
        </w:rPr>
      </w:pPr>
      <w:r>
        <w:rPr>
          <w:b/>
          <w:color w:val="000000"/>
        </w:rPr>
        <w:t>typeSign</w:t>
      </w:r>
      <w:r>
        <w:rPr>
          <w:color w:val="000000"/>
        </w:rPr>
        <w:t xml:space="preserve">: </w:t>
      </w:r>
      <w:r>
        <w:rPr>
          <w:color w:val="000000"/>
        </w:rPr>
        <w:t>phát</w:t>
      </w:r>
      <w:r>
        <w:rPr>
          <w:color w:val="000000"/>
        </w:rPr>
        <w:t xml:space="preserve"> </w:t>
      </w:r>
      <w:r>
        <w:rPr>
          <w:color w:val="000000"/>
        </w:rPr>
        <w:t>hành</w:t>
      </w:r>
      <w:r>
        <w:rPr>
          <w:color w:val="000000"/>
        </w:rPr>
        <w:t xml:space="preserve"> </w:t>
      </w:r>
      <w:r>
        <w:rPr>
          <w:color w:val="000000"/>
        </w:rPr>
        <w:t>mới</w:t>
      </w:r>
      <w:r>
        <w:rPr>
          <w:color w:val="000000"/>
        </w:rPr>
        <w:t xml:space="preserve">: 0, </w:t>
      </w:r>
      <w:r>
        <w:rPr>
          <w:color w:val="000000"/>
        </w:rPr>
        <w:t>thay</w:t>
      </w:r>
      <w:r>
        <w:rPr>
          <w:color w:val="000000"/>
        </w:rPr>
        <w:t xml:space="preserve"> </w:t>
      </w:r>
      <w:r>
        <w:rPr>
          <w:color w:val="000000"/>
        </w:rPr>
        <w:t>thế</w:t>
      </w:r>
      <w:r>
        <w:rPr>
          <w:color w:val="000000"/>
        </w:rPr>
        <w:t xml:space="preserve"> = 1, </w:t>
      </w:r>
      <w:r>
        <w:rPr>
          <w:color w:val="000000"/>
        </w:rPr>
        <w:t>điều</w:t>
      </w:r>
      <w:r>
        <w:rPr>
          <w:color w:val="000000"/>
        </w:rPr>
        <w:t xml:space="preserve"> </w:t>
      </w:r>
      <w:r>
        <w:rPr>
          <w:color w:val="000000"/>
        </w:rPr>
        <w:t>chỉnh</w:t>
      </w:r>
      <w:r>
        <w:rPr>
          <w:color w:val="000000"/>
        </w:rPr>
        <w:t xml:space="preserve"> </w:t>
      </w:r>
      <w:r>
        <w:rPr>
          <w:color w:val="000000"/>
        </w:rPr>
        <w:t>tăng</w:t>
      </w:r>
      <w:r>
        <w:rPr>
          <w:color w:val="000000"/>
        </w:rPr>
        <w:t xml:space="preserve"> = 2, </w:t>
      </w:r>
      <w:r>
        <w:rPr>
          <w:color w:val="000000"/>
        </w:rPr>
        <w:t>điều</w:t>
      </w:r>
      <w:r>
        <w:rPr>
          <w:color w:val="000000"/>
        </w:rPr>
        <w:t xml:space="preserve"> </w:t>
      </w:r>
      <w:r>
        <w:rPr>
          <w:color w:val="000000"/>
        </w:rPr>
        <w:t>chỉnh</w:t>
      </w:r>
      <w:r>
        <w:rPr>
          <w:color w:val="000000"/>
        </w:rPr>
        <w:t xml:space="preserve"> </w:t>
      </w:r>
      <w:r>
        <w:rPr>
          <w:color w:val="000000"/>
        </w:rPr>
        <w:t>giảm</w:t>
      </w:r>
      <w:r>
        <w:rPr>
          <w:color w:val="000000"/>
        </w:rPr>
        <w:t xml:space="preserve"> = 3, </w:t>
      </w:r>
      <w:r>
        <w:rPr>
          <w:color w:val="000000"/>
        </w:rPr>
        <w:t>điều</w:t>
      </w:r>
      <w:r>
        <w:rPr>
          <w:color w:val="000000"/>
        </w:rPr>
        <w:t xml:space="preserve"> </w:t>
      </w:r>
      <w:r>
        <w:rPr>
          <w:color w:val="000000"/>
        </w:rPr>
        <w:t>chỉnh</w:t>
      </w:r>
      <w:r>
        <w:rPr>
          <w:color w:val="000000"/>
        </w:rPr>
        <w:t xml:space="preserve"> </w:t>
      </w:r>
      <w:r>
        <w:rPr>
          <w:color w:val="000000"/>
        </w:rPr>
        <w:t>thông</w:t>
      </w:r>
      <w:r>
        <w:rPr>
          <w:color w:val="000000"/>
        </w:rPr>
        <w:t xml:space="preserve"> tin = 4</w:t>
      </w:r>
    </w:p>
    <w:p w:rsidR="009D1437" w14:paraId="0B63F85E" w14:textId="77777777">
      <w:pPr>
        <w:pStyle w:val="ListParagraph"/>
        <w:numPr>
          <w:ilvl w:val="0"/>
          <w:numId w:val="2"/>
        </w:numPr>
        <w:spacing w:after="0" w:line="360" w:lineRule="auto"/>
        <w:ind w:left="1080"/>
        <w:jc w:val="both"/>
        <w:pPrChange w:id="591" w:author="Comparison" w:date="2022-04-14T16:30:00Z">
          <w:pPr/>
        </w:pPrChange>
        <w:rPr>
          <w:b/>
        </w:rPr>
      </w:pPr>
      <w:r>
        <w:rPr>
          <w:b/>
          <w:color w:val="000000"/>
        </w:rPr>
        <w:t>relatedInvType</w:t>
      </w:r>
      <w:r>
        <w:rPr>
          <w:b/>
          <w:color w:val="000000"/>
        </w:rPr>
        <w:t xml:space="preserve">: </w:t>
      </w:r>
      <w:r>
        <w:rPr>
          <w:color w:val="000000"/>
        </w:rPr>
        <w:t>Loại</w:t>
      </w:r>
      <w:r>
        <w:rPr>
          <w:color w:val="000000"/>
        </w:rPr>
        <w:t xml:space="preserve"> </w:t>
      </w:r>
      <w:r>
        <w:rPr>
          <w:color w:val="000000"/>
        </w:rPr>
        <w:t>hóa</w:t>
      </w:r>
      <w:r>
        <w:rPr>
          <w:color w:val="000000"/>
        </w:rPr>
        <w:t xml:space="preserve"> </w:t>
      </w:r>
      <w:r>
        <w:rPr>
          <w:color w:val="000000"/>
        </w:rPr>
        <w:t>đơn</w:t>
      </w:r>
      <w:r>
        <w:rPr>
          <w:color w:val="000000"/>
        </w:rPr>
        <w:t xml:space="preserve"> </w:t>
      </w:r>
      <w:r>
        <w:rPr>
          <w:color w:val="000000"/>
        </w:rPr>
        <w:t>liên</w:t>
      </w:r>
      <w:r>
        <w:rPr>
          <w:color w:val="000000"/>
        </w:rPr>
        <w:t xml:space="preserve"> </w:t>
      </w:r>
      <w:r>
        <w:rPr>
          <w:color w:val="000000"/>
        </w:rPr>
        <w:t>quan</w:t>
      </w:r>
      <w:r>
        <w:rPr>
          <w:color w:val="000000"/>
        </w:rPr>
        <w:t xml:space="preserve">, </w:t>
      </w:r>
      <w:r>
        <w:rPr>
          <w:color w:val="000000"/>
        </w:rPr>
        <w:t>mặc</w:t>
      </w:r>
      <w:r>
        <w:rPr>
          <w:color w:val="000000"/>
        </w:rPr>
        <w:t xml:space="preserve"> </w:t>
      </w:r>
      <w:r>
        <w:rPr>
          <w:color w:val="000000"/>
        </w:rPr>
        <w:t>định</w:t>
      </w:r>
      <w:r>
        <w:rPr>
          <w:color w:val="000000"/>
        </w:rPr>
        <w:t xml:space="preserve"> </w:t>
      </w:r>
      <w:r>
        <w:rPr>
          <w:color w:val="000000"/>
        </w:rPr>
        <w:t>là</w:t>
      </w:r>
      <w:r>
        <w:rPr>
          <w:color w:val="000000"/>
        </w:rPr>
        <w:t xml:space="preserve"> 3 (</w:t>
      </w:r>
      <w:r>
        <w:rPr>
          <w:rFonts w:ascii="Consolas" w:hAnsi="Consolas" w:cs="Consolas"/>
          <w:color w:val="008000"/>
          <w:sz w:val="19"/>
          <w:szCs w:val="19"/>
        </w:rPr>
        <w:t xml:space="preserve">Các </w:t>
      </w:r>
      <w:r>
        <w:rPr>
          <w:rFonts w:ascii="Consolas" w:hAnsi="Consolas" w:cs="Consolas"/>
          <w:color w:val="008000"/>
          <w:sz w:val="19"/>
          <w:szCs w:val="19"/>
        </w:rPr>
        <w:t>loại</w:t>
      </w:r>
      <w:r>
        <w:rPr>
          <w:rFonts w:ascii="Consolas" w:hAnsi="Consolas" w:cs="Consolas"/>
          <w:color w:val="008000"/>
          <w:sz w:val="19"/>
          <w:szCs w:val="19"/>
        </w:rPr>
        <w:t xml:space="preserve"> </w:t>
      </w:r>
      <w:r>
        <w:rPr>
          <w:rFonts w:ascii="Consolas" w:hAnsi="Consolas" w:cs="Consolas"/>
          <w:color w:val="008000"/>
          <w:sz w:val="19"/>
          <w:szCs w:val="19"/>
        </w:rPr>
        <w:t>hóa</w:t>
      </w:r>
      <w:r>
        <w:rPr>
          <w:rFonts w:ascii="Consolas" w:hAnsi="Consolas" w:cs="Consolas"/>
          <w:color w:val="008000"/>
          <w:sz w:val="19"/>
          <w:szCs w:val="19"/>
        </w:rPr>
        <w:t xml:space="preserve"> </w:t>
      </w:r>
      <w:r>
        <w:rPr>
          <w:rFonts w:ascii="Consolas" w:hAnsi="Consolas" w:cs="Consolas"/>
          <w:color w:val="008000"/>
          <w:sz w:val="19"/>
          <w:szCs w:val="19"/>
        </w:rPr>
        <w:t>đơn</w:t>
      </w:r>
      <w:r>
        <w:rPr>
          <w:rFonts w:ascii="Consolas" w:hAnsi="Consolas" w:cs="Consolas"/>
          <w:color w:val="008000"/>
          <w:sz w:val="19"/>
          <w:szCs w:val="19"/>
        </w:rPr>
        <w:t xml:space="preserve"> </w:t>
      </w:r>
      <w:r>
        <w:rPr>
          <w:rFonts w:ascii="Consolas" w:hAnsi="Consolas" w:cs="Consolas"/>
          <w:color w:val="008000"/>
          <w:sz w:val="19"/>
          <w:szCs w:val="19"/>
        </w:rPr>
        <w:t>theo</w:t>
      </w:r>
      <w:r>
        <w:rPr>
          <w:rFonts w:ascii="Consolas" w:hAnsi="Consolas" w:cs="Consolas"/>
          <w:color w:val="008000"/>
          <w:sz w:val="19"/>
          <w:szCs w:val="19"/>
        </w:rPr>
        <w:t xml:space="preserve"> </w:t>
      </w:r>
      <w:r>
        <w:rPr>
          <w:rFonts w:ascii="Consolas" w:hAnsi="Consolas" w:cs="Consolas"/>
          <w:color w:val="008000"/>
          <w:sz w:val="19"/>
          <w:szCs w:val="19"/>
        </w:rPr>
        <w:t>Nghị</w:t>
      </w:r>
      <w:r>
        <w:rPr>
          <w:rFonts w:ascii="Consolas" w:hAnsi="Consolas" w:cs="Consolas"/>
          <w:color w:val="008000"/>
          <w:sz w:val="19"/>
          <w:szCs w:val="19"/>
        </w:rPr>
        <w:t xml:space="preserve"> </w:t>
      </w:r>
      <w:r>
        <w:rPr>
          <w:rFonts w:ascii="Consolas" w:hAnsi="Consolas" w:cs="Consolas"/>
          <w:color w:val="008000"/>
          <w:sz w:val="19"/>
          <w:szCs w:val="19"/>
        </w:rPr>
        <w:t>định</w:t>
      </w:r>
      <w:r>
        <w:rPr>
          <w:rFonts w:ascii="Consolas" w:hAnsi="Consolas" w:cs="Consolas"/>
          <w:color w:val="008000"/>
          <w:sz w:val="19"/>
          <w:szCs w:val="19"/>
        </w:rPr>
        <w:t xml:space="preserve"> </w:t>
      </w:r>
      <w:r>
        <w:rPr>
          <w:rFonts w:ascii="Consolas" w:hAnsi="Consolas" w:cs="Consolas"/>
          <w:color w:val="008000"/>
          <w:sz w:val="19"/>
          <w:szCs w:val="19"/>
        </w:rPr>
        <w:t>số</w:t>
      </w:r>
      <w:r>
        <w:rPr>
          <w:rFonts w:ascii="Consolas" w:hAnsi="Consolas" w:cs="Consolas"/>
          <w:color w:val="008000"/>
          <w:sz w:val="19"/>
          <w:szCs w:val="19"/>
        </w:rPr>
        <w:t xml:space="preserve"> 51/2010/NĐ-CP </w:t>
      </w:r>
      <w:r>
        <w:rPr>
          <w:rFonts w:ascii="Consolas" w:hAnsi="Consolas" w:cs="Consolas"/>
          <w:color w:val="008000"/>
          <w:sz w:val="19"/>
          <w:szCs w:val="19"/>
        </w:rPr>
        <w:t>và</w:t>
      </w:r>
      <w:r>
        <w:rPr>
          <w:rFonts w:ascii="Consolas" w:hAnsi="Consolas" w:cs="Consolas"/>
          <w:color w:val="008000"/>
          <w:sz w:val="19"/>
          <w:szCs w:val="19"/>
        </w:rPr>
        <w:t xml:space="preserve"> </w:t>
      </w:r>
      <w:r>
        <w:rPr>
          <w:rFonts w:ascii="Consolas" w:hAnsi="Consolas" w:cs="Consolas"/>
          <w:color w:val="008000"/>
          <w:sz w:val="19"/>
          <w:szCs w:val="19"/>
        </w:rPr>
        <w:t>Nghị</w:t>
      </w:r>
      <w:r>
        <w:rPr>
          <w:rFonts w:ascii="Consolas" w:hAnsi="Consolas" w:cs="Consolas"/>
          <w:color w:val="008000"/>
          <w:sz w:val="19"/>
          <w:szCs w:val="19"/>
        </w:rPr>
        <w:t xml:space="preserve"> </w:t>
      </w:r>
      <w:r>
        <w:rPr>
          <w:rFonts w:ascii="Consolas" w:hAnsi="Consolas" w:cs="Consolas"/>
          <w:color w:val="008000"/>
          <w:sz w:val="19"/>
          <w:szCs w:val="19"/>
        </w:rPr>
        <w:t>định</w:t>
      </w:r>
      <w:r>
        <w:rPr>
          <w:rFonts w:ascii="Consolas" w:hAnsi="Consolas" w:cs="Consolas"/>
          <w:color w:val="008000"/>
          <w:sz w:val="19"/>
          <w:szCs w:val="19"/>
        </w:rPr>
        <w:t xml:space="preserve"> </w:t>
      </w:r>
      <w:r>
        <w:rPr>
          <w:rFonts w:ascii="Consolas" w:hAnsi="Consolas" w:cs="Consolas"/>
          <w:color w:val="008000"/>
          <w:sz w:val="19"/>
          <w:szCs w:val="19"/>
        </w:rPr>
        <w:t>số</w:t>
      </w:r>
      <w:r>
        <w:rPr>
          <w:rFonts w:ascii="Consolas" w:hAnsi="Consolas" w:cs="Consolas"/>
          <w:color w:val="008000"/>
          <w:sz w:val="19"/>
          <w:szCs w:val="19"/>
        </w:rPr>
        <w:t xml:space="preserve"> 04/2014/NĐ-CP (</w:t>
      </w:r>
      <w:r>
        <w:rPr>
          <w:rFonts w:ascii="Consolas" w:hAnsi="Consolas" w:cs="Consolas"/>
          <w:color w:val="008000"/>
          <w:sz w:val="19"/>
          <w:szCs w:val="19"/>
        </w:rPr>
        <w:t>Trừ</w:t>
      </w:r>
      <w:r>
        <w:rPr>
          <w:rFonts w:ascii="Consolas" w:hAnsi="Consolas" w:cs="Consolas"/>
          <w:color w:val="008000"/>
          <w:sz w:val="19"/>
          <w:szCs w:val="19"/>
        </w:rPr>
        <w:t xml:space="preserve"> </w:t>
      </w:r>
      <w:r>
        <w:rPr>
          <w:rFonts w:ascii="Consolas" w:hAnsi="Consolas" w:cs="Consolas"/>
          <w:color w:val="008000"/>
          <w:sz w:val="19"/>
          <w:szCs w:val="19"/>
        </w:rPr>
        <w:t>hóa</w:t>
      </w:r>
      <w:r>
        <w:rPr>
          <w:rFonts w:ascii="Consolas" w:hAnsi="Consolas" w:cs="Consolas"/>
          <w:color w:val="008000"/>
          <w:sz w:val="19"/>
          <w:szCs w:val="19"/>
        </w:rPr>
        <w:t xml:space="preserve"> </w:t>
      </w:r>
      <w:r>
        <w:rPr>
          <w:rFonts w:ascii="Consolas" w:hAnsi="Consolas" w:cs="Consolas"/>
          <w:color w:val="008000"/>
          <w:sz w:val="19"/>
          <w:szCs w:val="19"/>
        </w:rPr>
        <w:t>đơn</w:t>
      </w:r>
      <w:r>
        <w:rPr>
          <w:rFonts w:ascii="Consolas" w:hAnsi="Consolas" w:cs="Consolas"/>
          <w:color w:val="008000"/>
          <w:sz w:val="19"/>
          <w:szCs w:val="19"/>
        </w:rPr>
        <w:t xml:space="preserve"> </w:t>
      </w:r>
      <w:r>
        <w:rPr>
          <w:rFonts w:ascii="Consolas" w:hAnsi="Consolas" w:cs="Consolas"/>
          <w:color w:val="008000"/>
          <w:sz w:val="19"/>
          <w:szCs w:val="19"/>
        </w:rPr>
        <w:t>điện</w:t>
      </w:r>
      <w:r>
        <w:rPr>
          <w:rFonts w:ascii="Consolas" w:hAnsi="Consolas" w:cs="Consolas"/>
          <w:color w:val="008000"/>
          <w:sz w:val="19"/>
          <w:szCs w:val="19"/>
        </w:rPr>
        <w:t xml:space="preserve"> </w:t>
      </w:r>
      <w:r>
        <w:rPr>
          <w:rFonts w:ascii="Consolas" w:hAnsi="Consolas" w:cs="Consolas"/>
          <w:color w:val="008000"/>
          <w:sz w:val="19"/>
          <w:szCs w:val="19"/>
        </w:rPr>
        <w:t>tử</w:t>
      </w:r>
      <w:r>
        <w:rPr>
          <w:rFonts w:ascii="Consolas" w:hAnsi="Consolas" w:cs="Consolas"/>
          <w:color w:val="008000"/>
          <w:sz w:val="19"/>
          <w:szCs w:val="19"/>
        </w:rPr>
        <w:t xml:space="preserve"> </w:t>
      </w:r>
      <w:r>
        <w:rPr>
          <w:rFonts w:ascii="Consolas" w:hAnsi="Consolas" w:cs="Consolas"/>
          <w:color w:val="008000"/>
          <w:sz w:val="19"/>
          <w:szCs w:val="19"/>
        </w:rPr>
        <w:t>có</w:t>
      </w:r>
      <w:r>
        <w:rPr>
          <w:rFonts w:ascii="Consolas" w:hAnsi="Consolas" w:cs="Consolas"/>
          <w:color w:val="008000"/>
          <w:sz w:val="19"/>
          <w:szCs w:val="19"/>
        </w:rPr>
        <w:t xml:space="preserve"> </w:t>
      </w:r>
      <w:r>
        <w:rPr>
          <w:rFonts w:ascii="Consolas" w:hAnsi="Consolas" w:cs="Consolas"/>
          <w:color w:val="008000"/>
          <w:sz w:val="19"/>
          <w:szCs w:val="19"/>
        </w:rPr>
        <w:t>mã</w:t>
      </w:r>
      <w:r>
        <w:rPr>
          <w:rFonts w:ascii="Consolas" w:hAnsi="Consolas" w:cs="Consolas"/>
          <w:color w:val="008000"/>
          <w:sz w:val="19"/>
          <w:szCs w:val="19"/>
        </w:rPr>
        <w:t xml:space="preserve"> </w:t>
      </w:r>
      <w:r>
        <w:rPr>
          <w:rFonts w:ascii="Consolas" w:hAnsi="Consolas" w:cs="Consolas"/>
          <w:color w:val="008000"/>
          <w:sz w:val="19"/>
          <w:szCs w:val="19"/>
        </w:rPr>
        <w:t>xác</w:t>
      </w:r>
      <w:r>
        <w:rPr>
          <w:rFonts w:ascii="Consolas" w:hAnsi="Consolas" w:cs="Consolas"/>
          <w:color w:val="008000"/>
          <w:sz w:val="19"/>
          <w:szCs w:val="19"/>
        </w:rPr>
        <w:t xml:space="preserve"> </w:t>
      </w:r>
      <w:r>
        <w:rPr>
          <w:rFonts w:ascii="Consolas" w:hAnsi="Consolas" w:cs="Consolas"/>
          <w:color w:val="008000"/>
          <w:sz w:val="19"/>
          <w:szCs w:val="19"/>
        </w:rPr>
        <w:t>thực</w:t>
      </w:r>
      <w:r>
        <w:rPr>
          <w:rFonts w:ascii="Consolas" w:hAnsi="Consolas" w:cs="Consolas"/>
          <w:color w:val="008000"/>
          <w:sz w:val="19"/>
          <w:szCs w:val="19"/>
        </w:rPr>
        <w:t xml:space="preserve"> </w:t>
      </w:r>
      <w:r>
        <w:rPr>
          <w:rFonts w:ascii="Consolas" w:hAnsi="Consolas" w:cs="Consolas"/>
          <w:color w:val="008000"/>
          <w:sz w:val="19"/>
          <w:szCs w:val="19"/>
        </w:rPr>
        <w:t>của</w:t>
      </w:r>
      <w:r>
        <w:rPr>
          <w:rFonts w:ascii="Consolas" w:hAnsi="Consolas" w:cs="Consolas"/>
          <w:color w:val="008000"/>
          <w:sz w:val="19"/>
          <w:szCs w:val="19"/>
        </w:rPr>
        <w:t xml:space="preserve"> </w:t>
      </w:r>
      <w:r>
        <w:rPr>
          <w:rFonts w:ascii="Consolas" w:hAnsi="Consolas" w:cs="Consolas"/>
          <w:color w:val="008000"/>
          <w:sz w:val="19"/>
          <w:szCs w:val="19"/>
        </w:rPr>
        <w:t>cơ</w:t>
      </w:r>
      <w:r>
        <w:rPr>
          <w:rFonts w:ascii="Consolas" w:hAnsi="Consolas" w:cs="Consolas"/>
          <w:color w:val="008000"/>
          <w:sz w:val="19"/>
          <w:szCs w:val="19"/>
        </w:rPr>
        <w:t xml:space="preserve"> </w:t>
      </w:r>
      <w:r>
        <w:rPr>
          <w:rFonts w:ascii="Consolas" w:hAnsi="Consolas" w:cs="Consolas"/>
          <w:color w:val="008000"/>
          <w:sz w:val="19"/>
          <w:szCs w:val="19"/>
        </w:rPr>
        <w:t>quan</w:t>
      </w:r>
      <w:r>
        <w:rPr>
          <w:rFonts w:ascii="Consolas" w:hAnsi="Consolas" w:cs="Consolas"/>
          <w:color w:val="008000"/>
          <w:sz w:val="19"/>
          <w:szCs w:val="19"/>
        </w:rPr>
        <w:t xml:space="preserve"> </w:t>
      </w:r>
      <w:r>
        <w:rPr>
          <w:rFonts w:ascii="Consolas" w:hAnsi="Consolas" w:cs="Consolas"/>
          <w:color w:val="008000"/>
          <w:sz w:val="19"/>
          <w:szCs w:val="19"/>
        </w:rPr>
        <w:t>thuế</w:t>
      </w:r>
      <w:r>
        <w:rPr>
          <w:rFonts w:ascii="Consolas" w:hAnsi="Consolas" w:cs="Consolas"/>
          <w:color w:val="008000"/>
          <w:sz w:val="19"/>
          <w:szCs w:val="19"/>
        </w:rPr>
        <w:t xml:space="preserve"> </w:t>
      </w:r>
      <w:r>
        <w:rPr>
          <w:rFonts w:ascii="Consolas" w:hAnsi="Consolas" w:cs="Consolas"/>
          <w:color w:val="008000"/>
          <w:sz w:val="19"/>
          <w:szCs w:val="19"/>
        </w:rPr>
        <w:t>theo</w:t>
      </w:r>
      <w:r>
        <w:rPr>
          <w:rFonts w:ascii="Consolas" w:hAnsi="Consolas" w:cs="Consolas"/>
          <w:color w:val="008000"/>
          <w:sz w:val="19"/>
          <w:szCs w:val="19"/>
        </w:rPr>
        <w:t xml:space="preserve"> </w:t>
      </w:r>
      <w:r>
        <w:rPr>
          <w:rFonts w:ascii="Consolas" w:hAnsi="Consolas" w:cs="Consolas"/>
          <w:color w:val="008000"/>
          <w:sz w:val="19"/>
          <w:szCs w:val="19"/>
        </w:rPr>
        <w:t>Quyết</w:t>
      </w:r>
      <w:r>
        <w:rPr>
          <w:rFonts w:ascii="Consolas" w:hAnsi="Consolas" w:cs="Consolas"/>
          <w:color w:val="008000"/>
          <w:sz w:val="19"/>
          <w:szCs w:val="19"/>
        </w:rPr>
        <w:t xml:space="preserve"> </w:t>
      </w:r>
      <w:r>
        <w:rPr>
          <w:rFonts w:ascii="Consolas" w:hAnsi="Consolas" w:cs="Consolas"/>
          <w:color w:val="008000"/>
          <w:sz w:val="19"/>
          <w:szCs w:val="19"/>
        </w:rPr>
        <w:t>định</w:t>
      </w:r>
      <w:r>
        <w:rPr>
          <w:rFonts w:ascii="Consolas" w:hAnsi="Consolas" w:cs="Consolas"/>
          <w:color w:val="008000"/>
          <w:sz w:val="19"/>
          <w:szCs w:val="19"/>
        </w:rPr>
        <w:t xml:space="preserve"> </w:t>
      </w:r>
      <w:r>
        <w:rPr>
          <w:rFonts w:ascii="Consolas" w:hAnsi="Consolas" w:cs="Consolas"/>
          <w:color w:val="008000"/>
          <w:sz w:val="19"/>
          <w:szCs w:val="19"/>
        </w:rPr>
        <w:t>số</w:t>
      </w:r>
      <w:r>
        <w:rPr>
          <w:rFonts w:ascii="Consolas" w:hAnsi="Consolas" w:cs="Consolas"/>
          <w:color w:val="008000"/>
          <w:sz w:val="19"/>
          <w:szCs w:val="19"/>
        </w:rPr>
        <w:t xml:space="preserve"> 1209/QĐ-BTC </w:t>
      </w:r>
      <w:r>
        <w:rPr>
          <w:rFonts w:ascii="Consolas" w:hAnsi="Consolas" w:cs="Consolas"/>
          <w:color w:val="008000"/>
          <w:sz w:val="19"/>
          <w:szCs w:val="19"/>
        </w:rPr>
        <w:t>và</w:t>
      </w:r>
      <w:r>
        <w:rPr>
          <w:rFonts w:ascii="Consolas" w:hAnsi="Consolas" w:cs="Consolas"/>
          <w:color w:val="008000"/>
          <w:sz w:val="19"/>
          <w:szCs w:val="19"/>
        </w:rPr>
        <w:t xml:space="preserve"> </w:t>
      </w:r>
      <w:r>
        <w:rPr>
          <w:rFonts w:ascii="Consolas" w:hAnsi="Consolas" w:cs="Consolas"/>
          <w:color w:val="008000"/>
          <w:sz w:val="19"/>
          <w:szCs w:val="19"/>
        </w:rPr>
        <w:t>Quyết</w:t>
      </w:r>
      <w:r>
        <w:rPr>
          <w:rFonts w:ascii="Consolas" w:hAnsi="Consolas" w:cs="Consolas"/>
          <w:color w:val="008000"/>
          <w:sz w:val="19"/>
          <w:szCs w:val="19"/>
        </w:rPr>
        <w:t xml:space="preserve"> </w:t>
      </w:r>
      <w:r>
        <w:rPr>
          <w:rFonts w:ascii="Consolas" w:hAnsi="Consolas" w:cs="Consolas"/>
          <w:color w:val="008000"/>
          <w:sz w:val="19"/>
          <w:szCs w:val="19"/>
        </w:rPr>
        <w:t>định</w:t>
      </w:r>
      <w:r>
        <w:rPr>
          <w:rFonts w:ascii="Consolas" w:hAnsi="Consolas" w:cs="Consolas"/>
          <w:color w:val="008000"/>
          <w:sz w:val="19"/>
          <w:szCs w:val="19"/>
        </w:rPr>
        <w:t xml:space="preserve"> </w:t>
      </w:r>
      <w:r>
        <w:rPr>
          <w:rFonts w:ascii="Consolas" w:hAnsi="Consolas" w:cs="Consolas"/>
          <w:color w:val="008000"/>
          <w:sz w:val="19"/>
          <w:szCs w:val="19"/>
        </w:rPr>
        <w:t>số</w:t>
      </w:r>
      <w:r>
        <w:rPr>
          <w:rFonts w:ascii="Consolas" w:hAnsi="Consolas" w:cs="Consolas"/>
          <w:color w:val="008000"/>
          <w:sz w:val="19"/>
          <w:szCs w:val="19"/>
        </w:rPr>
        <w:t xml:space="preserve"> 2660/QĐ-BTC)</w:t>
      </w:r>
      <w:r>
        <w:rPr>
          <w:color w:val="000000"/>
        </w:rPr>
        <w:t>))</w:t>
      </w:r>
    </w:p>
    <w:p w:rsidR="009D1437" w:rsidP="009D1437" w14:paraId="153BDC88" w14:textId="77777777">
      <w:pPr>
        <w:pStyle w:val="N"/>
      </w:pPr>
      <w:r>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710"/>
        <w:gridCol w:w="5040"/>
        <w:gridCol w:w="2515"/>
      </w:tblGrid>
      <w:tr w14:paraId="4F45AD3B" w14:textId="77777777" w:rsidTr="00616EC4">
        <w:tblPrEx>
          <w:tblW w:w="0" w:type="auto"/>
          <w:tblInd w:w="85" w:type="dxa"/>
          <w:tblLayout w:type="fixed"/>
          <w:tblLook w:val="04A0"/>
        </w:tblPrEx>
        <w:tc>
          <w:tcPr>
            <w:tcW w:w="1710" w:type="dxa"/>
            <w:tcBorders>
              <w:top w:val="single" w:sz="4" w:space="0" w:color="2E74B5"/>
              <w:left w:val="single" w:sz="4" w:space="0" w:color="2E74B5"/>
              <w:bottom w:val="single" w:sz="4" w:space="0" w:color="2E74B5"/>
              <w:right w:val="single" w:sz="4" w:space="0" w:color="2E74B5"/>
            </w:tcBorders>
            <w:shd w:val="clear" w:color="auto" w:fill="F2F2F2"/>
            <w:hideMark/>
          </w:tcPr>
          <w:p w:rsidR="009D1437" w:rsidP="00616EC4" w14:paraId="34881198" w14:textId="77777777">
            <w:pPr>
              <w:pStyle w:val="ListParagraph"/>
              <w:jc w:val="center"/>
            </w:pPr>
            <w:r>
              <w:t>Kết</w:t>
            </w:r>
            <w:r>
              <w:t xml:space="preserve"> </w:t>
            </w:r>
            <w:r>
              <w:t>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hideMark/>
          </w:tcPr>
          <w:p w:rsidR="009D1437" w:rsidP="00616EC4" w14:paraId="6317B2EF" w14:textId="77777777">
            <w:pPr>
              <w:pStyle w:val="ListParagraph"/>
            </w:pPr>
            <w:r>
              <w:t>Mô</w:t>
            </w:r>
            <w:r>
              <w:t xml:space="preserve"> </w:t>
            </w:r>
            <w:r>
              <w:t>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hideMark/>
          </w:tcPr>
          <w:p w:rsidR="009D1437" w:rsidP="00616EC4" w14:paraId="1F3855F0" w14:textId="77777777">
            <w:pPr>
              <w:pStyle w:val="ListParagraph"/>
            </w:pPr>
            <w:r>
              <w:t>Ghi</w:t>
            </w:r>
            <w:r>
              <w:t xml:space="preserve"> </w:t>
            </w:r>
            <w:r>
              <w:t>chú</w:t>
            </w:r>
          </w:p>
        </w:tc>
      </w:tr>
      <w:tr w14:paraId="27059FCC" w14:textId="77777777" w:rsidTr="00616EC4">
        <w:tblPrEx>
          <w:tblW w:w="0" w:type="auto"/>
          <w:tblInd w:w="85" w:type="dxa"/>
          <w:tblLayout w:type="fixed"/>
          <w:tblLook w:val="04A0"/>
        </w:tblPrEx>
        <w:tc>
          <w:tcPr>
            <w:tcW w:w="1710" w:type="dxa"/>
            <w:tcBorders>
              <w:top w:val="single" w:sz="4" w:space="0" w:color="2E74B5"/>
              <w:left w:val="single" w:sz="4" w:space="0" w:color="2E74B5"/>
              <w:bottom w:val="single" w:sz="4" w:space="0" w:color="auto"/>
              <w:right w:val="single" w:sz="4" w:space="0" w:color="2E74B5"/>
            </w:tcBorders>
            <w:hideMark/>
          </w:tcPr>
          <w:p w:rsidR="009D1437" w:rsidP="00616EC4" w14:paraId="3F13907E" w14:textId="77777777">
            <w:pPr>
              <w:autoSpaceDE w:val="0"/>
              <w:autoSpaceDN w:val="0"/>
              <w:adjustRightInd w:val="0"/>
              <w:jc w:val="both"/>
              <w:rPr>
                <w:sz w:val="19"/>
                <w:szCs w:val="19"/>
              </w:rPr>
            </w:pPr>
            <w:r>
              <w:t>ERR:1</w:t>
            </w:r>
          </w:p>
        </w:tc>
        <w:tc>
          <w:tcPr>
            <w:tcW w:w="5040" w:type="dxa"/>
            <w:tcBorders>
              <w:top w:val="single" w:sz="4" w:space="0" w:color="2E74B5"/>
              <w:left w:val="single" w:sz="4" w:space="0" w:color="2E74B5"/>
              <w:bottom w:val="single" w:sz="4" w:space="0" w:color="2E74B5"/>
              <w:right w:val="single" w:sz="4" w:space="0" w:color="2E74B5"/>
            </w:tcBorders>
            <w:hideMark/>
          </w:tcPr>
          <w:p w:rsidR="009D1437" w:rsidP="00616EC4" w14:paraId="6C9B065D" w14:textId="77777777">
            <w:pPr>
              <w:pStyle w:val="ListParagraph"/>
              <w:ind w:left="0"/>
              <w:jc w:val="both"/>
            </w:pPr>
            <w:r>
              <w:t xml:space="preserve">Tài </w:t>
            </w:r>
            <w:r>
              <w:t>khoản</w:t>
            </w:r>
            <w:r>
              <w:t xml:space="preserve"> </w:t>
            </w:r>
            <w:r>
              <w:t>đăng</w:t>
            </w:r>
            <w:r>
              <w:t xml:space="preserve"> </w:t>
            </w:r>
            <w:r>
              <w:t>nhập</w:t>
            </w:r>
            <w:r>
              <w:t xml:space="preserve"> </w:t>
            </w:r>
            <w:r>
              <w:t>sai</w:t>
            </w:r>
            <w:r>
              <w:t xml:space="preserve"> </w:t>
            </w:r>
            <w:r>
              <w:t>hoặc</w:t>
            </w:r>
            <w:r>
              <w:t xml:space="preserve"> </w:t>
            </w:r>
            <w:r>
              <w:t>không</w:t>
            </w:r>
            <w:r>
              <w:t xml:space="preserve"> </w:t>
            </w:r>
            <w:r>
              <w:t>có</w:t>
            </w:r>
            <w:r>
              <w:t xml:space="preserve"> </w:t>
            </w:r>
            <w:r>
              <w:t>quyền</w:t>
            </w:r>
          </w:p>
        </w:tc>
        <w:tc>
          <w:tcPr>
            <w:tcW w:w="2515" w:type="dxa"/>
            <w:tcBorders>
              <w:top w:val="single" w:sz="4" w:space="0" w:color="2E74B5"/>
              <w:left w:val="single" w:sz="4" w:space="0" w:color="2E74B5"/>
              <w:bottom w:val="single" w:sz="4" w:space="0" w:color="2E74B5"/>
              <w:right w:val="single" w:sz="4" w:space="0" w:color="2E74B5"/>
            </w:tcBorders>
          </w:tcPr>
          <w:p w:rsidR="009D1437" w:rsidP="00616EC4" w14:paraId="125020C3" w14:textId="77777777">
            <w:pPr>
              <w:pStyle w:val="ListParagraph"/>
              <w:ind w:left="0"/>
              <w:jc w:val="both"/>
            </w:pPr>
          </w:p>
        </w:tc>
      </w:tr>
      <w:tr w14:paraId="3D4B2FC4" w14:textId="77777777" w:rsidTr="00616EC4">
        <w:tblPrEx>
          <w:tblW w:w="0" w:type="auto"/>
          <w:tblInd w:w="85" w:type="dxa"/>
          <w:tblLayout w:type="fixed"/>
          <w:tblLook w:val="04A0"/>
        </w:tblPrEx>
        <w:tc>
          <w:tcPr>
            <w:tcW w:w="1710" w:type="dxa"/>
            <w:tcBorders>
              <w:top w:val="single" w:sz="4" w:space="0" w:color="2E74B5"/>
              <w:left w:val="single" w:sz="4" w:space="0" w:color="2E74B5"/>
              <w:bottom w:val="single" w:sz="4" w:space="0" w:color="auto"/>
              <w:right w:val="single" w:sz="4" w:space="0" w:color="2E74B5"/>
            </w:tcBorders>
            <w:hideMark/>
          </w:tcPr>
          <w:p w:rsidR="009D1437" w:rsidP="00616EC4" w14:paraId="1DD02F7A" w14:textId="77777777">
            <w:pPr>
              <w:rPr>
                <w:rFonts w:eastAsia="Calibri"/>
              </w:rPr>
            </w:pPr>
            <w:r>
              <w:rPr>
                <w:rFonts w:eastAsia="Calibri"/>
              </w:rPr>
              <w:t>ERR:2</w:t>
            </w:r>
          </w:p>
        </w:tc>
        <w:tc>
          <w:tcPr>
            <w:tcW w:w="5040" w:type="dxa"/>
            <w:tcBorders>
              <w:top w:val="single" w:sz="4" w:space="0" w:color="2E74B5"/>
              <w:left w:val="single" w:sz="4" w:space="0" w:color="2E74B5"/>
              <w:bottom w:val="single" w:sz="4" w:space="0" w:color="2E74B5"/>
              <w:right w:val="single" w:sz="4" w:space="0" w:color="2E74B5"/>
            </w:tcBorders>
            <w:hideMark/>
          </w:tcPr>
          <w:p w:rsidR="009D1437" w:rsidP="00616EC4" w14:paraId="56BA110B" w14:textId="77777777">
            <w:pPr>
              <w:rPr>
                <w:rFonts w:eastAsia="Calibri"/>
              </w:rPr>
            </w:pPr>
            <w:r>
              <w:rPr>
                <w:rFonts w:eastAsia="Calibri"/>
              </w:rPr>
              <w:t>Không</w:t>
            </w:r>
            <w:r>
              <w:rPr>
                <w:rFonts w:eastAsia="Calibri"/>
              </w:rPr>
              <w:t xml:space="preserve"> </w:t>
            </w:r>
            <w:r>
              <w:rPr>
                <w:rFonts w:eastAsia="Calibri"/>
              </w:rPr>
              <w:t>tìm</w:t>
            </w:r>
            <w:r>
              <w:rPr>
                <w:rFonts w:eastAsia="Calibri"/>
              </w:rPr>
              <w:t xml:space="preserve"> </w:t>
            </w:r>
            <w:r>
              <w:rPr>
                <w:rFonts w:eastAsia="Calibri"/>
              </w:rPr>
              <w:t>thấy</w:t>
            </w:r>
            <w:r>
              <w:rPr>
                <w:rFonts w:eastAsia="Calibri"/>
              </w:rPr>
              <w:t xml:space="preserve"> </w:t>
            </w:r>
            <w:r>
              <w:rPr>
                <w:rFonts w:eastAsia="Calibri"/>
              </w:rPr>
              <w:t>công</w:t>
            </w:r>
            <w:r>
              <w:rPr>
                <w:rFonts w:eastAsia="Calibri"/>
              </w:rPr>
              <w:t xml:space="preserve"> ty</w:t>
            </w:r>
          </w:p>
        </w:tc>
        <w:tc>
          <w:tcPr>
            <w:tcW w:w="2515" w:type="dxa"/>
            <w:tcBorders>
              <w:top w:val="single" w:sz="4" w:space="0" w:color="2E74B5"/>
              <w:left w:val="single" w:sz="4" w:space="0" w:color="2E74B5"/>
              <w:bottom w:val="single" w:sz="4" w:space="0" w:color="2E74B5"/>
              <w:right w:val="single" w:sz="4" w:space="0" w:color="2E74B5"/>
            </w:tcBorders>
          </w:tcPr>
          <w:p w:rsidR="009D1437" w:rsidP="00616EC4" w14:paraId="3B2CB5E7" w14:textId="77777777">
            <w:pPr>
              <w:pStyle w:val="ListParagraph"/>
              <w:ind w:left="0"/>
              <w:jc w:val="both"/>
            </w:pPr>
          </w:p>
        </w:tc>
      </w:tr>
      <w:tr w14:paraId="7C6EBECC" w14:textId="77777777" w:rsidTr="00616EC4">
        <w:tblPrEx>
          <w:tblW w:w="0" w:type="auto"/>
          <w:tblInd w:w="85" w:type="dxa"/>
          <w:tblLayout w:type="fixed"/>
          <w:tblLook w:val="04A0"/>
        </w:tblPrEx>
        <w:tc>
          <w:tcPr>
            <w:tcW w:w="1710" w:type="dxa"/>
            <w:tcBorders>
              <w:top w:val="single" w:sz="4" w:space="0" w:color="2E74B5"/>
              <w:left w:val="single" w:sz="4" w:space="0" w:color="2E74B5"/>
              <w:bottom w:val="single" w:sz="4" w:space="0" w:color="auto"/>
              <w:right w:val="single" w:sz="4" w:space="0" w:color="2E74B5"/>
            </w:tcBorders>
            <w:hideMark/>
          </w:tcPr>
          <w:p w:rsidR="009D1437" w:rsidP="00616EC4" w14:paraId="08744BAC" w14:textId="77777777">
            <w:pPr>
              <w:rPr>
                <w:rFonts w:eastAsia="Calibri"/>
              </w:rPr>
            </w:pPr>
            <w:r>
              <w:rPr>
                <w:rFonts w:eastAsia="Calibri"/>
              </w:rPr>
              <w:t>ERR:30</w:t>
            </w:r>
          </w:p>
        </w:tc>
        <w:tc>
          <w:tcPr>
            <w:tcW w:w="5040" w:type="dxa"/>
            <w:tcBorders>
              <w:top w:val="single" w:sz="4" w:space="0" w:color="2E74B5"/>
              <w:left w:val="single" w:sz="4" w:space="0" w:color="2E74B5"/>
              <w:bottom w:val="single" w:sz="4" w:space="0" w:color="2E74B5"/>
              <w:right w:val="single" w:sz="4" w:space="0" w:color="2E74B5"/>
            </w:tcBorders>
            <w:hideMark/>
          </w:tcPr>
          <w:p w:rsidR="009D1437" w:rsidP="00616EC4" w14:paraId="7087B450" w14:textId="77777777">
            <w:pPr>
              <w:rPr>
                <w:rFonts w:eastAsia="Calibri"/>
              </w:rPr>
            </w:pPr>
            <w:r>
              <w:t>Tạo</w:t>
            </w:r>
            <w:r>
              <w:t xml:space="preserve"> </w:t>
            </w:r>
            <w:r>
              <w:t>mới</w:t>
            </w:r>
            <w:r>
              <w:t xml:space="preserve"> </w:t>
            </w:r>
            <w:r>
              <w:t>hóa</w:t>
            </w:r>
            <w:r>
              <w:t xml:space="preserve"> </w:t>
            </w:r>
            <w:r>
              <w:t>đơn</w:t>
            </w:r>
            <w:r>
              <w:t xml:space="preserve"> </w:t>
            </w:r>
            <w:r>
              <w:t>có</w:t>
            </w:r>
            <w:r>
              <w:t xml:space="preserve"> </w:t>
            </w:r>
            <w:r>
              <w:t>lỗi</w:t>
            </w:r>
          </w:p>
        </w:tc>
        <w:tc>
          <w:tcPr>
            <w:tcW w:w="2515" w:type="dxa"/>
            <w:tcBorders>
              <w:top w:val="single" w:sz="4" w:space="0" w:color="2E74B5"/>
              <w:left w:val="single" w:sz="4" w:space="0" w:color="2E74B5"/>
              <w:bottom w:val="single" w:sz="4" w:space="0" w:color="2E74B5"/>
              <w:right w:val="single" w:sz="4" w:space="0" w:color="2E74B5"/>
            </w:tcBorders>
          </w:tcPr>
          <w:p w:rsidR="009D1437" w:rsidP="00616EC4" w14:paraId="211D4F0F" w14:textId="77777777">
            <w:pPr>
              <w:pStyle w:val="ListParagraph"/>
              <w:ind w:left="0"/>
              <w:jc w:val="both"/>
            </w:pPr>
          </w:p>
        </w:tc>
      </w:tr>
      <w:tr w14:paraId="1CB0427A" w14:textId="77777777" w:rsidTr="00616EC4">
        <w:tblPrEx>
          <w:tblW w:w="0" w:type="auto"/>
          <w:tblInd w:w="85" w:type="dxa"/>
          <w:tblLayout w:type="fixed"/>
          <w:tblLook w:val="04A0"/>
        </w:tblPrEx>
        <w:tc>
          <w:tcPr>
            <w:tcW w:w="1710" w:type="dxa"/>
            <w:tcBorders>
              <w:top w:val="single" w:sz="4" w:space="0" w:color="2E74B5"/>
              <w:left w:val="single" w:sz="4" w:space="0" w:color="2E74B5"/>
              <w:bottom w:val="single" w:sz="4" w:space="0" w:color="auto"/>
              <w:right w:val="single" w:sz="4" w:space="0" w:color="2E74B5"/>
            </w:tcBorders>
            <w:hideMark/>
          </w:tcPr>
          <w:p w:rsidR="009D1437" w:rsidP="00616EC4" w14:paraId="3F9A9BD5" w14:textId="77777777">
            <w:pPr>
              <w:rPr>
                <w:rFonts w:eastAsia="Calibri"/>
              </w:rPr>
            </w:pPr>
            <w:r>
              <w:rPr>
                <w:rFonts w:eastAsia="Calibri"/>
              </w:rPr>
              <w:t>ERR:5</w:t>
            </w:r>
          </w:p>
        </w:tc>
        <w:tc>
          <w:tcPr>
            <w:tcW w:w="5040" w:type="dxa"/>
            <w:tcBorders>
              <w:top w:val="single" w:sz="4" w:space="0" w:color="2E74B5"/>
              <w:left w:val="single" w:sz="4" w:space="0" w:color="2E74B5"/>
              <w:bottom w:val="single" w:sz="4" w:space="0" w:color="2E74B5"/>
              <w:right w:val="single" w:sz="4" w:space="0" w:color="2E74B5"/>
            </w:tcBorders>
            <w:hideMark/>
          </w:tcPr>
          <w:p w:rsidR="009D1437" w:rsidP="00616EC4" w14:paraId="295920CF" w14:textId="77777777">
            <w:pPr>
              <w:rPr>
                <w:rFonts w:eastAsia="Calibri"/>
              </w:rPr>
            </w:pPr>
            <w:r>
              <w:rPr>
                <w:rFonts w:eastAsia="Calibri"/>
              </w:rPr>
              <w:t>Không</w:t>
            </w:r>
            <w:r>
              <w:rPr>
                <w:rFonts w:eastAsia="Calibri"/>
              </w:rPr>
              <w:t xml:space="preserve"> </w:t>
            </w:r>
            <w:r>
              <w:rPr>
                <w:rFonts w:eastAsia="Calibri"/>
              </w:rPr>
              <w:t>phát</w:t>
            </w:r>
            <w:r>
              <w:rPr>
                <w:rFonts w:eastAsia="Calibri"/>
              </w:rPr>
              <w:t xml:space="preserve"> </w:t>
            </w:r>
            <w:r>
              <w:rPr>
                <w:rFonts w:eastAsia="Calibri"/>
              </w:rPr>
              <w:t>hành</w:t>
            </w:r>
            <w:r>
              <w:rPr>
                <w:rFonts w:eastAsia="Calibri"/>
              </w:rPr>
              <w:t xml:space="preserve"> </w:t>
            </w:r>
            <w:r>
              <w:rPr>
                <w:rFonts w:eastAsia="Calibri"/>
              </w:rPr>
              <w:t>được</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hoặc</w:t>
            </w:r>
            <w:r>
              <w:rPr>
                <w:rFonts w:eastAsia="Calibri"/>
              </w:rPr>
              <w:t xml:space="preserve"> </w:t>
            </w:r>
            <w:r>
              <w:rPr>
                <w:rFonts w:eastAsia="Calibri"/>
              </w:rPr>
              <w:t>lỗi</w:t>
            </w:r>
            <w:r>
              <w:rPr>
                <w:rFonts w:eastAsia="Calibri"/>
              </w:rPr>
              <w:t xml:space="preserve"> </w:t>
            </w:r>
            <w:r>
              <w:rPr>
                <w:rFonts w:eastAsia="Calibri"/>
              </w:rPr>
              <w:t>hệ</w:t>
            </w:r>
            <w:r>
              <w:rPr>
                <w:rFonts w:eastAsia="Calibri"/>
              </w:rPr>
              <w:t xml:space="preserve"> </w:t>
            </w:r>
            <w:r>
              <w:rPr>
                <w:rFonts w:eastAsia="Calibri"/>
              </w:rPr>
              <w:t>thống</w:t>
            </w:r>
          </w:p>
        </w:tc>
        <w:tc>
          <w:tcPr>
            <w:tcW w:w="2515" w:type="dxa"/>
            <w:tcBorders>
              <w:top w:val="single" w:sz="4" w:space="0" w:color="2E74B5"/>
              <w:left w:val="single" w:sz="4" w:space="0" w:color="2E74B5"/>
              <w:bottom w:val="single" w:sz="4" w:space="0" w:color="2E74B5"/>
              <w:right w:val="single" w:sz="4" w:space="0" w:color="2E74B5"/>
            </w:tcBorders>
          </w:tcPr>
          <w:p w:rsidR="009D1437" w:rsidP="00616EC4" w14:paraId="5B4C644A" w14:textId="77777777">
            <w:pPr>
              <w:pStyle w:val="ListParagraph"/>
              <w:ind w:left="0"/>
              <w:jc w:val="both"/>
            </w:pPr>
          </w:p>
        </w:tc>
      </w:tr>
      <w:tr w14:paraId="7CA99BCF" w14:textId="77777777" w:rsidTr="00616EC4">
        <w:tblPrEx>
          <w:tblW w:w="0" w:type="auto"/>
          <w:tblInd w:w="85" w:type="dxa"/>
          <w:tblLayout w:type="fixed"/>
          <w:tblLook w:val="04A0"/>
        </w:tblPrEx>
        <w:tc>
          <w:tcPr>
            <w:tcW w:w="1710" w:type="dxa"/>
            <w:tcBorders>
              <w:top w:val="single" w:sz="4" w:space="0" w:color="2E74B5"/>
              <w:left w:val="single" w:sz="4" w:space="0" w:color="2E74B5"/>
              <w:bottom w:val="single" w:sz="4" w:space="0" w:color="auto"/>
              <w:right w:val="single" w:sz="4" w:space="0" w:color="2E74B5"/>
            </w:tcBorders>
            <w:hideMark/>
          </w:tcPr>
          <w:p w:rsidR="009D1437" w:rsidP="00616EC4" w14:paraId="30F302C3" w14:textId="77777777">
            <w:pPr>
              <w:rPr>
                <w:rFonts w:eastAsia="Calibri"/>
              </w:rPr>
            </w:pPr>
            <w:r>
              <w:rPr>
                <w:rFonts w:eastAsia="Calibri"/>
              </w:rPr>
              <w:t>ERR:3</w:t>
            </w:r>
          </w:p>
        </w:tc>
        <w:tc>
          <w:tcPr>
            <w:tcW w:w="5040" w:type="dxa"/>
            <w:tcBorders>
              <w:top w:val="single" w:sz="4" w:space="0" w:color="2E74B5"/>
              <w:left w:val="single" w:sz="4" w:space="0" w:color="2E74B5"/>
              <w:bottom w:val="single" w:sz="4" w:space="0" w:color="2E74B5"/>
              <w:right w:val="single" w:sz="4" w:space="0" w:color="2E74B5"/>
            </w:tcBorders>
            <w:hideMark/>
          </w:tcPr>
          <w:p w:rsidR="009D1437" w:rsidP="00616EC4" w14:paraId="75BDAE68" w14:textId="77777777">
            <w:pPr>
              <w:rPr>
                <w:rFonts w:eastAsia="Calibri"/>
              </w:rPr>
            </w:pPr>
            <w:r>
              <w:rPr>
                <w:rFonts w:eastAsia="Calibri"/>
              </w:rPr>
              <w:t>Dữ</w:t>
            </w:r>
            <w:r>
              <w:rPr>
                <w:rFonts w:eastAsia="Calibri"/>
              </w:rPr>
              <w:t xml:space="preserve"> </w:t>
            </w:r>
            <w:r>
              <w:rPr>
                <w:rFonts w:eastAsia="Calibri"/>
              </w:rPr>
              <w:t>liệu</w:t>
            </w:r>
            <w:r>
              <w:rPr>
                <w:rFonts w:eastAsia="Calibri"/>
              </w:rPr>
              <w:t xml:space="preserve"> xml </w:t>
            </w:r>
            <w:r>
              <w:rPr>
                <w:rFonts w:eastAsia="Calibri"/>
              </w:rPr>
              <w:t>đầu</w:t>
            </w:r>
            <w:r>
              <w:rPr>
                <w:rFonts w:eastAsia="Calibri"/>
              </w:rPr>
              <w:t xml:space="preserve"> </w:t>
            </w:r>
            <w:r>
              <w:rPr>
                <w:rFonts w:eastAsia="Calibri"/>
              </w:rPr>
              <w:t>vào</w:t>
            </w:r>
            <w:r>
              <w:rPr>
                <w:rFonts w:eastAsia="Calibri"/>
              </w:rPr>
              <w:t xml:space="preserve"> </w:t>
            </w:r>
            <w:r>
              <w:rPr>
                <w:rFonts w:eastAsia="Calibri"/>
              </w:rPr>
              <w:t>không</w:t>
            </w:r>
            <w:r>
              <w:rPr>
                <w:rFonts w:eastAsia="Calibri"/>
              </w:rPr>
              <w:t xml:space="preserve"> </w:t>
            </w:r>
            <w:r>
              <w:rPr>
                <w:rFonts w:eastAsia="Calibri"/>
              </w:rPr>
              <w:t>đúng</w:t>
            </w:r>
            <w:r>
              <w:rPr>
                <w:rFonts w:eastAsia="Calibri"/>
              </w:rPr>
              <w:t xml:space="preserve"> </w:t>
            </w:r>
            <w:r>
              <w:rPr>
                <w:rFonts w:eastAsia="Calibri"/>
              </w:rPr>
              <w:t>quy</w:t>
            </w:r>
            <w:r>
              <w:rPr>
                <w:rFonts w:eastAsia="Calibri"/>
              </w:rPr>
              <w:t xml:space="preserve"> </w:t>
            </w:r>
            <w:r>
              <w:rPr>
                <w:rFonts w:eastAsia="Calibri"/>
              </w:rPr>
              <w:t>định</w:t>
            </w:r>
          </w:p>
        </w:tc>
        <w:tc>
          <w:tcPr>
            <w:tcW w:w="2515" w:type="dxa"/>
            <w:tcBorders>
              <w:top w:val="single" w:sz="4" w:space="0" w:color="2E74B5"/>
              <w:left w:val="single" w:sz="4" w:space="0" w:color="2E74B5"/>
              <w:bottom w:val="single" w:sz="4" w:space="0" w:color="2E74B5"/>
              <w:right w:val="single" w:sz="4" w:space="0" w:color="2E74B5"/>
            </w:tcBorders>
          </w:tcPr>
          <w:p w:rsidR="009D1437" w:rsidP="00616EC4" w14:paraId="08D8B522" w14:textId="77777777">
            <w:pPr>
              <w:pStyle w:val="ListParagraph"/>
              <w:ind w:left="0"/>
              <w:jc w:val="both"/>
            </w:pPr>
          </w:p>
        </w:tc>
      </w:tr>
      <w:tr w14:paraId="0D1EA95C"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hideMark/>
          </w:tcPr>
          <w:p w:rsidR="009D1437" w:rsidP="00616EC4" w14:paraId="11CB58D3" w14:textId="77777777">
            <w:pPr>
              <w:autoSpaceDE w:val="0"/>
              <w:autoSpaceDN w:val="0"/>
              <w:adjustRightInd w:val="0"/>
              <w:rPr>
                <w:rFonts w:eastAsia="Calibri"/>
              </w:rPr>
            </w:pPr>
            <w:r>
              <w:rPr>
                <w:rFonts w:eastAsia="Calibri"/>
              </w:rPr>
              <w:t>ERR:7</w:t>
            </w:r>
          </w:p>
        </w:tc>
        <w:tc>
          <w:tcPr>
            <w:tcW w:w="5040" w:type="dxa"/>
            <w:tcBorders>
              <w:top w:val="single" w:sz="4" w:space="0" w:color="2E74B5"/>
              <w:left w:val="single" w:sz="4" w:space="0" w:color="2E74B5"/>
              <w:bottom w:val="single" w:sz="4" w:space="0" w:color="2E74B5"/>
              <w:right w:val="single" w:sz="4" w:space="0" w:color="2E74B5"/>
            </w:tcBorders>
            <w:hideMark/>
          </w:tcPr>
          <w:p w:rsidR="009D1437" w:rsidP="00616EC4" w14:paraId="411B5D9C" w14:textId="77777777">
            <w:pPr>
              <w:pStyle w:val="ListParagraph"/>
              <w:spacing w:after="0" w:line="240" w:lineRule="auto"/>
              <w:ind w:left="0"/>
              <w:rPr>
                <w:rFonts w:eastAsia="Calibri"/>
              </w:rPr>
            </w:pPr>
            <w:r>
              <w:rPr>
                <w:rFonts w:eastAsia="Calibri"/>
              </w:rPr>
              <w:t xml:space="preserve">User name </w:t>
            </w:r>
            <w:r>
              <w:rPr>
                <w:rFonts w:eastAsia="Calibri"/>
              </w:rPr>
              <w:t>không</w:t>
            </w:r>
            <w:r>
              <w:rPr>
                <w:rFonts w:eastAsia="Calibri"/>
              </w:rPr>
              <w:t xml:space="preserve"> </w:t>
            </w:r>
            <w:r>
              <w:rPr>
                <w:rFonts w:eastAsia="Calibri"/>
              </w:rPr>
              <w:t>phù</w:t>
            </w:r>
            <w:r>
              <w:rPr>
                <w:rFonts w:eastAsia="Calibri"/>
              </w:rPr>
              <w:t xml:space="preserve"> </w:t>
            </w:r>
            <w:r>
              <w:rPr>
                <w:rFonts w:eastAsia="Calibri"/>
              </w:rPr>
              <w:t>hợp</w:t>
            </w:r>
            <w:r>
              <w:rPr>
                <w:rFonts w:eastAsia="Calibri"/>
              </w:rPr>
              <w:t xml:space="preserve">, </w:t>
            </w:r>
            <w:r>
              <w:rPr>
                <w:rFonts w:eastAsia="Calibri"/>
              </w:rPr>
              <w:t>không</w:t>
            </w:r>
            <w:r>
              <w:rPr>
                <w:rFonts w:eastAsia="Calibri"/>
              </w:rPr>
              <w:t xml:space="preserve"> </w:t>
            </w:r>
            <w:r>
              <w:rPr>
                <w:rFonts w:eastAsia="Calibri"/>
              </w:rPr>
              <w:t>tìm</w:t>
            </w:r>
            <w:r>
              <w:rPr>
                <w:rFonts w:eastAsia="Calibri"/>
              </w:rPr>
              <w:t xml:space="preserve"> </w:t>
            </w:r>
            <w:r>
              <w:rPr>
                <w:rFonts w:eastAsia="Calibri"/>
              </w:rPr>
              <w:t>thấy</w:t>
            </w:r>
            <w:r>
              <w:rPr>
                <w:rFonts w:eastAsia="Calibri"/>
              </w:rPr>
              <w:t xml:space="preserve"> company </w:t>
            </w:r>
            <w:r>
              <w:rPr>
                <w:rFonts w:eastAsia="Calibri"/>
              </w:rPr>
              <w:t>tương</w:t>
            </w:r>
            <w:r>
              <w:rPr>
                <w:rFonts w:eastAsia="Calibri"/>
              </w:rPr>
              <w:t xml:space="preserve"> </w:t>
            </w:r>
            <w:r>
              <w:rPr>
                <w:rFonts w:eastAsia="Calibri"/>
              </w:rPr>
              <w:t>ứng</w:t>
            </w:r>
            <w:r>
              <w:rPr>
                <w:rFonts w:eastAsia="Calibri"/>
              </w:rPr>
              <w:t xml:space="preserve"> </w:t>
            </w:r>
            <w:r>
              <w:rPr>
                <w:rFonts w:eastAsia="Calibri"/>
              </w:rPr>
              <w:t>cho</w:t>
            </w:r>
            <w:r>
              <w:rPr>
                <w:rFonts w:eastAsia="Calibri"/>
              </w:rPr>
              <w:t xml:space="preserve"> user.</w:t>
            </w:r>
          </w:p>
        </w:tc>
        <w:tc>
          <w:tcPr>
            <w:tcW w:w="2515" w:type="dxa"/>
            <w:tcBorders>
              <w:top w:val="single" w:sz="4" w:space="0" w:color="2E74B5"/>
              <w:left w:val="single" w:sz="4" w:space="0" w:color="2E74B5"/>
              <w:bottom w:val="single" w:sz="4" w:space="0" w:color="2E74B5"/>
              <w:right w:val="single" w:sz="4" w:space="0" w:color="2E74B5"/>
            </w:tcBorders>
          </w:tcPr>
          <w:p w:rsidR="009D1437" w:rsidP="00616EC4" w14:paraId="51E30409" w14:textId="77777777">
            <w:pPr>
              <w:jc w:val="both"/>
            </w:pPr>
          </w:p>
        </w:tc>
      </w:tr>
      <w:tr w14:paraId="03F31D80"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hideMark/>
          </w:tcPr>
          <w:p w:rsidR="009D1437" w:rsidP="00616EC4" w14:paraId="6C53EAF6" w14:textId="77777777">
            <w:pPr>
              <w:autoSpaceDE w:val="0"/>
              <w:autoSpaceDN w:val="0"/>
              <w:adjustRightInd w:val="0"/>
              <w:rPr>
                <w:rFonts w:eastAsia="Calibri"/>
              </w:rPr>
            </w:pPr>
            <w:r>
              <w:rPr>
                <w:rFonts w:eastAsia="Calibri"/>
              </w:rPr>
              <w:t>ERR:12</w:t>
            </w:r>
          </w:p>
        </w:tc>
        <w:tc>
          <w:tcPr>
            <w:tcW w:w="5040" w:type="dxa"/>
            <w:tcBorders>
              <w:top w:val="single" w:sz="4" w:space="0" w:color="2E74B5"/>
              <w:left w:val="single" w:sz="4" w:space="0" w:color="2E74B5"/>
              <w:bottom w:val="single" w:sz="4" w:space="0" w:color="2E74B5"/>
              <w:right w:val="single" w:sz="4" w:space="0" w:color="2E74B5"/>
            </w:tcBorders>
            <w:hideMark/>
          </w:tcPr>
          <w:p w:rsidR="009D1437" w:rsidP="00616EC4" w14:paraId="6A69D693" w14:textId="77777777">
            <w:pPr>
              <w:pStyle w:val="ListParagraph"/>
              <w:spacing w:after="0" w:line="240" w:lineRule="auto"/>
              <w:ind w:left="0"/>
              <w:rPr>
                <w:rFonts w:eastAsia="Calibri"/>
              </w:rPr>
            </w:pPr>
            <w:r>
              <w:rPr>
                <w:rFonts w:eastAsia="Calibri"/>
              </w:rPr>
              <w:t>Ngày</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cũ</w:t>
            </w:r>
            <w:r>
              <w:rPr>
                <w:rFonts w:eastAsia="Calibri"/>
              </w:rPr>
              <w:t xml:space="preserve"> </w:t>
            </w:r>
            <w:r>
              <w:rPr>
                <w:rFonts w:eastAsia="Calibri"/>
              </w:rPr>
              <w:t>không</w:t>
            </w:r>
            <w:r>
              <w:rPr>
                <w:rFonts w:eastAsia="Calibri"/>
              </w:rPr>
              <w:t xml:space="preserve"> </w:t>
            </w:r>
            <w:r>
              <w:rPr>
                <w:rFonts w:eastAsia="Calibri"/>
              </w:rPr>
              <w:t>hợp</w:t>
            </w:r>
            <w:r>
              <w:rPr>
                <w:rFonts w:eastAsia="Calibri"/>
              </w:rPr>
              <w:t xml:space="preserve"> </w:t>
            </w:r>
            <w:r>
              <w:rPr>
                <w:rFonts w:eastAsia="Calibri"/>
              </w:rPr>
              <w:t>lệ</w:t>
            </w:r>
          </w:p>
        </w:tc>
        <w:tc>
          <w:tcPr>
            <w:tcW w:w="2515" w:type="dxa"/>
            <w:tcBorders>
              <w:top w:val="single" w:sz="4" w:space="0" w:color="2E74B5"/>
              <w:left w:val="single" w:sz="4" w:space="0" w:color="2E74B5"/>
              <w:bottom w:val="single" w:sz="4" w:space="0" w:color="2E74B5"/>
              <w:right w:val="single" w:sz="4" w:space="0" w:color="2E74B5"/>
            </w:tcBorders>
          </w:tcPr>
          <w:p w:rsidR="009D1437" w:rsidP="00616EC4" w14:paraId="7959C54D" w14:textId="77777777">
            <w:pPr>
              <w:jc w:val="both"/>
            </w:pPr>
          </w:p>
        </w:tc>
      </w:tr>
      <w:tr w14:paraId="31EF4E5B"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hideMark/>
          </w:tcPr>
          <w:p w:rsidR="009D1437" w:rsidP="00616EC4" w14:paraId="20BF7B2A" w14:textId="77777777">
            <w:pPr>
              <w:autoSpaceDE w:val="0"/>
              <w:autoSpaceDN w:val="0"/>
              <w:adjustRightInd w:val="0"/>
              <w:rPr>
                <w:rFonts w:eastAsia="Calibri"/>
              </w:rPr>
            </w:pPr>
            <w:r>
              <w:rPr>
                <w:rFonts w:eastAsia="Calibri"/>
              </w:rPr>
              <w:t>ERR:20</w:t>
            </w:r>
          </w:p>
        </w:tc>
        <w:tc>
          <w:tcPr>
            <w:tcW w:w="5040" w:type="dxa"/>
            <w:tcBorders>
              <w:top w:val="single" w:sz="4" w:space="0" w:color="2E74B5"/>
              <w:left w:val="single" w:sz="4" w:space="0" w:color="2E74B5"/>
              <w:bottom w:val="single" w:sz="4" w:space="0" w:color="2E74B5"/>
              <w:right w:val="single" w:sz="4" w:space="0" w:color="2E74B5"/>
            </w:tcBorders>
            <w:hideMark/>
          </w:tcPr>
          <w:p w:rsidR="009D1437" w:rsidP="00616EC4" w14:paraId="6CE4AE8E" w14:textId="77777777">
            <w:pPr>
              <w:pStyle w:val="ListParagraph"/>
              <w:spacing w:after="0" w:line="240" w:lineRule="auto"/>
              <w:ind w:left="0"/>
              <w:rPr>
                <w:rFonts w:eastAsia="Calibri"/>
              </w:rPr>
            </w:pPr>
            <w:r>
              <w:rPr>
                <w:rFonts w:eastAsia="Calibri"/>
              </w:rPr>
              <w:t xml:space="preserve">Tham </w:t>
            </w:r>
            <w:r>
              <w:rPr>
                <w:rFonts w:eastAsia="Calibri"/>
              </w:rPr>
              <w:t>số</w:t>
            </w:r>
            <w:r>
              <w:rPr>
                <w:rFonts w:eastAsia="Calibri"/>
              </w:rPr>
              <w:t xml:space="preserve"> pattern and serial </w:t>
            </w:r>
            <w:r>
              <w:rPr>
                <w:rFonts w:eastAsia="Calibri"/>
              </w:rPr>
              <w:t>không</w:t>
            </w:r>
            <w:r>
              <w:rPr>
                <w:rFonts w:eastAsia="Calibri"/>
              </w:rPr>
              <w:t xml:space="preserve"> </w:t>
            </w:r>
            <w:r>
              <w:rPr>
                <w:rFonts w:eastAsia="Calibri"/>
              </w:rPr>
              <w:t>hợp</w:t>
            </w:r>
            <w:r>
              <w:rPr>
                <w:rFonts w:eastAsia="Calibri"/>
              </w:rPr>
              <w:t xml:space="preserve"> </w:t>
            </w:r>
            <w:r>
              <w:rPr>
                <w:rFonts w:eastAsia="Calibri"/>
              </w:rPr>
              <w:t>lệ</w:t>
            </w:r>
          </w:p>
        </w:tc>
        <w:tc>
          <w:tcPr>
            <w:tcW w:w="2515" w:type="dxa"/>
            <w:tcBorders>
              <w:top w:val="single" w:sz="4" w:space="0" w:color="2E74B5"/>
              <w:left w:val="single" w:sz="4" w:space="0" w:color="2E74B5"/>
              <w:bottom w:val="single" w:sz="4" w:space="0" w:color="2E74B5"/>
              <w:right w:val="single" w:sz="4" w:space="0" w:color="2E74B5"/>
            </w:tcBorders>
          </w:tcPr>
          <w:p w:rsidR="009D1437" w:rsidP="00616EC4" w14:paraId="1C09758C" w14:textId="77777777">
            <w:pPr>
              <w:jc w:val="both"/>
            </w:pPr>
          </w:p>
        </w:tc>
      </w:tr>
      <w:tr w14:paraId="7E81D8D2"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hideMark/>
          </w:tcPr>
          <w:p w:rsidR="009D1437" w:rsidP="00616EC4" w14:paraId="449DD260" w14:textId="77777777">
            <w:pPr>
              <w:autoSpaceDE w:val="0"/>
              <w:autoSpaceDN w:val="0"/>
              <w:adjustRightInd w:val="0"/>
              <w:rPr>
                <w:rFonts w:eastAsia="Calibri"/>
              </w:rPr>
            </w:pPr>
            <w:r>
              <w:rPr>
                <w:rFonts w:eastAsia="Calibri"/>
              </w:rPr>
              <w:t>ERR:21</w:t>
            </w:r>
          </w:p>
        </w:tc>
        <w:tc>
          <w:tcPr>
            <w:tcW w:w="5040" w:type="dxa"/>
            <w:tcBorders>
              <w:top w:val="single" w:sz="4" w:space="0" w:color="2E74B5"/>
              <w:left w:val="single" w:sz="4" w:space="0" w:color="2E74B5"/>
              <w:bottom w:val="single" w:sz="4" w:space="0" w:color="2E74B5"/>
              <w:right w:val="single" w:sz="4" w:space="0" w:color="2E74B5"/>
            </w:tcBorders>
            <w:hideMark/>
          </w:tcPr>
          <w:p w:rsidR="009D1437" w:rsidP="00616EC4" w14:paraId="759C7421" w14:textId="77777777">
            <w:pPr>
              <w:pStyle w:val="ListParagraph"/>
              <w:spacing w:after="0" w:line="240" w:lineRule="auto"/>
              <w:ind w:left="0"/>
              <w:rPr>
                <w:rFonts w:eastAsia="Calibri"/>
              </w:rPr>
            </w:pPr>
            <w:r>
              <w:rPr>
                <w:rFonts w:eastAsia="Calibri"/>
              </w:rPr>
              <w:t xml:space="preserve">Tài </w:t>
            </w:r>
            <w:r>
              <w:rPr>
                <w:rFonts w:eastAsia="Calibri"/>
              </w:rPr>
              <w:t>khoản</w:t>
            </w:r>
            <w:r>
              <w:rPr>
                <w:rFonts w:eastAsia="Calibri"/>
              </w:rPr>
              <w:t xml:space="preserve"> </w:t>
            </w:r>
            <w:r>
              <w:rPr>
                <w:rFonts w:eastAsia="Calibri"/>
              </w:rPr>
              <w:t>không</w:t>
            </w:r>
            <w:r>
              <w:rPr>
                <w:rFonts w:eastAsia="Calibri"/>
              </w:rPr>
              <w:t xml:space="preserve"> </w:t>
            </w:r>
            <w:r>
              <w:rPr>
                <w:rFonts w:eastAsia="Calibri"/>
              </w:rPr>
              <w:t>tồn</w:t>
            </w:r>
            <w:r>
              <w:rPr>
                <w:rFonts w:eastAsia="Calibri"/>
              </w:rPr>
              <w:t xml:space="preserve"> </w:t>
            </w:r>
            <w:r>
              <w:rPr>
                <w:rFonts w:eastAsia="Calibri"/>
              </w:rPr>
              <w:t>tại</w:t>
            </w:r>
          </w:p>
        </w:tc>
        <w:tc>
          <w:tcPr>
            <w:tcW w:w="2515" w:type="dxa"/>
            <w:tcBorders>
              <w:top w:val="single" w:sz="4" w:space="0" w:color="2E74B5"/>
              <w:left w:val="single" w:sz="4" w:space="0" w:color="2E74B5"/>
              <w:bottom w:val="single" w:sz="4" w:space="0" w:color="2E74B5"/>
              <w:right w:val="single" w:sz="4" w:space="0" w:color="2E74B5"/>
            </w:tcBorders>
          </w:tcPr>
          <w:p w:rsidR="009D1437" w:rsidP="00616EC4" w14:paraId="0E200C3A" w14:textId="77777777">
            <w:pPr>
              <w:jc w:val="both"/>
            </w:pPr>
          </w:p>
        </w:tc>
      </w:tr>
      <w:tr w14:paraId="580F54B5"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tcPr>
          <w:p w:rsidR="009D1437" w:rsidP="00616EC4" w14:paraId="5667E2A1" w14:textId="77777777">
            <w:pPr>
              <w:autoSpaceDE w:val="0"/>
              <w:autoSpaceDN w:val="0"/>
              <w:adjustRightInd w:val="0"/>
              <w:rPr>
                <w:rFonts w:eastAsia="Calibri"/>
              </w:rPr>
            </w:pPr>
            <w:r>
              <w:rPr>
                <w:rFonts w:eastAsia="Calibri"/>
              </w:rPr>
              <w:t>ERR:22</w:t>
            </w:r>
          </w:p>
          <w:p w:rsidR="009D1437" w:rsidP="00616EC4" w14:paraId="6A6E1B85" w14:textId="77777777">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hideMark/>
          </w:tcPr>
          <w:p w:rsidR="009D1437" w:rsidP="00616EC4" w14:paraId="1D229FC6" w14:textId="77777777">
            <w:pPr>
              <w:pStyle w:val="ListParagraph"/>
              <w:spacing w:after="0" w:line="240" w:lineRule="auto"/>
              <w:ind w:left="0"/>
              <w:rPr>
                <w:rFonts w:eastAsia="Calibri"/>
              </w:rPr>
            </w:pPr>
            <w:r>
              <w:rPr>
                <w:rFonts w:eastAsia="Calibri"/>
              </w:rPr>
              <w:t>Không</w:t>
            </w:r>
            <w:r>
              <w:rPr>
                <w:rFonts w:eastAsia="Calibri"/>
              </w:rPr>
              <w:t xml:space="preserve"> </w:t>
            </w:r>
            <w:r>
              <w:rPr>
                <w:rFonts w:eastAsia="Calibri"/>
              </w:rPr>
              <w:t>tìm</w:t>
            </w:r>
            <w:r>
              <w:rPr>
                <w:rFonts w:eastAsia="Calibri"/>
              </w:rPr>
              <w:t xml:space="preserve"> </w:t>
            </w:r>
            <w:r>
              <w:rPr>
                <w:rFonts w:eastAsia="Calibri"/>
              </w:rPr>
              <w:t>thấy</w:t>
            </w:r>
            <w:r>
              <w:rPr>
                <w:rFonts w:eastAsia="Calibri"/>
              </w:rPr>
              <w:t xml:space="preserve"> keystores</w:t>
            </w:r>
          </w:p>
        </w:tc>
        <w:tc>
          <w:tcPr>
            <w:tcW w:w="2515" w:type="dxa"/>
            <w:tcBorders>
              <w:top w:val="single" w:sz="4" w:space="0" w:color="2E74B5"/>
              <w:left w:val="single" w:sz="4" w:space="0" w:color="2E74B5"/>
              <w:bottom w:val="single" w:sz="4" w:space="0" w:color="2E74B5"/>
              <w:right w:val="single" w:sz="4" w:space="0" w:color="2E74B5"/>
            </w:tcBorders>
          </w:tcPr>
          <w:p w:rsidR="009D1437" w:rsidP="00616EC4" w14:paraId="54583C54" w14:textId="77777777">
            <w:pPr>
              <w:jc w:val="both"/>
            </w:pPr>
          </w:p>
        </w:tc>
      </w:tr>
      <w:tr w14:paraId="1E7699D9"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tcPr>
          <w:p w:rsidR="009D1437" w:rsidP="00616EC4" w14:paraId="5F3176B3" w14:textId="77777777">
            <w:pPr>
              <w:autoSpaceDE w:val="0"/>
              <w:autoSpaceDN w:val="0"/>
              <w:adjustRightInd w:val="0"/>
              <w:rPr>
                <w:rFonts w:eastAsia="Calibri"/>
              </w:rPr>
            </w:pPr>
            <w:r>
              <w:rPr>
                <w:rFonts w:eastAsia="Calibri"/>
              </w:rPr>
              <w:t>ERR:28</w:t>
            </w:r>
          </w:p>
          <w:p w:rsidR="009D1437" w:rsidP="00616EC4" w14:paraId="07A38DCB" w14:textId="77777777">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hideMark/>
          </w:tcPr>
          <w:p w:rsidR="009D1437" w:rsidP="00616EC4" w14:paraId="28835347" w14:textId="77777777">
            <w:pPr>
              <w:pStyle w:val="ListParagraph"/>
              <w:spacing w:after="0" w:line="240" w:lineRule="auto"/>
              <w:ind w:left="0"/>
              <w:rPr>
                <w:rFonts w:eastAsia="Calibri"/>
              </w:rPr>
            </w:pPr>
            <w:r>
              <w:t>Chứng</w:t>
            </w:r>
            <w:r>
              <w:t xml:space="preserve"> </w:t>
            </w:r>
            <w:r>
              <w:t>thư</w:t>
            </w:r>
            <w:r>
              <w:t xml:space="preserve"> </w:t>
            </w:r>
            <w:r>
              <w:t>chưa</w:t>
            </w:r>
            <w:r>
              <w:t xml:space="preserve"> </w:t>
            </w:r>
            <w:r>
              <w:t>có</w:t>
            </w:r>
            <w:r>
              <w:t xml:space="preserve"> </w:t>
            </w:r>
            <w:r>
              <w:t>trong</w:t>
            </w:r>
            <w:r>
              <w:t xml:space="preserve"> </w:t>
            </w:r>
            <w:r>
              <w:t>hệ</w:t>
            </w:r>
            <w:r>
              <w:t xml:space="preserve"> </w:t>
            </w:r>
            <w:r>
              <w:t>thống</w:t>
            </w:r>
          </w:p>
        </w:tc>
        <w:tc>
          <w:tcPr>
            <w:tcW w:w="2515" w:type="dxa"/>
            <w:tcBorders>
              <w:top w:val="single" w:sz="4" w:space="0" w:color="2E74B5"/>
              <w:left w:val="single" w:sz="4" w:space="0" w:color="2E74B5"/>
              <w:bottom w:val="single" w:sz="4" w:space="0" w:color="2E74B5"/>
              <w:right w:val="single" w:sz="4" w:space="0" w:color="2E74B5"/>
            </w:tcBorders>
          </w:tcPr>
          <w:p w:rsidR="009D1437" w:rsidP="00616EC4" w14:paraId="511E9CEA" w14:textId="77777777">
            <w:pPr>
              <w:jc w:val="both"/>
            </w:pPr>
          </w:p>
        </w:tc>
      </w:tr>
      <w:tr w14:paraId="5E986B9E"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hideMark/>
          </w:tcPr>
          <w:p w:rsidR="009D1437" w:rsidP="00616EC4" w14:paraId="46F8CF55" w14:textId="77777777">
            <w:pPr>
              <w:autoSpaceDE w:val="0"/>
              <w:autoSpaceDN w:val="0"/>
              <w:adjustRightInd w:val="0"/>
              <w:rPr>
                <w:rFonts w:eastAsia="Calibri"/>
              </w:rPr>
            </w:pPr>
            <w:r>
              <w:t>ERR:24</w:t>
            </w:r>
          </w:p>
        </w:tc>
        <w:tc>
          <w:tcPr>
            <w:tcW w:w="5040" w:type="dxa"/>
            <w:tcBorders>
              <w:top w:val="single" w:sz="4" w:space="0" w:color="2E74B5"/>
              <w:left w:val="single" w:sz="4" w:space="0" w:color="2E74B5"/>
              <w:bottom w:val="single" w:sz="4" w:space="0" w:color="2E74B5"/>
              <w:right w:val="single" w:sz="4" w:space="0" w:color="2E74B5"/>
            </w:tcBorders>
            <w:hideMark/>
          </w:tcPr>
          <w:p w:rsidR="009D1437" w:rsidP="00616EC4" w14:paraId="5236BDE1" w14:textId="77777777">
            <w:pPr>
              <w:pStyle w:val="ListParagraph"/>
              <w:spacing w:after="0" w:line="240" w:lineRule="auto"/>
              <w:ind w:left="0"/>
            </w:pPr>
            <w:r>
              <w:t>chứng</w:t>
            </w:r>
            <w:r>
              <w:t xml:space="preserve"> </w:t>
            </w:r>
            <w:r>
              <w:t>thư</w:t>
            </w:r>
            <w:r>
              <w:t xml:space="preserve"> </w:t>
            </w:r>
            <w:r>
              <w:t>không</w:t>
            </w:r>
            <w:r>
              <w:t xml:space="preserve"> </w:t>
            </w:r>
            <w:r>
              <w:t>dùng</w:t>
            </w:r>
          </w:p>
        </w:tc>
        <w:tc>
          <w:tcPr>
            <w:tcW w:w="2515" w:type="dxa"/>
            <w:tcBorders>
              <w:top w:val="single" w:sz="4" w:space="0" w:color="2E74B5"/>
              <w:left w:val="single" w:sz="4" w:space="0" w:color="2E74B5"/>
              <w:bottom w:val="single" w:sz="4" w:space="0" w:color="2E74B5"/>
              <w:right w:val="single" w:sz="4" w:space="0" w:color="2E74B5"/>
            </w:tcBorders>
          </w:tcPr>
          <w:p w:rsidR="009D1437" w:rsidP="00616EC4" w14:paraId="191F3DF4" w14:textId="77777777">
            <w:pPr>
              <w:jc w:val="both"/>
            </w:pPr>
          </w:p>
        </w:tc>
      </w:tr>
      <w:tr w14:paraId="2CDBA2D0"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hideMark/>
          </w:tcPr>
          <w:p w:rsidR="009D1437" w:rsidP="00616EC4" w14:paraId="18656C29" w14:textId="77777777">
            <w:pPr>
              <w:autoSpaceDE w:val="0"/>
              <w:autoSpaceDN w:val="0"/>
              <w:adjustRightInd w:val="0"/>
              <w:jc w:val="both"/>
            </w:pPr>
            <w:r>
              <w:t>ERR:27</w:t>
            </w:r>
          </w:p>
        </w:tc>
        <w:tc>
          <w:tcPr>
            <w:tcW w:w="5040" w:type="dxa"/>
            <w:tcBorders>
              <w:top w:val="single" w:sz="4" w:space="0" w:color="2E74B5"/>
              <w:left w:val="single" w:sz="4" w:space="0" w:color="2E74B5"/>
              <w:bottom w:val="single" w:sz="4" w:space="0" w:color="2E74B5"/>
              <w:right w:val="single" w:sz="4" w:space="0" w:color="2E74B5"/>
            </w:tcBorders>
            <w:hideMark/>
          </w:tcPr>
          <w:p w:rsidR="009D1437" w:rsidP="00616EC4" w14:paraId="05F3199E" w14:textId="77777777">
            <w:pPr>
              <w:pStyle w:val="ListParagraph"/>
              <w:ind w:left="0"/>
              <w:jc w:val="both"/>
            </w:pPr>
            <w:r>
              <w:t>Lỗi</w:t>
            </w:r>
            <w:r>
              <w:t xml:space="preserve"> </w:t>
            </w:r>
            <w:r>
              <w:t>chứng</w:t>
            </w:r>
            <w:r>
              <w:t xml:space="preserve"> </w:t>
            </w:r>
            <w:r>
              <w:t>thư</w:t>
            </w:r>
            <w:r>
              <w:t xml:space="preserve"> </w:t>
            </w:r>
            <w:r>
              <w:t>hết</w:t>
            </w:r>
            <w:r>
              <w:t xml:space="preserve"> </w:t>
            </w:r>
            <w:r>
              <w:t>hạn</w:t>
            </w:r>
          </w:p>
        </w:tc>
        <w:tc>
          <w:tcPr>
            <w:tcW w:w="2515" w:type="dxa"/>
            <w:tcBorders>
              <w:top w:val="single" w:sz="4" w:space="0" w:color="2E74B5"/>
              <w:left w:val="single" w:sz="4" w:space="0" w:color="2E74B5"/>
              <w:bottom w:val="single" w:sz="4" w:space="0" w:color="2E74B5"/>
              <w:right w:val="single" w:sz="4" w:space="0" w:color="2E74B5"/>
            </w:tcBorders>
          </w:tcPr>
          <w:p w:rsidR="009D1437" w:rsidP="00616EC4" w14:paraId="5A2A8921" w14:textId="77777777">
            <w:pPr>
              <w:jc w:val="both"/>
            </w:pPr>
          </w:p>
        </w:tc>
      </w:tr>
      <w:tr w14:paraId="3224CBCD"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tcPr>
          <w:p w:rsidR="009D1437" w:rsidP="00616EC4" w14:paraId="0101C7A7" w14:textId="77777777">
            <w:pPr>
              <w:autoSpaceDE w:val="0"/>
              <w:autoSpaceDN w:val="0"/>
              <w:adjustRightInd w:val="0"/>
              <w:jc w:val="both"/>
            </w:pPr>
            <w:r w:rsidRPr="00971B35">
              <w:t>ERR:60</w:t>
            </w:r>
          </w:p>
        </w:tc>
        <w:tc>
          <w:tcPr>
            <w:tcW w:w="5040" w:type="dxa"/>
            <w:tcBorders>
              <w:top w:val="single" w:sz="4" w:space="0" w:color="2E74B5"/>
              <w:left w:val="single" w:sz="4" w:space="0" w:color="2E74B5"/>
              <w:bottom w:val="single" w:sz="4" w:space="0" w:color="2E74B5"/>
              <w:right w:val="single" w:sz="4" w:space="0" w:color="2E74B5"/>
            </w:tcBorders>
          </w:tcPr>
          <w:p w:rsidR="009D1437" w:rsidP="00616EC4" w14:paraId="3C550D16" w14:textId="77777777">
            <w:pPr>
              <w:pStyle w:val="ListParagraph"/>
              <w:ind w:left="0"/>
              <w:jc w:val="both"/>
            </w:pPr>
            <w:r w:rsidRPr="00971B35">
              <w:t>Chỉ</w:t>
            </w:r>
            <w:r w:rsidRPr="00971B35">
              <w:t xml:space="preserve"> </w:t>
            </w:r>
            <w:r w:rsidRPr="00971B35">
              <w:t>được</w:t>
            </w:r>
            <w:r w:rsidRPr="00971B35">
              <w:t xml:space="preserve"> </w:t>
            </w:r>
            <w:r w:rsidRPr="00971B35">
              <w:t>phép</w:t>
            </w:r>
            <w:r w:rsidRPr="00971B35">
              <w:t xml:space="preserve"> </w:t>
            </w:r>
            <w:r w:rsidRPr="00971B35">
              <w:t>điều</w:t>
            </w:r>
            <w:r w:rsidRPr="00971B35">
              <w:t xml:space="preserve"> </w:t>
            </w:r>
            <w:r w:rsidRPr="00971B35">
              <w:t>chỉnh</w:t>
            </w:r>
            <w:r w:rsidRPr="00971B35">
              <w:t xml:space="preserve"> </w:t>
            </w:r>
            <w:r w:rsidRPr="00971B35">
              <w:t>hóa</w:t>
            </w:r>
            <w:r w:rsidRPr="00971B35">
              <w:t xml:space="preserve"> </w:t>
            </w:r>
            <w:r w:rsidRPr="00971B35">
              <w:t>đơn</w:t>
            </w:r>
            <w:r w:rsidRPr="00971B35">
              <w:t xml:space="preserve"> </w:t>
            </w:r>
            <w:r w:rsidRPr="00971B35">
              <w:t>cùng</w:t>
            </w:r>
            <w:r w:rsidRPr="00971B35">
              <w:t xml:space="preserve"> </w:t>
            </w:r>
            <w:r w:rsidRPr="00971B35">
              <w:t>loại</w:t>
            </w:r>
            <w:r w:rsidRPr="00971B35">
              <w:t xml:space="preserve"> (</w:t>
            </w:r>
            <w:r w:rsidRPr="00971B35">
              <w:t>Có</w:t>
            </w:r>
            <w:r w:rsidRPr="00971B35">
              <w:t xml:space="preserve"> </w:t>
            </w:r>
            <w:r w:rsidRPr="00971B35">
              <w:t>mã</w:t>
            </w:r>
            <w:r w:rsidRPr="00971B35">
              <w:t xml:space="preserve"> / </w:t>
            </w:r>
            <w:r w:rsidRPr="00971B35">
              <w:t>Không</w:t>
            </w:r>
            <w:r w:rsidRPr="00971B35">
              <w:t xml:space="preserve"> </w:t>
            </w:r>
            <w:r w:rsidRPr="00971B35">
              <w:t>mã</w:t>
            </w:r>
            <w:r w:rsidRPr="00971B35">
              <w:t>).</w:t>
            </w:r>
          </w:p>
        </w:tc>
        <w:tc>
          <w:tcPr>
            <w:tcW w:w="2515" w:type="dxa"/>
            <w:tcBorders>
              <w:top w:val="single" w:sz="4" w:space="0" w:color="2E74B5"/>
              <w:left w:val="single" w:sz="4" w:space="0" w:color="2E74B5"/>
              <w:bottom w:val="single" w:sz="4" w:space="0" w:color="2E74B5"/>
              <w:right w:val="single" w:sz="4" w:space="0" w:color="2E74B5"/>
            </w:tcBorders>
          </w:tcPr>
          <w:p w:rsidR="009D1437" w:rsidP="00616EC4" w14:paraId="25E3E068" w14:textId="77777777">
            <w:pPr>
              <w:jc w:val="both"/>
            </w:pPr>
          </w:p>
        </w:tc>
      </w:tr>
      <w:tr w14:paraId="393FE0C3"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tcPr>
          <w:p w:rsidR="009D1437" w:rsidP="00616EC4" w14:paraId="48AB3F07" w14:textId="77777777">
            <w:pPr>
              <w:autoSpaceDE w:val="0"/>
              <w:autoSpaceDN w:val="0"/>
              <w:adjustRightInd w:val="0"/>
              <w:jc w:val="both"/>
            </w:pPr>
            <w:r w:rsidRPr="00971B35">
              <w:t>ERR:61</w:t>
            </w:r>
          </w:p>
        </w:tc>
        <w:tc>
          <w:tcPr>
            <w:tcW w:w="5040" w:type="dxa"/>
            <w:tcBorders>
              <w:top w:val="single" w:sz="4" w:space="0" w:color="2E74B5"/>
              <w:left w:val="single" w:sz="4" w:space="0" w:color="2E74B5"/>
              <w:bottom w:val="single" w:sz="4" w:space="0" w:color="2E74B5"/>
              <w:right w:val="single" w:sz="4" w:space="0" w:color="2E74B5"/>
            </w:tcBorders>
          </w:tcPr>
          <w:p w:rsidR="009D1437" w:rsidP="00616EC4" w14:paraId="6C9DDB4A" w14:textId="77777777">
            <w:pPr>
              <w:pStyle w:val="ListParagraph"/>
              <w:ind w:left="0"/>
              <w:jc w:val="both"/>
            </w:pPr>
            <w:r w:rsidRPr="00971B35">
              <w:t>Chỉ</w:t>
            </w:r>
            <w:r w:rsidRPr="00971B35">
              <w:t xml:space="preserve"> </w:t>
            </w:r>
            <w:r w:rsidRPr="00971B35">
              <w:t>được</w:t>
            </w:r>
            <w:r w:rsidRPr="00971B35">
              <w:t xml:space="preserve"> </w:t>
            </w:r>
            <w:r w:rsidRPr="00971B35">
              <w:t>phép</w:t>
            </w:r>
            <w:r w:rsidRPr="00971B35">
              <w:t xml:space="preserve"> </w:t>
            </w:r>
            <w:r w:rsidRPr="00971B35">
              <w:t>điều</w:t>
            </w:r>
            <w:r w:rsidRPr="00971B35">
              <w:t xml:space="preserve"> </w:t>
            </w:r>
            <w:r w:rsidRPr="00971B35">
              <w:t>chỉnh</w:t>
            </w:r>
            <w:r w:rsidRPr="00971B35">
              <w:t xml:space="preserve"> </w:t>
            </w:r>
            <w:r w:rsidRPr="00971B35">
              <w:t>hóa</w:t>
            </w:r>
            <w:r w:rsidRPr="00971B35">
              <w:t xml:space="preserve"> </w:t>
            </w:r>
            <w:r w:rsidRPr="00971B35">
              <w:t>đơn</w:t>
            </w:r>
            <w:r w:rsidRPr="00971B35">
              <w:t xml:space="preserve"> </w:t>
            </w:r>
            <w:r w:rsidRPr="00971B35">
              <w:t>cùng</w:t>
            </w:r>
            <w:r w:rsidRPr="00971B35">
              <w:t xml:space="preserve"> </w:t>
            </w:r>
            <w:r w:rsidRPr="00971B35">
              <w:t>loại</w:t>
            </w:r>
            <w:r w:rsidRPr="00971B35">
              <w:t xml:space="preserve"> (HD GTGT / HD </w:t>
            </w:r>
            <w:r w:rsidRPr="00971B35">
              <w:t>bán</w:t>
            </w:r>
            <w:r w:rsidRPr="00971B35">
              <w:t xml:space="preserve"> </w:t>
            </w:r>
            <w:r w:rsidRPr="00971B35">
              <w:t>hàng</w:t>
            </w:r>
            <w:r w:rsidRPr="00971B35">
              <w:t>...).</w:t>
            </w:r>
          </w:p>
        </w:tc>
        <w:tc>
          <w:tcPr>
            <w:tcW w:w="2515" w:type="dxa"/>
            <w:tcBorders>
              <w:top w:val="single" w:sz="4" w:space="0" w:color="2E74B5"/>
              <w:left w:val="single" w:sz="4" w:space="0" w:color="2E74B5"/>
              <w:bottom w:val="single" w:sz="4" w:space="0" w:color="2E74B5"/>
              <w:right w:val="single" w:sz="4" w:space="0" w:color="2E74B5"/>
            </w:tcBorders>
          </w:tcPr>
          <w:p w:rsidR="009D1437" w:rsidP="00616EC4" w14:paraId="7EF2875C" w14:textId="77777777">
            <w:pPr>
              <w:jc w:val="both"/>
            </w:pPr>
          </w:p>
        </w:tc>
      </w:tr>
      <w:tr w14:paraId="2511DF61"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tcPr>
          <w:p w:rsidR="009D1437" w:rsidP="00616EC4" w14:paraId="629E7AEB" w14:textId="77777777">
            <w:pPr>
              <w:autoSpaceDE w:val="0"/>
              <w:autoSpaceDN w:val="0"/>
              <w:adjustRightInd w:val="0"/>
              <w:jc w:val="both"/>
            </w:pPr>
            <w:r w:rsidRPr="00971B35">
              <w:t>ERR:62</w:t>
            </w:r>
          </w:p>
        </w:tc>
        <w:tc>
          <w:tcPr>
            <w:tcW w:w="5040" w:type="dxa"/>
            <w:tcBorders>
              <w:top w:val="single" w:sz="4" w:space="0" w:color="2E74B5"/>
              <w:left w:val="single" w:sz="4" w:space="0" w:color="2E74B5"/>
              <w:bottom w:val="single" w:sz="4" w:space="0" w:color="2E74B5"/>
              <w:right w:val="single" w:sz="4" w:space="0" w:color="2E74B5"/>
            </w:tcBorders>
          </w:tcPr>
          <w:p w:rsidR="009D1437" w:rsidP="00616EC4" w14:paraId="74DE80A7" w14:textId="77777777">
            <w:pPr>
              <w:pStyle w:val="ListParagraph"/>
              <w:ind w:left="0"/>
              <w:jc w:val="both"/>
            </w:pPr>
            <w:r w:rsidRPr="00971B35">
              <w:t>Không</w:t>
            </w:r>
            <w:r w:rsidRPr="00971B35">
              <w:t xml:space="preserve"> </w:t>
            </w:r>
            <w:r w:rsidRPr="00971B35">
              <w:t>được</w:t>
            </w:r>
            <w:r w:rsidRPr="00971B35">
              <w:t xml:space="preserve"> </w:t>
            </w:r>
            <w:r w:rsidRPr="00971B35">
              <w:t>dùng</w:t>
            </w:r>
            <w:r w:rsidRPr="00971B35">
              <w:t xml:space="preserve"> </w:t>
            </w:r>
            <w:r w:rsidRPr="00971B35">
              <w:t>không</w:t>
            </w:r>
            <w:r w:rsidRPr="00971B35">
              <w:t xml:space="preserve"> </w:t>
            </w:r>
            <w:r w:rsidRPr="00971B35">
              <w:t>mã</w:t>
            </w:r>
            <w:r w:rsidRPr="00971B35">
              <w:t xml:space="preserve"> </w:t>
            </w:r>
            <w:r w:rsidRPr="00971B35">
              <w:t>đăng</w:t>
            </w:r>
            <w:r w:rsidRPr="00971B35">
              <w:t xml:space="preserve"> </w:t>
            </w:r>
            <w:r w:rsidRPr="00971B35">
              <w:t>ký</w:t>
            </w:r>
            <w:r w:rsidRPr="00971B35">
              <w:t xml:space="preserve"> </w:t>
            </w:r>
            <w:r w:rsidRPr="00971B35">
              <w:t>gửi</w:t>
            </w:r>
            <w:r w:rsidRPr="00971B35">
              <w:t xml:space="preserve"> </w:t>
            </w:r>
            <w:r w:rsidRPr="00971B35">
              <w:t>bảng</w:t>
            </w:r>
            <w:r w:rsidRPr="00971B35">
              <w:t xml:space="preserve"> </w:t>
            </w:r>
            <w:r w:rsidRPr="00971B35">
              <w:t>tổng</w:t>
            </w:r>
            <w:r w:rsidRPr="00971B35">
              <w:t xml:space="preserve"> </w:t>
            </w:r>
            <w:r w:rsidRPr="00971B35">
              <w:t>hợp</w:t>
            </w:r>
            <w:r w:rsidRPr="00971B35">
              <w:t xml:space="preserve"> </w:t>
            </w:r>
            <w:r w:rsidRPr="00971B35">
              <w:t>thay</w:t>
            </w:r>
            <w:r w:rsidRPr="00971B35">
              <w:t xml:space="preserve"> </w:t>
            </w:r>
            <w:r w:rsidRPr="00971B35">
              <w:t>thế</w:t>
            </w:r>
            <w:r w:rsidRPr="00971B35">
              <w:t xml:space="preserve">, </w:t>
            </w:r>
            <w:r w:rsidRPr="00971B35">
              <w:t>điều</w:t>
            </w:r>
            <w:r w:rsidRPr="00971B35">
              <w:t xml:space="preserve"> </w:t>
            </w:r>
            <w:r w:rsidRPr="00971B35">
              <w:t>chỉnh</w:t>
            </w:r>
            <w:r w:rsidRPr="00971B35">
              <w:t xml:space="preserve"> </w:t>
            </w:r>
            <w:r w:rsidRPr="00971B35">
              <w:t>các</w:t>
            </w:r>
            <w:r w:rsidRPr="00971B35">
              <w:t xml:space="preserve"> </w:t>
            </w:r>
            <w:r w:rsidRPr="00971B35">
              <w:t>hóa</w:t>
            </w:r>
            <w:r w:rsidRPr="00971B35">
              <w:t xml:space="preserve"> </w:t>
            </w:r>
            <w:r w:rsidRPr="00971B35">
              <w:t>đơn</w:t>
            </w:r>
            <w:r w:rsidRPr="00971B35">
              <w:t xml:space="preserve"> </w:t>
            </w:r>
            <w:r w:rsidRPr="00971B35">
              <w:t>không</w:t>
            </w:r>
            <w:r w:rsidRPr="00971B35">
              <w:t xml:space="preserve"> </w:t>
            </w:r>
            <w:r w:rsidRPr="00971B35">
              <w:t>mã</w:t>
            </w:r>
            <w:r w:rsidRPr="00971B35">
              <w:t xml:space="preserve"> </w:t>
            </w:r>
            <w:r w:rsidRPr="00971B35">
              <w:t>gửi</w:t>
            </w:r>
            <w:r w:rsidRPr="00971B35">
              <w:t xml:space="preserve"> </w:t>
            </w:r>
            <w:r w:rsidRPr="00971B35">
              <w:t>thông</w:t>
            </w:r>
            <w:r w:rsidRPr="00971B35">
              <w:t xml:space="preserve"> tin chi </w:t>
            </w:r>
            <w:r w:rsidRPr="00971B35">
              <w:t>tiết</w:t>
            </w:r>
            <w:r w:rsidRPr="00971B35">
              <w:t>.</w:t>
            </w:r>
          </w:p>
        </w:tc>
        <w:tc>
          <w:tcPr>
            <w:tcW w:w="2515" w:type="dxa"/>
            <w:tcBorders>
              <w:top w:val="single" w:sz="4" w:space="0" w:color="2E74B5"/>
              <w:left w:val="single" w:sz="4" w:space="0" w:color="2E74B5"/>
              <w:bottom w:val="single" w:sz="4" w:space="0" w:color="2E74B5"/>
              <w:right w:val="single" w:sz="4" w:space="0" w:color="2E74B5"/>
            </w:tcBorders>
          </w:tcPr>
          <w:p w:rsidR="009D1437" w:rsidP="00616EC4" w14:paraId="16FA8D78" w14:textId="77777777">
            <w:pPr>
              <w:jc w:val="both"/>
            </w:pPr>
          </w:p>
        </w:tc>
      </w:tr>
      <w:tr w14:paraId="52B06C97"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auto"/>
              <w:right w:val="single" w:sz="4" w:space="0" w:color="2E74B5"/>
            </w:tcBorders>
            <w:hideMark/>
          </w:tcPr>
          <w:p w:rsidR="009D1437" w:rsidP="00616EC4" w14:paraId="39B35B37" w14:textId="77777777">
            <w:pPr>
              <w:autoSpaceDE w:val="0"/>
              <w:autoSpaceDN w:val="0"/>
              <w:adjustRightInd w:val="0"/>
              <w:rPr>
                <w:rFonts w:eastAsia="Calibri"/>
              </w:rPr>
            </w:pPr>
            <w:r>
              <w:rPr>
                <w:rFonts w:eastAsia="Calibri"/>
              </w:rPr>
              <w:t>Dữ</w:t>
            </w:r>
            <w:r>
              <w:rPr>
                <w:rFonts w:eastAsia="Calibri"/>
              </w:rPr>
              <w:t xml:space="preserve"> </w:t>
            </w:r>
            <w:r>
              <w:rPr>
                <w:rFonts w:eastAsia="Calibri"/>
              </w:rPr>
              <w:t>liệu</w:t>
            </w:r>
            <w:r>
              <w:rPr>
                <w:rFonts w:eastAsia="Calibri"/>
              </w:rPr>
              <w:t xml:space="preserve"> xml </w:t>
            </w:r>
            <w:r>
              <w:rPr>
                <w:rFonts w:eastAsia="Calibri"/>
              </w:rPr>
              <w:t>đầu</w:t>
            </w:r>
            <w:r>
              <w:rPr>
                <w:rFonts w:eastAsia="Calibri"/>
              </w:rPr>
              <w:t xml:space="preserve"> </w:t>
            </w:r>
            <w:r>
              <w:rPr>
                <w:rFonts w:eastAsia="Calibri"/>
              </w:rPr>
              <w:t>vào</w:t>
            </w:r>
            <w:r>
              <w:rPr>
                <w:rFonts w:eastAsia="Calibri"/>
              </w:rPr>
              <w:t xml:space="preserve"> </w:t>
            </w:r>
            <w:r>
              <w:rPr>
                <w:rFonts w:eastAsia="Calibri"/>
              </w:rPr>
              <w:t>không</w:t>
            </w:r>
            <w:r>
              <w:rPr>
                <w:rFonts w:eastAsia="Calibri"/>
              </w:rPr>
              <w:t xml:space="preserve"> </w:t>
            </w:r>
            <w:r>
              <w:rPr>
                <w:rFonts w:eastAsia="Calibri"/>
              </w:rPr>
              <w:t>đúng</w:t>
            </w:r>
            <w:r>
              <w:rPr>
                <w:rFonts w:eastAsia="Calibri"/>
              </w:rPr>
              <w:t xml:space="preserve"> </w:t>
            </w:r>
            <w:r>
              <w:rPr>
                <w:rFonts w:eastAsia="Calibri"/>
              </w:rPr>
              <w:t>quy</w:t>
            </w:r>
            <w:r>
              <w:rPr>
                <w:rFonts w:eastAsia="Calibri"/>
              </w:rPr>
              <w:t xml:space="preserve"> </w:t>
            </w:r>
            <w:r>
              <w:rPr>
                <w:rFonts w:eastAsia="Calibri"/>
              </w:rPr>
              <w:t>định</w:t>
            </w:r>
          </w:p>
        </w:tc>
        <w:tc>
          <w:tcPr>
            <w:tcW w:w="5040" w:type="dxa"/>
            <w:tcBorders>
              <w:top w:val="single" w:sz="4" w:space="0" w:color="2E74B5"/>
              <w:left w:val="single" w:sz="4" w:space="0" w:color="2E74B5"/>
              <w:bottom w:val="single" w:sz="4" w:space="0" w:color="2E74B5"/>
              <w:right w:val="single" w:sz="4" w:space="0" w:color="2E74B5"/>
            </w:tcBorders>
            <w:hideMark/>
          </w:tcPr>
          <w:p w:rsidR="009D1437" w:rsidRPr="00971B35" w:rsidP="00616EC4" w14:paraId="30BF11B1" w14:textId="77777777">
            <w:pPr>
              <w:rPr>
                <w:rFonts w:eastAsia="Calibri"/>
              </w:rPr>
            </w:pPr>
            <w:r w:rsidRPr="00971B35">
              <w:rPr>
                <w:rFonts w:eastAsia="Calibri"/>
              </w:rPr>
              <w:t>Chuỗi</w:t>
            </w:r>
            <w:r w:rsidRPr="00971B35">
              <w:rPr>
                <w:rFonts w:eastAsia="Calibri"/>
              </w:rPr>
              <w:t xml:space="preserve"> </w:t>
            </w:r>
            <w:r w:rsidRPr="00971B35">
              <w:rPr>
                <w:rFonts w:eastAsia="Calibri"/>
              </w:rPr>
              <w:t>trả</w:t>
            </w:r>
            <w:r w:rsidRPr="00971B35">
              <w:rPr>
                <w:rFonts w:eastAsia="Calibri"/>
              </w:rPr>
              <w:t xml:space="preserve"> </w:t>
            </w:r>
            <w:r w:rsidRPr="00971B35">
              <w:rPr>
                <w:rFonts w:eastAsia="Calibri"/>
              </w:rPr>
              <w:t>về</w:t>
            </w:r>
          </w:p>
        </w:tc>
        <w:tc>
          <w:tcPr>
            <w:tcW w:w="2515" w:type="dxa"/>
            <w:tcBorders>
              <w:top w:val="single" w:sz="4" w:space="0" w:color="2E74B5"/>
              <w:left w:val="single" w:sz="4" w:space="0" w:color="2E74B5"/>
              <w:bottom w:val="single" w:sz="4" w:space="0" w:color="2E74B5"/>
              <w:right w:val="single" w:sz="4" w:space="0" w:color="2E74B5"/>
            </w:tcBorders>
          </w:tcPr>
          <w:p w:rsidR="009D1437" w:rsidP="00616EC4" w14:paraId="2D167C6F" w14:textId="77777777">
            <w:pPr>
              <w:jc w:val="both"/>
            </w:pPr>
          </w:p>
        </w:tc>
      </w:tr>
    </w:tbl>
    <w:p w:rsidR="009D1437" w:rsidP="009D1437" w14:paraId="5542B485" w14:textId="77777777">
      <w:pPr>
        <w:pStyle w:val="ListParagraph"/>
        <w:numPr>
          <w:ilvl w:val="0"/>
          <w:numId w:val="2"/>
        </w:numPr>
        <w:spacing w:after="0" w:line="360" w:lineRule="auto"/>
        <w:ind w:left="1080"/>
        <w:jc w:val="both"/>
        <w:rPr>
          <w:rFonts w:eastAsia="Calibri"/>
          <w:b/>
        </w:rPr>
      </w:pPr>
      <w:r>
        <w:rPr>
          <w:rFonts w:eastAsia="Calibri"/>
          <w:b/>
        </w:rPr>
        <w:t>chuỗi</w:t>
      </w:r>
      <w:r>
        <w:rPr>
          <w:rFonts w:eastAsia="Calibri"/>
          <w:b/>
        </w:rPr>
        <w:t xml:space="preserve"> xml</w:t>
      </w:r>
    </w:p>
    <w:p w:rsidR="009D1437" w:rsidP="009D1437" w14:paraId="7B144015" w14:textId="77777777">
      <w:pPr>
        <w:rPr>
          <w:rFonts w:ascii="Courier New" w:hAnsi="Courier New" w:cs="Courier New"/>
          <w:color w:val="000000"/>
          <w:sz w:val="18"/>
          <w:szCs w:val="18"/>
          <w:shd w:val="clear" w:color="auto" w:fill="FFFFFF"/>
        </w:rPr>
      </w:pPr>
      <w:r>
        <w:rPr>
          <w:rStyle w:val="hljs-tag"/>
          <w:color w:val="0000FF"/>
          <w:sz w:val="18"/>
          <w:szCs w:val="18"/>
        </w:rPr>
        <w:t>&lt;</w:t>
      </w:r>
      <w:r>
        <w:rPr>
          <w:rStyle w:val="hljs-name"/>
          <w:rFonts w:ascii="Courier New" w:hAnsi="Courier New" w:cs="Courier New"/>
          <w:color w:val="0000FF"/>
          <w:sz w:val="18"/>
          <w:szCs w:val="18"/>
        </w:rPr>
        <w:t>Invoices</w:t>
      </w:r>
      <w:r>
        <w:rPr>
          <w:rStyle w:val="hljs-tag"/>
          <w:color w:val="0000FF"/>
          <w:sz w:val="18"/>
          <w:szCs w:val="18"/>
        </w:rPr>
        <w:t>&gt;</w:t>
      </w:r>
      <w:r>
        <w:rPr>
          <w:rFonts w:ascii="Courier New" w:hAnsi="Courier New" w:cs="Courier New"/>
          <w:color w:val="000000"/>
          <w:sz w:val="18"/>
          <w:szCs w:val="18"/>
          <w:shd w:val="clear" w:color="auto" w:fill="FFFFFF"/>
        </w:rPr>
        <w:t xml:space="preserve"> </w:t>
      </w:r>
    </w:p>
    <w:p w:rsidR="009D1437" w:rsidP="009D1437" w14:paraId="52EB69CD" w14:textId="77777777">
      <w:pPr>
        <w:ind w:firstLine="720"/>
        <w:rPr>
          <w:rStyle w:val="hljs-tag"/>
          <w:color w:val="0000FF"/>
        </w:rPr>
      </w:pPr>
      <w:r>
        <w:rPr>
          <w:rStyle w:val="hljs-tag"/>
          <w:color w:val="0000FF"/>
          <w:sz w:val="18"/>
          <w:szCs w:val="18"/>
        </w:rPr>
        <w:t>&lt;</w:t>
      </w:r>
      <w:r>
        <w:rPr>
          <w:rStyle w:val="hljs-name"/>
          <w:rFonts w:ascii="Courier New" w:hAnsi="Courier New" w:cs="Courier New"/>
          <w:color w:val="0000FF"/>
          <w:sz w:val="18"/>
          <w:szCs w:val="18"/>
        </w:rPr>
        <w:t>Inv</w:t>
      </w:r>
      <w:r>
        <w:rPr>
          <w:rStyle w:val="hljs-tag"/>
          <w:color w:val="0000FF"/>
          <w:sz w:val="18"/>
          <w:szCs w:val="18"/>
        </w:rPr>
        <w:t>&gt;</w:t>
      </w:r>
    </w:p>
    <w:p w:rsidR="009D1437" w:rsidP="009D1437" w14:paraId="2C46C733" w14:textId="77777777">
      <w:pPr>
        <w:ind w:left="720" w:firstLine="720"/>
        <w:rPr>
          <w:color w:val="000000"/>
          <w:shd w:val="clear" w:color="auto" w:fill="FFFFFF"/>
        </w:rPr>
      </w:pPr>
      <w:r>
        <w:rPr>
          <w:rFonts w:ascii="Courier New" w:hAnsi="Courier New" w:cs="Courier New"/>
          <w:color w:val="000000"/>
          <w:sz w:val="18"/>
          <w:szCs w:val="18"/>
          <w:shd w:val="clear" w:color="auto" w:fill="FFFFFF"/>
        </w:rPr>
        <w:t xml:space="preserve"> </w:t>
      </w:r>
      <w:r>
        <w:rPr>
          <w:rStyle w:val="hljs-tag"/>
          <w:color w:val="0000FF"/>
          <w:sz w:val="18"/>
          <w:szCs w:val="18"/>
        </w:rPr>
        <w:t>&lt;</w:t>
      </w:r>
      <w:r>
        <w:rPr>
          <w:rStyle w:val="hljs-name"/>
          <w:rFonts w:ascii="Courier New" w:hAnsi="Courier New" w:cs="Courier New"/>
          <w:color w:val="0000FF"/>
          <w:sz w:val="18"/>
          <w:szCs w:val="18"/>
        </w:rPr>
        <w:t>key</w:t>
      </w:r>
      <w:r>
        <w:rPr>
          <w:rStyle w:val="hljs-tag"/>
          <w:color w:val="0000FF"/>
          <w:sz w:val="18"/>
          <w:szCs w:val="18"/>
        </w:rPr>
        <w:t>&gt;</w:t>
      </w:r>
      <w:r>
        <w:rPr>
          <w:rFonts w:ascii="Courier New" w:hAnsi="Courier New" w:cs="Courier New"/>
          <w:color w:val="000000"/>
          <w:sz w:val="18"/>
          <w:szCs w:val="18"/>
          <w:shd w:val="clear" w:color="auto" w:fill="FFFFFF"/>
        </w:rPr>
        <w:t>70633DCB-F356-4269-A957-569016AE0017</w:t>
      </w:r>
      <w:r>
        <w:rPr>
          <w:rStyle w:val="hljs-tag"/>
          <w:color w:val="0000FF"/>
          <w:sz w:val="18"/>
          <w:szCs w:val="18"/>
        </w:rPr>
        <w:t>&lt;/</w:t>
      </w:r>
      <w:r>
        <w:rPr>
          <w:rStyle w:val="hljs-name"/>
          <w:rFonts w:ascii="Courier New" w:hAnsi="Courier New" w:cs="Courier New"/>
          <w:color w:val="0000FF"/>
          <w:sz w:val="18"/>
          <w:szCs w:val="18"/>
        </w:rPr>
        <w:t>key</w:t>
      </w:r>
      <w:r>
        <w:rPr>
          <w:rStyle w:val="hljs-tag"/>
          <w:color w:val="0000FF"/>
          <w:sz w:val="18"/>
          <w:szCs w:val="18"/>
        </w:rPr>
        <w:t>&gt;</w:t>
      </w:r>
      <w:r>
        <w:rPr>
          <w:rFonts w:ascii="Courier New" w:hAnsi="Courier New" w:cs="Courier New"/>
          <w:color w:val="000000"/>
          <w:sz w:val="18"/>
          <w:szCs w:val="18"/>
          <w:shd w:val="clear" w:color="auto" w:fill="FFFFFF"/>
        </w:rPr>
        <w:t xml:space="preserve"> </w:t>
      </w:r>
    </w:p>
    <w:p w:rsidR="009D1437" w:rsidP="009D1437" w14:paraId="3254AE52" w14:textId="77777777">
      <w:pPr>
        <w:ind w:left="720" w:firstLine="720"/>
        <w:rPr>
          <w:rStyle w:val="hljs-tag"/>
          <w:color w:val="0000FF"/>
        </w:rPr>
      </w:pPr>
      <w:r>
        <w:rPr>
          <w:rStyle w:val="hljs-tag"/>
          <w:color w:val="0000FF"/>
          <w:sz w:val="18"/>
          <w:szCs w:val="18"/>
        </w:rPr>
        <w:t xml:space="preserve"> &lt;</w:t>
      </w:r>
      <w:r>
        <w:rPr>
          <w:rStyle w:val="hljs-name"/>
          <w:rFonts w:ascii="Courier New" w:hAnsi="Courier New" w:cs="Courier New"/>
          <w:color w:val="0000FF"/>
          <w:sz w:val="18"/>
          <w:szCs w:val="18"/>
        </w:rPr>
        <w:t>idInv</w:t>
      </w:r>
      <w:r>
        <w:rPr>
          <w:rStyle w:val="hljs-tag"/>
          <w:color w:val="0000FF"/>
          <w:sz w:val="18"/>
          <w:szCs w:val="18"/>
        </w:rPr>
        <w:t>&gt;</w:t>
      </w:r>
      <w:r>
        <w:rPr>
          <w:rFonts w:ascii="Courier New" w:hAnsi="Courier New" w:cs="Courier New"/>
          <w:color w:val="000000"/>
          <w:sz w:val="18"/>
          <w:szCs w:val="18"/>
          <w:shd w:val="clear" w:color="auto" w:fill="FFFFFF"/>
        </w:rPr>
        <w:t>20045793</w:t>
      </w:r>
      <w:r>
        <w:rPr>
          <w:rStyle w:val="hljs-tag"/>
          <w:color w:val="0000FF"/>
          <w:sz w:val="18"/>
          <w:szCs w:val="18"/>
        </w:rPr>
        <w:t>&lt;/</w:t>
      </w:r>
      <w:r>
        <w:rPr>
          <w:rStyle w:val="hljs-name"/>
          <w:rFonts w:ascii="Courier New" w:hAnsi="Courier New" w:cs="Courier New"/>
          <w:color w:val="0000FF"/>
          <w:sz w:val="18"/>
          <w:szCs w:val="18"/>
        </w:rPr>
        <w:t>idInv</w:t>
      </w:r>
      <w:r>
        <w:rPr>
          <w:rStyle w:val="hljs-tag"/>
          <w:color w:val="0000FF"/>
          <w:sz w:val="18"/>
          <w:szCs w:val="18"/>
        </w:rPr>
        <w:t>&gt;</w:t>
      </w:r>
    </w:p>
    <w:p w:rsidR="009D1437" w:rsidP="009D1437" w14:paraId="75B03B81" w14:textId="77777777">
      <w:pPr>
        <w:ind w:left="720" w:firstLine="720"/>
        <w:rPr>
          <w:rStyle w:val="hljs-tag"/>
          <w:color w:val="0000FF"/>
          <w:sz w:val="18"/>
          <w:szCs w:val="18"/>
        </w:rPr>
      </w:pPr>
      <w:r>
        <w:rPr>
          <w:rFonts w:ascii="Courier New" w:hAnsi="Courier New" w:cs="Courier New"/>
          <w:color w:val="000000"/>
          <w:sz w:val="18"/>
          <w:szCs w:val="18"/>
          <w:shd w:val="clear" w:color="auto" w:fill="FFFFFF"/>
        </w:rPr>
        <w:t xml:space="preserve"> </w:t>
      </w:r>
      <w:r>
        <w:rPr>
          <w:rStyle w:val="hljs-tag"/>
          <w:color w:val="0000FF"/>
          <w:sz w:val="18"/>
          <w:szCs w:val="18"/>
        </w:rPr>
        <w:t>&lt;</w:t>
      </w:r>
      <w:r>
        <w:rPr>
          <w:rStyle w:val="hljs-name"/>
          <w:rFonts w:ascii="Courier New" w:hAnsi="Courier New" w:cs="Courier New"/>
          <w:color w:val="0000FF"/>
          <w:sz w:val="18"/>
          <w:szCs w:val="18"/>
        </w:rPr>
        <w:t>hashValue</w:t>
      </w:r>
      <w:r>
        <w:rPr>
          <w:rStyle w:val="hljs-tag"/>
          <w:color w:val="0000FF"/>
          <w:sz w:val="18"/>
          <w:szCs w:val="18"/>
        </w:rPr>
        <w:t>&gt;</w:t>
      </w:r>
      <w:r>
        <w:rPr>
          <w:rFonts w:ascii="Courier New" w:hAnsi="Courier New" w:cs="Courier New"/>
          <w:color w:val="000000"/>
          <w:sz w:val="18"/>
          <w:szCs w:val="18"/>
          <w:shd w:val="clear" w:color="auto" w:fill="FFFFFF"/>
        </w:rPr>
        <w:t>GhdasQwB5B8Y0/lSRHM0K8OXMZo=</w:t>
      </w:r>
      <w:r>
        <w:rPr>
          <w:rStyle w:val="hljs-tag"/>
          <w:color w:val="0000FF"/>
          <w:sz w:val="18"/>
          <w:szCs w:val="18"/>
        </w:rPr>
        <w:t>&lt;/</w:t>
      </w:r>
      <w:r>
        <w:rPr>
          <w:rStyle w:val="hljs-name"/>
          <w:rFonts w:ascii="Courier New" w:hAnsi="Courier New" w:cs="Courier New"/>
          <w:color w:val="0000FF"/>
          <w:sz w:val="18"/>
          <w:szCs w:val="18"/>
        </w:rPr>
        <w:t>hashValue</w:t>
      </w:r>
      <w:r>
        <w:rPr>
          <w:rStyle w:val="hljs-tag"/>
          <w:color w:val="0000FF"/>
          <w:sz w:val="18"/>
          <w:szCs w:val="18"/>
        </w:rPr>
        <w:t>&gt;</w:t>
      </w:r>
    </w:p>
    <w:p w:rsidR="009D1437" w:rsidP="009D1437" w14:paraId="04E7BB27" w14:textId="77777777">
      <w:pPr>
        <w:ind w:left="720" w:firstLine="720"/>
        <w:rPr>
          <w:rStyle w:val="hljs-tag"/>
          <w:color w:val="0000FF"/>
          <w:sz w:val="18"/>
          <w:szCs w:val="18"/>
        </w:rPr>
      </w:pPr>
      <w:r>
        <w:rPr>
          <w:rFonts w:ascii="Courier New" w:hAnsi="Courier New" w:cs="Courier New"/>
          <w:color w:val="000000"/>
          <w:sz w:val="18"/>
          <w:szCs w:val="18"/>
          <w:shd w:val="clear" w:color="auto" w:fill="FFFFFF"/>
        </w:rPr>
        <w:t xml:space="preserve"> </w:t>
      </w:r>
      <w:r>
        <w:rPr>
          <w:rStyle w:val="hljs-tag"/>
          <w:color w:val="0000FF"/>
          <w:sz w:val="18"/>
          <w:szCs w:val="18"/>
        </w:rPr>
        <w:t>&lt;</w:t>
      </w:r>
      <w:r>
        <w:rPr>
          <w:rStyle w:val="hljs-name"/>
          <w:rFonts w:ascii="Courier New" w:hAnsi="Courier New" w:cs="Courier New"/>
          <w:color w:val="0000FF"/>
          <w:sz w:val="18"/>
          <w:szCs w:val="18"/>
        </w:rPr>
        <w:t>pattern</w:t>
      </w:r>
      <w:r>
        <w:rPr>
          <w:rStyle w:val="hljs-tag"/>
          <w:color w:val="0000FF"/>
          <w:sz w:val="18"/>
          <w:szCs w:val="18"/>
        </w:rPr>
        <w:t>&gt;</w:t>
      </w:r>
      <w:r>
        <w:rPr>
          <w:rFonts w:ascii="Courier New" w:hAnsi="Courier New" w:cs="Courier New"/>
          <w:color w:val="000000"/>
          <w:sz w:val="18"/>
          <w:szCs w:val="18"/>
          <w:shd w:val="clear" w:color="auto" w:fill="FFFFFF"/>
        </w:rPr>
        <w:t>1/002</w:t>
      </w:r>
      <w:r>
        <w:rPr>
          <w:rStyle w:val="hljs-tag"/>
          <w:color w:val="0000FF"/>
          <w:sz w:val="18"/>
          <w:szCs w:val="18"/>
        </w:rPr>
        <w:t>&lt;/</w:t>
      </w:r>
      <w:r>
        <w:rPr>
          <w:rStyle w:val="hljs-name"/>
          <w:rFonts w:ascii="Courier New" w:hAnsi="Courier New" w:cs="Courier New"/>
          <w:color w:val="0000FF"/>
          <w:sz w:val="18"/>
          <w:szCs w:val="18"/>
        </w:rPr>
        <w:t>pattern</w:t>
      </w:r>
      <w:r>
        <w:rPr>
          <w:rStyle w:val="hljs-tag"/>
          <w:color w:val="0000FF"/>
          <w:sz w:val="18"/>
          <w:szCs w:val="18"/>
        </w:rPr>
        <w:t>&gt;</w:t>
      </w:r>
    </w:p>
    <w:p w:rsidR="009D1437" w:rsidP="009D1437" w14:paraId="4903813D" w14:textId="77777777">
      <w:pPr>
        <w:ind w:left="720" w:firstLine="720"/>
        <w:rPr>
          <w:color w:val="000000"/>
          <w:shd w:val="clear" w:color="auto" w:fill="FFFFFF"/>
        </w:rPr>
      </w:pPr>
      <w:r>
        <w:rPr>
          <w:rFonts w:ascii="Courier New" w:hAnsi="Courier New" w:cs="Courier New"/>
          <w:color w:val="000000"/>
          <w:sz w:val="18"/>
          <w:szCs w:val="18"/>
          <w:shd w:val="clear" w:color="auto" w:fill="FFFFFF"/>
        </w:rPr>
        <w:t xml:space="preserve"> </w:t>
      </w:r>
      <w:r>
        <w:rPr>
          <w:rStyle w:val="hljs-tag"/>
          <w:color w:val="0000FF"/>
          <w:sz w:val="18"/>
          <w:szCs w:val="18"/>
        </w:rPr>
        <w:t>&lt;</w:t>
      </w:r>
      <w:r>
        <w:rPr>
          <w:rStyle w:val="hljs-name"/>
          <w:rFonts w:ascii="Courier New" w:hAnsi="Courier New" w:cs="Courier New"/>
          <w:color w:val="0000FF"/>
          <w:sz w:val="18"/>
          <w:szCs w:val="18"/>
        </w:rPr>
        <w:t>serial</w:t>
      </w:r>
      <w:r>
        <w:rPr>
          <w:rStyle w:val="hljs-tag"/>
          <w:color w:val="0000FF"/>
          <w:sz w:val="18"/>
          <w:szCs w:val="18"/>
        </w:rPr>
        <w:t>&gt;</w:t>
      </w:r>
      <w:r>
        <w:rPr>
          <w:rFonts w:ascii="Courier New" w:hAnsi="Courier New" w:cs="Courier New"/>
          <w:color w:val="000000"/>
          <w:sz w:val="18"/>
          <w:szCs w:val="18"/>
          <w:shd w:val="clear" w:color="auto" w:fill="FFFFFF"/>
        </w:rPr>
        <w:t>C22TWA</w:t>
      </w:r>
      <w:r>
        <w:rPr>
          <w:rStyle w:val="hljs-tag"/>
          <w:color w:val="0000FF"/>
          <w:sz w:val="18"/>
          <w:szCs w:val="18"/>
        </w:rPr>
        <w:t>&lt;/</w:t>
      </w:r>
      <w:r>
        <w:rPr>
          <w:rStyle w:val="hljs-name"/>
          <w:rFonts w:ascii="Courier New" w:hAnsi="Courier New" w:cs="Courier New"/>
          <w:color w:val="0000FF"/>
          <w:sz w:val="18"/>
          <w:szCs w:val="18"/>
        </w:rPr>
        <w:t>serial</w:t>
      </w:r>
      <w:r>
        <w:rPr>
          <w:rStyle w:val="hljs-tag"/>
          <w:color w:val="0000FF"/>
          <w:sz w:val="18"/>
          <w:szCs w:val="18"/>
        </w:rPr>
        <w:t>&gt;</w:t>
      </w:r>
      <w:r>
        <w:rPr>
          <w:rFonts w:ascii="Courier New" w:hAnsi="Courier New" w:cs="Courier New"/>
          <w:color w:val="000000"/>
          <w:sz w:val="18"/>
          <w:szCs w:val="18"/>
          <w:shd w:val="clear" w:color="auto" w:fill="FFFFFF"/>
        </w:rPr>
        <w:t xml:space="preserve"> </w:t>
      </w:r>
    </w:p>
    <w:p w:rsidR="009D1437" w:rsidP="009D1437" w14:paraId="2681D23C" w14:textId="77777777">
      <w:pPr>
        <w:ind w:firstLine="720"/>
        <w:rPr>
          <w:rStyle w:val="hljs-tag"/>
          <w:color w:val="0000FF"/>
        </w:rPr>
      </w:pPr>
      <w:r>
        <w:rPr>
          <w:rStyle w:val="hljs-tag"/>
          <w:color w:val="0000FF"/>
          <w:sz w:val="18"/>
          <w:szCs w:val="18"/>
        </w:rPr>
        <w:t>&lt;/</w:t>
      </w:r>
      <w:r>
        <w:rPr>
          <w:rStyle w:val="hljs-name"/>
          <w:rFonts w:ascii="Courier New" w:hAnsi="Courier New" w:cs="Courier New"/>
          <w:color w:val="0000FF"/>
          <w:sz w:val="18"/>
          <w:szCs w:val="18"/>
        </w:rPr>
        <w:t>Inv</w:t>
      </w:r>
      <w:r>
        <w:rPr>
          <w:rStyle w:val="hljs-tag"/>
          <w:color w:val="0000FF"/>
          <w:sz w:val="18"/>
          <w:szCs w:val="18"/>
        </w:rPr>
        <w:t>&gt;</w:t>
      </w:r>
    </w:p>
    <w:p w:rsidR="009D1437" w:rsidP="009D1437" w14:paraId="5D6B0FCD" w14:textId="77777777">
      <w:pPr>
        <w:rPr>
          <w:rStyle w:val="hljs-tag"/>
          <w:color w:val="0000FF"/>
          <w:sz w:val="18"/>
          <w:szCs w:val="18"/>
        </w:rPr>
      </w:pPr>
      <w:r>
        <w:rPr>
          <w:rStyle w:val="hljs-tag"/>
          <w:color w:val="0000FF"/>
          <w:sz w:val="18"/>
          <w:szCs w:val="18"/>
        </w:rPr>
        <w:t>&lt;/</w:t>
      </w:r>
      <w:r>
        <w:rPr>
          <w:rStyle w:val="hljs-name"/>
          <w:rFonts w:ascii="Courier New" w:hAnsi="Courier New" w:cs="Courier New"/>
          <w:color w:val="0000FF"/>
          <w:sz w:val="18"/>
          <w:szCs w:val="18"/>
        </w:rPr>
        <w:t>Invoices</w:t>
      </w:r>
      <w:r>
        <w:rPr>
          <w:rStyle w:val="hljs-tag"/>
          <w:color w:val="0000FF"/>
          <w:sz w:val="18"/>
          <w:szCs w:val="18"/>
        </w:rPr>
        <w:t>&gt;</w:t>
      </w:r>
    </w:p>
    <w:p w:rsidR="009D1437" w:rsidP="009D1437" w14:paraId="6F4A1AAA" w14:textId="77777777">
      <w:pPr>
        <w:rPr>
          <w:szCs w:val="28"/>
        </w:rPr>
      </w:pPr>
      <w:r>
        <w:rPr>
          <w:szCs w:val="28"/>
        </w:rPr>
        <w:t xml:space="preserve">Trong </w:t>
      </w:r>
      <w:r>
        <w:rPr>
          <w:szCs w:val="28"/>
        </w:rPr>
        <w:t>đó</w:t>
      </w:r>
      <w:r>
        <w:rPr>
          <w:szCs w:val="28"/>
        </w:rPr>
        <w:t xml:space="preserve">: </w:t>
      </w:r>
      <w:r>
        <w:rPr>
          <w:szCs w:val="28"/>
        </w:rPr>
        <w:tab/>
        <w:t xml:space="preserve">            tag </w:t>
      </w:r>
      <w:r>
        <w:rPr>
          <w:rFonts w:ascii="Consolas" w:hAnsi="Consolas" w:cs="Consolas"/>
          <w:color w:val="0000FF"/>
          <w:sz w:val="19"/>
          <w:szCs w:val="19"/>
          <w:highlight w:val="white"/>
        </w:rPr>
        <w:t>&lt;key&gt;</w:t>
      </w:r>
      <w:r>
        <w:rPr>
          <w:szCs w:val="28"/>
        </w:rPr>
        <w:t xml:space="preserve">: </w:t>
      </w:r>
      <w:r>
        <w:rPr>
          <w:szCs w:val="28"/>
        </w:rPr>
        <w:t>fkey</w:t>
      </w:r>
    </w:p>
    <w:p w:rsidR="009D1437" w:rsidP="009D1437" w14:paraId="08EDDAE1" w14:textId="77777777">
      <w:pPr>
        <w:rPr>
          <w:szCs w:val="28"/>
        </w:rPr>
      </w:pPr>
      <w:r>
        <w:rPr>
          <w:szCs w:val="28"/>
        </w:rPr>
        <w:tab/>
      </w:r>
      <w:r>
        <w:rPr>
          <w:szCs w:val="28"/>
        </w:rPr>
        <w:tab/>
      </w:r>
      <w:r>
        <w:rPr>
          <w:szCs w:val="28"/>
        </w:rPr>
        <w:tab/>
        <w:t xml:space="preserve">tag </w:t>
      </w:r>
      <w:r>
        <w:rPr>
          <w:rFonts w:ascii="Consolas" w:hAnsi="Consolas" w:cs="Consolas"/>
          <w:color w:val="0000FF"/>
          <w:sz w:val="19"/>
          <w:szCs w:val="19"/>
          <w:highlight w:val="white"/>
        </w:rPr>
        <w:t>&lt;</w:t>
      </w:r>
      <w:r>
        <w:rPr>
          <w:rFonts w:ascii="Consolas" w:hAnsi="Consolas" w:cs="Consolas"/>
          <w:color w:val="0000FF"/>
          <w:sz w:val="19"/>
          <w:szCs w:val="19"/>
          <w:highlight w:val="white"/>
        </w:rPr>
        <w:t>idInv</w:t>
      </w:r>
      <w:r>
        <w:rPr>
          <w:rFonts w:ascii="Consolas" w:hAnsi="Consolas" w:cs="Consolas"/>
          <w:color w:val="0000FF"/>
          <w:sz w:val="19"/>
          <w:szCs w:val="19"/>
          <w:highlight w:val="white"/>
        </w:rPr>
        <w:t>&gt;</w:t>
      </w:r>
      <w:r>
        <w:rPr>
          <w:szCs w:val="28"/>
        </w:rPr>
        <w:t xml:space="preserve">: id </w:t>
      </w:r>
      <w:r>
        <w:rPr>
          <w:szCs w:val="28"/>
        </w:rPr>
        <w:t>hóa</w:t>
      </w:r>
      <w:r>
        <w:rPr>
          <w:szCs w:val="28"/>
        </w:rPr>
        <w:t xml:space="preserve"> </w:t>
      </w:r>
      <w:r>
        <w:rPr>
          <w:szCs w:val="28"/>
        </w:rPr>
        <w:t>đơn</w:t>
      </w:r>
      <w:r>
        <w:rPr>
          <w:szCs w:val="28"/>
        </w:rPr>
        <w:t xml:space="preserve"> </w:t>
      </w:r>
      <w:r>
        <w:rPr>
          <w:szCs w:val="28"/>
        </w:rPr>
        <w:t>trên</w:t>
      </w:r>
      <w:r>
        <w:rPr>
          <w:szCs w:val="28"/>
        </w:rPr>
        <w:t xml:space="preserve"> </w:t>
      </w:r>
      <w:r>
        <w:rPr>
          <w:szCs w:val="28"/>
        </w:rPr>
        <w:t>hệ</w:t>
      </w:r>
      <w:r>
        <w:rPr>
          <w:szCs w:val="28"/>
        </w:rPr>
        <w:t xml:space="preserve"> </w:t>
      </w:r>
      <w:r>
        <w:rPr>
          <w:szCs w:val="28"/>
        </w:rPr>
        <w:t>thống</w:t>
      </w:r>
      <w:r>
        <w:rPr>
          <w:szCs w:val="28"/>
        </w:rPr>
        <w:t xml:space="preserve"> </w:t>
      </w:r>
      <w:r>
        <w:rPr>
          <w:szCs w:val="28"/>
        </w:rPr>
        <w:t>vnpt</w:t>
      </w:r>
    </w:p>
    <w:p w:rsidR="009D1437" w:rsidP="009D1437" w14:paraId="27F2AB9A" w14:textId="77777777">
      <w:pPr>
        <w:rPr>
          <w:szCs w:val="28"/>
        </w:rPr>
      </w:pPr>
      <w:r>
        <w:rPr>
          <w:szCs w:val="28"/>
        </w:rPr>
        <w:tab/>
      </w:r>
      <w:r>
        <w:rPr>
          <w:szCs w:val="28"/>
        </w:rPr>
        <w:tab/>
      </w:r>
      <w:r>
        <w:rPr>
          <w:szCs w:val="28"/>
        </w:rPr>
        <w:tab/>
        <w:t xml:space="preserve">tag </w:t>
      </w:r>
      <w:r>
        <w:rPr>
          <w:rFonts w:ascii="Consolas" w:hAnsi="Consolas" w:cs="Consolas"/>
          <w:color w:val="0000FF"/>
          <w:sz w:val="19"/>
          <w:szCs w:val="19"/>
          <w:highlight w:val="white"/>
        </w:rPr>
        <w:t>&lt;</w:t>
      </w:r>
      <w:r>
        <w:rPr>
          <w:rFonts w:ascii="Consolas" w:hAnsi="Consolas" w:cs="Consolas"/>
          <w:color w:val="0000FF"/>
          <w:sz w:val="19"/>
          <w:szCs w:val="19"/>
          <w:highlight w:val="white"/>
        </w:rPr>
        <w:t>hashValue</w:t>
      </w:r>
      <w:r>
        <w:rPr>
          <w:rFonts w:ascii="Consolas" w:hAnsi="Consolas" w:cs="Consolas"/>
          <w:color w:val="0000FF"/>
          <w:sz w:val="19"/>
          <w:szCs w:val="19"/>
          <w:highlight w:val="white"/>
        </w:rPr>
        <w:t>&gt;</w:t>
      </w:r>
      <w:r>
        <w:rPr>
          <w:szCs w:val="28"/>
        </w:rPr>
        <w:t xml:space="preserve">:  </w:t>
      </w:r>
      <w:r>
        <w:rPr>
          <w:szCs w:val="28"/>
        </w:rPr>
        <w:t>chuỗi</w:t>
      </w:r>
      <w:r>
        <w:rPr>
          <w:szCs w:val="28"/>
        </w:rPr>
        <w:t xml:space="preserve"> hash</w:t>
      </w:r>
    </w:p>
    <w:p w:rsidR="009D1437" w:rsidP="009D1437" w14:paraId="23ADFFD3" w14:textId="77777777">
      <w:pPr>
        <w:rPr>
          <w:szCs w:val="28"/>
        </w:rPr>
      </w:pPr>
      <w:r>
        <w:rPr>
          <w:szCs w:val="28"/>
        </w:rPr>
        <w:tab/>
      </w:r>
      <w:r>
        <w:rPr>
          <w:szCs w:val="28"/>
        </w:rPr>
        <w:tab/>
      </w:r>
      <w:r>
        <w:rPr>
          <w:szCs w:val="28"/>
        </w:rPr>
        <w:tab/>
        <w:t xml:space="preserve">tag </w:t>
      </w:r>
      <w:r>
        <w:rPr>
          <w:rFonts w:ascii="Consolas" w:hAnsi="Consolas" w:cs="Consolas"/>
          <w:color w:val="0000FF"/>
          <w:sz w:val="19"/>
          <w:szCs w:val="19"/>
          <w:highlight w:val="white"/>
        </w:rPr>
        <w:t>&lt;pattern&gt;</w:t>
      </w:r>
      <w:r>
        <w:rPr>
          <w:szCs w:val="28"/>
        </w:rPr>
        <w:t xml:space="preserve">: </w:t>
      </w:r>
      <w:r>
        <w:rPr>
          <w:szCs w:val="28"/>
        </w:rPr>
        <w:t>mẫu</w:t>
      </w:r>
      <w:r>
        <w:rPr>
          <w:szCs w:val="28"/>
        </w:rPr>
        <w:t xml:space="preserve"> </w:t>
      </w:r>
      <w:r>
        <w:rPr>
          <w:szCs w:val="28"/>
        </w:rPr>
        <w:t>số</w:t>
      </w:r>
    </w:p>
    <w:p w:rsidR="009D1437" w:rsidP="009D1437" w14:paraId="653C0310" w14:textId="77777777">
      <w:pPr>
        <w:rPr>
          <w:szCs w:val="28"/>
        </w:rPr>
      </w:pPr>
      <w:r>
        <w:rPr>
          <w:szCs w:val="28"/>
        </w:rPr>
        <w:tab/>
      </w:r>
      <w:r>
        <w:rPr>
          <w:szCs w:val="28"/>
        </w:rPr>
        <w:tab/>
      </w:r>
      <w:r>
        <w:rPr>
          <w:szCs w:val="28"/>
        </w:rPr>
        <w:tab/>
        <w:t xml:space="preserve">tag </w:t>
      </w:r>
      <w:r>
        <w:rPr>
          <w:rFonts w:ascii="Consolas" w:hAnsi="Consolas" w:cs="Consolas"/>
          <w:color w:val="0000FF"/>
          <w:sz w:val="19"/>
          <w:szCs w:val="19"/>
          <w:highlight w:val="white"/>
        </w:rPr>
        <w:t>&lt;serial&gt;</w:t>
      </w:r>
      <w:r>
        <w:rPr>
          <w:szCs w:val="28"/>
        </w:rPr>
        <w:t xml:space="preserve">: </w:t>
      </w:r>
      <w:r>
        <w:rPr>
          <w:szCs w:val="28"/>
        </w:rPr>
        <w:t>ký</w:t>
      </w:r>
      <w:r>
        <w:rPr>
          <w:szCs w:val="28"/>
        </w:rPr>
        <w:t xml:space="preserve"> </w:t>
      </w:r>
      <w:r>
        <w:rPr>
          <w:szCs w:val="28"/>
        </w:rPr>
        <w:t>hiệu</w:t>
      </w:r>
    </w:p>
    <w:p w:rsidR="009D1437" w:rsidP="00C35F19" w14:paraId="4A4E6C9B" w14:textId="77777777">
      <w:pPr>
        <w:pStyle w:val="Heading3"/>
      </w:pPr>
      <w:bookmarkStart w:id="592" w:name="_Toc106724542"/>
      <w:r>
        <w:t>Gửi</w:t>
      </w:r>
      <w:r>
        <w:t xml:space="preserve"> </w:t>
      </w:r>
      <w:r>
        <w:t>điều</w:t>
      </w:r>
      <w:r>
        <w:t xml:space="preserve"> </w:t>
      </w:r>
      <w:r>
        <w:t>chỉnh</w:t>
      </w:r>
      <w:r>
        <w:t xml:space="preserve">, </w:t>
      </w:r>
      <w:r>
        <w:t>thay</w:t>
      </w:r>
      <w:r>
        <w:t xml:space="preserve"> </w:t>
      </w:r>
      <w:r>
        <w:t>thế</w:t>
      </w:r>
      <w:r>
        <w:t xml:space="preserve"> </w:t>
      </w:r>
      <w:r>
        <w:t>hóa</w:t>
      </w:r>
      <w:r>
        <w:t xml:space="preserve"> </w:t>
      </w:r>
      <w:r>
        <w:t>đơn</w:t>
      </w:r>
      <w:r>
        <w:t xml:space="preserve"> </w:t>
      </w:r>
      <w:r>
        <w:t>cũ</w:t>
      </w:r>
      <w:r>
        <w:t xml:space="preserve"> </w:t>
      </w:r>
      <w:r>
        <w:t>sử</w:t>
      </w:r>
      <w:r>
        <w:t xml:space="preserve"> </w:t>
      </w:r>
      <w:r>
        <w:t>dụng</w:t>
      </w:r>
      <w:r>
        <w:t xml:space="preserve"> token smart CA (</w:t>
      </w:r>
      <w:r>
        <w:t>Bước</w:t>
      </w:r>
      <w:r>
        <w:t xml:space="preserve"> 2)</w:t>
      </w:r>
      <w:bookmarkEnd w:id="592"/>
    </w:p>
    <w:p w:rsidR="009D1437" w14:paraId="3DA95073" w14:textId="77777777">
      <w:pPr>
        <w:pStyle w:val="N"/>
        <w:pPrChange w:id="593" w:author="Comparison" w:date="2022-04-14T16:30:00Z">
          <w:pPr>
            <w:tabs>
              <w:tab w:val="left" w:pos="720"/>
            </w:tabs>
          </w:pPr>
        </w:pPrChange>
      </w:pPr>
      <w:r>
        <w:t>URL</w:t>
      </w:r>
    </w:p>
    <w:p w:rsidR="009D1437" w:rsidRPr="00DC584F" w14:paraId="238012F6" w14:textId="77777777">
      <w:pPr>
        <w:pStyle w:val="N"/>
        <w:pPrChange w:id="594" w:author="Comparison" w:date="2022-04-14T16:30:00Z">
          <w:pPr>
            <w:tabs>
              <w:tab w:val="left" w:pos="720"/>
            </w:tabs>
            <w:ind w:left="720"/>
          </w:pPr>
        </w:pPrChange>
        <w:rPr>
          <w:b/>
        </w:rPr>
      </w:pPr>
      <w:r>
        <w:tab/>
        <w:t xml:space="preserve"> string </w:t>
      </w:r>
      <w:r>
        <w:rPr>
          <w:b/>
        </w:rPr>
        <w:t>AdjustReplaceWithoutInvSmartCA (</w:t>
      </w:r>
      <w:r>
        <w:rPr>
          <w:color w:val="0000FF"/>
        </w:rPr>
        <w:t>string</w:t>
      </w:r>
      <w:r>
        <w:t xml:space="preserve"> Account, </w:t>
      </w:r>
      <w:r>
        <w:rPr>
          <w:color w:val="0000FF"/>
        </w:rPr>
        <w:t>string</w:t>
      </w:r>
      <w:r>
        <w:t xml:space="preserve"> ACpass, </w:t>
      </w:r>
      <w:r>
        <w:rPr>
          <w:color w:val="0000FF"/>
        </w:rPr>
        <w:t>string</w:t>
      </w:r>
      <w:r>
        <w:t xml:space="preserve"> xmlInvData, </w:t>
      </w:r>
      <w:r>
        <w:rPr>
          <w:color w:val="0000FF"/>
        </w:rPr>
        <w:t>string</w:t>
      </w:r>
      <w:r>
        <w:t xml:space="preserve"> username, </w:t>
      </w:r>
      <w:r>
        <w:rPr>
          <w:color w:val="0000FF"/>
        </w:rPr>
        <w:t>string</w:t>
      </w:r>
      <w:r>
        <w:t xml:space="preserve"> password,</w:t>
      </w:r>
      <w:r>
        <w:rPr>
          <w:color w:val="0000FF"/>
        </w:rPr>
        <w:t xml:space="preserve">int </w:t>
      </w:r>
      <w:r>
        <w:t xml:space="preserve">type, </w:t>
      </w:r>
      <w:r>
        <w:rPr>
          <w:color w:val="0000FF"/>
        </w:rPr>
        <w:t>string</w:t>
      </w:r>
      <w:r>
        <w:t xml:space="preserve"> pattern = </w:t>
      </w:r>
      <w:r>
        <w:rPr>
          <w:color w:val="A31515"/>
        </w:rPr>
        <w:t>""</w:t>
      </w:r>
      <w:r>
        <w:t xml:space="preserve">, </w:t>
      </w:r>
      <w:r>
        <w:rPr>
          <w:color w:val="0000FF"/>
        </w:rPr>
        <w:t>string</w:t>
      </w:r>
      <w:r>
        <w:t xml:space="preserve"> serial = </w:t>
      </w:r>
      <w:r>
        <w:rPr>
          <w:color w:val="A31515"/>
        </w:rPr>
        <w:t>""</w:t>
      </w:r>
      <w:r>
        <w:rPr>
          <w:b/>
        </w:rPr>
        <w:t xml:space="preserve">) </w:t>
      </w:r>
      <w:moveToRangeStart w:id="595" w:author="Comparison" w:date="2022-04-14T16:30:00Z" w:name="move100846236"/>
    </w:p>
    <w:p w:rsidR="009D1437" w:rsidP="009D1437" w14:paraId="03643047" w14:textId="77777777">
      <w:pPr>
        <w:pStyle w:val="N"/>
      </w:pPr>
      <w:r>
        <w:t>DESCRIPTION</w:t>
      </w:r>
    </w:p>
    <w:moveToRangeEnd w:id="595"/>
    <w:p w:rsidR="009D1437" w:rsidP="009D1437" w14:paraId="359CBD28" w14:textId="77777777">
      <w:pPr>
        <w:pStyle w:val="N"/>
      </w:pPr>
      <w:r>
        <w:tab/>
        <w:t>Đây là web service cho phép gửi thông tin điều chỉnh, thay thế hóa đơn điện tử cũ ( không tồn tại trong hệ thống) với các hệ thống sử dụng token, sau khi thực hiện gọi hàm Lấy giá trị Hash ở bước 1 (</w:t>
      </w:r>
      <w:r>
        <w:rPr>
          <w:b/>
        </w:rPr>
        <w:t>3.2.11</w:t>
      </w:r>
      <w:r>
        <w:t>)</w:t>
      </w:r>
    </w:p>
    <w:p w:rsidR="009D1437" w:rsidP="009D1437" w14:paraId="59116532" w14:textId="77777777">
      <w:pPr>
        <w:pStyle w:val="N"/>
      </w:pPr>
      <w:moveToRangeStart w:id="596" w:author="Comparison" w:date="2022-04-14T16:30:00Z" w:name="move100846237"/>
      <w:r>
        <w:t>HTTP METHOD</w:t>
      </w:r>
    </w:p>
    <w:p w:rsidR="009D1437" w:rsidP="009D1437" w14:paraId="0B641BD0" w14:textId="5630A8F5">
      <w:pPr>
        <w:pStyle w:val="N"/>
        <w:rPr>
          <w:b/>
        </w:rPr>
      </w:pPr>
      <w:r>
        <w:tab/>
      </w:r>
      <w:moveToRangeEnd w:id="596"/>
      <w:r>
        <w:tab/>
      </w:r>
      <w:moveToRangeStart w:id="597" w:author="Comparison" w:date="2022-04-14T16:30:00Z" w:name="move100846238"/>
      <w:r>
        <w:t>POST</w:t>
      </w:r>
    </w:p>
    <w:p w:rsidR="009D1437" w:rsidP="009D1437" w14:paraId="1A8BBC94" w14:textId="77777777">
      <w:pPr>
        <w:pStyle w:val="N"/>
      </w:pPr>
      <w:r>
        <w:t>REQUEST BODY</w:t>
      </w:r>
    </w:p>
    <w:moveToRangeEnd w:id="597"/>
    <w:p w:rsidR="009D1437" w:rsidP="009D1437" w14:paraId="7DCE2E36" w14:textId="77777777">
      <w:pPr>
        <w:pStyle w:val="ListParagraph"/>
        <w:numPr>
          <w:ilvl w:val="0"/>
          <w:numId w:val="2"/>
        </w:numPr>
        <w:spacing w:after="0" w:line="360" w:lineRule="auto"/>
        <w:ind w:left="1080"/>
        <w:jc w:val="both"/>
        <w:rPr>
          <w:rFonts w:eastAsia="Calibri"/>
          <w:b/>
          <w:u w:val="single"/>
        </w:rPr>
      </w:pPr>
      <w:r>
        <w:rPr>
          <w:rFonts w:eastAsia="Calibri"/>
          <w:b/>
        </w:rPr>
        <w:t>Account/</w:t>
      </w:r>
      <w:r>
        <w:rPr>
          <w:rFonts w:eastAsia="Calibri"/>
          <w:b/>
        </w:rPr>
        <w:t>ACPass</w:t>
      </w:r>
      <w:r>
        <w:rPr>
          <w:rFonts w:eastAsia="Calibri"/>
          <w:b/>
        </w:rPr>
        <w:t xml:space="preserve">:  </w:t>
      </w:r>
      <w:r>
        <w:rPr>
          <w:rFonts w:eastAsia="Calibri"/>
        </w:rPr>
        <w:t xml:space="preserve">Tài </w:t>
      </w:r>
      <w:r>
        <w:rPr>
          <w:rFonts w:eastAsia="Calibri"/>
        </w:rPr>
        <w:t>khoản</w:t>
      </w:r>
      <w:r>
        <w:rPr>
          <w:rFonts w:eastAsia="Calibri"/>
        </w:rPr>
        <w:t xml:space="preserve"> </w:t>
      </w:r>
      <w:r>
        <w:rPr>
          <w:rFonts w:eastAsia="Calibri"/>
        </w:rPr>
        <w:t>được</w:t>
      </w:r>
      <w:r>
        <w:rPr>
          <w:rFonts w:eastAsia="Calibri"/>
        </w:rPr>
        <w:t xml:space="preserve"> </w:t>
      </w:r>
      <w:r>
        <w:rPr>
          <w:rFonts w:eastAsia="Calibri"/>
        </w:rPr>
        <w:t>cấp</w:t>
      </w:r>
      <w:r>
        <w:rPr>
          <w:rFonts w:eastAsia="Calibri"/>
        </w:rPr>
        <w:t xml:space="preserve"> </w:t>
      </w:r>
      <w:r>
        <w:rPr>
          <w:rFonts w:eastAsia="Calibri"/>
        </w:rPr>
        <w:t>phát</w:t>
      </w:r>
      <w:r>
        <w:rPr>
          <w:rFonts w:eastAsia="Calibri"/>
        </w:rPr>
        <w:t xml:space="preserve"> </w:t>
      </w:r>
      <w:r>
        <w:rPr>
          <w:rFonts w:eastAsia="Calibri"/>
        </w:rPr>
        <w:t>cho</w:t>
      </w:r>
      <w:r>
        <w:rPr>
          <w:rFonts w:eastAsia="Calibri"/>
        </w:rPr>
        <w:t xml:space="preserve"> </w:t>
      </w:r>
      <w:r>
        <w:rPr>
          <w:rFonts w:eastAsia="Calibri"/>
        </w:rPr>
        <w:t>nhân</w:t>
      </w:r>
      <w:r>
        <w:rPr>
          <w:rFonts w:eastAsia="Calibri"/>
        </w:rPr>
        <w:t xml:space="preserve"> </w:t>
      </w:r>
      <w:r>
        <w:rPr>
          <w:rFonts w:eastAsia="Calibri"/>
        </w:rPr>
        <w:t>viên</w:t>
      </w:r>
      <w:r>
        <w:rPr>
          <w:rFonts w:eastAsia="Calibri"/>
        </w:rPr>
        <w:t xml:space="preserve"> </w:t>
      </w:r>
      <w:r>
        <w:rPr>
          <w:rFonts w:eastAsia="Calibri"/>
        </w:rPr>
        <w:t>gọi</w:t>
      </w:r>
      <w:r>
        <w:rPr>
          <w:rFonts w:eastAsia="Calibri"/>
        </w:rPr>
        <w:t xml:space="preserve"> </w:t>
      </w:r>
      <w:r>
        <w:rPr>
          <w:rFonts w:eastAsia="Calibri"/>
        </w:rPr>
        <w:t>lệnh</w:t>
      </w:r>
      <w:r>
        <w:rPr>
          <w:rFonts w:eastAsia="Calibri"/>
        </w:rPr>
        <w:t xml:space="preserve"> </w:t>
      </w:r>
      <w:r>
        <w:rPr>
          <w:rFonts w:eastAsia="Calibri"/>
        </w:rPr>
        <w:t>gửi</w:t>
      </w:r>
      <w:r>
        <w:rPr>
          <w:rFonts w:eastAsia="Calibri"/>
        </w:rPr>
        <w:t xml:space="preserve"> </w:t>
      </w:r>
      <w:r>
        <w:rPr>
          <w:rFonts w:eastAsia="Calibri"/>
        </w:rPr>
        <w:t>thông</w:t>
      </w:r>
      <w:r>
        <w:rPr>
          <w:rFonts w:eastAsia="Calibri"/>
        </w:rPr>
        <w:t xml:space="preserve"> </w:t>
      </w:r>
      <w:r>
        <w:rPr>
          <w:rFonts w:eastAsia="Calibri"/>
        </w:rPr>
        <w:t>điệp</w:t>
      </w:r>
      <w:r>
        <w:rPr>
          <w:rFonts w:eastAsia="Calibri"/>
        </w:rPr>
        <w:t>.</w:t>
      </w:r>
    </w:p>
    <w:p w:rsidR="009D1437" w:rsidP="009D1437" w14:paraId="69CFD383" w14:textId="77777777">
      <w:pPr>
        <w:pStyle w:val="ListParagraph"/>
        <w:numPr>
          <w:ilvl w:val="0"/>
          <w:numId w:val="2"/>
        </w:numPr>
        <w:spacing w:after="0" w:line="360" w:lineRule="auto"/>
        <w:ind w:left="1080"/>
        <w:jc w:val="both"/>
        <w:rPr>
          <w:rFonts w:eastAsia="Calibri"/>
          <w:b/>
          <w:u w:val="single"/>
        </w:rPr>
      </w:pPr>
      <w:r>
        <w:rPr>
          <w:b/>
          <w:color w:val="000000"/>
        </w:rPr>
        <w:t>username</w:t>
      </w:r>
      <w:r>
        <w:rPr>
          <w:rFonts w:eastAsia="Calibri"/>
          <w:b/>
        </w:rPr>
        <w:t>/</w:t>
      </w:r>
      <w:r>
        <w:rPr>
          <w:b/>
          <w:color w:val="000000"/>
        </w:rPr>
        <w:t>password</w:t>
      </w:r>
      <w:r>
        <w:rPr>
          <w:rFonts w:eastAsia="Calibri"/>
        </w:rPr>
        <w:t xml:space="preserve">: Tài </w:t>
      </w:r>
      <w:r>
        <w:rPr>
          <w:rFonts w:eastAsia="Calibri"/>
        </w:rPr>
        <w:t>khoản</w:t>
      </w:r>
      <w:r>
        <w:rPr>
          <w:rFonts w:eastAsia="Calibri"/>
        </w:rPr>
        <w:t xml:space="preserve"> </w:t>
      </w:r>
      <w:r>
        <w:rPr>
          <w:rFonts w:eastAsia="Calibri"/>
        </w:rPr>
        <w:t>được</w:t>
      </w:r>
      <w:r>
        <w:rPr>
          <w:rFonts w:eastAsia="Calibri"/>
        </w:rPr>
        <w:t xml:space="preserve"> </w:t>
      </w:r>
      <w:r>
        <w:rPr>
          <w:rFonts w:eastAsia="Calibri"/>
        </w:rPr>
        <w:t>cấp</w:t>
      </w:r>
      <w:r>
        <w:rPr>
          <w:rFonts w:eastAsia="Calibri"/>
        </w:rPr>
        <w:t xml:space="preserve"> </w:t>
      </w:r>
      <w:r>
        <w:rPr>
          <w:rFonts w:eastAsia="Calibri"/>
        </w:rPr>
        <w:t>phát</w:t>
      </w:r>
      <w:r>
        <w:rPr>
          <w:rFonts w:eastAsia="Calibri"/>
        </w:rPr>
        <w:t xml:space="preserve"> </w:t>
      </w:r>
      <w:r>
        <w:rPr>
          <w:rFonts w:eastAsia="Calibri"/>
        </w:rPr>
        <w:t>cho</w:t>
      </w:r>
      <w:r>
        <w:rPr>
          <w:rFonts w:eastAsia="Calibri"/>
        </w:rPr>
        <w:t xml:space="preserve"> </w:t>
      </w:r>
      <w:r>
        <w:rPr>
          <w:rFonts w:eastAsia="Calibri"/>
        </w:rPr>
        <w:t>khách</w:t>
      </w:r>
      <w:r>
        <w:rPr>
          <w:rFonts w:eastAsia="Calibri"/>
        </w:rPr>
        <w:t xml:space="preserve"> </w:t>
      </w:r>
      <w:r>
        <w:rPr>
          <w:rFonts w:eastAsia="Calibri"/>
        </w:rPr>
        <w:t>hàng</w:t>
      </w:r>
      <w:r>
        <w:rPr>
          <w:rFonts w:eastAsia="Calibri"/>
        </w:rPr>
        <w:t xml:space="preserve"> </w:t>
      </w:r>
      <w:r>
        <w:rPr>
          <w:rFonts w:eastAsia="Calibri"/>
        </w:rPr>
        <w:t>để</w:t>
      </w:r>
      <w:r>
        <w:rPr>
          <w:rFonts w:eastAsia="Calibri"/>
        </w:rPr>
        <w:t xml:space="preserve"> </w:t>
      </w:r>
      <w:r>
        <w:rPr>
          <w:rFonts w:eastAsia="Calibri"/>
        </w:rPr>
        <w:t>gọi</w:t>
      </w:r>
      <w:r>
        <w:rPr>
          <w:rFonts w:eastAsia="Calibri"/>
        </w:rPr>
        <w:t xml:space="preserve"> </w:t>
      </w:r>
      <w:r>
        <w:rPr>
          <w:rFonts w:eastAsia="Calibri"/>
        </w:rPr>
        <w:t>đến</w:t>
      </w:r>
      <w:r>
        <w:rPr>
          <w:rFonts w:eastAsia="Calibri"/>
        </w:rPr>
        <w:t xml:space="preserve"> webservice (</w:t>
      </w:r>
      <w:r>
        <w:rPr>
          <w:rFonts w:eastAsia="Calibri"/>
        </w:rPr>
        <w:t>tài</w:t>
      </w:r>
      <w:r>
        <w:rPr>
          <w:rFonts w:eastAsia="Calibri"/>
        </w:rPr>
        <w:t xml:space="preserve"> </w:t>
      </w:r>
      <w:r>
        <w:rPr>
          <w:rFonts w:eastAsia="Calibri"/>
        </w:rPr>
        <w:t>khoản</w:t>
      </w:r>
      <w:r>
        <w:rPr>
          <w:rFonts w:eastAsia="Calibri"/>
        </w:rPr>
        <w:t xml:space="preserve"> </w:t>
      </w:r>
      <w:r>
        <w:rPr>
          <w:rFonts w:eastAsia="Calibri"/>
        </w:rPr>
        <w:t>có</w:t>
      </w:r>
      <w:r>
        <w:rPr>
          <w:rFonts w:eastAsia="Calibri"/>
        </w:rPr>
        <w:t xml:space="preserve"> </w:t>
      </w:r>
      <w:r>
        <w:rPr>
          <w:rFonts w:eastAsia="Calibri"/>
        </w:rPr>
        <w:t>quyền</w:t>
      </w:r>
      <w:r>
        <w:rPr>
          <w:rFonts w:eastAsia="Calibri"/>
        </w:rPr>
        <w:t xml:space="preserve"> </w:t>
      </w:r>
      <w:r>
        <w:rPr>
          <w:rFonts w:eastAsia="Calibri"/>
        </w:rPr>
        <w:t>ServiceRole</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r>
        <w:rPr>
          <w:rFonts w:eastAsia="Calibri"/>
        </w:rPr>
        <w:t>).</w:t>
      </w:r>
    </w:p>
    <w:p w:rsidR="009D1437" w:rsidP="009D1437" w14:paraId="64F23935" w14:textId="77777777">
      <w:pPr>
        <w:pStyle w:val="ListParagraph"/>
        <w:numPr>
          <w:ilvl w:val="0"/>
          <w:numId w:val="2"/>
        </w:numPr>
        <w:spacing w:after="0" w:line="360" w:lineRule="auto"/>
        <w:ind w:left="1080"/>
        <w:jc w:val="both"/>
        <w:rPr>
          <w:rFonts w:eastAsia="Calibri"/>
          <w:b/>
          <w:u w:val="single"/>
        </w:rPr>
      </w:pPr>
      <w:r>
        <w:rPr>
          <w:b/>
          <w:color w:val="000000"/>
        </w:rPr>
        <w:t>xmlInvData</w:t>
      </w:r>
      <w:r>
        <w:rPr>
          <w:color w:val="000000"/>
        </w:rPr>
        <w:t xml:space="preserve">: </w:t>
      </w:r>
      <w:r>
        <w:rPr>
          <w:color w:val="000000"/>
        </w:rPr>
        <w:t>chuỗi</w:t>
      </w:r>
      <w:r>
        <w:rPr>
          <w:color w:val="000000"/>
        </w:rPr>
        <w:t xml:space="preserve"> xml </w:t>
      </w:r>
      <w:r>
        <w:rPr>
          <w:color w:val="000000"/>
        </w:rPr>
        <w:t>dữ</w:t>
      </w:r>
      <w:r>
        <w:rPr>
          <w:color w:val="000000"/>
        </w:rPr>
        <w:t xml:space="preserve"> </w:t>
      </w:r>
      <w:r>
        <w:rPr>
          <w:color w:val="000000"/>
        </w:rPr>
        <w:t>liệu</w:t>
      </w:r>
      <w:r>
        <w:rPr>
          <w:color w:val="000000"/>
        </w:rPr>
        <w:t xml:space="preserve"> ký hash.</w:t>
      </w:r>
      <w:r>
        <w:rPr>
          <w:rFonts w:eastAsia="Calibri"/>
          <w:b/>
          <w:u w:val="single"/>
        </w:rPr>
        <w:t xml:space="preserve"> </w:t>
      </w:r>
    </w:p>
    <w:p w:rsidR="009D1437" w:rsidP="009D1437" w14:paraId="3B898051" w14:textId="77777777">
      <w:pPr>
        <w:pStyle w:val="ListParagraph"/>
        <w:numPr>
          <w:ilvl w:val="0"/>
          <w:numId w:val="2"/>
        </w:numPr>
        <w:spacing w:after="0" w:line="360" w:lineRule="auto"/>
        <w:ind w:left="1080"/>
        <w:jc w:val="both"/>
        <w:rPr>
          <w:rFonts w:eastAsia="Calibri"/>
          <w:b/>
          <w:u w:val="single"/>
        </w:rPr>
      </w:pPr>
      <w:r>
        <w:rPr>
          <w:b/>
          <w:color w:val="000000"/>
        </w:rPr>
        <w:t>Type</w:t>
      </w:r>
      <w:r>
        <w:rPr>
          <w:rFonts w:eastAsia="Calibri"/>
          <w:b/>
          <w:u w:val="single"/>
        </w:rPr>
        <w:t xml:space="preserve">: </w:t>
      </w:r>
      <w:r>
        <w:rPr>
          <w:color w:val="000000"/>
        </w:rPr>
        <w:t>phát</w:t>
      </w:r>
      <w:r>
        <w:rPr>
          <w:color w:val="000000"/>
        </w:rPr>
        <w:t xml:space="preserve"> </w:t>
      </w:r>
      <w:r>
        <w:rPr>
          <w:color w:val="000000"/>
        </w:rPr>
        <w:t>hành</w:t>
      </w:r>
      <w:r>
        <w:rPr>
          <w:color w:val="000000"/>
        </w:rPr>
        <w:t xml:space="preserve"> </w:t>
      </w:r>
      <w:r>
        <w:rPr>
          <w:color w:val="000000"/>
        </w:rPr>
        <w:t>mới</w:t>
      </w:r>
      <w:r>
        <w:rPr>
          <w:color w:val="000000"/>
        </w:rPr>
        <w:t xml:space="preserve">: 0, </w:t>
      </w:r>
      <w:r>
        <w:rPr>
          <w:color w:val="000000"/>
        </w:rPr>
        <w:t>thay</w:t>
      </w:r>
      <w:r>
        <w:rPr>
          <w:color w:val="000000"/>
        </w:rPr>
        <w:t xml:space="preserve"> </w:t>
      </w:r>
      <w:r>
        <w:rPr>
          <w:color w:val="000000"/>
        </w:rPr>
        <w:t>thế</w:t>
      </w:r>
      <w:r>
        <w:rPr>
          <w:color w:val="000000"/>
        </w:rPr>
        <w:t xml:space="preserve"> = 1, </w:t>
      </w:r>
      <w:r>
        <w:rPr>
          <w:color w:val="000000"/>
        </w:rPr>
        <w:t>điều</w:t>
      </w:r>
      <w:r>
        <w:rPr>
          <w:color w:val="000000"/>
        </w:rPr>
        <w:t xml:space="preserve"> </w:t>
      </w:r>
      <w:r>
        <w:rPr>
          <w:color w:val="000000"/>
        </w:rPr>
        <w:t>chỉnh</w:t>
      </w:r>
      <w:r>
        <w:rPr>
          <w:color w:val="000000"/>
        </w:rPr>
        <w:t xml:space="preserve"> </w:t>
      </w:r>
      <w:r>
        <w:rPr>
          <w:color w:val="000000"/>
        </w:rPr>
        <w:t>tăng</w:t>
      </w:r>
      <w:r>
        <w:rPr>
          <w:color w:val="000000"/>
        </w:rPr>
        <w:t xml:space="preserve"> = 2, </w:t>
      </w:r>
      <w:r>
        <w:rPr>
          <w:color w:val="000000"/>
        </w:rPr>
        <w:t>điều</w:t>
      </w:r>
      <w:r>
        <w:rPr>
          <w:color w:val="000000"/>
        </w:rPr>
        <w:t xml:space="preserve"> </w:t>
      </w:r>
      <w:r>
        <w:rPr>
          <w:color w:val="000000"/>
        </w:rPr>
        <w:t>chỉnh</w:t>
      </w:r>
      <w:r>
        <w:rPr>
          <w:color w:val="000000"/>
        </w:rPr>
        <w:t xml:space="preserve"> </w:t>
      </w:r>
      <w:r>
        <w:rPr>
          <w:color w:val="000000"/>
        </w:rPr>
        <w:t>giảm</w:t>
      </w:r>
      <w:r>
        <w:rPr>
          <w:color w:val="000000"/>
        </w:rPr>
        <w:t xml:space="preserve"> = 3, </w:t>
      </w:r>
      <w:r>
        <w:rPr>
          <w:color w:val="000000"/>
        </w:rPr>
        <w:t>điều</w:t>
      </w:r>
      <w:r>
        <w:rPr>
          <w:color w:val="000000"/>
        </w:rPr>
        <w:t xml:space="preserve"> </w:t>
      </w:r>
      <w:r>
        <w:rPr>
          <w:color w:val="000000"/>
        </w:rPr>
        <w:t>chỉnh</w:t>
      </w:r>
      <w:r>
        <w:rPr>
          <w:color w:val="000000"/>
        </w:rPr>
        <w:t xml:space="preserve"> </w:t>
      </w:r>
      <w:r>
        <w:rPr>
          <w:color w:val="000000"/>
        </w:rPr>
        <w:t>thông</w:t>
      </w:r>
      <w:r>
        <w:rPr>
          <w:color w:val="000000"/>
        </w:rPr>
        <w:t xml:space="preserve"> tin = 4</w:t>
      </w:r>
    </w:p>
    <w:p w:rsidR="005B7C29" w:rsidRPr="005B7C29" w:rsidP="005B7C29" w14:paraId="0A0533D1" w14:textId="77777777">
      <w:pPr>
        <w:pStyle w:val="ListParagraph"/>
        <w:numPr>
          <w:ilvl w:val="0"/>
          <w:numId w:val="2"/>
        </w:numPr>
        <w:spacing w:after="0" w:line="360" w:lineRule="auto"/>
        <w:ind w:left="1080"/>
        <w:jc w:val="both"/>
        <w:rPr>
          <w:rFonts w:eastAsia="Calibri"/>
          <w:b/>
        </w:rPr>
      </w:pPr>
      <w:r>
        <w:rPr>
          <w:b/>
        </w:rPr>
        <w:t>pattern</w:t>
      </w:r>
      <w:r>
        <w:t xml:space="preserve">: </w:t>
      </w:r>
      <w:r>
        <w:t>Mẫu</w:t>
      </w:r>
      <w:r>
        <w:t xml:space="preserve"> </w:t>
      </w:r>
      <w:r>
        <w:t>số</w:t>
      </w:r>
    </w:p>
    <w:p w:rsidR="009D1437" w:rsidRPr="005B7C29" w:rsidP="005B7C29" w14:paraId="6D171563" w14:textId="4902C325">
      <w:pPr>
        <w:pStyle w:val="ListParagraph"/>
        <w:numPr>
          <w:ilvl w:val="0"/>
          <w:numId w:val="2"/>
        </w:numPr>
        <w:spacing w:after="0" w:line="360" w:lineRule="auto"/>
        <w:ind w:left="1080"/>
        <w:jc w:val="both"/>
        <w:rPr>
          <w:rFonts w:eastAsia="Calibri"/>
          <w:b/>
        </w:rPr>
      </w:pPr>
      <w:r w:rsidRPr="005B7C29">
        <w:rPr>
          <w:b/>
        </w:rPr>
        <w:t>serial</w:t>
      </w:r>
      <w:r>
        <w:t xml:space="preserve">: </w:t>
      </w:r>
      <w:r>
        <w:t>Ký</w:t>
      </w:r>
      <w:r>
        <w:t xml:space="preserve"> </w:t>
      </w:r>
      <w:r>
        <w:t>hiệu</w:t>
      </w:r>
    </w:p>
    <w:p w:rsidR="00CA6B5C" w:rsidP="00CA6B5C" w14:paraId="50ABF806" w14:textId="7056E1AF">
      <w:pPr>
        <w:pStyle w:val="N"/>
      </w:pPr>
      <w:r>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Change w:id="598" w:author="Comparison" w:date="2022-04-14T16:30:00Z">
          <w:tblPr>
            <w:tblLayout w:type="fixed"/>
          </w:tblPr>
        </w:tblPrChange>
      </w:tblPr>
      <w:tblGrid>
        <w:gridCol w:w="2430"/>
        <w:gridCol w:w="4950"/>
        <w:gridCol w:w="1885"/>
        <w:tblGridChange>
          <w:tblGrid>
            <w:gridCol w:w="704"/>
            <w:gridCol w:w="1710"/>
            <w:gridCol w:w="16"/>
            <w:gridCol w:w="4950"/>
            <w:gridCol w:w="74"/>
            <w:gridCol w:w="1811"/>
            <w:gridCol w:w="704"/>
          </w:tblGrid>
        </w:tblGridChange>
      </w:tblGrid>
      <w:tr w14:paraId="73402E29" w14:textId="77777777" w:rsidTr="00616EC4">
        <w:tblPrEx>
          <w:tblW w:w="0" w:type="auto"/>
          <w:tblInd w:w="85" w:type="dxa"/>
          <w:tblLayout w:type="fixed"/>
          <w:tblLook w:val="04A0"/>
          <w:tblPrExChange w:id="599" w:author="Comparison" w:date="2022-04-14T16:30:00Z">
            <w:tblPrEx>
              <w:tblLayout w:type="fixed"/>
            </w:tblPrEx>
          </w:tblPrExChange>
        </w:tblPrEx>
        <w:tc>
          <w:tcPr>
            <w:tcW w:w="2430" w:type="dxa"/>
            <w:tcBorders>
              <w:top w:val="single" w:sz="4" w:space="0" w:color="2E74B5"/>
              <w:left w:val="single" w:sz="4" w:space="0" w:color="2E74B5"/>
              <w:bottom w:val="single" w:sz="4" w:space="0" w:color="2E74B5"/>
              <w:right w:val="single" w:sz="4" w:space="0" w:color="2E74B5"/>
            </w:tcBorders>
            <w:shd w:val="clear" w:color="auto" w:fill="F2F2F2"/>
            <w:hideMark/>
            <w:tcPrChange w:id="600" w:author="Comparison" w:date="2022-04-14T16:30:00Z">
              <w:tcPr>
                <w:tcW w:w="1710" w:type="dxa"/>
                <w:tcBorders>
                  <w:top w:val="single" w:sz="4" w:space="0" w:color="2E74B5"/>
                  <w:left w:val="single" w:sz="4" w:space="5" w:color="2E74B5"/>
                  <w:bottom w:val="single" w:sz="4" w:space="0" w:color="2E74B5"/>
                  <w:right w:val="single" w:sz="4" w:space="5" w:color="2E74B5"/>
                </w:tcBorders>
                <w:shd w:val="clear" w:color="auto" w:fill="F2F2F2"/>
                <w:hideMark/>
              </w:tcPr>
            </w:tcPrChange>
          </w:tcPr>
          <w:p w:rsidR="009D1437" w14:paraId="71021079" w14:textId="35E63336">
            <w:pPr>
              <w:pStyle w:val="ListParagraph"/>
              <w:jc w:val="left"/>
              <w:pPrChange w:id="601" w:author="Comparison" w:date="2022-04-14T16:30:00Z">
                <w:pPr>
                  <w:pStyle w:val="ListParagraph"/>
                  <w:jc w:val="center"/>
                </w:pPr>
              </w:pPrChange>
            </w:pPr>
            <w:r>
              <w:t>Kết</w:t>
            </w:r>
            <w:r>
              <w:t xml:space="preserve"> </w:t>
            </w:r>
            <w:r w:rsidR="00C165F0">
              <w:t>quả</w:t>
            </w:r>
          </w:p>
        </w:tc>
        <w:tc>
          <w:tcPr>
            <w:tcW w:w="4950" w:type="dxa"/>
            <w:tcBorders>
              <w:top w:val="single" w:sz="4" w:space="0" w:color="2E74B5"/>
              <w:left w:val="single" w:sz="4" w:space="0" w:color="2E74B5"/>
              <w:bottom w:val="single" w:sz="4" w:space="0" w:color="2E74B5"/>
              <w:right w:val="single" w:sz="4" w:space="0" w:color="2E74B5"/>
            </w:tcBorders>
            <w:shd w:val="clear" w:color="auto" w:fill="F2F2F2"/>
            <w:hideMark/>
            <w:tcPrChange w:id="602" w:author="Comparison" w:date="2022-04-14T16:30:00Z">
              <w:tcPr>
                <w:tcW w:w="5040" w:type="dxa"/>
                <w:gridSpan w:val="3"/>
                <w:tcBorders>
                  <w:top w:val="single" w:sz="4" w:space="0" w:color="2E74B5"/>
                  <w:left w:val="single" w:sz="4" w:space="5" w:color="2E74B5"/>
                  <w:bottom w:val="single" w:sz="4" w:space="0" w:color="2E74B5"/>
                  <w:right w:val="single" w:sz="4" w:space="5" w:color="2E74B5"/>
                </w:tcBorders>
                <w:shd w:val="clear" w:color="auto" w:fill="F2F2F2"/>
                <w:hideMark/>
              </w:tcPr>
            </w:tcPrChange>
          </w:tcPr>
          <w:p w:rsidR="009D1437" w:rsidP="00616EC4" w14:paraId="773ED3CF" w14:textId="77777777">
            <w:pPr>
              <w:pStyle w:val="ListParagraph"/>
            </w:pPr>
            <w:r>
              <w:t>Mô</w:t>
            </w:r>
            <w:r>
              <w:t xml:space="preserve"> </w:t>
            </w:r>
            <w:r>
              <w:t>tả</w:t>
            </w:r>
          </w:p>
        </w:tc>
        <w:tc>
          <w:tcPr>
            <w:tcW w:w="1885" w:type="dxa"/>
            <w:tcBorders>
              <w:top w:val="single" w:sz="4" w:space="0" w:color="2E74B5"/>
              <w:left w:val="single" w:sz="4" w:space="0" w:color="2E74B5"/>
              <w:bottom w:val="single" w:sz="4" w:space="0" w:color="2E74B5"/>
              <w:right w:val="single" w:sz="4" w:space="0" w:color="2E74B5"/>
            </w:tcBorders>
            <w:shd w:val="clear" w:color="auto" w:fill="F2F2F2"/>
            <w:hideMark/>
            <w:tcPrChange w:id="603" w:author="Comparison" w:date="2022-04-14T16:30:00Z">
              <w:tcPr>
                <w:tcW w:w="2515" w:type="dxa"/>
                <w:gridSpan w:val="2"/>
                <w:tcBorders>
                  <w:top w:val="single" w:sz="4" w:space="0" w:color="2E74B5"/>
                  <w:left w:val="single" w:sz="4" w:space="5" w:color="2E74B5"/>
                  <w:bottom w:val="single" w:sz="4" w:space="0" w:color="2E74B5"/>
                  <w:right w:val="single" w:sz="4" w:space="5" w:color="2E74B5"/>
                </w:tcBorders>
                <w:shd w:val="clear" w:color="auto" w:fill="F2F2F2"/>
                <w:hideMark/>
              </w:tcPr>
            </w:tcPrChange>
          </w:tcPr>
          <w:p w:rsidR="009D1437" w:rsidP="00616EC4" w14:paraId="4050B518" w14:textId="77777777">
            <w:pPr>
              <w:pStyle w:val="ListParagraph"/>
            </w:pPr>
            <w:r>
              <w:t>Ghi</w:t>
            </w:r>
            <w:r>
              <w:t xml:space="preserve"> </w:t>
            </w:r>
            <w:r>
              <w:t>chú</w:t>
            </w:r>
          </w:p>
        </w:tc>
      </w:tr>
      <w:tr w14:paraId="2D2D3F0C"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auto"/>
              <w:right w:val="single" w:sz="4" w:space="0" w:color="2E74B5"/>
            </w:tcBorders>
            <w:hideMark/>
          </w:tcPr>
          <w:p w:rsidR="009D1437" w:rsidP="00616EC4" w14:paraId="0037CFF0" w14:textId="77777777">
            <w:pPr>
              <w:autoSpaceDE w:val="0"/>
              <w:autoSpaceDN w:val="0"/>
              <w:adjustRightInd w:val="0"/>
              <w:rPr>
                <w:rFonts w:eastAsia="Calibri"/>
                <w:sz w:val="19"/>
                <w:szCs w:val="19"/>
              </w:rPr>
            </w:pPr>
            <w:r>
              <w:rPr>
                <w:rFonts w:eastAsia="Calibri"/>
              </w:rPr>
              <w:t>ERR:1</w:t>
            </w:r>
          </w:p>
        </w:tc>
        <w:tc>
          <w:tcPr>
            <w:tcW w:w="4950" w:type="dxa"/>
            <w:tcBorders>
              <w:top w:val="single" w:sz="4" w:space="0" w:color="2E74B5"/>
              <w:left w:val="single" w:sz="4" w:space="0" w:color="2E74B5"/>
              <w:bottom w:val="single" w:sz="4" w:space="0" w:color="2E74B5"/>
              <w:right w:val="single" w:sz="4" w:space="0" w:color="2E74B5"/>
            </w:tcBorders>
            <w:hideMark/>
          </w:tcPr>
          <w:p w:rsidR="009D1437" w:rsidP="00616EC4" w14:paraId="7830D32C" w14:textId="77777777">
            <w:pPr>
              <w:pStyle w:val="ListParagraph"/>
              <w:spacing w:after="0" w:line="240" w:lineRule="auto"/>
              <w:ind w:left="0"/>
              <w:rPr>
                <w:rFonts w:eastAsia="Calibri"/>
              </w:rPr>
            </w:pPr>
            <w:r>
              <w:rPr>
                <w:rFonts w:eastAsia="Calibri"/>
              </w:rPr>
              <w:t xml:space="preserve">Tài </w:t>
            </w:r>
            <w:r>
              <w:rPr>
                <w:rFonts w:eastAsia="Calibri"/>
              </w:rPr>
              <w:t>khoản</w:t>
            </w:r>
            <w:r>
              <w:rPr>
                <w:rFonts w:eastAsia="Calibri"/>
              </w:rPr>
              <w:t xml:space="preserve"> </w:t>
            </w:r>
            <w:r>
              <w:rPr>
                <w:rFonts w:eastAsia="Calibri"/>
              </w:rPr>
              <w:t>đăng</w:t>
            </w:r>
            <w:r>
              <w:rPr>
                <w:rFonts w:eastAsia="Calibri"/>
              </w:rPr>
              <w:t xml:space="preserve"> </w:t>
            </w:r>
            <w:r>
              <w:rPr>
                <w:rFonts w:eastAsia="Calibri"/>
              </w:rPr>
              <w:t>nhập</w:t>
            </w:r>
            <w:r>
              <w:rPr>
                <w:rFonts w:eastAsia="Calibri"/>
              </w:rPr>
              <w:t xml:space="preserve"> </w:t>
            </w:r>
            <w:r>
              <w:rPr>
                <w:rFonts w:eastAsia="Calibri"/>
              </w:rPr>
              <w:t>sai</w:t>
            </w:r>
            <w:r>
              <w:rPr>
                <w:rFonts w:eastAsia="Calibri"/>
              </w:rPr>
              <w:t xml:space="preserve"> </w:t>
            </w:r>
            <w:r>
              <w:rPr>
                <w:rFonts w:eastAsia="Calibri"/>
              </w:rPr>
              <w:t>hoặc</w:t>
            </w:r>
            <w:r>
              <w:rPr>
                <w:rFonts w:eastAsia="Calibri"/>
              </w:rPr>
              <w:t xml:space="preserve"> </w:t>
            </w:r>
            <w:r>
              <w:rPr>
                <w:rFonts w:eastAsia="Calibri"/>
              </w:rPr>
              <w:t>không</w:t>
            </w:r>
            <w:r>
              <w:rPr>
                <w:rFonts w:eastAsia="Calibri"/>
              </w:rPr>
              <w:t xml:space="preserve"> </w:t>
            </w:r>
            <w:r>
              <w:rPr>
                <w:rFonts w:eastAsia="Calibri"/>
              </w:rPr>
              <w:t>có</w:t>
            </w:r>
            <w:r>
              <w:rPr>
                <w:rFonts w:eastAsia="Calibri"/>
              </w:rPr>
              <w:t xml:space="preserve"> </w:t>
            </w:r>
            <w:r>
              <w:rPr>
                <w:rFonts w:eastAsia="Calibri"/>
              </w:rPr>
              <w:t>quyền</w:t>
            </w:r>
            <w:r>
              <w:rPr>
                <w:rFonts w:eastAsia="Calibri"/>
              </w:rPr>
              <w:t xml:space="preserve"> </w:t>
            </w:r>
          </w:p>
        </w:tc>
        <w:tc>
          <w:tcPr>
            <w:tcW w:w="1885" w:type="dxa"/>
            <w:tcBorders>
              <w:top w:val="single" w:sz="4" w:space="0" w:color="2E74B5"/>
              <w:left w:val="single" w:sz="4" w:space="0" w:color="2E74B5"/>
              <w:bottom w:val="single" w:sz="4" w:space="0" w:color="2E74B5"/>
              <w:right w:val="single" w:sz="4" w:space="0" w:color="2E74B5"/>
            </w:tcBorders>
          </w:tcPr>
          <w:p w:rsidR="009D1437" w:rsidP="00616EC4" w14:paraId="0422268A" w14:textId="77777777">
            <w:pPr>
              <w:pStyle w:val="ListParagraph"/>
              <w:ind w:left="0"/>
              <w:jc w:val="both"/>
            </w:pPr>
          </w:p>
        </w:tc>
      </w:tr>
      <w:tr w14:paraId="674D3F38"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hideMark/>
          </w:tcPr>
          <w:p w:rsidR="009D1437" w:rsidP="00616EC4" w14:paraId="3BD86AB4" w14:textId="77777777">
            <w:pPr>
              <w:autoSpaceDE w:val="0"/>
              <w:autoSpaceDN w:val="0"/>
              <w:adjustRightInd w:val="0"/>
              <w:rPr>
                <w:rFonts w:eastAsia="Calibri"/>
              </w:rPr>
            </w:pPr>
            <w:r>
              <w:rPr>
                <w:rFonts w:eastAsia="Calibri"/>
              </w:rPr>
              <w:t>ERR:21</w:t>
            </w:r>
          </w:p>
        </w:tc>
        <w:tc>
          <w:tcPr>
            <w:tcW w:w="4950" w:type="dxa"/>
            <w:tcBorders>
              <w:top w:val="single" w:sz="4" w:space="0" w:color="2E74B5"/>
              <w:left w:val="single" w:sz="4" w:space="0" w:color="2E74B5"/>
              <w:bottom w:val="single" w:sz="4" w:space="0" w:color="2E74B5"/>
              <w:right w:val="single" w:sz="4" w:space="0" w:color="2E74B5"/>
            </w:tcBorders>
            <w:hideMark/>
          </w:tcPr>
          <w:p w:rsidR="009D1437" w:rsidP="00616EC4" w14:paraId="78824FD5" w14:textId="77777777">
            <w:pPr>
              <w:rPr>
                <w:rFonts w:eastAsia="Calibri"/>
              </w:rPr>
            </w:pPr>
            <w:r>
              <w:rPr>
                <w:rFonts w:eastAsia="Calibri"/>
              </w:rPr>
              <w:t>Không</w:t>
            </w:r>
            <w:r>
              <w:rPr>
                <w:rFonts w:eastAsia="Calibri"/>
              </w:rPr>
              <w:t xml:space="preserve"> </w:t>
            </w:r>
            <w:r>
              <w:rPr>
                <w:rFonts w:eastAsia="Calibri"/>
              </w:rPr>
              <w:t>tìm</w:t>
            </w:r>
            <w:r>
              <w:rPr>
                <w:rFonts w:eastAsia="Calibri"/>
              </w:rPr>
              <w:t xml:space="preserve"> </w:t>
            </w:r>
            <w:r>
              <w:rPr>
                <w:rFonts w:eastAsia="Calibri"/>
              </w:rPr>
              <w:t>thấy</w:t>
            </w:r>
            <w:r>
              <w:rPr>
                <w:rFonts w:eastAsia="Calibri"/>
              </w:rPr>
              <w:t xml:space="preserve"> </w:t>
            </w:r>
            <w:r>
              <w:rPr>
                <w:rFonts w:eastAsia="Calibri"/>
              </w:rPr>
              <w:t>công</w:t>
            </w:r>
            <w:r>
              <w:rPr>
                <w:rFonts w:eastAsia="Calibri"/>
              </w:rPr>
              <w:t xml:space="preserve"> ty </w:t>
            </w:r>
            <w:r>
              <w:rPr>
                <w:rFonts w:eastAsia="Calibri"/>
              </w:rPr>
              <w:t>hoặc</w:t>
            </w:r>
            <w:r>
              <w:rPr>
                <w:rFonts w:eastAsia="Calibri"/>
              </w:rPr>
              <w:t xml:space="preserve"> </w:t>
            </w:r>
            <w:r>
              <w:rPr>
                <w:rFonts w:eastAsia="Calibri"/>
              </w:rPr>
              <w:t>tài</w:t>
            </w:r>
            <w:r>
              <w:rPr>
                <w:rFonts w:eastAsia="Calibri"/>
              </w:rPr>
              <w:t xml:space="preserve"> </w:t>
            </w:r>
            <w:r>
              <w:rPr>
                <w:rFonts w:eastAsia="Calibri"/>
              </w:rPr>
              <w:t>khoản</w:t>
            </w:r>
            <w:r>
              <w:rPr>
                <w:rFonts w:eastAsia="Calibri"/>
              </w:rPr>
              <w:t xml:space="preserve"> </w:t>
            </w:r>
            <w:r>
              <w:rPr>
                <w:rFonts w:eastAsia="Calibri"/>
              </w:rPr>
              <w:t>không</w:t>
            </w:r>
            <w:r>
              <w:rPr>
                <w:rFonts w:eastAsia="Calibri"/>
              </w:rPr>
              <w:t xml:space="preserve"> </w:t>
            </w:r>
            <w:r>
              <w:rPr>
                <w:rFonts w:eastAsia="Calibri"/>
              </w:rPr>
              <w:t>tồn</w:t>
            </w:r>
            <w:r>
              <w:rPr>
                <w:rFonts w:eastAsia="Calibri"/>
              </w:rPr>
              <w:t xml:space="preserve"> </w:t>
            </w:r>
            <w:r>
              <w:rPr>
                <w:rFonts w:eastAsia="Calibri"/>
              </w:rPr>
              <w:t>tại</w:t>
            </w:r>
          </w:p>
        </w:tc>
        <w:tc>
          <w:tcPr>
            <w:tcW w:w="1885" w:type="dxa"/>
            <w:tcBorders>
              <w:top w:val="single" w:sz="4" w:space="0" w:color="2E74B5"/>
              <w:left w:val="single" w:sz="4" w:space="0" w:color="2E74B5"/>
              <w:bottom w:val="single" w:sz="4" w:space="0" w:color="2E74B5"/>
              <w:right w:val="single" w:sz="4" w:space="0" w:color="2E74B5"/>
            </w:tcBorders>
          </w:tcPr>
          <w:p w:rsidR="009D1437" w:rsidP="00616EC4" w14:paraId="3A3D936B" w14:textId="77777777">
            <w:pPr>
              <w:jc w:val="both"/>
            </w:pPr>
          </w:p>
        </w:tc>
      </w:tr>
      <w:tr w14:paraId="10DFEEA1"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hideMark/>
          </w:tcPr>
          <w:p w:rsidR="009D1437" w:rsidP="00616EC4" w14:paraId="197F2EE6" w14:textId="77777777">
            <w:pPr>
              <w:autoSpaceDE w:val="0"/>
              <w:autoSpaceDN w:val="0"/>
              <w:adjustRightInd w:val="0"/>
              <w:rPr>
                <w:rFonts w:eastAsia="Calibri"/>
              </w:rPr>
            </w:pPr>
            <w:r>
              <w:rPr>
                <w:rFonts w:eastAsia="Calibri"/>
              </w:rPr>
              <w:t>ERR:22</w:t>
            </w:r>
          </w:p>
        </w:tc>
        <w:tc>
          <w:tcPr>
            <w:tcW w:w="4950" w:type="dxa"/>
            <w:tcBorders>
              <w:top w:val="single" w:sz="4" w:space="0" w:color="2E74B5"/>
              <w:left w:val="single" w:sz="4" w:space="0" w:color="2E74B5"/>
              <w:bottom w:val="single" w:sz="4" w:space="0" w:color="2E74B5"/>
              <w:right w:val="single" w:sz="4" w:space="0" w:color="2E74B5"/>
            </w:tcBorders>
            <w:hideMark/>
          </w:tcPr>
          <w:p w:rsidR="009D1437" w:rsidP="00616EC4" w14:paraId="3F36E214" w14:textId="77777777">
            <w:pPr>
              <w:rPr>
                <w:rFonts w:eastAsia="Calibri"/>
              </w:rPr>
            </w:pPr>
            <w:r>
              <w:rPr>
                <w:rFonts w:eastAsia="Calibri"/>
              </w:rPr>
              <w:t xml:space="preserve">Công ty </w:t>
            </w:r>
            <w:r>
              <w:rPr>
                <w:rFonts w:eastAsia="Calibri"/>
              </w:rPr>
              <w:t>chưa</w:t>
            </w:r>
            <w:r>
              <w:rPr>
                <w:rFonts w:eastAsia="Calibri"/>
              </w:rPr>
              <w:t xml:space="preserve"> </w:t>
            </w:r>
            <w:r>
              <w:rPr>
                <w:rFonts w:eastAsia="Calibri"/>
              </w:rPr>
              <w:t>đăng</w:t>
            </w:r>
            <w:r>
              <w:rPr>
                <w:rFonts w:eastAsia="Calibri"/>
              </w:rPr>
              <w:t xml:space="preserve"> </w:t>
            </w:r>
            <w:r>
              <w:rPr>
                <w:rFonts w:eastAsia="Calibri"/>
              </w:rPr>
              <w:t>ký</w:t>
            </w:r>
            <w:r>
              <w:rPr>
                <w:rFonts w:eastAsia="Calibri"/>
              </w:rPr>
              <w:t xml:space="preserve"> </w:t>
            </w:r>
            <w:r>
              <w:rPr>
                <w:rFonts w:eastAsia="Calibri"/>
              </w:rPr>
              <w:t>chứng</w:t>
            </w:r>
            <w:r>
              <w:rPr>
                <w:rFonts w:eastAsia="Calibri"/>
              </w:rPr>
              <w:t xml:space="preserve"> </w:t>
            </w:r>
            <w:r>
              <w:rPr>
                <w:rFonts w:eastAsia="Calibri"/>
              </w:rPr>
              <w:t>thư</w:t>
            </w:r>
            <w:r>
              <w:rPr>
                <w:rFonts w:eastAsia="Calibri"/>
              </w:rPr>
              <w:t xml:space="preserve"> </w:t>
            </w:r>
            <w:r>
              <w:rPr>
                <w:rFonts w:eastAsia="Calibri"/>
              </w:rPr>
              <w:t>số</w:t>
            </w:r>
          </w:p>
        </w:tc>
        <w:tc>
          <w:tcPr>
            <w:tcW w:w="1885" w:type="dxa"/>
            <w:tcBorders>
              <w:top w:val="single" w:sz="4" w:space="0" w:color="2E74B5"/>
              <w:left w:val="single" w:sz="4" w:space="0" w:color="2E74B5"/>
              <w:bottom w:val="single" w:sz="4" w:space="0" w:color="2E74B5"/>
              <w:right w:val="single" w:sz="4" w:space="0" w:color="2E74B5"/>
            </w:tcBorders>
          </w:tcPr>
          <w:p w:rsidR="009D1437" w:rsidP="00616EC4" w14:paraId="378BFFC5" w14:textId="77777777">
            <w:pPr>
              <w:pStyle w:val="ListParagraph"/>
              <w:ind w:left="0"/>
              <w:jc w:val="both"/>
            </w:pPr>
          </w:p>
        </w:tc>
      </w:tr>
      <w:tr w14:paraId="7352E40F"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hideMark/>
          </w:tcPr>
          <w:p w:rsidR="009D1437" w:rsidP="00616EC4" w14:paraId="79D24398" w14:textId="77777777">
            <w:pPr>
              <w:autoSpaceDE w:val="0"/>
              <w:autoSpaceDN w:val="0"/>
              <w:adjustRightInd w:val="0"/>
              <w:rPr>
                <w:rFonts w:eastAsia="Calibri"/>
              </w:rPr>
            </w:pPr>
            <w:r>
              <w:rPr>
                <w:rFonts w:eastAsia="Calibri"/>
              </w:rPr>
              <w:t>ERR:28</w:t>
            </w:r>
          </w:p>
        </w:tc>
        <w:tc>
          <w:tcPr>
            <w:tcW w:w="4950" w:type="dxa"/>
            <w:tcBorders>
              <w:top w:val="single" w:sz="4" w:space="0" w:color="2E74B5"/>
              <w:left w:val="single" w:sz="4" w:space="0" w:color="2E74B5"/>
              <w:bottom w:val="single" w:sz="4" w:space="0" w:color="2E74B5"/>
              <w:right w:val="single" w:sz="4" w:space="0" w:color="2E74B5"/>
            </w:tcBorders>
            <w:hideMark/>
          </w:tcPr>
          <w:p w:rsidR="009D1437" w:rsidP="00616EC4" w14:paraId="12780566" w14:textId="77777777">
            <w:pPr>
              <w:rPr>
                <w:rFonts w:eastAsia="Calibri"/>
              </w:rPr>
            </w:pPr>
            <w:r>
              <w:rPr>
                <w:rFonts w:eastAsia="Calibri"/>
              </w:rPr>
              <w:t>Chưa</w:t>
            </w:r>
            <w:r>
              <w:rPr>
                <w:rFonts w:eastAsia="Calibri"/>
              </w:rPr>
              <w:t xml:space="preserve"> </w:t>
            </w:r>
            <w:r>
              <w:rPr>
                <w:rFonts w:eastAsia="Calibri"/>
              </w:rPr>
              <w:t>có</w:t>
            </w:r>
            <w:r>
              <w:rPr>
                <w:rFonts w:eastAsia="Calibri"/>
              </w:rPr>
              <w:t xml:space="preserve"> </w:t>
            </w:r>
            <w:r>
              <w:rPr>
                <w:rFonts w:eastAsia="Calibri"/>
              </w:rPr>
              <w:t>thông</w:t>
            </w:r>
            <w:r>
              <w:rPr>
                <w:rFonts w:eastAsia="Calibri"/>
              </w:rPr>
              <w:t xml:space="preserve"> tin </w:t>
            </w:r>
            <w:r>
              <w:rPr>
                <w:rFonts w:eastAsia="Calibri"/>
              </w:rPr>
              <w:t>chứng</w:t>
            </w:r>
            <w:r>
              <w:rPr>
                <w:rFonts w:eastAsia="Calibri"/>
              </w:rPr>
              <w:t xml:space="preserve"> </w:t>
            </w:r>
            <w:r>
              <w:rPr>
                <w:rFonts w:eastAsia="Calibri"/>
              </w:rPr>
              <w:t>thư</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p>
        </w:tc>
        <w:tc>
          <w:tcPr>
            <w:tcW w:w="1885" w:type="dxa"/>
            <w:tcBorders>
              <w:top w:val="single" w:sz="4" w:space="0" w:color="2E74B5"/>
              <w:left w:val="single" w:sz="4" w:space="0" w:color="2E74B5"/>
              <w:bottom w:val="single" w:sz="4" w:space="0" w:color="2E74B5"/>
              <w:right w:val="single" w:sz="4" w:space="0" w:color="2E74B5"/>
            </w:tcBorders>
          </w:tcPr>
          <w:p w:rsidR="009D1437" w:rsidP="00616EC4" w14:paraId="2173D22E" w14:textId="77777777">
            <w:pPr>
              <w:pStyle w:val="ListParagraph"/>
              <w:ind w:left="0"/>
              <w:jc w:val="both"/>
            </w:pPr>
          </w:p>
        </w:tc>
      </w:tr>
      <w:tr w14:paraId="11FBBA01"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hideMark/>
          </w:tcPr>
          <w:p w:rsidR="009D1437" w:rsidP="00616EC4" w14:paraId="4E03F9E0" w14:textId="77777777">
            <w:pPr>
              <w:autoSpaceDE w:val="0"/>
              <w:autoSpaceDN w:val="0"/>
              <w:adjustRightInd w:val="0"/>
              <w:rPr>
                <w:rFonts w:eastAsia="Calibri"/>
              </w:rPr>
            </w:pPr>
            <w:r>
              <w:rPr>
                <w:rFonts w:eastAsia="Calibri"/>
              </w:rPr>
              <w:t>ERR:24</w:t>
            </w:r>
          </w:p>
        </w:tc>
        <w:tc>
          <w:tcPr>
            <w:tcW w:w="4950" w:type="dxa"/>
            <w:tcBorders>
              <w:top w:val="single" w:sz="4" w:space="0" w:color="2E74B5"/>
              <w:left w:val="single" w:sz="4" w:space="0" w:color="2E74B5"/>
              <w:bottom w:val="single" w:sz="4" w:space="0" w:color="2E74B5"/>
              <w:right w:val="single" w:sz="4" w:space="0" w:color="2E74B5"/>
            </w:tcBorders>
            <w:hideMark/>
          </w:tcPr>
          <w:p w:rsidR="009D1437" w:rsidP="00616EC4" w14:paraId="0995EBE8" w14:textId="77777777">
            <w:pPr>
              <w:rPr>
                <w:rFonts w:eastAsia="Calibri"/>
              </w:rPr>
            </w:pPr>
            <w:r>
              <w:rPr>
                <w:rFonts w:eastAsia="Calibri"/>
              </w:rPr>
              <w:t>Chứng</w:t>
            </w:r>
            <w:r>
              <w:rPr>
                <w:rFonts w:eastAsia="Calibri"/>
              </w:rPr>
              <w:t xml:space="preserve"> </w:t>
            </w:r>
            <w:r>
              <w:rPr>
                <w:rFonts w:eastAsia="Calibri"/>
              </w:rPr>
              <w:t>thư</w:t>
            </w:r>
            <w:r>
              <w:rPr>
                <w:rFonts w:eastAsia="Calibri"/>
              </w:rPr>
              <w:t xml:space="preserve"> </w:t>
            </w:r>
            <w:r>
              <w:rPr>
                <w:rFonts w:eastAsia="Calibri"/>
              </w:rPr>
              <w:t>truyền</w:t>
            </w:r>
            <w:r>
              <w:rPr>
                <w:rFonts w:eastAsia="Calibri"/>
              </w:rPr>
              <w:t xml:space="preserve"> </w:t>
            </w:r>
            <w:r>
              <w:rPr>
                <w:rFonts w:eastAsia="Calibri"/>
              </w:rPr>
              <w:t>lên</w:t>
            </w:r>
            <w:r>
              <w:rPr>
                <w:rFonts w:eastAsia="Calibri"/>
              </w:rPr>
              <w:t xml:space="preserve"> </w:t>
            </w:r>
            <w:r>
              <w:rPr>
                <w:rFonts w:eastAsia="Calibri"/>
              </w:rPr>
              <w:t>không</w:t>
            </w:r>
            <w:r>
              <w:rPr>
                <w:rFonts w:eastAsia="Calibri"/>
              </w:rPr>
              <w:t xml:space="preserve"> </w:t>
            </w:r>
            <w:r>
              <w:rPr>
                <w:rFonts w:eastAsia="Calibri"/>
              </w:rPr>
              <w:t>đúng</w:t>
            </w:r>
            <w:r>
              <w:rPr>
                <w:rFonts w:eastAsia="Calibri"/>
              </w:rPr>
              <w:t xml:space="preserve"> </w:t>
            </w:r>
            <w:r>
              <w:rPr>
                <w:rFonts w:eastAsia="Calibri"/>
              </w:rPr>
              <w:t>với</w:t>
            </w:r>
            <w:r>
              <w:rPr>
                <w:rFonts w:eastAsia="Calibri"/>
              </w:rPr>
              <w:t xml:space="preserve"> </w:t>
            </w:r>
            <w:r>
              <w:rPr>
                <w:rFonts w:eastAsia="Calibri"/>
              </w:rPr>
              <w:t>chứng</w:t>
            </w:r>
            <w:r>
              <w:rPr>
                <w:rFonts w:eastAsia="Calibri"/>
              </w:rPr>
              <w:t xml:space="preserve"> </w:t>
            </w:r>
            <w:r>
              <w:rPr>
                <w:rFonts w:eastAsia="Calibri"/>
              </w:rPr>
              <w:t>thư</w:t>
            </w:r>
            <w:r>
              <w:rPr>
                <w:rFonts w:eastAsia="Calibri"/>
              </w:rPr>
              <w:t xml:space="preserve"> </w:t>
            </w:r>
            <w:r>
              <w:rPr>
                <w:rFonts w:eastAsia="Calibri"/>
              </w:rPr>
              <w:t>đăng</w:t>
            </w:r>
            <w:r>
              <w:rPr>
                <w:rFonts w:eastAsia="Calibri"/>
              </w:rPr>
              <w:t xml:space="preserve"> </w:t>
            </w:r>
            <w:r>
              <w:rPr>
                <w:rFonts w:eastAsia="Calibri"/>
              </w:rPr>
              <w:t>ký</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p>
        </w:tc>
        <w:tc>
          <w:tcPr>
            <w:tcW w:w="1885" w:type="dxa"/>
            <w:tcBorders>
              <w:top w:val="single" w:sz="4" w:space="0" w:color="2E74B5"/>
              <w:left w:val="single" w:sz="4" w:space="0" w:color="2E74B5"/>
              <w:bottom w:val="single" w:sz="4" w:space="0" w:color="2E74B5"/>
              <w:right w:val="single" w:sz="4" w:space="0" w:color="2E74B5"/>
            </w:tcBorders>
          </w:tcPr>
          <w:p w:rsidR="009D1437" w:rsidP="00616EC4" w14:paraId="5787DB7A" w14:textId="77777777">
            <w:pPr>
              <w:pStyle w:val="ListParagraph"/>
              <w:ind w:left="0"/>
              <w:jc w:val="both"/>
            </w:pPr>
          </w:p>
        </w:tc>
      </w:tr>
      <w:tr w14:paraId="32DAC137"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hideMark/>
          </w:tcPr>
          <w:p w:rsidR="009D1437" w:rsidP="00616EC4" w14:paraId="011B744F" w14:textId="77777777">
            <w:pPr>
              <w:autoSpaceDE w:val="0"/>
              <w:autoSpaceDN w:val="0"/>
              <w:adjustRightInd w:val="0"/>
              <w:rPr>
                <w:rFonts w:eastAsia="Calibri"/>
              </w:rPr>
            </w:pPr>
            <w:r>
              <w:rPr>
                <w:rFonts w:eastAsia="Calibri"/>
              </w:rPr>
              <w:t>ERR:27</w:t>
            </w:r>
          </w:p>
        </w:tc>
        <w:tc>
          <w:tcPr>
            <w:tcW w:w="4950" w:type="dxa"/>
            <w:tcBorders>
              <w:top w:val="single" w:sz="4" w:space="0" w:color="2E74B5"/>
              <w:left w:val="single" w:sz="4" w:space="0" w:color="2E74B5"/>
              <w:bottom w:val="single" w:sz="4" w:space="0" w:color="2E74B5"/>
              <w:right w:val="single" w:sz="4" w:space="0" w:color="2E74B5"/>
            </w:tcBorders>
            <w:hideMark/>
          </w:tcPr>
          <w:p w:rsidR="009D1437" w:rsidP="00616EC4" w14:paraId="1549BA2B" w14:textId="77777777">
            <w:pPr>
              <w:pStyle w:val="ListParagraph"/>
              <w:spacing w:after="0" w:line="240" w:lineRule="auto"/>
              <w:ind w:left="0"/>
              <w:rPr>
                <w:rFonts w:eastAsia="Calibri"/>
              </w:rPr>
            </w:pPr>
            <w:r>
              <w:rPr>
                <w:rFonts w:eastAsia="Calibri"/>
              </w:rPr>
              <w:t>Chứng</w:t>
            </w:r>
            <w:r>
              <w:rPr>
                <w:rFonts w:eastAsia="Calibri"/>
              </w:rPr>
              <w:t xml:space="preserve"> </w:t>
            </w:r>
            <w:r>
              <w:rPr>
                <w:rFonts w:eastAsia="Calibri"/>
              </w:rPr>
              <w:t>thư</w:t>
            </w:r>
            <w:r>
              <w:rPr>
                <w:rFonts w:eastAsia="Calibri"/>
              </w:rPr>
              <w:t xml:space="preserve"> </w:t>
            </w:r>
            <w:r>
              <w:rPr>
                <w:rFonts w:eastAsia="Calibri"/>
              </w:rPr>
              <w:t>chưa</w:t>
            </w:r>
            <w:r>
              <w:rPr>
                <w:rFonts w:eastAsia="Calibri"/>
              </w:rPr>
              <w:t xml:space="preserve"> </w:t>
            </w:r>
            <w:r>
              <w:rPr>
                <w:rFonts w:eastAsia="Calibri"/>
              </w:rPr>
              <w:t>đến</w:t>
            </w:r>
            <w:r>
              <w:rPr>
                <w:rFonts w:eastAsia="Calibri"/>
              </w:rPr>
              <w:t xml:space="preserve"> </w:t>
            </w:r>
            <w:r>
              <w:rPr>
                <w:rFonts w:eastAsia="Calibri"/>
              </w:rPr>
              <w:t>thời</w:t>
            </w:r>
            <w:r>
              <w:rPr>
                <w:rFonts w:eastAsia="Calibri"/>
              </w:rPr>
              <w:t xml:space="preserve"> </w:t>
            </w:r>
            <w:r>
              <w:rPr>
                <w:rFonts w:eastAsia="Calibri"/>
              </w:rPr>
              <w:t>điểm</w:t>
            </w:r>
            <w:r>
              <w:rPr>
                <w:rFonts w:eastAsia="Calibri"/>
              </w:rPr>
              <w:t xml:space="preserve"> </w:t>
            </w:r>
            <w:r>
              <w:rPr>
                <w:rFonts w:eastAsia="Calibri"/>
              </w:rPr>
              <w:t>sử</w:t>
            </w:r>
            <w:r>
              <w:rPr>
                <w:rFonts w:eastAsia="Calibri"/>
              </w:rPr>
              <w:t xml:space="preserve"> </w:t>
            </w:r>
            <w:r>
              <w:rPr>
                <w:rFonts w:eastAsia="Calibri"/>
              </w:rPr>
              <w:t>dụng</w:t>
            </w:r>
          </w:p>
        </w:tc>
        <w:tc>
          <w:tcPr>
            <w:tcW w:w="1885" w:type="dxa"/>
            <w:tcBorders>
              <w:top w:val="single" w:sz="4" w:space="0" w:color="2E74B5"/>
              <w:left w:val="single" w:sz="4" w:space="0" w:color="2E74B5"/>
              <w:bottom w:val="single" w:sz="4" w:space="0" w:color="2E74B5"/>
              <w:right w:val="single" w:sz="4" w:space="0" w:color="2E74B5"/>
            </w:tcBorders>
          </w:tcPr>
          <w:p w:rsidR="009D1437" w:rsidP="00616EC4" w14:paraId="4877B154" w14:textId="77777777">
            <w:pPr>
              <w:pStyle w:val="ListParagraph"/>
              <w:ind w:left="0"/>
              <w:jc w:val="both"/>
            </w:pPr>
          </w:p>
        </w:tc>
      </w:tr>
      <w:tr w14:paraId="1EF9FEBF"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hideMark/>
          </w:tcPr>
          <w:p w:rsidR="009D1437" w:rsidP="00616EC4" w14:paraId="0D33271C" w14:textId="77777777">
            <w:pPr>
              <w:autoSpaceDE w:val="0"/>
              <w:autoSpaceDN w:val="0"/>
              <w:adjustRightInd w:val="0"/>
              <w:rPr>
                <w:rFonts w:eastAsia="Calibri"/>
              </w:rPr>
            </w:pPr>
            <w:r>
              <w:rPr>
                <w:rFonts w:eastAsia="Calibri"/>
              </w:rPr>
              <w:t>ERR:26</w:t>
            </w:r>
          </w:p>
        </w:tc>
        <w:tc>
          <w:tcPr>
            <w:tcW w:w="4950" w:type="dxa"/>
            <w:tcBorders>
              <w:top w:val="single" w:sz="4" w:space="0" w:color="2E74B5"/>
              <w:left w:val="single" w:sz="4" w:space="0" w:color="2E74B5"/>
              <w:bottom w:val="single" w:sz="4" w:space="0" w:color="2E74B5"/>
              <w:right w:val="single" w:sz="4" w:space="0" w:color="2E74B5"/>
            </w:tcBorders>
            <w:hideMark/>
          </w:tcPr>
          <w:p w:rsidR="009D1437" w:rsidP="00616EC4" w14:paraId="7E7025A0" w14:textId="77777777">
            <w:pPr>
              <w:pStyle w:val="ListParagraph"/>
              <w:spacing w:after="0" w:line="240" w:lineRule="auto"/>
              <w:ind w:left="0"/>
              <w:rPr>
                <w:rFonts w:eastAsia="Calibri"/>
              </w:rPr>
            </w:pPr>
            <w:r>
              <w:rPr>
                <w:rFonts w:eastAsia="Calibri"/>
              </w:rPr>
              <w:t>Chứng</w:t>
            </w:r>
            <w:r>
              <w:rPr>
                <w:rFonts w:eastAsia="Calibri"/>
              </w:rPr>
              <w:t xml:space="preserve"> </w:t>
            </w:r>
            <w:r>
              <w:rPr>
                <w:rFonts w:eastAsia="Calibri"/>
              </w:rPr>
              <w:t>thư</w:t>
            </w:r>
            <w:r>
              <w:rPr>
                <w:rFonts w:eastAsia="Calibri"/>
              </w:rPr>
              <w:t xml:space="preserve"> </w:t>
            </w:r>
            <w:r>
              <w:rPr>
                <w:rFonts w:eastAsia="Calibri"/>
              </w:rPr>
              <w:t>số</w:t>
            </w:r>
            <w:r>
              <w:rPr>
                <w:rFonts w:eastAsia="Calibri"/>
              </w:rPr>
              <w:t xml:space="preserve"> </w:t>
            </w:r>
            <w:r>
              <w:rPr>
                <w:rFonts w:eastAsia="Calibri"/>
              </w:rPr>
              <w:t>hết</w:t>
            </w:r>
            <w:r>
              <w:rPr>
                <w:rFonts w:eastAsia="Calibri"/>
              </w:rPr>
              <w:t xml:space="preserve"> </w:t>
            </w:r>
            <w:r>
              <w:rPr>
                <w:rFonts w:eastAsia="Calibri"/>
              </w:rPr>
              <w:t>hạn</w:t>
            </w:r>
          </w:p>
        </w:tc>
        <w:tc>
          <w:tcPr>
            <w:tcW w:w="1885" w:type="dxa"/>
            <w:tcBorders>
              <w:top w:val="single" w:sz="4" w:space="0" w:color="2E74B5"/>
              <w:left w:val="single" w:sz="4" w:space="0" w:color="2E74B5"/>
              <w:bottom w:val="single" w:sz="4" w:space="0" w:color="2E74B5"/>
              <w:right w:val="single" w:sz="4" w:space="0" w:color="2E74B5"/>
            </w:tcBorders>
          </w:tcPr>
          <w:p w:rsidR="009D1437" w:rsidP="00616EC4" w14:paraId="2F605DC4" w14:textId="77777777">
            <w:pPr>
              <w:pStyle w:val="ListParagraph"/>
              <w:ind w:left="0"/>
              <w:jc w:val="both"/>
            </w:pPr>
          </w:p>
        </w:tc>
      </w:tr>
      <w:tr w14:paraId="2C804251"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hideMark/>
          </w:tcPr>
          <w:p w:rsidR="009D1437" w:rsidP="00616EC4" w14:paraId="77AEB75B" w14:textId="77777777">
            <w:pPr>
              <w:autoSpaceDE w:val="0"/>
              <w:autoSpaceDN w:val="0"/>
              <w:adjustRightInd w:val="0"/>
              <w:rPr>
                <w:rFonts w:eastAsia="Calibri"/>
              </w:rPr>
            </w:pPr>
            <w:r>
              <w:rPr>
                <w:rFonts w:eastAsia="Calibri"/>
              </w:rPr>
              <w:t>ERR:3</w:t>
            </w:r>
          </w:p>
        </w:tc>
        <w:tc>
          <w:tcPr>
            <w:tcW w:w="4950" w:type="dxa"/>
            <w:tcBorders>
              <w:top w:val="single" w:sz="4" w:space="0" w:color="2E74B5"/>
              <w:left w:val="single" w:sz="4" w:space="0" w:color="2E74B5"/>
              <w:bottom w:val="single" w:sz="4" w:space="0" w:color="2E74B5"/>
              <w:right w:val="single" w:sz="4" w:space="0" w:color="2E74B5"/>
            </w:tcBorders>
            <w:hideMark/>
          </w:tcPr>
          <w:p w:rsidR="009D1437" w:rsidP="00616EC4" w14:paraId="04BD1353" w14:textId="77777777">
            <w:pPr>
              <w:pStyle w:val="ListParagraph"/>
              <w:spacing w:after="0" w:line="240" w:lineRule="auto"/>
              <w:ind w:left="0"/>
              <w:rPr>
                <w:rFonts w:eastAsia="Calibri"/>
              </w:rPr>
            </w:pPr>
            <w:r>
              <w:rPr>
                <w:rFonts w:eastAsia="Calibri"/>
              </w:rPr>
              <w:t>Dữ</w:t>
            </w:r>
            <w:r>
              <w:rPr>
                <w:rFonts w:eastAsia="Calibri"/>
              </w:rPr>
              <w:t xml:space="preserve"> </w:t>
            </w:r>
            <w:r>
              <w:rPr>
                <w:rFonts w:eastAsia="Calibri"/>
              </w:rPr>
              <w:t>liệu</w:t>
            </w:r>
            <w:r>
              <w:rPr>
                <w:rFonts w:eastAsia="Calibri"/>
              </w:rPr>
              <w:t xml:space="preserve"> xml </w:t>
            </w:r>
            <w:r>
              <w:rPr>
                <w:rFonts w:eastAsia="Calibri"/>
              </w:rPr>
              <w:t>đầu</w:t>
            </w:r>
            <w:r>
              <w:rPr>
                <w:rFonts w:eastAsia="Calibri"/>
              </w:rPr>
              <w:t xml:space="preserve"> </w:t>
            </w:r>
            <w:r>
              <w:rPr>
                <w:rFonts w:eastAsia="Calibri"/>
              </w:rPr>
              <w:t>vào</w:t>
            </w:r>
            <w:r>
              <w:rPr>
                <w:rFonts w:eastAsia="Calibri"/>
              </w:rPr>
              <w:t xml:space="preserve"> </w:t>
            </w:r>
            <w:r>
              <w:rPr>
                <w:rFonts w:eastAsia="Calibri"/>
              </w:rPr>
              <w:t>không</w:t>
            </w:r>
            <w:r>
              <w:rPr>
                <w:rFonts w:eastAsia="Calibri"/>
              </w:rPr>
              <w:t xml:space="preserve"> </w:t>
            </w:r>
            <w:r>
              <w:rPr>
                <w:rFonts w:eastAsia="Calibri"/>
              </w:rPr>
              <w:t>đúng</w:t>
            </w:r>
            <w:r>
              <w:rPr>
                <w:rFonts w:eastAsia="Calibri"/>
              </w:rPr>
              <w:t xml:space="preserve"> </w:t>
            </w:r>
            <w:r>
              <w:rPr>
                <w:rFonts w:eastAsia="Calibri"/>
              </w:rPr>
              <w:t>quy</w:t>
            </w:r>
            <w:r>
              <w:rPr>
                <w:rFonts w:eastAsia="Calibri"/>
              </w:rPr>
              <w:t xml:space="preserve"> </w:t>
            </w:r>
            <w:r>
              <w:rPr>
                <w:rFonts w:eastAsia="Calibri"/>
              </w:rPr>
              <w:t>định</w:t>
            </w:r>
          </w:p>
        </w:tc>
        <w:tc>
          <w:tcPr>
            <w:tcW w:w="1885" w:type="dxa"/>
            <w:tcBorders>
              <w:top w:val="single" w:sz="4" w:space="0" w:color="2E74B5"/>
              <w:left w:val="single" w:sz="4" w:space="0" w:color="2E74B5"/>
              <w:bottom w:val="single" w:sz="4" w:space="0" w:color="2E74B5"/>
              <w:right w:val="single" w:sz="4" w:space="0" w:color="2E74B5"/>
            </w:tcBorders>
          </w:tcPr>
          <w:p w:rsidR="009D1437" w:rsidP="00616EC4" w14:paraId="649B14F7" w14:textId="77777777">
            <w:pPr>
              <w:pStyle w:val="ListParagraph"/>
              <w:ind w:left="0"/>
              <w:jc w:val="both"/>
            </w:pPr>
          </w:p>
        </w:tc>
      </w:tr>
      <w:tr w14:paraId="7E411924"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hideMark/>
          </w:tcPr>
          <w:p w:rsidR="009D1437" w:rsidP="00616EC4" w14:paraId="4F7CD732" w14:textId="77777777">
            <w:pPr>
              <w:autoSpaceDE w:val="0"/>
              <w:autoSpaceDN w:val="0"/>
              <w:adjustRightInd w:val="0"/>
              <w:rPr>
                <w:rFonts w:eastAsia="Calibri"/>
              </w:rPr>
            </w:pPr>
            <w:r>
              <w:rPr>
                <w:rFonts w:eastAsia="Calibri"/>
              </w:rPr>
              <w:t>ERR:20</w:t>
            </w:r>
          </w:p>
        </w:tc>
        <w:tc>
          <w:tcPr>
            <w:tcW w:w="4950" w:type="dxa"/>
            <w:tcBorders>
              <w:top w:val="single" w:sz="4" w:space="0" w:color="2E74B5"/>
              <w:left w:val="single" w:sz="4" w:space="0" w:color="2E74B5"/>
              <w:bottom w:val="single" w:sz="4" w:space="0" w:color="2E74B5"/>
              <w:right w:val="single" w:sz="4" w:space="0" w:color="2E74B5"/>
            </w:tcBorders>
            <w:hideMark/>
          </w:tcPr>
          <w:p w:rsidR="009D1437" w:rsidP="00616EC4" w14:paraId="035874BB" w14:textId="77777777">
            <w:pPr>
              <w:pStyle w:val="ListParagraph"/>
              <w:spacing w:after="0" w:line="240" w:lineRule="auto"/>
              <w:ind w:left="0"/>
              <w:rPr>
                <w:rFonts w:eastAsia="Calibri"/>
              </w:rPr>
            </w:pPr>
            <w:r>
              <w:t>Không</w:t>
            </w:r>
            <w:r>
              <w:t xml:space="preserve"> </w:t>
            </w:r>
            <w:r>
              <w:t>tìm</w:t>
            </w:r>
            <w:r>
              <w:t xml:space="preserve"> </w:t>
            </w:r>
            <w:r>
              <w:t>thấy</w:t>
            </w:r>
            <w:r>
              <w:t xml:space="preserve"> </w:t>
            </w:r>
            <w:r>
              <w:t>dải</w:t>
            </w:r>
            <w:r>
              <w:t xml:space="preserve"> </w:t>
            </w:r>
            <w:r>
              <w:t>hóa</w:t>
            </w:r>
            <w:r>
              <w:t xml:space="preserve"> </w:t>
            </w:r>
            <w:r>
              <w:t>đơn</w:t>
            </w:r>
          </w:p>
        </w:tc>
        <w:tc>
          <w:tcPr>
            <w:tcW w:w="1885" w:type="dxa"/>
            <w:tcBorders>
              <w:top w:val="single" w:sz="4" w:space="0" w:color="2E74B5"/>
              <w:left w:val="single" w:sz="4" w:space="0" w:color="2E74B5"/>
              <w:bottom w:val="single" w:sz="4" w:space="0" w:color="2E74B5"/>
              <w:right w:val="single" w:sz="4" w:space="0" w:color="2E74B5"/>
            </w:tcBorders>
            <w:hideMark/>
          </w:tcPr>
          <w:p w:rsidR="009D1437" w:rsidP="00616EC4" w14:paraId="7382DC0F" w14:textId="77777777">
            <w:pPr>
              <w:jc w:val="both"/>
            </w:pPr>
            <w:r>
              <w:t>Không</w:t>
            </w:r>
            <w:r>
              <w:t xml:space="preserve"> </w:t>
            </w:r>
            <w:r>
              <w:t>tìm</w:t>
            </w:r>
            <w:r>
              <w:t xml:space="preserve"> </w:t>
            </w:r>
            <w:r>
              <w:t>thấy</w:t>
            </w:r>
            <w:r>
              <w:t xml:space="preserve"> </w:t>
            </w:r>
            <w:r>
              <w:t>dải</w:t>
            </w:r>
            <w:r>
              <w:t xml:space="preserve"> </w:t>
            </w:r>
            <w:r>
              <w:t>hóa</w:t>
            </w:r>
            <w:r>
              <w:t xml:space="preserve"> </w:t>
            </w:r>
            <w:r>
              <w:t>đơn</w:t>
            </w:r>
            <w:r>
              <w:t xml:space="preserve"> </w:t>
            </w:r>
            <w:r>
              <w:t>hoặc</w:t>
            </w:r>
            <w:r>
              <w:t xml:space="preserve"> </w:t>
            </w:r>
            <w:r>
              <w:t>tài</w:t>
            </w:r>
            <w:r>
              <w:t xml:space="preserve"> </w:t>
            </w:r>
            <w:r>
              <w:t>khoản</w:t>
            </w:r>
            <w:r>
              <w:t xml:space="preserve"> </w:t>
            </w:r>
            <w:r>
              <w:t>phát</w:t>
            </w:r>
            <w:r>
              <w:t xml:space="preserve"> </w:t>
            </w:r>
            <w:r>
              <w:t>hành</w:t>
            </w:r>
            <w:r>
              <w:t xml:space="preserve"> </w:t>
            </w:r>
            <w:r>
              <w:t>không</w:t>
            </w:r>
            <w:r>
              <w:t xml:space="preserve"> </w:t>
            </w:r>
            <w:r>
              <w:t>có</w:t>
            </w:r>
            <w:r>
              <w:t xml:space="preserve"> </w:t>
            </w:r>
            <w:r>
              <w:t>quyền</w:t>
            </w:r>
            <w:r>
              <w:t xml:space="preserve"> </w:t>
            </w:r>
            <w:r>
              <w:t>phát</w:t>
            </w:r>
            <w:r>
              <w:t xml:space="preserve"> </w:t>
            </w:r>
            <w:r>
              <w:t>hành</w:t>
            </w:r>
            <w:r>
              <w:t xml:space="preserve"> </w:t>
            </w:r>
            <w:r>
              <w:t>hóa</w:t>
            </w:r>
            <w:r>
              <w:t xml:space="preserve"> </w:t>
            </w:r>
            <w:r>
              <w:t>đơn</w:t>
            </w:r>
            <w:r>
              <w:t xml:space="preserve"> </w:t>
            </w:r>
            <w:r>
              <w:t>trên</w:t>
            </w:r>
            <w:r>
              <w:t xml:space="preserve"> </w:t>
            </w:r>
            <w:r>
              <w:t>dải</w:t>
            </w:r>
            <w:r>
              <w:t xml:space="preserve"> </w:t>
            </w:r>
            <w:r>
              <w:t>hóa</w:t>
            </w:r>
            <w:r>
              <w:t xml:space="preserve"> </w:t>
            </w:r>
            <w:r>
              <w:t>đơn</w:t>
            </w:r>
            <w:r>
              <w:t xml:space="preserve"> </w:t>
            </w:r>
            <w:r>
              <w:t>truyền</w:t>
            </w:r>
            <w:r>
              <w:t xml:space="preserve"> </w:t>
            </w:r>
            <w:r>
              <w:t>lên</w:t>
            </w:r>
            <w:r>
              <w:t>.</w:t>
            </w:r>
          </w:p>
        </w:tc>
      </w:tr>
      <w:tr w14:paraId="658FC0C9" w14:textId="77777777" w:rsidTr="00616EC4">
        <w:tblPrEx>
          <w:tblW w:w="0" w:type="auto"/>
          <w:tblInd w:w="85" w:type="dxa"/>
          <w:tblLayout w:type="fixed"/>
          <w:tblLook w:val="04A0"/>
        </w:tblPrEx>
        <w:trPr>
          <w:trHeight w:val="368"/>
        </w:trPr>
        <w:tc>
          <w:tcPr>
            <w:tcW w:w="2430" w:type="dxa"/>
            <w:tcBorders>
              <w:top w:val="single" w:sz="4" w:space="0" w:color="2E74B5"/>
              <w:left w:val="single" w:sz="4" w:space="0" w:color="2E74B5"/>
              <w:bottom w:val="single" w:sz="4" w:space="0" w:color="2E74B5"/>
              <w:right w:val="single" w:sz="4" w:space="0" w:color="2E74B5"/>
            </w:tcBorders>
            <w:hideMark/>
          </w:tcPr>
          <w:p w:rsidR="009D1437" w:rsidP="00616EC4" w14:paraId="226E7749" w14:textId="77777777">
            <w:pPr>
              <w:autoSpaceDE w:val="0"/>
              <w:autoSpaceDN w:val="0"/>
              <w:adjustRightInd w:val="0"/>
              <w:rPr>
                <w:rFonts w:eastAsia="Calibri"/>
              </w:rPr>
            </w:pPr>
            <w:r>
              <w:rPr>
                <w:rFonts w:eastAsia="Calibri"/>
              </w:rPr>
              <w:t>ERR:8</w:t>
            </w:r>
          </w:p>
        </w:tc>
        <w:tc>
          <w:tcPr>
            <w:tcW w:w="4950" w:type="dxa"/>
            <w:tcBorders>
              <w:top w:val="single" w:sz="4" w:space="0" w:color="2E74B5"/>
              <w:left w:val="single" w:sz="4" w:space="0" w:color="2E74B5"/>
              <w:bottom w:val="single" w:sz="4" w:space="0" w:color="2E74B5"/>
              <w:right w:val="single" w:sz="4" w:space="0" w:color="2E74B5"/>
            </w:tcBorders>
            <w:hideMark/>
          </w:tcPr>
          <w:p w:rsidR="009D1437" w:rsidP="00616EC4" w14:paraId="02E2F315" w14:textId="77777777">
            <w:pPr>
              <w:pStyle w:val="ListParagraph"/>
              <w:spacing w:after="0" w:line="240" w:lineRule="auto"/>
              <w:ind w:left="0"/>
              <w:rPr>
                <w:rFonts w:eastAsia="Calibri"/>
              </w:rPr>
            </w:pPr>
            <w:r>
              <w:rPr>
                <w:rFonts w:eastAsia="Calibri"/>
              </w:rPr>
              <w:t xml:space="preserve">Hóa </w:t>
            </w:r>
            <w:r>
              <w:rPr>
                <w:rFonts w:eastAsia="Calibri"/>
              </w:rPr>
              <w:t>đơn</w:t>
            </w:r>
            <w:r>
              <w:rPr>
                <w:rFonts w:eastAsia="Calibri"/>
              </w:rPr>
              <w:t xml:space="preserve"> </w:t>
            </w:r>
            <w:r>
              <w:rPr>
                <w:rFonts w:eastAsia="Calibri"/>
              </w:rPr>
              <w:t>điều</w:t>
            </w:r>
            <w:r>
              <w:rPr>
                <w:rFonts w:eastAsia="Calibri"/>
              </w:rPr>
              <w:t xml:space="preserve"> </w:t>
            </w:r>
            <w:r>
              <w:rPr>
                <w:rFonts w:eastAsia="Calibri"/>
              </w:rPr>
              <w:t>chỉnh</w:t>
            </w:r>
            <w:r>
              <w:rPr>
                <w:rFonts w:eastAsia="Calibri"/>
              </w:rPr>
              <w:t xml:space="preserve"> </w:t>
            </w:r>
            <w:r>
              <w:rPr>
                <w:rFonts w:eastAsia="Calibri"/>
              </w:rPr>
              <w:t>hoặc</w:t>
            </w:r>
            <w:r>
              <w:rPr>
                <w:rFonts w:eastAsia="Calibri"/>
              </w:rPr>
              <w:t xml:space="preserve"> </w:t>
            </w:r>
            <w:r>
              <w:rPr>
                <w:rFonts w:eastAsia="Calibri"/>
              </w:rPr>
              <w:t>thay</w:t>
            </w:r>
            <w:r>
              <w:rPr>
                <w:rFonts w:eastAsia="Calibri"/>
              </w:rPr>
              <w:t xml:space="preserve"> </w:t>
            </w:r>
            <w:r>
              <w:rPr>
                <w:rFonts w:eastAsia="Calibri"/>
              </w:rPr>
              <w:t>thế</w:t>
            </w:r>
            <w:r>
              <w:rPr>
                <w:rFonts w:eastAsia="Calibri"/>
              </w:rPr>
              <w:t xml:space="preserve"> </w:t>
            </w:r>
            <w:r>
              <w:rPr>
                <w:rFonts w:eastAsia="Calibri"/>
              </w:rPr>
              <w:t>chưa</w:t>
            </w:r>
            <w:r>
              <w:rPr>
                <w:rFonts w:eastAsia="Calibri"/>
              </w:rPr>
              <w:t xml:space="preserve"> </w:t>
            </w:r>
            <w:r>
              <w:rPr>
                <w:rFonts w:eastAsia="Calibri"/>
              </w:rPr>
              <w:t>phát</w:t>
            </w:r>
            <w:r>
              <w:rPr>
                <w:rFonts w:eastAsia="Calibri"/>
              </w:rPr>
              <w:t xml:space="preserve"> </w:t>
            </w:r>
            <w:r>
              <w:rPr>
                <w:rFonts w:eastAsia="Calibri"/>
              </w:rPr>
              <w:t>hành</w:t>
            </w:r>
            <w:r>
              <w:rPr>
                <w:rFonts w:eastAsia="Calibri"/>
              </w:rPr>
              <w:t xml:space="preserve"> </w:t>
            </w:r>
            <w:r>
              <w:rPr>
                <w:rFonts w:eastAsia="Calibri"/>
              </w:rPr>
              <w:t>hoặc</w:t>
            </w:r>
            <w:r>
              <w:rPr>
                <w:rFonts w:eastAsia="Calibri"/>
              </w:rPr>
              <w:t xml:space="preserve"> </w:t>
            </w:r>
            <w:r>
              <w:rPr>
                <w:rFonts w:eastAsia="Calibri"/>
              </w:rPr>
              <w:t>đã</w:t>
            </w:r>
            <w:r>
              <w:rPr>
                <w:rFonts w:eastAsia="Calibri"/>
              </w:rPr>
              <w:t xml:space="preserve"> </w:t>
            </w:r>
            <w:r>
              <w:rPr>
                <w:rFonts w:eastAsia="Calibri"/>
              </w:rPr>
              <w:t>điều</w:t>
            </w:r>
            <w:r>
              <w:rPr>
                <w:rFonts w:eastAsia="Calibri"/>
              </w:rPr>
              <w:t xml:space="preserve"> </w:t>
            </w:r>
            <w:r>
              <w:rPr>
                <w:rFonts w:eastAsia="Calibri"/>
              </w:rPr>
              <w:t>chỉnh</w:t>
            </w:r>
            <w:r>
              <w:rPr>
                <w:rFonts w:eastAsia="Calibri"/>
              </w:rPr>
              <w:t xml:space="preserve">  </w:t>
            </w:r>
            <w:r>
              <w:rPr>
                <w:rFonts w:eastAsia="Calibri"/>
              </w:rPr>
              <w:t>không</w:t>
            </w:r>
            <w:r>
              <w:rPr>
                <w:rFonts w:eastAsia="Calibri"/>
              </w:rPr>
              <w:t xml:space="preserve"> </w:t>
            </w:r>
            <w:r>
              <w:rPr>
                <w:rFonts w:eastAsia="Calibri"/>
              </w:rPr>
              <w:t>được</w:t>
            </w:r>
            <w:r>
              <w:rPr>
                <w:rFonts w:eastAsia="Calibri"/>
              </w:rPr>
              <w:t xml:space="preserve"> </w:t>
            </w:r>
            <w:r>
              <w:rPr>
                <w:rFonts w:eastAsia="Calibri"/>
              </w:rPr>
              <w:t>thay</w:t>
            </w:r>
            <w:r>
              <w:rPr>
                <w:rFonts w:eastAsia="Calibri"/>
              </w:rPr>
              <w:t xml:space="preserve"> </w:t>
            </w:r>
            <w:r>
              <w:rPr>
                <w:rFonts w:eastAsia="Calibri"/>
              </w:rPr>
              <w:t>thế</w:t>
            </w:r>
          </w:p>
        </w:tc>
        <w:tc>
          <w:tcPr>
            <w:tcW w:w="1885" w:type="dxa"/>
            <w:tcBorders>
              <w:top w:val="single" w:sz="4" w:space="0" w:color="2E74B5"/>
              <w:left w:val="single" w:sz="4" w:space="0" w:color="2E74B5"/>
              <w:bottom w:val="single" w:sz="4" w:space="0" w:color="2E74B5"/>
              <w:right w:val="single" w:sz="4" w:space="0" w:color="2E74B5"/>
            </w:tcBorders>
          </w:tcPr>
          <w:p w:rsidR="009D1437" w:rsidP="00616EC4" w14:paraId="57940BA6" w14:textId="77777777">
            <w:pPr>
              <w:ind w:left="360"/>
              <w:jc w:val="both"/>
            </w:pPr>
          </w:p>
        </w:tc>
      </w:tr>
      <w:tr w14:paraId="25E256DE"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hideMark/>
          </w:tcPr>
          <w:p w:rsidR="009D1437" w:rsidP="00616EC4" w14:paraId="56E3DBED" w14:textId="77777777">
            <w:pPr>
              <w:autoSpaceDE w:val="0"/>
              <w:autoSpaceDN w:val="0"/>
              <w:adjustRightInd w:val="0"/>
              <w:rPr>
                <w:rFonts w:eastAsia="Calibri"/>
              </w:rPr>
            </w:pPr>
            <w:r>
              <w:rPr>
                <w:rFonts w:eastAsia="Calibri"/>
              </w:rPr>
              <w:t>ERR:2</w:t>
            </w:r>
          </w:p>
        </w:tc>
        <w:tc>
          <w:tcPr>
            <w:tcW w:w="4950" w:type="dxa"/>
            <w:tcBorders>
              <w:top w:val="single" w:sz="4" w:space="0" w:color="2E74B5"/>
              <w:left w:val="single" w:sz="4" w:space="0" w:color="2E74B5"/>
              <w:bottom w:val="single" w:sz="4" w:space="0" w:color="2E74B5"/>
              <w:right w:val="single" w:sz="4" w:space="0" w:color="2E74B5"/>
            </w:tcBorders>
            <w:hideMark/>
          </w:tcPr>
          <w:p w:rsidR="009D1437" w:rsidP="00616EC4" w14:paraId="7E78E511" w14:textId="77777777">
            <w:pPr>
              <w:pStyle w:val="ListParagraph"/>
              <w:spacing w:after="0" w:line="240" w:lineRule="auto"/>
              <w:ind w:left="0"/>
              <w:rPr>
                <w:rFonts w:eastAsia="Calibri"/>
              </w:rPr>
            </w:pPr>
            <w:r>
              <w:t>Không</w:t>
            </w:r>
            <w:r>
              <w:t xml:space="preserve"> </w:t>
            </w:r>
            <w:r>
              <w:t>tồn</w:t>
            </w:r>
            <w:r>
              <w:t xml:space="preserve"> </w:t>
            </w:r>
            <w:r>
              <w:t>tại</w:t>
            </w:r>
            <w:r>
              <w:t xml:space="preserve"> </w:t>
            </w:r>
            <w:r>
              <w:t>hóa</w:t>
            </w:r>
            <w:r>
              <w:t xml:space="preserve"> </w:t>
            </w:r>
            <w:r>
              <w:t>đơn</w:t>
            </w:r>
            <w:r>
              <w:t xml:space="preserve"> </w:t>
            </w:r>
            <w:r>
              <w:t>cần</w:t>
            </w:r>
            <w:r>
              <w:t xml:space="preserve"> </w:t>
            </w:r>
            <w:r>
              <w:t>thay</w:t>
            </w:r>
            <w:r>
              <w:t xml:space="preserve"> </w:t>
            </w:r>
            <w:r>
              <w:t>thế</w:t>
            </w:r>
            <w:r>
              <w:t xml:space="preserve"> </w:t>
            </w:r>
            <w:r>
              <w:t>và</w:t>
            </w:r>
            <w:r>
              <w:t xml:space="preserve"> </w:t>
            </w:r>
            <w:r>
              <w:t>điều</w:t>
            </w:r>
            <w:r>
              <w:t xml:space="preserve"> </w:t>
            </w:r>
            <w:r>
              <w:t>chỉnh</w:t>
            </w:r>
          </w:p>
        </w:tc>
        <w:tc>
          <w:tcPr>
            <w:tcW w:w="1885" w:type="dxa"/>
            <w:tcBorders>
              <w:top w:val="single" w:sz="4" w:space="0" w:color="2E74B5"/>
              <w:left w:val="single" w:sz="4" w:space="0" w:color="2E74B5"/>
              <w:bottom w:val="single" w:sz="4" w:space="0" w:color="2E74B5"/>
              <w:right w:val="single" w:sz="4" w:space="0" w:color="2E74B5"/>
            </w:tcBorders>
          </w:tcPr>
          <w:p w:rsidR="009D1437" w:rsidP="00616EC4" w14:paraId="7EF8B26F" w14:textId="77777777">
            <w:pPr>
              <w:ind w:left="360"/>
              <w:jc w:val="both"/>
            </w:pPr>
          </w:p>
        </w:tc>
      </w:tr>
      <w:tr w14:paraId="18575AB1" w14:textId="77777777" w:rsidTr="00616EC4">
        <w:tblPrEx>
          <w:tblW w:w="0" w:type="auto"/>
          <w:tblInd w:w="85" w:type="dxa"/>
          <w:tblLayout w:type="fixed"/>
          <w:tblLook w:val="04A0"/>
        </w:tblPrEx>
        <w:trPr>
          <w:trHeight w:val="413"/>
        </w:trPr>
        <w:tc>
          <w:tcPr>
            <w:tcW w:w="2430" w:type="dxa"/>
            <w:tcBorders>
              <w:top w:val="single" w:sz="4" w:space="0" w:color="2E74B5"/>
              <w:left w:val="single" w:sz="4" w:space="0" w:color="2E74B5"/>
              <w:bottom w:val="single" w:sz="4" w:space="0" w:color="2E74B5"/>
              <w:right w:val="single" w:sz="4" w:space="0" w:color="2E74B5"/>
            </w:tcBorders>
          </w:tcPr>
          <w:p w:rsidR="00D77D0F" w:rsidP="00D77D0F" w14:paraId="0A4943D7" w14:textId="39C753C8">
            <w:pPr>
              <w:autoSpaceDE w:val="0"/>
              <w:autoSpaceDN w:val="0"/>
              <w:adjustRightInd w:val="0"/>
              <w:rPr>
                <w:rFonts w:eastAsia="Calibri"/>
              </w:rPr>
            </w:pPr>
            <w:r>
              <w:rPr>
                <w:rFonts w:eastAsia="Calibri"/>
              </w:rPr>
              <w:t>ERR:5</w:t>
            </w:r>
          </w:p>
        </w:tc>
        <w:tc>
          <w:tcPr>
            <w:tcW w:w="4950" w:type="dxa"/>
            <w:tcBorders>
              <w:top w:val="single" w:sz="4" w:space="0" w:color="2E74B5"/>
              <w:left w:val="single" w:sz="4" w:space="0" w:color="2E74B5"/>
              <w:bottom w:val="single" w:sz="4" w:space="0" w:color="2E74B5"/>
              <w:right w:val="single" w:sz="4" w:space="0" w:color="2E74B5"/>
            </w:tcBorders>
          </w:tcPr>
          <w:p w:rsidR="00D77D0F" w:rsidP="00D77D0F" w14:paraId="37BC3FF6" w14:textId="79CED98D">
            <w:pPr>
              <w:pStyle w:val="ListParagraph"/>
              <w:spacing w:after="0" w:line="240" w:lineRule="auto"/>
              <w:ind w:left="0"/>
              <w:rPr>
                <w:rFonts w:eastAsia="Calibri"/>
              </w:rPr>
            </w:pPr>
            <w:r>
              <w:rPr>
                <w:rFonts w:eastAsia="Calibri"/>
              </w:rPr>
              <w:t>Có</w:t>
            </w:r>
            <w:r>
              <w:rPr>
                <w:rFonts w:eastAsia="Calibri"/>
              </w:rPr>
              <w:t xml:space="preserve"> </w:t>
            </w:r>
            <w:r>
              <w:rPr>
                <w:rFonts w:eastAsia="Calibri"/>
              </w:rPr>
              <w:t>lỗi</w:t>
            </w:r>
            <w:r>
              <w:rPr>
                <w:rFonts w:eastAsia="Calibri"/>
              </w:rPr>
              <w:t xml:space="preserve"> </w:t>
            </w:r>
            <w:r>
              <w:rPr>
                <w:rFonts w:eastAsia="Calibri"/>
              </w:rPr>
              <w:t>xảy</w:t>
            </w:r>
            <w:r>
              <w:rPr>
                <w:rFonts w:eastAsia="Calibri"/>
              </w:rPr>
              <w:t xml:space="preserve"> </w:t>
            </w:r>
            <w:r>
              <w:rPr>
                <w:rFonts w:eastAsia="Calibri"/>
              </w:rPr>
              <w:t>ra</w:t>
            </w:r>
          </w:p>
        </w:tc>
        <w:tc>
          <w:tcPr>
            <w:tcW w:w="1885" w:type="dxa"/>
            <w:tcBorders>
              <w:top w:val="single" w:sz="4" w:space="0" w:color="2E74B5"/>
              <w:left w:val="single" w:sz="4" w:space="0" w:color="2E74B5"/>
              <w:bottom w:val="single" w:sz="4" w:space="0" w:color="2E74B5"/>
              <w:right w:val="single" w:sz="4" w:space="0" w:color="2E74B5"/>
            </w:tcBorders>
          </w:tcPr>
          <w:p w:rsidR="00D77D0F" w:rsidP="00D77D0F" w14:paraId="4BEE8454" w14:textId="045F24D2">
            <w:pPr>
              <w:jc w:val="both"/>
            </w:pPr>
            <w:r>
              <w:t>Có</w:t>
            </w:r>
            <w:r>
              <w:t xml:space="preserve"> </w:t>
            </w:r>
            <w:r>
              <w:t>lỗi</w:t>
            </w:r>
            <w:r>
              <w:t xml:space="preserve"> </w:t>
            </w:r>
            <w:r>
              <w:t>xảy</w:t>
            </w:r>
            <w:r>
              <w:t xml:space="preserve"> </w:t>
            </w:r>
            <w:r>
              <w:t>ra</w:t>
            </w:r>
            <w:r>
              <w:t xml:space="preserve"> </w:t>
            </w:r>
            <w:r>
              <w:t>hóa</w:t>
            </w:r>
            <w:r>
              <w:t xml:space="preserve"> </w:t>
            </w:r>
          </w:p>
        </w:tc>
      </w:tr>
      <w:tr w14:paraId="199FBA80"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hideMark/>
          </w:tcPr>
          <w:p w:rsidR="00D77D0F" w:rsidP="00D77D0F" w14:paraId="7892DA97" w14:textId="77777777">
            <w:pPr>
              <w:autoSpaceDE w:val="0"/>
              <w:autoSpaceDN w:val="0"/>
              <w:adjustRightInd w:val="0"/>
              <w:rPr>
                <w:rFonts w:eastAsia="Calibri"/>
              </w:rPr>
            </w:pPr>
            <w:r>
              <w:rPr>
                <w:rFonts w:eastAsia="Calibri"/>
              </w:rPr>
              <w:t>ERR:30</w:t>
            </w:r>
          </w:p>
        </w:tc>
        <w:tc>
          <w:tcPr>
            <w:tcW w:w="4950" w:type="dxa"/>
            <w:tcBorders>
              <w:top w:val="single" w:sz="4" w:space="0" w:color="2E74B5"/>
              <w:left w:val="single" w:sz="4" w:space="0" w:color="2E74B5"/>
              <w:bottom w:val="single" w:sz="4" w:space="0" w:color="2E74B5"/>
              <w:right w:val="single" w:sz="4" w:space="0" w:color="2E74B5"/>
            </w:tcBorders>
            <w:hideMark/>
          </w:tcPr>
          <w:p w:rsidR="00D77D0F" w:rsidP="00D77D0F" w14:paraId="34D8C965" w14:textId="77777777">
            <w:pPr>
              <w:pStyle w:val="ListParagraph"/>
              <w:ind w:left="0"/>
              <w:jc w:val="both"/>
            </w:pPr>
            <w:r>
              <w:t>Tạo</w:t>
            </w:r>
            <w:r>
              <w:t xml:space="preserve"> </w:t>
            </w:r>
            <w:r>
              <w:t>mới</w:t>
            </w:r>
            <w:r>
              <w:t xml:space="preserve"> </w:t>
            </w:r>
            <w:r>
              <w:t>hóa</w:t>
            </w:r>
            <w:r>
              <w:t xml:space="preserve"> </w:t>
            </w:r>
            <w:r>
              <w:t>đơn</w:t>
            </w:r>
            <w:r>
              <w:t xml:space="preserve"> </w:t>
            </w:r>
            <w:r>
              <w:t>có</w:t>
            </w:r>
            <w:r>
              <w:t xml:space="preserve"> </w:t>
            </w:r>
            <w:r>
              <w:t>lỗi</w:t>
            </w:r>
          </w:p>
        </w:tc>
        <w:tc>
          <w:tcPr>
            <w:tcW w:w="1885" w:type="dxa"/>
            <w:tcBorders>
              <w:top w:val="single" w:sz="4" w:space="0" w:color="2E74B5"/>
              <w:left w:val="single" w:sz="4" w:space="0" w:color="2E74B5"/>
              <w:bottom w:val="single" w:sz="4" w:space="0" w:color="2E74B5"/>
              <w:right w:val="single" w:sz="4" w:space="0" w:color="2E74B5"/>
            </w:tcBorders>
          </w:tcPr>
          <w:p w:rsidR="00D77D0F" w:rsidP="00D77D0F" w14:paraId="7BB2E8F3" w14:textId="77777777">
            <w:pPr>
              <w:ind w:left="360"/>
              <w:jc w:val="both"/>
            </w:pPr>
          </w:p>
        </w:tc>
      </w:tr>
      <w:tr w14:paraId="58664952"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hideMark/>
          </w:tcPr>
          <w:p w:rsidR="00D77D0F" w:rsidP="00D77D0F" w14:paraId="1FC27CAB" w14:textId="77777777">
            <w:pPr>
              <w:autoSpaceDE w:val="0"/>
              <w:autoSpaceDN w:val="0"/>
              <w:adjustRightInd w:val="0"/>
              <w:rPr>
                <w:rFonts w:eastAsia="Calibri"/>
              </w:rPr>
            </w:pPr>
            <w:r>
              <w:rPr>
                <w:rFonts w:eastAsia="Calibri"/>
              </w:rPr>
              <w:t xml:space="preserve">OK: </w:t>
            </w:r>
            <w:r>
              <w:rPr>
                <w:rFonts w:eastAsia="Calibri"/>
              </w:rPr>
              <w:t>pattern;serial;invNumber</w:t>
            </w:r>
          </w:p>
          <w:p w:rsidR="00D77D0F" w:rsidP="00D77D0F" w14:paraId="0335807F" w14:textId="77777777">
            <w:pPr>
              <w:autoSpaceDE w:val="0"/>
              <w:autoSpaceDN w:val="0"/>
              <w:adjustRightInd w:val="0"/>
              <w:rPr>
                <w:rFonts w:eastAsia="Calibri"/>
              </w:rPr>
            </w:pPr>
            <w:r>
              <w:rPr>
                <w:rFonts w:eastAsia="Calibri"/>
              </w:rPr>
              <w:t>(</w:t>
            </w:r>
            <w:r>
              <w:rPr>
                <w:rFonts w:eastAsia="Calibri"/>
              </w:rPr>
              <w:t>Ví</w:t>
            </w:r>
            <w:r>
              <w:rPr>
                <w:rFonts w:eastAsia="Calibri"/>
              </w:rPr>
              <w:t xml:space="preserve"> </w:t>
            </w:r>
            <w:r>
              <w:rPr>
                <w:rFonts w:eastAsia="Calibri"/>
              </w:rPr>
              <w:t>dụ</w:t>
            </w:r>
            <w:r>
              <w:rPr>
                <w:rFonts w:eastAsia="Calibri"/>
              </w:rPr>
              <w:t>:</w:t>
            </w:r>
          </w:p>
          <w:p w:rsidR="00D77D0F" w:rsidP="00D77D0F" w14:paraId="368F297B" w14:textId="77777777">
            <w:pPr>
              <w:autoSpaceDE w:val="0"/>
              <w:autoSpaceDN w:val="0"/>
              <w:adjustRightInd w:val="0"/>
              <w:rPr>
                <w:rFonts w:eastAsia="Calibri"/>
              </w:rPr>
            </w:pPr>
            <w:r>
              <w:rPr>
                <w:rFonts w:eastAsia="Calibri"/>
              </w:rPr>
              <w:t>OK:01GTKT3/001;AA/12E;0000002)</w:t>
            </w:r>
          </w:p>
        </w:tc>
        <w:tc>
          <w:tcPr>
            <w:tcW w:w="4950" w:type="dxa"/>
            <w:tcBorders>
              <w:top w:val="single" w:sz="4" w:space="0" w:color="2E74B5"/>
              <w:left w:val="single" w:sz="4" w:space="0" w:color="2E74B5"/>
              <w:bottom w:val="single" w:sz="4" w:space="0" w:color="2E74B5"/>
              <w:right w:val="single" w:sz="4" w:space="0" w:color="2E74B5"/>
            </w:tcBorders>
          </w:tcPr>
          <w:p w:rsidR="00D77D0F" w:rsidP="00D77D0F" w14:paraId="2D372702" w14:textId="77777777">
            <w:pPr>
              <w:pStyle w:val="ListParagraph"/>
              <w:numPr>
                <w:ilvl w:val="0"/>
                <w:numId w:val="4"/>
              </w:numPr>
              <w:spacing w:after="0" w:line="240" w:lineRule="auto"/>
              <w:rPr>
                <w:rFonts w:eastAsia="Calibri"/>
              </w:rPr>
            </w:pPr>
            <w:r>
              <w:rPr>
                <w:rFonts w:eastAsia="Calibri"/>
              </w:rPr>
              <w:t xml:space="preserve">OK </w:t>
            </w:r>
            <w:r>
              <w:rPr>
                <w:rFonts w:ascii="Wingdings" w:eastAsia="Calibri" w:hAnsi="Wingdings"/>
              </w:rPr>
              <w:sym w:font="Wingdings" w:char="F0E0"/>
            </w:r>
            <w:r>
              <w:rPr>
                <w:rFonts w:eastAsia="Calibri"/>
              </w:rPr>
              <w:t xml:space="preserve"> </w:t>
            </w:r>
            <w:r>
              <w:rPr>
                <w:rFonts w:eastAsia="Calibri"/>
              </w:rPr>
              <w:t>đã</w:t>
            </w:r>
            <w:r>
              <w:rPr>
                <w:rFonts w:eastAsia="Calibri"/>
              </w:rPr>
              <w:t xml:space="preserve"> </w:t>
            </w:r>
            <w:r>
              <w:rPr>
                <w:rFonts w:eastAsia="Calibri"/>
              </w:rPr>
              <w:t>phát</w:t>
            </w:r>
            <w:r>
              <w:rPr>
                <w:rFonts w:eastAsia="Calibri"/>
              </w:rPr>
              <w:t xml:space="preserve"> </w:t>
            </w:r>
            <w:r>
              <w:rPr>
                <w:rFonts w:eastAsia="Calibri"/>
              </w:rPr>
              <w:t>hành</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thành</w:t>
            </w:r>
            <w:r>
              <w:rPr>
                <w:rFonts w:eastAsia="Calibri"/>
              </w:rPr>
              <w:t xml:space="preserve"> </w:t>
            </w:r>
            <w:r>
              <w:rPr>
                <w:rFonts w:eastAsia="Calibri"/>
              </w:rPr>
              <w:t>công</w:t>
            </w:r>
          </w:p>
          <w:p w:rsidR="00D77D0F" w:rsidP="00D77D0F" w14:paraId="37E0419B" w14:textId="77777777">
            <w:pPr>
              <w:pStyle w:val="ListParagraph"/>
              <w:numPr>
                <w:ilvl w:val="0"/>
                <w:numId w:val="4"/>
              </w:numPr>
              <w:spacing w:after="0" w:line="240" w:lineRule="auto"/>
              <w:rPr>
                <w:rFonts w:eastAsia="Calibri"/>
              </w:rPr>
            </w:pPr>
            <w:r>
              <w:rPr>
                <w:rFonts w:eastAsia="Calibri"/>
              </w:rPr>
              <w:t>Patter</w:t>
            </w:r>
            <w:r>
              <w:rPr>
                <w:rFonts w:ascii="Wingdings" w:eastAsia="Calibri" w:hAnsi="Wingdings"/>
              </w:rPr>
              <w:sym w:font="Wingdings" w:char="F0E0"/>
            </w:r>
            <w:r>
              <w:rPr>
                <w:rFonts w:eastAsia="Calibri"/>
              </w:rPr>
              <w:t xml:space="preserve"> </w:t>
            </w:r>
            <w:r>
              <w:rPr>
                <w:rFonts w:eastAsia="Calibri"/>
              </w:rPr>
              <w:t>Mẫu</w:t>
            </w:r>
            <w:r>
              <w:rPr>
                <w:rFonts w:eastAsia="Calibri"/>
              </w:rPr>
              <w:t xml:space="preserve"> </w:t>
            </w:r>
            <w:r>
              <w:rPr>
                <w:rFonts w:eastAsia="Calibri"/>
              </w:rPr>
              <w:t>số</w:t>
            </w:r>
            <w:r>
              <w:rPr>
                <w:rFonts w:eastAsia="Calibri"/>
              </w:rPr>
              <w:t xml:space="preserve"> </w:t>
            </w:r>
            <w:r>
              <w:rPr>
                <w:rFonts w:eastAsia="Calibri"/>
              </w:rPr>
              <w:t>của</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điều</w:t>
            </w:r>
            <w:r>
              <w:rPr>
                <w:rFonts w:eastAsia="Calibri"/>
              </w:rPr>
              <w:t xml:space="preserve"> </w:t>
            </w:r>
            <w:r>
              <w:rPr>
                <w:rFonts w:eastAsia="Calibri"/>
              </w:rPr>
              <w:t>chỉnh,thay</w:t>
            </w:r>
            <w:r>
              <w:rPr>
                <w:rFonts w:eastAsia="Calibri"/>
              </w:rPr>
              <w:t xml:space="preserve"> </w:t>
            </w:r>
            <w:r>
              <w:rPr>
                <w:rFonts w:eastAsia="Calibri"/>
              </w:rPr>
              <w:t>thế</w:t>
            </w:r>
            <w:r>
              <w:rPr>
                <w:rFonts w:eastAsia="Calibri"/>
              </w:rPr>
              <w:t xml:space="preserve"> </w:t>
            </w:r>
          </w:p>
          <w:p w:rsidR="00D77D0F" w:rsidP="00D77D0F" w14:paraId="3141B4E5" w14:textId="77777777">
            <w:pPr>
              <w:pStyle w:val="ListParagraph"/>
              <w:numPr>
                <w:ilvl w:val="0"/>
                <w:numId w:val="4"/>
              </w:numPr>
              <w:spacing w:after="0" w:line="240" w:lineRule="auto"/>
              <w:rPr>
                <w:rFonts w:eastAsia="Calibri"/>
              </w:rPr>
            </w:pPr>
            <w:r>
              <w:rPr>
                <w:rFonts w:eastAsia="Calibri"/>
              </w:rPr>
              <w:t xml:space="preserve">Serial </w:t>
            </w:r>
            <w:r>
              <w:rPr>
                <w:rFonts w:ascii="Wingdings" w:eastAsia="Calibri" w:hAnsi="Wingdings"/>
              </w:rPr>
              <w:sym w:font="Wingdings" w:char="F0E0"/>
            </w:r>
            <w:r>
              <w:rPr>
                <w:rFonts w:eastAsia="Calibri"/>
              </w:rPr>
              <w:t xml:space="preserve"> </w:t>
            </w:r>
            <w:r>
              <w:rPr>
                <w:rFonts w:eastAsia="Calibri"/>
              </w:rPr>
              <w:t>serial</w:t>
            </w:r>
            <w:r>
              <w:rPr>
                <w:rFonts w:eastAsia="Calibri"/>
              </w:rPr>
              <w:t xml:space="preserve"> </w:t>
            </w:r>
            <w:r>
              <w:rPr>
                <w:rFonts w:eastAsia="Calibri"/>
              </w:rPr>
              <w:t>của</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điều</w:t>
            </w:r>
            <w:r>
              <w:rPr>
                <w:rFonts w:eastAsia="Calibri"/>
              </w:rPr>
              <w:t xml:space="preserve"> </w:t>
            </w:r>
            <w:r>
              <w:rPr>
                <w:rFonts w:eastAsia="Calibri"/>
              </w:rPr>
              <w:t>chỉnh,thay</w:t>
            </w:r>
            <w:r>
              <w:rPr>
                <w:rFonts w:eastAsia="Calibri"/>
              </w:rPr>
              <w:t xml:space="preserve"> </w:t>
            </w:r>
            <w:r>
              <w:rPr>
                <w:rFonts w:eastAsia="Calibri"/>
              </w:rPr>
              <w:t>thế</w:t>
            </w:r>
            <w:r>
              <w:rPr>
                <w:rFonts w:eastAsia="Calibri"/>
              </w:rPr>
              <w:t xml:space="preserve"> </w:t>
            </w:r>
          </w:p>
          <w:p w:rsidR="00D77D0F" w:rsidP="00D77D0F" w14:paraId="40C58A03" w14:textId="77777777">
            <w:pPr>
              <w:pStyle w:val="ListParagraph"/>
              <w:numPr>
                <w:ilvl w:val="0"/>
                <w:numId w:val="4"/>
              </w:numPr>
              <w:spacing w:after="0" w:line="240" w:lineRule="auto"/>
              <w:rPr>
                <w:rFonts w:eastAsia="Calibri"/>
              </w:rPr>
            </w:pPr>
            <w:r>
              <w:rPr>
                <w:rFonts w:eastAsia="Calibri"/>
              </w:rPr>
              <w:t>invNumber</w:t>
            </w:r>
            <w:r>
              <w:rPr>
                <w:rFonts w:eastAsia="Calibri"/>
              </w:rPr>
              <w:t xml:space="preserve">: </w:t>
            </w:r>
            <w:r>
              <w:rPr>
                <w:rFonts w:eastAsia="Calibri"/>
              </w:rPr>
              <w:t>số</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điều</w:t>
            </w:r>
            <w:r>
              <w:rPr>
                <w:rFonts w:eastAsia="Calibri"/>
              </w:rPr>
              <w:t xml:space="preserve"> </w:t>
            </w:r>
            <w:r>
              <w:rPr>
                <w:rFonts w:eastAsia="Calibri"/>
              </w:rPr>
              <w:t>chỉnh,thay</w:t>
            </w:r>
            <w:r>
              <w:rPr>
                <w:rFonts w:eastAsia="Calibri"/>
              </w:rPr>
              <w:t xml:space="preserve"> </w:t>
            </w:r>
            <w:r>
              <w:rPr>
                <w:rFonts w:eastAsia="Calibri"/>
              </w:rPr>
              <w:t>thế</w:t>
            </w:r>
            <w:r>
              <w:rPr>
                <w:rFonts w:eastAsia="Calibri"/>
              </w:rPr>
              <w:t xml:space="preserve"> </w:t>
            </w:r>
          </w:p>
          <w:p w:rsidR="00D77D0F" w:rsidP="00D77D0F" w14:paraId="754C603D" w14:textId="77777777">
            <w:pPr>
              <w:pStyle w:val="ListParagraph"/>
              <w:spacing w:after="0" w:line="240" w:lineRule="auto"/>
              <w:rPr>
                <w:rFonts w:eastAsia="Calibri"/>
              </w:rPr>
            </w:pPr>
          </w:p>
        </w:tc>
        <w:tc>
          <w:tcPr>
            <w:tcW w:w="1885" w:type="dxa"/>
            <w:tcBorders>
              <w:top w:val="single" w:sz="4" w:space="0" w:color="2E74B5"/>
              <w:left w:val="single" w:sz="4" w:space="0" w:color="2E74B5"/>
              <w:bottom w:val="single" w:sz="4" w:space="0" w:color="2E74B5"/>
              <w:right w:val="single" w:sz="4" w:space="0" w:color="2E74B5"/>
            </w:tcBorders>
          </w:tcPr>
          <w:p w:rsidR="00D77D0F" w:rsidP="00D77D0F" w14:paraId="0E150B7C" w14:textId="77777777">
            <w:pPr>
              <w:ind w:left="360"/>
              <w:jc w:val="both"/>
            </w:pPr>
          </w:p>
        </w:tc>
      </w:tr>
    </w:tbl>
    <w:p w:rsidR="009D1437" w:rsidP="009D1437" w14:paraId="6717AE3F" w14:textId="77777777">
      <w:pPr>
        <w:rPr>
          <w:lang w:eastAsia="x-none"/>
        </w:rPr>
      </w:pPr>
    </w:p>
    <w:p w:rsidR="009D1437" w:rsidP="009D1437" w14:paraId="12849077" w14:textId="77777777">
      <w:pPr>
        <w:rPr>
          <w:b/>
          <w:lang w:eastAsia="x-none"/>
        </w:rPr>
      </w:pPr>
      <w:r>
        <w:rPr>
          <w:b/>
          <w:lang w:eastAsia="x-none"/>
        </w:rPr>
        <w:t>Cấu</w:t>
      </w:r>
      <w:r>
        <w:rPr>
          <w:b/>
          <w:lang w:eastAsia="x-none"/>
        </w:rPr>
        <w:t xml:space="preserve"> </w:t>
      </w:r>
      <w:r>
        <w:rPr>
          <w:b/>
          <w:lang w:eastAsia="x-none"/>
        </w:rPr>
        <w:t>trúc</w:t>
      </w:r>
      <w:r>
        <w:rPr>
          <w:b/>
          <w:lang w:eastAsia="x-none"/>
        </w:rPr>
        <w:t xml:space="preserve"> </w:t>
      </w:r>
      <w:r>
        <w:rPr>
          <w:b/>
          <w:lang w:eastAsia="x-none"/>
        </w:rPr>
        <w:t>chuỗi</w:t>
      </w:r>
      <w:r>
        <w:rPr>
          <w:b/>
          <w:lang w:eastAsia="x-none"/>
        </w:rPr>
        <w:t xml:space="preserve"> </w:t>
      </w:r>
      <w:r>
        <w:rPr>
          <w:b/>
          <w:lang w:eastAsia="x-none"/>
        </w:rPr>
        <w:t>xmlData</w:t>
      </w:r>
      <w:r>
        <w:rPr>
          <w:b/>
          <w:lang w:eastAsia="x-none"/>
        </w:rPr>
        <w:t xml:space="preserve"> </w:t>
      </w:r>
      <w:r>
        <w:rPr>
          <w:b/>
          <w:lang w:eastAsia="x-none"/>
        </w:rPr>
        <w:t>truyền</w:t>
      </w:r>
      <w:r>
        <w:rPr>
          <w:b/>
          <w:lang w:eastAsia="x-none"/>
        </w:rPr>
        <w:t xml:space="preserve"> </w:t>
      </w:r>
      <w:r>
        <w:rPr>
          <w:b/>
          <w:lang w:eastAsia="x-none"/>
        </w:rPr>
        <w:t>lên</w:t>
      </w:r>
      <w:r>
        <w:rPr>
          <w:b/>
          <w:lang w:eastAsia="x-none"/>
        </w:rPr>
        <w:t>:</w:t>
      </w:r>
    </w:p>
    <w:p w:rsidR="009D1437" w:rsidP="009D1437" w14:paraId="02A6D616" w14:textId="77777777">
      <w:pPr>
        <w:ind w:firstLine="720"/>
        <w:rPr>
          <w:rStyle w:val="hljs-tag"/>
          <w:rFonts w:ascii="Courier New" w:hAnsi="Courier New" w:cs="Courier New"/>
          <w:color w:val="0000FF"/>
          <w:sz w:val="18"/>
          <w:szCs w:val="18"/>
        </w:rPr>
      </w:pPr>
      <w:r>
        <w:rPr>
          <w:rStyle w:val="hljs-tag"/>
          <w:color w:val="0000FF"/>
          <w:sz w:val="18"/>
          <w:szCs w:val="18"/>
        </w:rPr>
        <w:t>&lt;</w:t>
      </w:r>
      <w:r>
        <w:rPr>
          <w:rStyle w:val="hljs-name"/>
          <w:rFonts w:ascii="Courier New" w:hAnsi="Courier New" w:cs="Courier New"/>
          <w:color w:val="0000FF"/>
          <w:sz w:val="18"/>
          <w:szCs w:val="18"/>
        </w:rPr>
        <w:t>Invoices</w:t>
      </w:r>
      <w:r>
        <w:rPr>
          <w:rStyle w:val="hljs-tag"/>
          <w:color w:val="0000FF"/>
          <w:sz w:val="18"/>
          <w:szCs w:val="18"/>
        </w:rPr>
        <w:t>&gt;</w:t>
      </w:r>
    </w:p>
    <w:p w:rsidR="009D1437" w:rsidP="009D1437" w14:paraId="556FCDF3" w14:textId="77777777">
      <w:pPr>
        <w:ind w:firstLine="720"/>
        <w:rPr>
          <w:color w:val="000000"/>
          <w:shd w:val="clear" w:color="auto" w:fill="FFFFFF"/>
        </w:rPr>
      </w:pPr>
      <w:r>
        <w:rPr>
          <w:rFonts w:ascii="Courier New" w:hAnsi="Courier New" w:cs="Courier New"/>
          <w:color w:val="000000"/>
          <w:sz w:val="18"/>
          <w:szCs w:val="18"/>
          <w:shd w:val="clear" w:color="auto" w:fill="FFFFFF"/>
        </w:rPr>
        <w:t xml:space="preserve"> </w:t>
      </w:r>
      <w:r>
        <w:rPr>
          <w:rFonts w:ascii="Courier New" w:hAnsi="Courier New" w:cs="Courier New"/>
          <w:color w:val="000000"/>
          <w:sz w:val="18"/>
          <w:szCs w:val="18"/>
          <w:shd w:val="clear" w:color="auto" w:fill="FFFFFF"/>
        </w:rPr>
        <w:tab/>
      </w:r>
      <w:r>
        <w:rPr>
          <w:rStyle w:val="hljs-tag"/>
          <w:color w:val="0000FF"/>
          <w:sz w:val="18"/>
          <w:szCs w:val="18"/>
        </w:rPr>
        <w:t>&lt;</w:t>
      </w:r>
      <w:r>
        <w:rPr>
          <w:rStyle w:val="hljs-name"/>
          <w:rFonts w:ascii="Courier New" w:hAnsi="Courier New" w:cs="Courier New"/>
          <w:color w:val="0000FF"/>
          <w:sz w:val="18"/>
          <w:szCs w:val="18"/>
        </w:rPr>
        <w:t>SerialCert</w:t>
      </w:r>
      <w:r>
        <w:rPr>
          <w:rStyle w:val="hljs-tag"/>
          <w:color w:val="0000FF"/>
          <w:sz w:val="18"/>
          <w:szCs w:val="18"/>
        </w:rPr>
        <w:t>&gt;</w:t>
      </w:r>
      <w:r>
        <w:rPr>
          <w:rFonts w:ascii="Courier New" w:hAnsi="Courier New" w:cs="Courier New"/>
          <w:color w:val="000000"/>
          <w:sz w:val="18"/>
          <w:szCs w:val="18"/>
          <w:shd w:val="clear" w:color="auto" w:fill="FFFFFF"/>
        </w:rPr>
        <w:t>54010101BFD227F36296CA2414AC334E</w:t>
      </w:r>
      <w:r>
        <w:rPr>
          <w:rStyle w:val="hljs-tag"/>
          <w:color w:val="0000FF"/>
          <w:sz w:val="18"/>
          <w:szCs w:val="18"/>
        </w:rPr>
        <w:t>&lt;/</w:t>
      </w:r>
      <w:r>
        <w:rPr>
          <w:rStyle w:val="hljs-name"/>
          <w:rFonts w:ascii="Courier New" w:hAnsi="Courier New" w:cs="Courier New"/>
          <w:color w:val="0000FF"/>
          <w:sz w:val="18"/>
          <w:szCs w:val="18"/>
        </w:rPr>
        <w:t>SerialCert</w:t>
      </w:r>
      <w:r>
        <w:rPr>
          <w:rStyle w:val="hljs-tag"/>
          <w:color w:val="0000FF"/>
          <w:sz w:val="18"/>
          <w:szCs w:val="18"/>
        </w:rPr>
        <w:t>&gt;</w:t>
      </w:r>
      <w:r>
        <w:rPr>
          <w:rFonts w:ascii="Courier New" w:hAnsi="Courier New" w:cs="Courier New"/>
          <w:color w:val="000000"/>
          <w:sz w:val="18"/>
          <w:szCs w:val="18"/>
          <w:shd w:val="clear" w:color="auto" w:fill="FFFFFF"/>
        </w:rPr>
        <w:t xml:space="preserve"> </w:t>
      </w:r>
    </w:p>
    <w:p w:rsidR="009D1437" w:rsidP="009D1437" w14:paraId="3D3CD9D1" w14:textId="77777777">
      <w:pPr>
        <w:ind w:left="720" w:firstLine="720"/>
        <w:rPr>
          <w:rFonts w:ascii="Courier New" w:hAnsi="Courier New" w:cs="Courier New"/>
          <w:color w:val="000000"/>
          <w:sz w:val="18"/>
          <w:szCs w:val="18"/>
          <w:shd w:val="clear" w:color="auto" w:fill="FFFFFF"/>
        </w:rPr>
      </w:pPr>
      <w:r>
        <w:rPr>
          <w:rStyle w:val="hljs-tag"/>
          <w:color w:val="0000FF"/>
          <w:sz w:val="18"/>
          <w:szCs w:val="18"/>
        </w:rPr>
        <w:t>&lt;</w:t>
      </w:r>
      <w:r>
        <w:rPr>
          <w:rStyle w:val="hljs-name"/>
          <w:rFonts w:ascii="Courier New" w:hAnsi="Courier New" w:cs="Courier New"/>
          <w:color w:val="0000FF"/>
          <w:sz w:val="18"/>
          <w:szCs w:val="18"/>
        </w:rPr>
        <w:t>PatternOld</w:t>
      </w:r>
      <w:r>
        <w:rPr>
          <w:rStyle w:val="hljs-tag"/>
          <w:color w:val="0000FF"/>
          <w:sz w:val="18"/>
          <w:szCs w:val="18"/>
        </w:rPr>
        <w:t>&gt;</w:t>
      </w:r>
      <w:r>
        <w:rPr>
          <w:rFonts w:ascii="Courier New" w:hAnsi="Courier New" w:cs="Courier New"/>
          <w:color w:val="000000"/>
          <w:sz w:val="18"/>
          <w:szCs w:val="18"/>
          <w:shd w:val="clear" w:color="auto" w:fill="FFFFFF"/>
        </w:rPr>
        <w:t>1/003</w:t>
      </w:r>
      <w:r>
        <w:rPr>
          <w:rStyle w:val="hljs-tag"/>
          <w:color w:val="0000FF"/>
          <w:sz w:val="18"/>
          <w:szCs w:val="18"/>
        </w:rPr>
        <w:t>&lt;/</w:t>
      </w:r>
      <w:r>
        <w:rPr>
          <w:rStyle w:val="hljs-name"/>
          <w:rFonts w:ascii="Courier New" w:hAnsi="Courier New" w:cs="Courier New"/>
          <w:color w:val="0000FF"/>
          <w:sz w:val="18"/>
          <w:szCs w:val="18"/>
        </w:rPr>
        <w:t>PatternOld</w:t>
      </w:r>
      <w:r>
        <w:rPr>
          <w:rStyle w:val="hljs-tag"/>
          <w:color w:val="0000FF"/>
          <w:sz w:val="18"/>
          <w:szCs w:val="18"/>
        </w:rPr>
        <w:t>&gt;</w:t>
      </w:r>
      <w:r>
        <w:rPr>
          <w:rFonts w:ascii="Courier New" w:hAnsi="Courier New" w:cs="Courier New"/>
          <w:color w:val="000000"/>
          <w:sz w:val="18"/>
          <w:szCs w:val="18"/>
          <w:shd w:val="clear" w:color="auto" w:fill="FFFFFF"/>
        </w:rPr>
        <w:t xml:space="preserve"> </w:t>
      </w:r>
    </w:p>
    <w:p w:rsidR="009D1437" w:rsidP="009D1437" w14:paraId="627CFF0A" w14:textId="77777777">
      <w:pPr>
        <w:ind w:left="720" w:firstLine="720"/>
        <w:rPr>
          <w:rStyle w:val="hljs-tag"/>
          <w:color w:val="0000FF"/>
        </w:rPr>
      </w:pPr>
      <w:r>
        <w:rPr>
          <w:rStyle w:val="hljs-tag"/>
          <w:color w:val="0000FF"/>
          <w:sz w:val="18"/>
          <w:szCs w:val="18"/>
        </w:rPr>
        <w:t>&lt;</w:t>
      </w:r>
      <w:r>
        <w:rPr>
          <w:rStyle w:val="hljs-name"/>
          <w:rFonts w:ascii="Courier New" w:hAnsi="Courier New" w:cs="Courier New"/>
          <w:color w:val="0000FF"/>
          <w:sz w:val="18"/>
          <w:szCs w:val="18"/>
        </w:rPr>
        <w:t>SerialOld</w:t>
      </w:r>
      <w:r>
        <w:rPr>
          <w:rStyle w:val="hljs-tag"/>
          <w:color w:val="0000FF"/>
          <w:sz w:val="18"/>
          <w:szCs w:val="18"/>
        </w:rPr>
        <w:t>&gt;</w:t>
      </w:r>
      <w:r>
        <w:rPr>
          <w:rFonts w:ascii="Courier New" w:hAnsi="Courier New" w:cs="Courier New"/>
          <w:color w:val="000000"/>
          <w:sz w:val="18"/>
          <w:szCs w:val="18"/>
          <w:shd w:val="clear" w:color="auto" w:fill="FFFFFF"/>
        </w:rPr>
        <w:t>C22TWS</w:t>
      </w:r>
      <w:r>
        <w:rPr>
          <w:rStyle w:val="hljs-tag"/>
          <w:color w:val="0000FF"/>
          <w:sz w:val="18"/>
          <w:szCs w:val="18"/>
        </w:rPr>
        <w:t>&lt;/</w:t>
      </w:r>
      <w:r>
        <w:rPr>
          <w:rStyle w:val="hljs-name"/>
          <w:rFonts w:ascii="Courier New" w:hAnsi="Courier New" w:cs="Courier New"/>
          <w:color w:val="0000FF"/>
          <w:sz w:val="18"/>
          <w:szCs w:val="18"/>
        </w:rPr>
        <w:t>SerialOld</w:t>
      </w:r>
      <w:r>
        <w:rPr>
          <w:rStyle w:val="hljs-tag"/>
          <w:color w:val="0000FF"/>
          <w:sz w:val="18"/>
          <w:szCs w:val="18"/>
        </w:rPr>
        <w:t>&gt;</w:t>
      </w:r>
    </w:p>
    <w:p w:rsidR="009D1437" w:rsidP="009D1437" w14:paraId="705113D9" w14:textId="77777777">
      <w:pPr>
        <w:ind w:firstLine="720"/>
        <w:rPr>
          <w:rStyle w:val="hljs-tag"/>
          <w:color w:val="0000FF"/>
          <w:sz w:val="18"/>
          <w:szCs w:val="18"/>
        </w:rPr>
      </w:pPr>
      <w:r>
        <w:rPr>
          <w:rFonts w:ascii="Courier New" w:hAnsi="Courier New" w:cs="Courier New"/>
          <w:color w:val="000000"/>
          <w:sz w:val="18"/>
          <w:szCs w:val="18"/>
          <w:shd w:val="clear" w:color="auto" w:fill="FFFFFF"/>
        </w:rPr>
        <w:t xml:space="preserve"> </w:t>
      </w:r>
      <w:r>
        <w:rPr>
          <w:rFonts w:ascii="Courier New" w:hAnsi="Courier New" w:cs="Courier New"/>
          <w:color w:val="000000"/>
          <w:sz w:val="18"/>
          <w:szCs w:val="18"/>
          <w:shd w:val="clear" w:color="auto" w:fill="FFFFFF"/>
        </w:rPr>
        <w:tab/>
      </w:r>
      <w:r>
        <w:rPr>
          <w:rStyle w:val="hljs-tag"/>
          <w:color w:val="0000FF"/>
          <w:sz w:val="18"/>
          <w:szCs w:val="18"/>
        </w:rPr>
        <w:t>&lt;</w:t>
      </w:r>
      <w:r>
        <w:rPr>
          <w:rStyle w:val="hljs-name"/>
          <w:rFonts w:ascii="Courier New" w:hAnsi="Courier New" w:cs="Courier New"/>
          <w:color w:val="0000FF"/>
          <w:sz w:val="18"/>
          <w:szCs w:val="18"/>
        </w:rPr>
        <w:t>NoOlde</w:t>
      </w:r>
      <w:r>
        <w:rPr>
          <w:rStyle w:val="hljs-tag"/>
          <w:color w:val="0000FF"/>
          <w:sz w:val="18"/>
          <w:szCs w:val="18"/>
        </w:rPr>
        <w:t>&gt;</w:t>
      </w:r>
      <w:r>
        <w:rPr>
          <w:rFonts w:ascii="Courier New" w:hAnsi="Courier New" w:cs="Courier New"/>
          <w:color w:val="000000"/>
          <w:sz w:val="18"/>
          <w:szCs w:val="18"/>
          <w:shd w:val="clear" w:color="auto" w:fill="FFFFFF"/>
        </w:rPr>
        <w:t>00000001</w:t>
      </w:r>
      <w:r>
        <w:rPr>
          <w:rStyle w:val="hljs-tag"/>
          <w:color w:val="0000FF"/>
          <w:sz w:val="18"/>
          <w:szCs w:val="18"/>
        </w:rPr>
        <w:t>&lt;/</w:t>
      </w:r>
      <w:r>
        <w:rPr>
          <w:rStyle w:val="hljs-name"/>
          <w:rFonts w:ascii="Courier New" w:hAnsi="Courier New" w:cs="Courier New"/>
          <w:color w:val="0000FF"/>
          <w:sz w:val="18"/>
          <w:szCs w:val="18"/>
        </w:rPr>
        <w:t>NoOlde</w:t>
      </w:r>
      <w:r>
        <w:rPr>
          <w:rStyle w:val="hljs-tag"/>
          <w:color w:val="0000FF"/>
          <w:sz w:val="18"/>
          <w:szCs w:val="18"/>
        </w:rPr>
        <w:t>&gt;</w:t>
      </w:r>
    </w:p>
    <w:p w:rsidR="009D1437" w:rsidP="009D1437" w14:paraId="71735747" w14:textId="77777777">
      <w:pPr>
        <w:ind w:firstLine="720"/>
        <w:rPr>
          <w:color w:val="000000"/>
          <w:shd w:val="clear" w:color="auto" w:fill="FFFFFF"/>
        </w:rPr>
      </w:pPr>
      <w:r>
        <w:rPr>
          <w:rFonts w:ascii="Courier New" w:hAnsi="Courier New" w:cs="Courier New"/>
          <w:color w:val="000000"/>
          <w:sz w:val="18"/>
          <w:szCs w:val="18"/>
          <w:shd w:val="clear" w:color="auto" w:fill="FFFFFF"/>
        </w:rPr>
        <w:t xml:space="preserve"> </w:t>
      </w:r>
      <w:r>
        <w:rPr>
          <w:rFonts w:ascii="Courier New" w:hAnsi="Courier New" w:cs="Courier New"/>
          <w:color w:val="000000"/>
          <w:sz w:val="18"/>
          <w:szCs w:val="18"/>
          <w:shd w:val="clear" w:color="auto" w:fill="FFFFFF"/>
        </w:rPr>
        <w:tab/>
      </w:r>
      <w:r>
        <w:rPr>
          <w:rStyle w:val="hljs-tag"/>
          <w:color w:val="0000FF"/>
          <w:sz w:val="18"/>
          <w:szCs w:val="18"/>
        </w:rPr>
        <w:t>&lt;</w:t>
      </w:r>
      <w:r>
        <w:rPr>
          <w:rStyle w:val="hljs-name"/>
          <w:rFonts w:ascii="Courier New" w:hAnsi="Courier New" w:cs="Courier New"/>
          <w:color w:val="0000FF"/>
          <w:sz w:val="18"/>
          <w:szCs w:val="18"/>
        </w:rPr>
        <w:t>Inv</w:t>
      </w:r>
      <w:r>
        <w:rPr>
          <w:rStyle w:val="hljs-tag"/>
          <w:color w:val="0000FF"/>
          <w:sz w:val="18"/>
          <w:szCs w:val="18"/>
        </w:rPr>
        <w:t>&gt;</w:t>
      </w:r>
      <w:r>
        <w:rPr>
          <w:rFonts w:ascii="Courier New" w:hAnsi="Courier New" w:cs="Courier New"/>
          <w:color w:val="000000"/>
          <w:sz w:val="18"/>
          <w:szCs w:val="18"/>
          <w:shd w:val="clear" w:color="auto" w:fill="FFFFFF"/>
        </w:rPr>
        <w:t xml:space="preserve"> </w:t>
      </w:r>
    </w:p>
    <w:p w:rsidR="009D1437" w:rsidP="009D1437" w14:paraId="70E82AE9" w14:textId="77777777">
      <w:pPr>
        <w:ind w:left="1440" w:firstLine="720"/>
        <w:rPr>
          <w:rFonts w:ascii="Courier New" w:hAnsi="Courier New" w:cs="Courier New"/>
          <w:color w:val="000000"/>
          <w:sz w:val="18"/>
          <w:szCs w:val="18"/>
          <w:shd w:val="clear" w:color="auto" w:fill="FFFFFF"/>
        </w:rPr>
      </w:pPr>
      <w:r>
        <w:rPr>
          <w:rStyle w:val="hljs-tag"/>
          <w:color w:val="0000FF"/>
          <w:sz w:val="18"/>
          <w:szCs w:val="18"/>
        </w:rPr>
        <w:t>&lt;</w:t>
      </w:r>
      <w:r>
        <w:rPr>
          <w:rStyle w:val="hljs-name"/>
          <w:rFonts w:ascii="Courier New" w:hAnsi="Courier New" w:cs="Courier New"/>
          <w:color w:val="0000FF"/>
          <w:sz w:val="18"/>
          <w:szCs w:val="18"/>
        </w:rPr>
        <w:t>key</w:t>
      </w:r>
      <w:r>
        <w:rPr>
          <w:rStyle w:val="hljs-tag"/>
          <w:color w:val="0000FF"/>
          <w:sz w:val="18"/>
          <w:szCs w:val="18"/>
        </w:rPr>
        <w:t>&gt;</w:t>
      </w:r>
      <w:r>
        <w:rPr>
          <w:rFonts w:ascii="Courier New" w:hAnsi="Courier New" w:cs="Courier New"/>
          <w:color w:val="000000"/>
          <w:sz w:val="18"/>
          <w:szCs w:val="18"/>
          <w:shd w:val="clear" w:color="auto" w:fill="FFFFFF"/>
        </w:rPr>
        <w:t>25904521-A4FB-4A43-BEF8-8455D64A0429</w:t>
      </w:r>
      <w:r>
        <w:rPr>
          <w:rStyle w:val="hljs-tag"/>
          <w:color w:val="0000FF"/>
          <w:sz w:val="18"/>
          <w:szCs w:val="18"/>
        </w:rPr>
        <w:t>&lt;/</w:t>
      </w:r>
      <w:r>
        <w:rPr>
          <w:rStyle w:val="hljs-name"/>
          <w:rFonts w:ascii="Courier New" w:hAnsi="Courier New" w:cs="Courier New"/>
          <w:color w:val="0000FF"/>
          <w:sz w:val="18"/>
          <w:szCs w:val="18"/>
        </w:rPr>
        <w:t>key</w:t>
      </w:r>
      <w:r>
        <w:rPr>
          <w:rStyle w:val="hljs-tag"/>
          <w:color w:val="0000FF"/>
          <w:sz w:val="18"/>
          <w:szCs w:val="18"/>
        </w:rPr>
        <w:t>&gt;</w:t>
      </w:r>
      <w:r>
        <w:rPr>
          <w:rFonts w:ascii="Courier New" w:hAnsi="Courier New" w:cs="Courier New"/>
          <w:color w:val="000000"/>
          <w:sz w:val="18"/>
          <w:szCs w:val="18"/>
          <w:shd w:val="clear" w:color="auto" w:fill="FFFFFF"/>
        </w:rPr>
        <w:t xml:space="preserve"> </w:t>
      </w:r>
    </w:p>
    <w:p w:rsidR="009D1437" w:rsidP="009D1437" w14:paraId="15C3310C" w14:textId="77777777">
      <w:pPr>
        <w:ind w:left="1440" w:firstLine="720"/>
        <w:rPr>
          <w:rFonts w:ascii="Courier New" w:hAnsi="Courier New" w:cs="Courier New"/>
          <w:color w:val="000000"/>
          <w:sz w:val="18"/>
          <w:szCs w:val="18"/>
          <w:shd w:val="clear" w:color="auto" w:fill="FFFFFF"/>
        </w:rPr>
      </w:pPr>
      <w:r>
        <w:rPr>
          <w:rStyle w:val="hljs-tag"/>
          <w:color w:val="0000FF"/>
          <w:sz w:val="18"/>
          <w:szCs w:val="18"/>
        </w:rPr>
        <w:t>&lt;</w:t>
      </w:r>
      <w:r>
        <w:rPr>
          <w:rStyle w:val="hljs-name"/>
          <w:rFonts w:ascii="Courier New" w:hAnsi="Courier New" w:cs="Courier New"/>
          <w:color w:val="0000FF"/>
          <w:sz w:val="18"/>
          <w:szCs w:val="18"/>
        </w:rPr>
        <w:t>idInv</w:t>
      </w:r>
      <w:r>
        <w:rPr>
          <w:rStyle w:val="hljs-tag"/>
          <w:color w:val="0000FF"/>
          <w:sz w:val="18"/>
          <w:szCs w:val="18"/>
        </w:rPr>
        <w:t>&gt;</w:t>
      </w:r>
      <w:r>
        <w:rPr>
          <w:rFonts w:ascii="Courier New" w:hAnsi="Courier New" w:cs="Courier New"/>
          <w:color w:val="000000"/>
          <w:sz w:val="18"/>
          <w:szCs w:val="18"/>
          <w:shd w:val="clear" w:color="auto" w:fill="FFFFFF"/>
        </w:rPr>
        <w:t>20043083</w:t>
      </w:r>
      <w:r>
        <w:rPr>
          <w:rStyle w:val="hljs-tag"/>
          <w:color w:val="0000FF"/>
          <w:sz w:val="18"/>
          <w:szCs w:val="18"/>
        </w:rPr>
        <w:t>&lt;/</w:t>
      </w:r>
      <w:r>
        <w:rPr>
          <w:rStyle w:val="hljs-name"/>
          <w:rFonts w:ascii="Courier New" w:hAnsi="Courier New" w:cs="Courier New"/>
          <w:color w:val="0000FF"/>
          <w:sz w:val="18"/>
          <w:szCs w:val="18"/>
        </w:rPr>
        <w:t>idInv</w:t>
      </w:r>
      <w:r>
        <w:rPr>
          <w:rStyle w:val="hljs-tag"/>
          <w:color w:val="0000FF"/>
          <w:sz w:val="18"/>
          <w:szCs w:val="18"/>
        </w:rPr>
        <w:t>&gt;</w:t>
      </w:r>
      <w:r>
        <w:rPr>
          <w:rFonts w:ascii="Courier New" w:hAnsi="Courier New" w:cs="Courier New"/>
          <w:color w:val="000000"/>
          <w:sz w:val="18"/>
          <w:szCs w:val="18"/>
          <w:shd w:val="clear" w:color="auto" w:fill="FFFFFF"/>
        </w:rPr>
        <w:t xml:space="preserve"> </w:t>
      </w:r>
    </w:p>
    <w:p w:rsidR="009D1437" w:rsidP="009D1437" w14:paraId="7C3D4B55" w14:textId="77777777">
      <w:pPr>
        <w:ind w:left="1440" w:firstLine="720"/>
        <w:rPr>
          <w:rStyle w:val="hljs-tag"/>
          <w:color w:val="0000FF"/>
        </w:rPr>
      </w:pPr>
      <w:r>
        <w:rPr>
          <w:rStyle w:val="hljs-tag"/>
          <w:color w:val="0000FF"/>
          <w:sz w:val="18"/>
          <w:szCs w:val="18"/>
        </w:rPr>
        <w:t>&lt;</w:t>
      </w:r>
      <w:r>
        <w:rPr>
          <w:rStyle w:val="hljs-name"/>
          <w:rFonts w:ascii="Courier New" w:hAnsi="Courier New" w:cs="Courier New"/>
          <w:color w:val="0000FF"/>
          <w:sz w:val="18"/>
          <w:szCs w:val="18"/>
        </w:rPr>
        <w:t>signValue</w:t>
      </w:r>
      <w:r>
        <w:rPr>
          <w:rStyle w:val="hljs-tag"/>
          <w:color w:val="0000FF"/>
          <w:sz w:val="18"/>
          <w:szCs w:val="18"/>
        </w:rPr>
        <w:t>&gt;</w:t>
      </w:r>
      <w:r>
        <w:rPr>
          <w:rFonts w:ascii="Courier New" w:hAnsi="Courier New" w:cs="Courier New"/>
          <w:color w:val="000000"/>
          <w:sz w:val="18"/>
          <w:szCs w:val="18"/>
          <w:shd w:val="clear" w:color="auto" w:fill="FFFFFF"/>
        </w:rPr>
        <w:t>EKkR0sNI67yHpuvLKWFdVg1jg4Rkm3gSZZAj0m+t/T0O/RGpg2wjItTxBLmZgoUU08szexYTzZQX+x37IExQTtd27XE5D0APA08jjXe/MG+uVRSFoPxf5H9pgwcwlIWVusZhTpLZrTkEhr2fEg+haW9fKuizKI+mur6NlndpJWE=</w:t>
      </w:r>
      <w:r>
        <w:rPr>
          <w:rStyle w:val="hljs-tag"/>
          <w:color w:val="0000FF"/>
          <w:sz w:val="18"/>
          <w:szCs w:val="18"/>
        </w:rPr>
        <w:t>&lt;/</w:t>
      </w:r>
      <w:r>
        <w:rPr>
          <w:rStyle w:val="hljs-name"/>
          <w:rFonts w:ascii="Courier New" w:hAnsi="Courier New" w:cs="Courier New"/>
          <w:color w:val="0000FF"/>
          <w:sz w:val="18"/>
          <w:szCs w:val="18"/>
        </w:rPr>
        <w:t>signValue</w:t>
      </w:r>
      <w:r>
        <w:rPr>
          <w:rStyle w:val="hljs-tag"/>
          <w:color w:val="0000FF"/>
          <w:sz w:val="18"/>
          <w:szCs w:val="18"/>
        </w:rPr>
        <w:t>&gt;</w:t>
      </w:r>
    </w:p>
    <w:p w:rsidR="009D1437" w:rsidP="009D1437" w14:paraId="56800200" w14:textId="77777777">
      <w:pPr>
        <w:ind w:left="720" w:firstLine="720"/>
        <w:rPr>
          <w:rStyle w:val="hljs-tag"/>
          <w:color w:val="0000FF"/>
          <w:sz w:val="18"/>
          <w:szCs w:val="18"/>
        </w:rPr>
      </w:pPr>
      <w:r>
        <w:rPr>
          <w:rStyle w:val="hljs-tag"/>
          <w:color w:val="0000FF"/>
          <w:sz w:val="18"/>
          <w:szCs w:val="18"/>
        </w:rPr>
        <w:t>&lt;/</w:t>
      </w:r>
      <w:r>
        <w:rPr>
          <w:rStyle w:val="hljs-name"/>
          <w:rFonts w:ascii="Courier New" w:hAnsi="Courier New" w:cs="Courier New"/>
          <w:color w:val="0000FF"/>
          <w:sz w:val="18"/>
          <w:szCs w:val="18"/>
        </w:rPr>
        <w:t>Inv</w:t>
      </w:r>
      <w:r>
        <w:rPr>
          <w:rStyle w:val="hljs-tag"/>
          <w:color w:val="0000FF"/>
          <w:sz w:val="18"/>
          <w:szCs w:val="18"/>
        </w:rPr>
        <w:t>&gt;</w:t>
      </w:r>
    </w:p>
    <w:p w:rsidR="009D1437" w:rsidP="009D1437" w14:paraId="07D9993D" w14:textId="77777777">
      <w:pPr>
        <w:ind w:firstLine="720"/>
        <w:rPr>
          <w:rStyle w:val="hljs-tag"/>
          <w:color w:val="0000FF"/>
          <w:sz w:val="18"/>
          <w:szCs w:val="18"/>
        </w:rPr>
      </w:pPr>
      <w:r>
        <w:rPr>
          <w:rFonts w:ascii="Courier New" w:hAnsi="Courier New" w:cs="Courier New"/>
          <w:color w:val="000000"/>
          <w:sz w:val="18"/>
          <w:szCs w:val="18"/>
          <w:shd w:val="clear" w:color="auto" w:fill="FFFFFF"/>
        </w:rPr>
        <w:t xml:space="preserve"> </w:t>
      </w:r>
      <w:r>
        <w:rPr>
          <w:rStyle w:val="hljs-tag"/>
          <w:color w:val="0000FF"/>
          <w:sz w:val="18"/>
          <w:szCs w:val="18"/>
        </w:rPr>
        <w:t>&lt;/</w:t>
      </w:r>
      <w:r>
        <w:rPr>
          <w:rStyle w:val="hljs-name"/>
          <w:rFonts w:ascii="Courier New" w:hAnsi="Courier New" w:cs="Courier New"/>
          <w:color w:val="0000FF"/>
          <w:sz w:val="18"/>
          <w:szCs w:val="18"/>
        </w:rPr>
        <w:t>Invoices</w:t>
      </w:r>
      <w:r>
        <w:rPr>
          <w:rStyle w:val="hljs-tag"/>
          <w:color w:val="0000FF"/>
          <w:sz w:val="18"/>
          <w:szCs w:val="18"/>
        </w:rPr>
        <w:t>&gt;</w:t>
      </w:r>
    </w:p>
    <w:p w:rsidR="009D1437" w:rsidP="009D1437" w14:paraId="41D86777" w14:textId="77777777">
      <w:pPr>
        <w:ind w:firstLine="720"/>
        <w:rPr>
          <w:szCs w:val="28"/>
        </w:rPr>
      </w:pPr>
      <w:r>
        <w:rPr>
          <w:szCs w:val="28"/>
        </w:rPr>
        <w:t xml:space="preserve">Trong </w:t>
      </w:r>
      <w:r>
        <w:rPr>
          <w:szCs w:val="28"/>
        </w:rPr>
        <w:t>đó</w:t>
      </w:r>
      <w:r>
        <w:rPr>
          <w:szCs w:val="28"/>
        </w:rPr>
        <w:t xml:space="preserve">: </w:t>
      </w:r>
      <w:r>
        <w:rPr>
          <w:szCs w:val="28"/>
        </w:rPr>
        <w:tab/>
        <w:t xml:space="preserve">tag </w:t>
      </w:r>
      <w:r>
        <w:rPr>
          <w:rFonts w:ascii="Consolas" w:hAnsi="Consolas" w:cs="Consolas"/>
          <w:color w:val="0000FF"/>
          <w:sz w:val="19"/>
          <w:szCs w:val="19"/>
          <w:highlight w:val="white"/>
        </w:rPr>
        <w:t>&lt;</w:t>
      </w:r>
      <w:r>
        <w:rPr>
          <w:rFonts w:ascii="Consolas" w:hAnsi="Consolas" w:cs="Consolas"/>
          <w:color w:val="0000FF"/>
          <w:sz w:val="19"/>
          <w:szCs w:val="19"/>
          <w:highlight w:val="white"/>
        </w:rPr>
        <w:t>SerialCert</w:t>
      </w:r>
      <w:r>
        <w:rPr>
          <w:rFonts w:ascii="Consolas" w:hAnsi="Consolas" w:cs="Consolas"/>
          <w:color w:val="0000FF"/>
          <w:sz w:val="19"/>
          <w:szCs w:val="19"/>
          <w:highlight w:val="white"/>
        </w:rPr>
        <w:t>&gt;</w:t>
      </w:r>
      <w:r>
        <w:rPr>
          <w:rFonts w:ascii="Consolas" w:hAnsi="Consolas" w:cs="Consolas"/>
          <w:color w:val="0000FF"/>
          <w:sz w:val="19"/>
          <w:szCs w:val="19"/>
        </w:rPr>
        <w:t xml:space="preserve">: </w:t>
      </w:r>
      <w:r>
        <w:rPr>
          <w:szCs w:val="28"/>
        </w:rPr>
        <w:t xml:space="preserve">serial </w:t>
      </w:r>
      <w:r>
        <w:rPr>
          <w:szCs w:val="28"/>
        </w:rPr>
        <w:t>chứng</w:t>
      </w:r>
      <w:r>
        <w:rPr>
          <w:szCs w:val="28"/>
        </w:rPr>
        <w:t xml:space="preserve"> </w:t>
      </w:r>
      <w:r>
        <w:rPr>
          <w:szCs w:val="28"/>
        </w:rPr>
        <w:t>thư</w:t>
      </w:r>
      <w:r>
        <w:rPr>
          <w:szCs w:val="28"/>
        </w:rPr>
        <w:t xml:space="preserve"> </w:t>
      </w:r>
      <w:r>
        <w:rPr>
          <w:szCs w:val="28"/>
        </w:rPr>
        <w:t>của</w:t>
      </w:r>
      <w:r>
        <w:rPr>
          <w:szCs w:val="28"/>
        </w:rPr>
        <w:t xml:space="preserve"> </w:t>
      </w:r>
      <w:r>
        <w:rPr>
          <w:szCs w:val="28"/>
        </w:rPr>
        <w:t>công</w:t>
      </w:r>
      <w:r>
        <w:rPr>
          <w:szCs w:val="28"/>
        </w:rPr>
        <w:t xml:space="preserve"> ty</w:t>
      </w:r>
    </w:p>
    <w:p w:rsidR="009D1437" w:rsidP="009D1437" w14:paraId="260623D0" w14:textId="77777777">
      <w:pPr>
        <w:pStyle w:val="ListParagraph"/>
        <w:numPr>
          <w:ilvl w:val="2"/>
          <w:numId w:val="4"/>
        </w:numPr>
        <w:spacing w:after="0" w:line="240" w:lineRule="auto"/>
        <w:rPr>
          <w:rFonts w:eastAsia="Calibri"/>
        </w:rPr>
      </w:pPr>
      <w:r>
        <w:rPr>
          <w:szCs w:val="28"/>
        </w:rPr>
        <w:t xml:space="preserve">tag </w:t>
      </w:r>
      <w:r>
        <w:rPr>
          <w:rFonts w:ascii="Consolas" w:hAnsi="Consolas" w:cs="Consolas"/>
          <w:color w:val="0000FF"/>
          <w:sz w:val="19"/>
          <w:szCs w:val="19"/>
          <w:highlight w:val="white"/>
        </w:rPr>
        <w:t>&lt;</w:t>
      </w:r>
      <w:r>
        <w:rPr>
          <w:rStyle w:val="Heading1Char"/>
          <w:rFonts w:ascii="Courier New" w:hAnsi="Courier New" w:eastAsiaTheme="minorHAnsi" w:cs="Courier New"/>
          <w:color w:val="0000FF"/>
          <w:sz w:val="18"/>
          <w:szCs w:val="18"/>
        </w:rPr>
        <w:t xml:space="preserve"> </w:t>
      </w:r>
      <w:r>
        <w:rPr>
          <w:rStyle w:val="hljs-name"/>
          <w:rFonts w:ascii="Courier New" w:hAnsi="Courier New" w:cs="Courier New"/>
          <w:color w:val="0000FF"/>
          <w:sz w:val="18"/>
          <w:szCs w:val="18"/>
        </w:rPr>
        <w:t>PatternOld</w:t>
      </w:r>
      <w:r>
        <w:rPr>
          <w:rFonts w:ascii="Consolas" w:hAnsi="Consolas" w:cs="Consolas"/>
          <w:color w:val="0000FF"/>
          <w:sz w:val="19"/>
          <w:szCs w:val="19"/>
          <w:highlight w:val="white"/>
        </w:rPr>
        <w:t xml:space="preserve"> &gt;</w:t>
      </w:r>
      <w:r>
        <w:rPr>
          <w:szCs w:val="28"/>
        </w:rPr>
        <w:t xml:space="preserve">: </w:t>
      </w:r>
      <w:r>
        <w:rPr>
          <w:rFonts w:eastAsia="Calibri"/>
        </w:rPr>
        <w:t>Mẫu</w:t>
      </w:r>
      <w:r>
        <w:rPr>
          <w:rFonts w:eastAsia="Calibri"/>
        </w:rPr>
        <w:t xml:space="preserve"> </w:t>
      </w:r>
      <w:r>
        <w:rPr>
          <w:rFonts w:eastAsia="Calibri"/>
        </w:rPr>
        <w:t>số</w:t>
      </w:r>
      <w:r>
        <w:rPr>
          <w:rFonts w:eastAsia="Calibri"/>
        </w:rPr>
        <w:t xml:space="preserve"> </w:t>
      </w:r>
      <w:r>
        <w:rPr>
          <w:rFonts w:eastAsia="Calibri"/>
        </w:rPr>
        <w:t>của</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điều</w:t>
      </w:r>
      <w:r>
        <w:rPr>
          <w:rFonts w:eastAsia="Calibri"/>
        </w:rPr>
        <w:t xml:space="preserve"> </w:t>
      </w:r>
      <w:r>
        <w:rPr>
          <w:rFonts w:eastAsia="Calibri"/>
        </w:rPr>
        <w:t>chỉnh,thay</w:t>
      </w:r>
      <w:r>
        <w:rPr>
          <w:rFonts w:eastAsia="Calibri"/>
        </w:rPr>
        <w:t xml:space="preserve"> </w:t>
      </w:r>
      <w:r>
        <w:rPr>
          <w:rFonts w:eastAsia="Calibri"/>
        </w:rPr>
        <w:t>thế</w:t>
      </w:r>
      <w:r>
        <w:rPr>
          <w:rFonts w:eastAsia="Calibri"/>
        </w:rPr>
        <w:t xml:space="preserve"> </w:t>
      </w:r>
      <w:r>
        <w:rPr>
          <w:rFonts w:eastAsia="Calibri"/>
        </w:rPr>
        <w:t>cũ</w:t>
      </w:r>
    </w:p>
    <w:p w:rsidR="009D1437" w:rsidP="009D1437" w14:paraId="5498A566" w14:textId="77777777">
      <w:pPr>
        <w:ind w:left="2160"/>
        <w:rPr>
          <w:rFonts w:eastAsia="Calibri"/>
        </w:rPr>
      </w:pPr>
      <w:r>
        <w:rPr>
          <w:szCs w:val="28"/>
        </w:rPr>
        <w:t>tag&lt;</w:t>
      </w:r>
      <w:r>
        <w:rPr>
          <w:rStyle w:val="Heading1Char"/>
          <w:rFonts w:ascii="Courier New" w:hAnsi="Courier New" w:eastAsiaTheme="minorHAnsi" w:cs="Courier New"/>
          <w:color w:val="0000FF"/>
          <w:sz w:val="18"/>
          <w:szCs w:val="18"/>
        </w:rPr>
        <w:t xml:space="preserve"> </w:t>
      </w:r>
      <w:r>
        <w:rPr>
          <w:rStyle w:val="hljs-name"/>
          <w:rFonts w:ascii="Courier New" w:hAnsi="Courier New" w:cs="Courier New"/>
          <w:color w:val="0000FF"/>
          <w:sz w:val="18"/>
          <w:szCs w:val="18"/>
        </w:rPr>
        <w:t>SerialOld</w:t>
      </w:r>
      <w:r>
        <w:rPr>
          <w:szCs w:val="28"/>
        </w:rPr>
        <w:t xml:space="preserve"> &gt;:</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điều</w:t>
      </w:r>
      <w:r>
        <w:rPr>
          <w:rFonts w:eastAsia="Calibri"/>
        </w:rPr>
        <w:t xml:space="preserve"> </w:t>
      </w:r>
      <w:r>
        <w:rPr>
          <w:rFonts w:eastAsia="Calibri"/>
        </w:rPr>
        <w:t>chỉnh,thay</w:t>
      </w:r>
      <w:r>
        <w:rPr>
          <w:rFonts w:eastAsia="Calibri"/>
        </w:rPr>
        <w:t xml:space="preserve"> </w:t>
      </w:r>
      <w:r>
        <w:rPr>
          <w:rFonts w:eastAsia="Calibri"/>
        </w:rPr>
        <w:t>thế</w:t>
      </w:r>
      <w:r>
        <w:rPr>
          <w:rFonts w:eastAsia="Calibri"/>
        </w:rPr>
        <w:t xml:space="preserve"> </w:t>
      </w:r>
      <w:r>
        <w:rPr>
          <w:rFonts w:eastAsia="Calibri"/>
        </w:rPr>
        <w:t>cũ</w:t>
      </w:r>
    </w:p>
    <w:p w:rsidR="009D1437" w:rsidRPr="00D70900" w:rsidP="009D1437" w14:paraId="7F0E14CA" w14:textId="77777777">
      <w:pPr>
        <w:ind w:left="2160"/>
        <w:rPr>
          <w:rFonts w:eastAsia="Calibri"/>
        </w:rPr>
      </w:pPr>
      <w:r>
        <w:rPr>
          <w:rFonts w:eastAsia="Calibri"/>
        </w:rPr>
        <w:t>tag&lt;</w:t>
      </w:r>
      <w:r>
        <w:rPr>
          <w:rStyle w:val="Heading1Char"/>
          <w:rFonts w:ascii="Courier New" w:hAnsi="Courier New" w:eastAsiaTheme="minorHAnsi" w:cs="Courier New"/>
          <w:color w:val="0000FF"/>
          <w:sz w:val="18"/>
          <w:szCs w:val="18"/>
        </w:rPr>
        <w:t xml:space="preserve"> </w:t>
      </w:r>
      <w:r>
        <w:rPr>
          <w:rStyle w:val="hljs-name"/>
          <w:rFonts w:ascii="Courier New" w:hAnsi="Courier New" w:cs="Courier New"/>
          <w:color w:val="0000FF"/>
          <w:sz w:val="18"/>
          <w:szCs w:val="18"/>
        </w:rPr>
        <w:t>NoOlde</w:t>
      </w:r>
      <w:r>
        <w:rPr>
          <w:rStyle w:val="hljs-name"/>
          <w:rFonts w:ascii="Courier New" w:hAnsi="Courier New" w:cs="Courier New"/>
          <w:color w:val="0000FF"/>
          <w:sz w:val="18"/>
          <w:szCs w:val="18"/>
        </w:rPr>
        <w:t xml:space="preserve">&gt; : </w:t>
      </w:r>
      <w:r w:rsidRPr="00D70900">
        <w:rPr>
          <w:rFonts w:eastAsia="Calibri"/>
        </w:rPr>
        <w:t>số</w:t>
      </w:r>
      <w:r w:rsidRPr="00D70900">
        <w:rPr>
          <w:rFonts w:eastAsia="Calibri"/>
        </w:rPr>
        <w:t xml:space="preserve"> </w:t>
      </w:r>
      <w:r w:rsidRPr="00D70900">
        <w:rPr>
          <w:rFonts w:eastAsia="Calibri"/>
        </w:rPr>
        <w:t>hóa</w:t>
      </w:r>
      <w:r w:rsidRPr="00D70900">
        <w:rPr>
          <w:rFonts w:eastAsia="Calibri"/>
        </w:rPr>
        <w:t xml:space="preserve"> </w:t>
      </w:r>
      <w:r w:rsidRPr="00D70900">
        <w:rPr>
          <w:rFonts w:eastAsia="Calibri"/>
        </w:rPr>
        <w:t>đơn</w:t>
      </w:r>
      <w:r w:rsidRPr="00D70900">
        <w:rPr>
          <w:rFonts w:eastAsia="Calibri"/>
        </w:rPr>
        <w:t xml:space="preserve"> </w:t>
      </w:r>
      <w:r w:rsidRPr="00D70900">
        <w:rPr>
          <w:rFonts w:eastAsia="Calibri"/>
        </w:rPr>
        <w:t>cũ</w:t>
      </w:r>
    </w:p>
    <w:p w:rsidR="009D1437" w:rsidP="009D1437" w14:paraId="5A40884F" w14:textId="77777777">
      <w:pPr>
        <w:rPr>
          <w:szCs w:val="28"/>
        </w:rPr>
      </w:pPr>
      <w:r>
        <w:rPr>
          <w:szCs w:val="28"/>
        </w:rPr>
        <w:tab/>
      </w:r>
      <w:r>
        <w:rPr>
          <w:szCs w:val="28"/>
        </w:rPr>
        <w:tab/>
      </w:r>
      <w:r>
        <w:rPr>
          <w:szCs w:val="28"/>
        </w:rPr>
        <w:tab/>
        <w:t xml:space="preserve">tag </w:t>
      </w:r>
      <w:r>
        <w:rPr>
          <w:rFonts w:ascii="Consolas" w:hAnsi="Consolas" w:cs="Consolas"/>
          <w:color w:val="0000FF"/>
          <w:sz w:val="19"/>
          <w:szCs w:val="19"/>
          <w:highlight w:val="white"/>
        </w:rPr>
        <w:t>&lt;</w:t>
      </w:r>
      <w:r>
        <w:rPr>
          <w:rFonts w:ascii="Consolas" w:hAnsi="Consolas" w:cs="Consolas"/>
          <w:color w:val="0000FF"/>
          <w:sz w:val="19"/>
          <w:szCs w:val="19"/>
          <w:highlight w:val="white"/>
        </w:rPr>
        <w:t>idInv</w:t>
      </w:r>
      <w:r>
        <w:rPr>
          <w:rFonts w:ascii="Consolas" w:hAnsi="Consolas" w:cs="Consolas"/>
          <w:color w:val="0000FF"/>
          <w:sz w:val="19"/>
          <w:szCs w:val="19"/>
          <w:highlight w:val="white"/>
        </w:rPr>
        <w:t>&gt;</w:t>
      </w:r>
      <w:r>
        <w:rPr>
          <w:szCs w:val="28"/>
        </w:rPr>
        <w:t xml:space="preserve">: id </w:t>
      </w:r>
      <w:r>
        <w:rPr>
          <w:szCs w:val="28"/>
        </w:rPr>
        <w:t>hóa</w:t>
      </w:r>
      <w:r>
        <w:rPr>
          <w:szCs w:val="28"/>
        </w:rPr>
        <w:t xml:space="preserve"> </w:t>
      </w:r>
      <w:r>
        <w:rPr>
          <w:szCs w:val="28"/>
        </w:rPr>
        <w:t>đơn</w:t>
      </w:r>
      <w:r>
        <w:rPr>
          <w:szCs w:val="28"/>
        </w:rPr>
        <w:t xml:space="preserve"> </w:t>
      </w:r>
      <w:r>
        <w:rPr>
          <w:szCs w:val="28"/>
        </w:rPr>
        <w:t>trên</w:t>
      </w:r>
      <w:r>
        <w:rPr>
          <w:szCs w:val="28"/>
        </w:rPr>
        <w:t xml:space="preserve"> </w:t>
      </w:r>
      <w:r>
        <w:rPr>
          <w:szCs w:val="28"/>
        </w:rPr>
        <w:t>hệ</w:t>
      </w:r>
      <w:r>
        <w:rPr>
          <w:szCs w:val="28"/>
        </w:rPr>
        <w:t xml:space="preserve"> </w:t>
      </w:r>
      <w:r>
        <w:rPr>
          <w:szCs w:val="28"/>
        </w:rPr>
        <w:t>thống</w:t>
      </w:r>
      <w:r>
        <w:rPr>
          <w:szCs w:val="28"/>
        </w:rPr>
        <w:t xml:space="preserve"> </w:t>
      </w:r>
      <w:r>
        <w:rPr>
          <w:szCs w:val="28"/>
        </w:rPr>
        <w:t>vnpt</w:t>
      </w:r>
    </w:p>
    <w:p w:rsidR="009D1437" w:rsidP="009D1437" w14:paraId="78BA3382" w14:textId="77777777">
      <w:pPr>
        <w:rPr>
          <w:szCs w:val="28"/>
        </w:rPr>
      </w:pPr>
      <w:r>
        <w:rPr>
          <w:szCs w:val="28"/>
        </w:rPr>
        <w:tab/>
      </w:r>
      <w:r>
        <w:rPr>
          <w:szCs w:val="28"/>
        </w:rPr>
        <w:tab/>
      </w:r>
      <w:r>
        <w:rPr>
          <w:szCs w:val="28"/>
        </w:rPr>
        <w:tab/>
        <w:t xml:space="preserve">tag </w:t>
      </w:r>
      <w:r>
        <w:rPr>
          <w:rFonts w:ascii="Consolas" w:hAnsi="Consolas" w:cs="Consolas"/>
          <w:color w:val="0000FF"/>
          <w:sz w:val="19"/>
          <w:szCs w:val="19"/>
          <w:highlight w:val="white"/>
        </w:rPr>
        <w:t>&lt;</w:t>
      </w:r>
      <w:r>
        <w:rPr>
          <w:rFonts w:ascii="Consolas" w:hAnsi="Consolas" w:cs="Consolas"/>
          <w:color w:val="0000FF"/>
          <w:sz w:val="19"/>
          <w:szCs w:val="19"/>
          <w:highlight w:val="white"/>
        </w:rPr>
        <w:t>signValue</w:t>
      </w:r>
      <w:r>
        <w:rPr>
          <w:rFonts w:ascii="Consolas" w:hAnsi="Consolas" w:cs="Consolas"/>
          <w:color w:val="0000FF"/>
          <w:sz w:val="19"/>
          <w:szCs w:val="19"/>
          <w:highlight w:val="white"/>
        </w:rPr>
        <w:t>&gt;</w:t>
      </w:r>
      <w:r>
        <w:rPr>
          <w:szCs w:val="28"/>
        </w:rPr>
        <w:t xml:space="preserve">:  </w:t>
      </w:r>
      <w:r>
        <w:rPr>
          <w:szCs w:val="28"/>
        </w:rPr>
        <w:t>chuỗi</w:t>
      </w:r>
      <w:r>
        <w:rPr>
          <w:szCs w:val="28"/>
        </w:rPr>
        <w:t xml:space="preserve"> </w:t>
      </w:r>
      <w:r>
        <w:rPr>
          <w:szCs w:val="28"/>
        </w:rPr>
        <w:t>ký</w:t>
      </w:r>
    </w:p>
    <w:p w:rsidR="009D1437" w:rsidP="009D1437" w14:paraId="1A570940" w14:textId="77777777">
      <w:pPr>
        <w:ind w:left="1440" w:firstLine="720"/>
        <w:rPr>
          <w:szCs w:val="28"/>
        </w:rPr>
      </w:pPr>
      <w:r>
        <w:rPr>
          <w:szCs w:val="28"/>
        </w:rPr>
        <w:t xml:space="preserve">tag </w:t>
      </w:r>
      <w:r>
        <w:rPr>
          <w:rFonts w:ascii="Consolas" w:hAnsi="Consolas" w:cs="Consolas"/>
          <w:color w:val="0000FF"/>
          <w:sz w:val="19"/>
          <w:szCs w:val="19"/>
          <w:highlight w:val="white"/>
        </w:rPr>
        <w:t>&lt;key&gt;</w:t>
      </w:r>
      <w:r>
        <w:rPr>
          <w:szCs w:val="28"/>
        </w:rPr>
        <w:t xml:space="preserve">: </w:t>
      </w:r>
      <w:r>
        <w:rPr>
          <w:szCs w:val="28"/>
        </w:rPr>
        <w:t>fkey</w:t>
      </w:r>
    </w:p>
    <w:p w:rsidR="009D1437" w:rsidP="009D1437" w14:paraId="180A9C04" w14:textId="77777777">
      <w:pPr>
        <w:rPr>
          <w:szCs w:val="28"/>
        </w:rPr>
      </w:pPr>
    </w:p>
    <w:p w:rsidR="009D1437" w:rsidP="009D1437" w14:paraId="6A100F08" w14:textId="77777777"/>
    <w:p w:rsidR="009D1437" w:rsidRPr="009B3088" w:rsidP="00C35F19" w14:paraId="051D8DFC" w14:textId="29FB4639">
      <w:pPr>
        <w:pStyle w:val="Heading3"/>
      </w:pPr>
      <w:bookmarkStart w:id="604" w:name="_Toc106724543"/>
      <w:r>
        <w:rPr>
          <w:lang w:val="en-US"/>
        </w:rPr>
        <w:t>L</w:t>
      </w:r>
      <w:r w:rsidRPr="009B3088">
        <w:t>ấy</w:t>
      </w:r>
      <w:r w:rsidRPr="009B3088">
        <w:t xml:space="preserve"> </w:t>
      </w:r>
      <w:r w:rsidRPr="009B3088">
        <w:t>giá</w:t>
      </w:r>
      <w:r w:rsidRPr="009B3088">
        <w:t xml:space="preserve"> </w:t>
      </w:r>
      <w:r w:rsidRPr="009B3088">
        <w:t>trị</w:t>
      </w:r>
      <w:r w:rsidRPr="009B3088">
        <w:t xml:space="preserve"> Hash </w:t>
      </w:r>
      <w:r w:rsidRPr="009B3088">
        <w:t>cho</w:t>
      </w:r>
      <w:r w:rsidRPr="009B3088">
        <w:t xml:space="preserve"> </w:t>
      </w:r>
      <w:r w:rsidRPr="009B3088">
        <w:t>điều</w:t>
      </w:r>
      <w:r w:rsidRPr="009B3088">
        <w:t xml:space="preserve"> </w:t>
      </w:r>
      <w:r w:rsidRPr="009B3088">
        <w:t>chỉnh</w:t>
      </w:r>
      <w:r w:rsidRPr="009B3088">
        <w:t xml:space="preserve"> </w:t>
      </w:r>
      <w:r w:rsidRPr="009B3088">
        <w:t>thay</w:t>
      </w:r>
      <w:r w:rsidRPr="009B3088">
        <w:t xml:space="preserve"> </w:t>
      </w:r>
      <w:r w:rsidRPr="009B3088">
        <w:t>thế</w:t>
      </w:r>
      <w:r w:rsidRPr="009B3088">
        <w:t xml:space="preserve"> </w:t>
      </w:r>
      <w:r>
        <w:rPr>
          <w:lang w:val="en-US"/>
        </w:rPr>
        <w:t>không</w:t>
      </w:r>
      <w:r>
        <w:rPr>
          <w:lang w:val="en-US"/>
        </w:rPr>
        <w:t xml:space="preserve"> </w:t>
      </w:r>
      <w:r>
        <w:rPr>
          <w:lang w:val="en-US"/>
        </w:rPr>
        <w:t>tồn</w:t>
      </w:r>
      <w:r>
        <w:rPr>
          <w:lang w:val="en-US"/>
        </w:rPr>
        <w:t xml:space="preserve"> </w:t>
      </w:r>
      <w:r>
        <w:rPr>
          <w:lang w:val="en-US"/>
        </w:rPr>
        <w:t>tại</w:t>
      </w:r>
      <w:r>
        <w:rPr>
          <w:lang w:val="en-US"/>
        </w:rPr>
        <w:t xml:space="preserve"> </w:t>
      </w:r>
      <w:r>
        <w:rPr>
          <w:lang w:val="en-US"/>
        </w:rPr>
        <w:t>hóa</w:t>
      </w:r>
      <w:r>
        <w:rPr>
          <w:lang w:val="en-US"/>
        </w:rPr>
        <w:t xml:space="preserve"> </w:t>
      </w:r>
      <w:r>
        <w:rPr>
          <w:lang w:val="en-US"/>
        </w:rPr>
        <w:t>đơn</w:t>
      </w:r>
      <w:r>
        <w:rPr>
          <w:lang w:val="en-US"/>
        </w:rPr>
        <w:t xml:space="preserve"> </w:t>
      </w:r>
      <w:r>
        <w:rPr>
          <w:lang w:val="en-US"/>
        </w:rPr>
        <w:t>cũ</w:t>
      </w:r>
      <w:r>
        <w:rPr>
          <w:lang w:val="en-US"/>
        </w:rPr>
        <w:t xml:space="preserve"> </w:t>
      </w:r>
      <w:r>
        <w:rPr>
          <w:lang w:val="en-US"/>
        </w:rPr>
        <w:t>với</w:t>
      </w:r>
      <w:r w:rsidRPr="009B3088">
        <w:t xml:space="preserve"> Smart CA(</w:t>
      </w:r>
      <w:r w:rsidRPr="009B3088">
        <w:t>Bước</w:t>
      </w:r>
      <w:r w:rsidRPr="009B3088">
        <w:t xml:space="preserve"> 1)</w:t>
      </w:r>
      <w:bookmarkEnd w:id="604"/>
    </w:p>
    <w:p w:rsidR="009D1437" w:rsidP="009D1437" w14:paraId="59DCBB7C" w14:textId="77777777">
      <w:pPr>
        <w:rPr>
          <w:lang w:eastAsia="x-none"/>
        </w:rPr>
      </w:pPr>
      <w:r>
        <w:rPr>
          <w:lang w:eastAsia="x-none"/>
        </w:rPr>
        <w:t>Url</w:t>
      </w:r>
    </w:p>
    <w:p w:rsidR="009D1437" w:rsidP="009D1437" w14:paraId="04117412" w14:textId="77777777">
      <w:pPr>
        <w:rPr>
          <w:color w:val="000000"/>
        </w:rPr>
      </w:pPr>
      <w:r>
        <w:rPr>
          <w:lang w:eastAsia="x-none"/>
        </w:rPr>
        <w:tab/>
      </w:r>
      <w:r>
        <w:rPr>
          <w:color w:val="0000FF"/>
        </w:rPr>
        <w:t>string</w:t>
      </w:r>
      <w:r>
        <w:rPr>
          <w:color w:val="000000"/>
        </w:rPr>
        <w:t xml:space="preserve"> </w:t>
      </w:r>
      <w:r w:rsidRPr="00557650">
        <w:rPr>
          <w:b/>
          <w:color w:val="000000"/>
        </w:rPr>
        <w:t>GetHashWithOutInvSmartCA</w:t>
      </w:r>
      <w:ins w:id="605" w:author="Comparison" w:date="2022-04-14T16:30:00Z">
        <w:r>
          <w:rPr>
            <w:color w:val="000000"/>
          </w:rPr>
          <w:t>(</w:t>
        </w:r>
      </w:ins>
      <w:r>
        <w:rPr>
          <w:rFonts w:ascii="Consolas" w:hAnsi="Consolas" w:cs="Consolas"/>
          <w:color w:val="0000FF"/>
          <w:sz w:val="19"/>
          <w:szCs w:val="19"/>
        </w:rPr>
        <w:t>string</w:t>
      </w:r>
      <w:r>
        <w:rPr>
          <w:rFonts w:ascii="Consolas" w:hAnsi="Consolas" w:cs="Consolas"/>
          <w:color w:val="000000"/>
          <w:sz w:val="19"/>
          <w:szCs w:val="19"/>
        </w:rPr>
        <w:t xml:space="preserve"> Account, </w:t>
      </w:r>
      <w:r>
        <w:rPr>
          <w:rFonts w:ascii="Consolas" w:hAnsi="Consolas" w:cs="Consolas"/>
          <w:color w:val="0000FF"/>
          <w:sz w:val="19"/>
          <w:szCs w:val="19"/>
        </w:rPr>
        <w:t>string</w:t>
      </w:r>
      <w:r>
        <w:rPr>
          <w:rFonts w:ascii="Consolas" w:hAnsi="Consolas" w:cs="Consolas"/>
          <w:color w:val="000000"/>
          <w:sz w:val="19"/>
          <w:szCs w:val="19"/>
        </w:rPr>
        <w:t xml:space="preserve"> </w:t>
      </w:r>
      <w:r>
        <w:rPr>
          <w:rFonts w:ascii="Consolas" w:hAnsi="Consolas" w:cs="Consolas"/>
          <w:color w:val="000000"/>
          <w:sz w:val="19"/>
          <w:szCs w:val="19"/>
        </w:rPr>
        <w:t>ACpass</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r>
        <w:rPr>
          <w:rFonts w:ascii="Consolas" w:hAnsi="Consolas" w:cs="Consolas"/>
          <w:color w:val="000000"/>
          <w:sz w:val="19"/>
          <w:szCs w:val="19"/>
        </w:rPr>
        <w:t>xmlInvData</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username, </w:t>
      </w:r>
      <w:r>
        <w:rPr>
          <w:rFonts w:ascii="Consolas" w:hAnsi="Consolas" w:cs="Consolas"/>
          <w:color w:val="0000FF"/>
          <w:sz w:val="19"/>
          <w:szCs w:val="19"/>
        </w:rPr>
        <w:t>string</w:t>
      </w:r>
      <w:r>
        <w:rPr>
          <w:rFonts w:ascii="Consolas" w:hAnsi="Consolas" w:cs="Consolas"/>
          <w:color w:val="000000"/>
          <w:sz w:val="19"/>
          <w:szCs w:val="19"/>
        </w:rPr>
        <w:t xml:space="preserve"> password, </w:t>
      </w:r>
      <w:r>
        <w:rPr>
          <w:rFonts w:ascii="Consolas" w:hAnsi="Consolas" w:cs="Consolas"/>
          <w:color w:val="0000FF"/>
          <w:sz w:val="19"/>
          <w:szCs w:val="19"/>
        </w:rPr>
        <w:t>string</w:t>
      </w:r>
      <w:r>
        <w:rPr>
          <w:rFonts w:ascii="Consolas" w:hAnsi="Consolas" w:cs="Consolas"/>
          <w:color w:val="000000"/>
          <w:sz w:val="19"/>
          <w:szCs w:val="19"/>
        </w:rPr>
        <w:t xml:space="preserve"> </w:t>
      </w:r>
      <w:r>
        <w:rPr>
          <w:rFonts w:ascii="Consolas" w:hAnsi="Consolas" w:cs="Consolas"/>
          <w:color w:val="000000"/>
          <w:sz w:val="19"/>
          <w:szCs w:val="19"/>
        </w:rPr>
        <w:t>serialCert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type, </w:t>
      </w:r>
      <w:r>
        <w:rPr>
          <w:rFonts w:ascii="Consolas" w:hAnsi="Consolas" w:cs="Consolas"/>
          <w:color w:val="0000FF"/>
          <w:sz w:val="19"/>
          <w:szCs w:val="19"/>
        </w:rPr>
        <w:t>string</w:t>
      </w:r>
      <w:r>
        <w:rPr>
          <w:rFonts w:ascii="Consolas" w:hAnsi="Consolas" w:cs="Consolas"/>
          <w:color w:val="000000"/>
          <w:sz w:val="19"/>
          <w:szCs w:val="19"/>
        </w:rPr>
        <w:t xml:space="preserve"> </w:t>
      </w:r>
      <w:r>
        <w:rPr>
          <w:rFonts w:ascii="Consolas" w:hAnsi="Consolas" w:cs="Consolas"/>
          <w:color w:val="000000"/>
          <w:sz w:val="19"/>
          <w:szCs w:val="19"/>
        </w:rPr>
        <w:t>oldPattern</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r>
        <w:rPr>
          <w:rFonts w:ascii="Consolas" w:hAnsi="Consolas" w:cs="Consolas"/>
          <w:color w:val="000000"/>
          <w:sz w:val="19"/>
          <w:szCs w:val="19"/>
        </w:rPr>
        <w:t>oldSerial</w:t>
      </w:r>
      <w:r>
        <w:rPr>
          <w:rFonts w:ascii="Consolas" w:hAnsi="Consolas" w:cs="Consolas"/>
          <w:color w:val="000000"/>
          <w:sz w:val="19"/>
          <w:szCs w:val="19"/>
        </w:rPr>
        <w:t xml:space="preserve">, </w:t>
      </w:r>
      <w:r>
        <w:rPr>
          <w:rFonts w:ascii="Consolas" w:hAnsi="Consolas" w:cs="Consolas"/>
          <w:color w:val="0000FF"/>
          <w:sz w:val="19"/>
          <w:szCs w:val="19"/>
        </w:rPr>
        <w:t>decimal</w:t>
      </w:r>
      <w:r>
        <w:rPr>
          <w:rFonts w:ascii="Consolas" w:hAnsi="Consolas" w:cs="Consolas"/>
          <w:color w:val="000000"/>
          <w:sz w:val="19"/>
          <w:szCs w:val="19"/>
        </w:rPr>
        <w:t xml:space="preserve"> </w:t>
      </w:r>
      <w:r>
        <w:rPr>
          <w:rFonts w:ascii="Consolas" w:hAnsi="Consolas" w:cs="Consolas"/>
          <w:color w:val="000000"/>
          <w:sz w:val="19"/>
          <w:szCs w:val="19"/>
        </w:rPr>
        <w:t>oldNo</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r>
        <w:rPr>
          <w:rFonts w:ascii="Consolas" w:hAnsi="Consolas" w:cs="Consolas"/>
          <w:color w:val="000000"/>
          <w:sz w:val="19"/>
          <w:szCs w:val="19"/>
        </w:rPr>
        <w:t>strOldArisingDate</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00"/>
          <w:sz w:val="19"/>
          <w:szCs w:val="19"/>
        </w:rPr>
        <w:t>oldInvType</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pattern =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serial =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convert = 0</w:t>
      </w:r>
      <w:r>
        <w:rPr>
          <w:color w:val="000000"/>
        </w:rPr>
        <w:t>)</w:t>
      </w:r>
    </w:p>
    <w:p w:rsidR="009D1437" w:rsidP="009D1437" w14:paraId="2C9E78DC" w14:textId="77777777">
      <w:pPr>
        <w:pStyle w:val="N"/>
      </w:pPr>
      <w:r>
        <w:rPr>
          <w:color w:val="000000"/>
        </w:rPr>
        <w:tab/>
      </w:r>
      <w:r>
        <w:t>DESCRIPTION</w:t>
      </w:r>
    </w:p>
    <w:p w:rsidR="009D1437" w:rsidP="009D1437" w14:paraId="568F4ABD" w14:textId="77777777">
      <w:pPr>
        <w:pStyle w:val="N"/>
      </w:pPr>
      <w:r>
        <w:tab/>
      </w:r>
      <w:r>
        <w:tab/>
        <w:t>Đây là web service thực hiện điều chỉnh, thay thế hóa đơn cũ (hóa đơn không tồn tại trên hệ thống) sử dụng token.</w:t>
      </w:r>
    </w:p>
    <w:p w:rsidR="009D1437" w:rsidP="009D1437" w14:paraId="5233250D" w14:textId="77777777">
      <w:pPr>
        <w:pStyle w:val="N"/>
      </w:pPr>
      <w:r>
        <w:t>HTTP METHOD</w:t>
      </w:r>
    </w:p>
    <w:p w:rsidR="009D1437" w:rsidP="009D1437" w14:paraId="0F214F40" w14:textId="77777777">
      <w:pPr>
        <w:pStyle w:val="N"/>
        <w:rPr>
          <w:b/>
        </w:rPr>
      </w:pPr>
      <w:r>
        <w:tab/>
        <w:t>POST</w:t>
      </w:r>
    </w:p>
    <w:p w:rsidR="009D1437" w:rsidP="009D1437" w14:paraId="0BE9F078" w14:textId="77777777">
      <w:pPr>
        <w:pStyle w:val="N"/>
      </w:pPr>
      <w:r>
        <w:t>REQUEST BODY</w:t>
      </w:r>
    </w:p>
    <w:p w:rsidR="009D1437" w:rsidP="009D1437" w14:paraId="28BAD122" w14:textId="77777777">
      <w:pPr>
        <w:pStyle w:val="ListParagraph"/>
        <w:numPr>
          <w:ilvl w:val="0"/>
          <w:numId w:val="3"/>
        </w:numPr>
        <w:spacing w:after="0" w:line="360" w:lineRule="auto"/>
        <w:jc w:val="both"/>
        <w:rPr>
          <w:rFonts w:eastAsia="Calibri"/>
          <w:b/>
          <w:u w:val="single"/>
        </w:rPr>
      </w:pPr>
      <w:r>
        <w:rPr>
          <w:rFonts w:eastAsia="Calibri"/>
          <w:b/>
        </w:rPr>
        <w:t>Account/</w:t>
      </w:r>
      <w:r>
        <w:rPr>
          <w:rFonts w:eastAsia="Calibri"/>
          <w:b/>
        </w:rPr>
        <w:t>ACPass</w:t>
      </w:r>
      <w:r>
        <w:rPr>
          <w:rFonts w:eastAsia="Calibri"/>
          <w:b/>
        </w:rPr>
        <w:t xml:space="preserve">:  </w:t>
      </w:r>
      <w:r>
        <w:rPr>
          <w:rFonts w:eastAsia="Calibri"/>
        </w:rPr>
        <w:t xml:space="preserve">Tài </w:t>
      </w:r>
      <w:r>
        <w:rPr>
          <w:rFonts w:eastAsia="Calibri"/>
        </w:rPr>
        <w:t>khoản</w:t>
      </w:r>
      <w:r>
        <w:rPr>
          <w:rFonts w:eastAsia="Calibri"/>
        </w:rPr>
        <w:t xml:space="preserve"> </w:t>
      </w:r>
      <w:r>
        <w:rPr>
          <w:rFonts w:eastAsia="Calibri"/>
        </w:rPr>
        <w:t>được</w:t>
      </w:r>
      <w:r>
        <w:rPr>
          <w:rFonts w:eastAsia="Calibri"/>
        </w:rPr>
        <w:t xml:space="preserve"> </w:t>
      </w:r>
      <w:r>
        <w:rPr>
          <w:rFonts w:eastAsia="Calibri"/>
        </w:rPr>
        <w:t>cấp</w:t>
      </w:r>
      <w:r>
        <w:rPr>
          <w:rFonts w:eastAsia="Calibri"/>
        </w:rPr>
        <w:t xml:space="preserve"> </w:t>
      </w:r>
      <w:r>
        <w:rPr>
          <w:rFonts w:eastAsia="Calibri"/>
        </w:rPr>
        <w:t>phát</w:t>
      </w:r>
      <w:r>
        <w:rPr>
          <w:rFonts w:eastAsia="Calibri"/>
        </w:rPr>
        <w:t xml:space="preserve"> </w:t>
      </w:r>
      <w:r>
        <w:rPr>
          <w:rFonts w:eastAsia="Calibri"/>
        </w:rPr>
        <w:t>cho</w:t>
      </w:r>
      <w:r>
        <w:rPr>
          <w:rFonts w:eastAsia="Calibri"/>
        </w:rPr>
        <w:t xml:space="preserve"> </w:t>
      </w:r>
      <w:r>
        <w:rPr>
          <w:rFonts w:eastAsia="Calibri"/>
        </w:rPr>
        <w:t>nhân</w:t>
      </w:r>
      <w:r>
        <w:rPr>
          <w:rFonts w:eastAsia="Calibri"/>
        </w:rPr>
        <w:t xml:space="preserve"> </w:t>
      </w:r>
      <w:r>
        <w:rPr>
          <w:rFonts w:eastAsia="Calibri"/>
        </w:rPr>
        <w:t>viên</w:t>
      </w:r>
      <w:r>
        <w:rPr>
          <w:rFonts w:eastAsia="Calibri"/>
        </w:rPr>
        <w:t xml:space="preserve"> </w:t>
      </w:r>
      <w:r>
        <w:rPr>
          <w:rFonts w:eastAsia="Calibri"/>
        </w:rPr>
        <w:t>gọi</w:t>
      </w:r>
      <w:r>
        <w:rPr>
          <w:rFonts w:eastAsia="Calibri"/>
        </w:rPr>
        <w:t xml:space="preserve"> </w:t>
      </w:r>
      <w:r>
        <w:rPr>
          <w:rFonts w:eastAsia="Calibri"/>
        </w:rPr>
        <w:t>lệnh</w:t>
      </w:r>
      <w:r>
        <w:rPr>
          <w:rFonts w:eastAsia="Calibri"/>
        </w:rPr>
        <w:t xml:space="preserve"> </w:t>
      </w:r>
      <w:r>
        <w:rPr>
          <w:rFonts w:eastAsia="Calibri"/>
        </w:rPr>
        <w:t>gửi</w:t>
      </w:r>
      <w:r>
        <w:rPr>
          <w:rFonts w:eastAsia="Calibri"/>
        </w:rPr>
        <w:t xml:space="preserve"> </w:t>
      </w:r>
      <w:r>
        <w:rPr>
          <w:rFonts w:eastAsia="Calibri"/>
        </w:rPr>
        <w:t>thông</w:t>
      </w:r>
      <w:r>
        <w:rPr>
          <w:rFonts w:eastAsia="Calibri"/>
        </w:rPr>
        <w:t xml:space="preserve"> </w:t>
      </w:r>
      <w:r>
        <w:rPr>
          <w:rFonts w:eastAsia="Calibri"/>
        </w:rPr>
        <w:t>điệp</w:t>
      </w:r>
      <w:r>
        <w:rPr>
          <w:rFonts w:eastAsia="Calibri"/>
        </w:rPr>
        <w:t>.</w:t>
      </w:r>
    </w:p>
    <w:p w:rsidR="009D1437" w:rsidP="009D1437" w14:paraId="21F5DF45" w14:textId="77777777">
      <w:pPr>
        <w:pStyle w:val="ListParagraph"/>
        <w:numPr>
          <w:ilvl w:val="0"/>
          <w:numId w:val="2"/>
        </w:numPr>
        <w:spacing w:after="0" w:line="360" w:lineRule="auto"/>
        <w:ind w:left="1080"/>
        <w:jc w:val="both"/>
        <w:rPr>
          <w:rFonts w:eastAsia="Calibri"/>
          <w:b/>
          <w:u w:val="single"/>
        </w:rPr>
      </w:pPr>
      <w:r>
        <w:rPr>
          <w:rFonts w:eastAsia="Calibri"/>
          <w:b/>
        </w:rPr>
        <w:t>Username/pass</w:t>
      </w:r>
      <w:r>
        <w:rPr>
          <w:rFonts w:eastAsia="Calibri"/>
        </w:rPr>
        <w:t xml:space="preserve">: Tài </w:t>
      </w:r>
      <w:r>
        <w:rPr>
          <w:rFonts w:eastAsia="Calibri"/>
        </w:rPr>
        <w:t>khoản</w:t>
      </w:r>
      <w:r>
        <w:rPr>
          <w:rFonts w:eastAsia="Calibri"/>
        </w:rPr>
        <w:t xml:space="preserve"> </w:t>
      </w:r>
      <w:r>
        <w:rPr>
          <w:rFonts w:eastAsia="Calibri"/>
        </w:rPr>
        <w:t>được</w:t>
      </w:r>
      <w:r>
        <w:rPr>
          <w:rFonts w:eastAsia="Calibri"/>
        </w:rPr>
        <w:t xml:space="preserve"> </w:t>
      </w:r>
      <w:r>
        <w:rPr>
          <w:rFonts w:eastAsia="Calibri"/>
        </w:rPr>
        <w:t>cấp</w:t>
      </w:r>
      <w:r>
        <w:rPr>
          <w:rFonts w:eastAsia="Calibri"/>
        </w:rPr>
        <w:t xml:space="preserve"> </w:t>
      </w:r>
      <w:r>
        <w:rPr>
          <w:rFonts w:eastAsia="Calibri"/>
        </w:rPr>
        <w:t>phát</w:t>
      </w:r>
      <w:r>
        <w:rPr>
          <w:rFonts w:eastAsia="Calibri"/>
        </w:rPr>
        <w:t xml:space="preserve"> </w:t>
      </w:r>
      <w:r>
        <w:rPr>
          <w:rFonts w:eastAsia="Calibri"/>
        </w:rPr>
        <w:t>cho</w:t>
      </w:r>
      <w:r>
        <w:rPr>
          <w:rFonts w:eastAsia="Calibri"/>
        </w:rPr>
        <w:t xml:space="preserve"> </w:t>
      </w:r>
      <w:r>
        <w:rPr>
          <w:rFonts w:eastAsia="Calibri"/>
        </w:rPr>
        <w:t>khách</w:t>
      </w:r>
      <w:r>
        <w:rPr>
          <w:rFonts w:eastAsia="Calibri"/>
        </w:rPr>
        <w:t xml:space="preserve"> </w:t>
      </w:r>
      <w:r>
        <w:rPr>
          <w:rFonts w:eastAsia="Calibri"/>
        </w:rPr>
        <w:t>hàng</w:t>
      </w:r>
      <w:r>
        <w:rPr>
          <w:rFonts w:eastAsia="Calibri"/>
        </w:rPr>
        <w:t xml:space="preserve"> </w:t>
      </w:r>
      <w:r>
        <w:rPr>
          <w:rFonts w:eastAsia="Calibri"/>
        </w:rPr>
        <w:t>để</w:t>
      </w:r>
      <w:r>
        <w:rPr>
          <w:rFonts w:eastAsia="Calibri"/>
        </w:rPr>
        <w:t xml:space="preserve"> </w:t>
      </w:r>
      <w:r>
        <w:rPr>
          <w:rFonts w:eastAsia="Calibri"/>
        </w:rPr>
        <w:t>gọi</w:t>
      </w:r>
      <w:r>
        <w:rPr>
          <w:rFonts w:eastAsia="Calibri"/>
        </w:rPr>
        <w:t xml:space="preserve"> </w:t>
      </w:r>
      <w:r>
        <w:rPr>
          <w:rFonts w:eastAsia="Calibri"/>
        </w:rPr>
        <w:t>đến</w:t>
      </w:r>
      <w:r>
        <w:rPr>
          <w:rFonts w:eastAsia="Calibri"/>
        </w:rPr>
        <w:t xml:space="preserve"> webservice (</w:t>
      </w:r>
      <w:r>
        <w:rPr>
          <w:rFonts w:eastAsia="Calibri"/>
        </w:rPr>
        <w:t>tài</w:t>
      </w:r>
      <w:r>
        <w:rPr>
          <w:rFonts w:eastAsia="Calibri"/>
        </w:rPr>
        <w:t xml:space="preserve"> </w:t>
      </w:r>
      <w:r>
        <w:rPr>
          <w:rFonts w:eastAsia="Calibri"/>
        </w:rPr>
        <w:t>khoản</w:t>
      </w:r>
      <w:r>
        <w:rPr>
          <w:rFonts w:eastAsia="Calibri"/>
        </w:rPr>
        <w:t xml:space="preserve"> </w:t>
      </w:r>
      <w:r>
        <w:rPr>
          <w:rFonts w:eastAsia="Calibri"/>
        </w:rPr>
        <w:t>có</w:t>
      </w:r>
      <w:r>
        <w:rPr>
          <w:rFonts w:eastAsia="Calibri"/>
        </w:rPr>
        <w:t xml:space="preserve"> </w:t>
      </w:r>
      <w:r>
        <w:rPr>
          <w:rFonts w:eastAsia="Calibri"/>
        </w:rPr>
        <w:t>quyền</w:t>
      </w:r>
      <w:r>
        <w:rPr>
          <w:rFonts w:eastAsia="Calibri"/>
        </w:rPr>
        <w:t xml:space="preserve"> </w:t>
      </w:r>
      <w:r>
        <w:rPr>
          <w:rFonts w:eastAsia="Calibri"/>
        </w:rPr>
        <w:t>ServiceRole</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r>
        <w:rPr>
          <w:rFonts w:eastAsia="Calibri"/>
        </w:rPr>
        <w:t>).</w:t>
      </w:r>
    </w:p>
    <w:p w:rsidR="009D1437" w:rsidP="009D1437" w14:paraId="70830C57" w14:textId="77777777">
      <w:pPr>
        <w:pStyle w:val="ListParagraph"/>
        <w:numPr>
          <w:ilvl w:val="0"/>
          <w:numId w:val="2"/>
        </w:numPr>
        <w:spacing w:after="0" w:line="360" w:lineRule="auto"/>
        <w:ind w:left="1080"/>
        <w:jc w:val="both"/>
        <w:rPr>
          <w:rFonts w:eastAsia="Calibri"/>
          <w:b/>
          <w:u w:val="single"/>
        </w:rPr>
      </w:pPr>
      <w:r w:rsidRPr="00B13CD5">
        <w:rPr>
          <w:rFonts w:eastAsia="Calibri"/>
          <w:b/>
        </w:rPr>
        <w:t>xmlInvData</w:t>
      </w:r>
      <w:r>
        <w:rPr>
          <w:rFonts w:eastAsia="Calibri"/>
        </w:rPr>
        <w:t xml:space="preserve">: String XML </w:t>
      </w:r>
      <w:r>
        <w:rPr>
          <w:rFonts w:eastAsia="Calibri"/>
        </w:rPr>
        <w:t>dữ</w:t>
      </w:r>
      <w:r>
        <w:rPr>
          <w:rFonts w:eastAsia="Calibri"/>
        </w:rPr>
        <w:t xml:space="preserve"> </w:t>
      </w:r>
      <w:r>
        <w:rPr>
          <w:rFonts w:eastAsia="Calibri"/>
        </w:rPr>
        <w:t>liệu</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điều</w:t>
      </w:r>
      <w:r>
        <w:rPr>
          <w:rFonts w:eastAsia="Calibri"/>
        </w:rPr>
        <w:t xml:space="preserve"> </w:t>
      </w:r>
      <w:r>
        <w:rPr>
          <w:rFonts w:eastAsia="Calibri"/>
        </w:rPr>
        <w:t>chỉnh</w:t>
      </w:r>
      <w:r>
        <w:rPr>
          <w:rFonts w:eastAsia="Calibri"/>
        </w:rPr>
        <w:t xml:space="preserve">, </w:t>
      </w:r>
      <w:r>
        <w:rPr>
          <w:rFonts w:eastAsia="Calibri"/>
        </w:rPr>
        <w:t>thay</w:t>
      </w:r>
      <w:r>
        <w:rPr>
          <w:rFonts w:eastAsia="Calibri"/>
        </w:rPr>
        <w:t xml:space="preserve"> </w:t>
      </w:r>
      <w:r>
        <w:rPr>
          <w:rFonts w:eastAsia="Calibri"/>
        </w:rPr>
        <w:t>thế</w:t>
      </w:r>
    </w:p>
    <w:p w:rsidR="009D1437" w:rsidP="009D1437" w14:paraId="6E7D613C" w14:textId="77777777">
      <w:pPr>
        <w:pStyle w:val="ListParagraph"/>
        <w:numPr>
          <w:ilvl w:val="0"/>
          <w:numId w:val="2"/>
        </w:numPr>
        <w:spacing w:after="0" w:line="360" w:lineRule="auto"/>
        <w:ind w:left="1080"/>
        <w:jc w:val="both"/>
        <w:rPr>
          <w:rFonts w:eastAsia="Calibri"/>
          <w:b/>
        </w:rPr>
      </w:pPr>
      <w:r>
        <w:rPr>
          <w:rFonts w:eastAsia="Calibri"/>
          <w:b/>
        </w:rPr>
        <w:t>oldPattern</w:t>
      </w:r>
      <w:r>
        <w:rPr>
          <w:rFonts w:eastAsia="Calibri"/>
          <w:b/>
        </w:rPr>
        <w:t xml:space="preserve">, </w:t>
      </w:r>
      <w:r>
        <w:rPr>
          <w:rFonts w:eastAsia="Calibri"/>
          <w:b/>
        </w:rPr>
        <w:t>oldSerial</w:t>
      </w:r>
      <w:r>
        <w:rPr>
          <w:rFonts w:eastAsia="Calibri"/>
          <w:b/>
        </w:rPr>
        <w:t xml:space="preserve">, </w:t>
      </w:r>
      <w:r>
        <w:rPr>
          <w:rFonts w:eastAsia="Calibri"/>
          <w:b/>
        </w:rPr>
        <w:t>oldNo</w:t>
      </w:r>
      <w:r>
        <w:rPr>
          <w:rFonts w:eastAsia="Calibri"/>
          <w:b/>
        </w:rPr>
        <w:t xml:space="preserve">: </w:t>
      </w:r>
      <w:r>
        <w:rPr>
          <w:rFonts w:eastAsia="Calibri"/>
        </w:rPr>
        <w:t xml:space="preserve">Các </w:t>
      </w:r>
      <w:r>
        <w:rPr>
          <w:rFonts w:eastAsia="Calibri"/>
        </w:rPr>
        <w:t>thông</w:t>
      </w:r>
      <w:r>
        <w:rPr>
          <w:rFonts w:eastAsia="Calibri"/>
        </w:rPr>
        <w:t xml:space="preserve"> </w:t>
      </w:r>
      <w:r>
        <w:rPr>
          <w:rFonts w:eastAsia="Calibri"/>
        </w:rPr>
        <w:t>số</w:t>
      </w:r>
      <w:r>
        <w:rPr>
          <w:rFonts w:eastAsia="Calibri"/>
        </w:rPr>
        <w:t xml:space="preserve"> </w:t>
      </w:r>
      <w:r>
        <w:rPr>
          <w:rFonts w:eastAsia="Calibri"/>
        </w:rPr>
        <w:t>mẫu</w:t>
      </w:r>
      <w:r>
        <w:rPr>
          <w:rFonts w:eastAsia="Calibri"/>
        </w:rPr>
        <w:t xml:space="preserve"> </w:t>
      </w:r>
      <w:r>
        <w:rPr>
          <w:rFonts w:eastAsia="Calibri"/>
        </w:rPr>
        <w:t>số</w:t>
      </w:r>
      <w:r>
        <w:rPr>
          <w:rFonts w:eastAsia="Calibri"/>
        </w:rPr>
        <w:t xml:space="preserve">, </w:t>
      </w:r>
      <w:r>
        <w:rPr>
          <w:rFonts w:eastAsia="Calibri"/>
        </w:rPr>
        <w:t>ký</w:t>
      </w:r>
      <w:r>
        <w:rPr>
          <w:rFonts w:eastAsia="Calibri"/>
        </w:rPr>
        <w:t xml:space="preserve"> </w:t>
      </w:r>
      <w:r>
        <w:rPr>
          <w:rFonts w:eastAsia="Calibri"/>
        </w:rPr>
        <w:t>hiệu</w:t>
      </w:r>
      <w:r>
        <w:rPr>
          <w:rFonts w:eastAsia="Calibri"/>
        </w:rPr>
        <w:t xml:space="preserve">, </w:t>
      </w:r>
      <w:r>
        <w:rPr>
          <w:rFonts w:eastAsia="Calibri"/>
        </w:rPr>
        <w:t>số</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của</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cũ</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không</w:t>
      </w:r>
      <w:r>
        <w:rPr>
          <w:rFonts w:eastAsia="Calibri"/>
        </w:rPr>
        <w:t xml:space="preserve"> </w:t>
      </w:r>
      <w:r>
        <w:rPr>
          <w:rFonts w:eastAsia="Calibri"/>
        </w:rPr>
        <w:t>tồn</w:t>
      </w:r>
      <w:r>
        <w:rPr>
          <w:rFonts w:eastAsia="Calibri"/>
        </w:rPr>
        <w:t xml:space="preserve"> </w:t>
      </w:r>
      <w:r>
        <w:rPr>
          <w:rFonts w:eastAsia="Calibri"/>
        </w:rPr>
        <w:t>tại</w:t>
      </w:r>
      <w:r>
        <w:rPr>
          <w:rFonts w:eastAsia="Calibri"/>
        </w:rPr>
        <w:t xml:space="preserve"> </w:t>
      </w:r>
      <w:r>
        <w:rPr>
          <w:rFonts w:eastAsia="Calibri"/>
        </w:rPr>
        <w:t>trên</w:t>
      </w:r>
      <w:r>
        <w:rPr>
          <w:rFonts w:eastAsia="Calibri"/>
        </w:rPr>
        <w:t xml:space="preserve"> </w:t>
      </w:r>
      <w:r>
        <w:rPr>
          <w:rFonts w:eastAsia="Calibri"/>
        </w:rPr>
        <w:t>hệ</w:t>
      </w:r>
      <w:r>
        <w:rPr>
          <w:rFonts w:eastAsia="Calibri"/>
        </w:rPr>
        <w:t xml:space="preserve"> </w:t>
      </w:r>
      <w:r>
        <w:rPr>
          <w:rFonts w:eastAsia="Calibri"/>
        </w:rPr>
        <w:t>thống</w:t>
      </w:r>
      <w:r>
        <w:rPr>
          <w:rFonts w:eastAsia="Calibri"/>
        </w:rPr>
        <w:t>).</w:t>
      </w:r>
    </w:p>
    <w:p w:rsidR="009D1437" w:rsidRPr="00932205" w:rsidP="009D1437" w14:paraId="5B082FE9" w14:textId="77777777">
      <w:pPr>
        <w:pStyle w:val="ListParagraph"/>
        <w:numPr>
          <w:ilvl w:val="0"/>
          <w:numId w:val="2"/>
        </w:numPr>
        <w:spacing w:after="0" w:line="360" w:lineRule="auto"/>
        <w:ind w:left="1080"/>
        <w:jc w:val="both"/>
        <w:rPr>
          <w:rFonts w:eastAsia="Calibri"/>
          <w:b/>
        </w:rPr>
      </w:pPr>
      <w:r>
        <w:rPr>
          <w:b/>
          <w:color w:val="000000"/>
        </w:rPr>
        <w:t>strOldArisingDate</w:t>
      </w:r>
      <w:r>
        <w:rPr>
          <w:b/>
          <w:color w:val="000000"/>
        </w:rPr>
        <w:t xml:space="preserve">: </w:t>
      </w:r>
      <w:r>
        <w:rPr>
          <w:color w:val="000000"/>
        </w:rPr>
        <w:t>Ngày</w:t>
      </w:r>
      <w:r>
        <w:rPr>
          <w:color w:val="000000"/>
        </w:rPr>
        <w:t xml:space="preserve"> </w:t>
      </w:r>
      <w:r>
        <w:rPr>
          <w:color w:val="000000"/>
        </w:rPr>
        <w:t>hóa</w:t>
      </w:r>
      <w:r>
        <w:rPr>
          <w:color w:val="000000"/>
        </w:rPr>
        <w:t xml:space="preserve"> </w:t>
      </w:r>
      <w:r>
        <w:rPr>
          <w:color w:val="000000"/>
        </w:rPr>
        <w:t>đơn</w:t>
      </w:r>
      <w:r>
        <w:rPr>
          <w:color w:val="000000"/>
        </w:rPr>
        <w:t xml:space="preserve"> </w:t>
      </w:r>
      <w:r>
        <w:rPr>
          <w:color w:val="000000"/>
        </w:rPr>
        <w:t>của</w:t>
      </w:r>
      <w:r>
        <w:rPr>
          <w:color w:val="000000"/>
        </w:rPr>
        <w:t xml:space="preserve"> </w:t>
      </w:r>
      <w:r>
        <w:rPr>
          <w:color w:val="000000"/>
        </w:rPr>
        <w:t>hóa</w:t>
      </w:r>
      <w:r>
        <w:rPr>
          <w:color w:val="000000"/>
        </w:rPr>
        <w:t xml:space="preserve"> </w:t>
      </w:r>
      <w:r>
        <w:rPr>
          <w:color w:val="000000"/>
        </w:rPr>
        <w:t>đơn</w:t>
      </w:r>
      <w:r>
        <w:rPr>
          <w:color w:val="000000"/>
        </w:rPr>
        <w:t xml:space="preserve"> </w:t>
      </w:r>
      <w:r>
        <w:rPr>
          <w:color w:val="000000"/>
        </w:rPr>
        <w:t>cũ</w:t>
      </w:r>
      <w:r>
        <w:rPr>
          <w:color w:val="000000"/>
        </w:rPr>
        <w:t xml:space="preserve">, </w:t>
      </w:r>
      <w:r>
        <w:rPr>
          <w:color w:val="000000"/>
        </w:rPr>
        <w:t>định</w:t>
      </w:r>
      <w:r>
        <w:rPr>
          <w:color w:val="000000"/>
        </w:rPr>
        <w:t xml:space="preserve"> </w:t>
      </w:r>
      <w:r>
        <w:rPr>
          <w:color w:val="000000"/>
        </w:rPr>
        <w:t>dạng</w:t>
      </w:r>
      <w:r>
        <w:rPr>
          <w:color w:val="000000"/>
        </w:rPr>
        <w:t xml:space="preserve"> dd/MM/</w:t>
      </w:r>
      <w:r>
        <w:rPr>
          <w:color w:val="000000"/>
        </w:rPr>
        <w:t>yyyy</w:t>
      </w:r>
      <w:r>
        <w:rPr>
          <w:color w:val="000000"/>
        </w:rPr>
        <w:t xml:space="preserve"> (</w:t>
      </w:r>
      <w:r>
        <w:rPr>
          <w:color w:val="000000"/>
        </w:rPr>
        <w:t>Bắt</w:t>
      </w:r>
      <w:r>
        <w:rPr>
          <w:color w:val="000000"/>
        </w:rPr>
        <w:t xml:space="preserve"> </w:t>
      </w:r>
      <w:r>
        <w:rPr>
          <w:color w:val="000000"/>
        </w:rPr>
        <w:t>buộc</w:t>
      </w:r>
      <w:r>
        <w:rPr>
          <w:color w:val="000000"/>
        </w:rPr>
        <w:t xml:space="preserve"> </w:t>
      </w:r>
      <w:r>
        <w:rPr>
          <w:color w:val="000000"/>
        </w:rPr>
        <w:t>phải</w:t>
      </w:r>
      <w:r>
        <w:rPr>
          <w:color w:val="000000"/>
        </w:rPr>
        <w:t xml:space="preserve"> </w:t>
      </w:r>
      <w:r>
        <w:rPr>
          <w:color w:val="000000"/>
        </w:rPr>
        <w:t>nhập</w:t>
      </w:r>
      <w:r>
        <w:rPr>
          <w:color w:val="000000"/>
        </w:rPr>
        <w:t xml:space="preserve"> </w:t>
      </w:r>
      <w:r>
        <w:rPr>
          <w:color w:val="000000"/>
        </w:rPr>
        <w:t>đúng</w:t>
      </w:r>
      <w:r>
        <w:rPr>
          <w:color w:val="000000"/>
        </w:rPr>
        <w:t xml:space="preserve"> </w:t>
      </w:r>
      <w:r>
        <w:rPr>
          <w:color w:val="000000"/>
        </w:rPr>
        <w:t>và</w:t>
      </w:r>
      <w:r>
        <w:rPr>
          <w:color w:val="000000"/>
        </w:rPr>
        <w:t xml:space="preserve"> </w:t>
      </w:r>
      <w:r>
        <w:rPr>
          <w:color w:val="000000"/>
        </w:rPr>
        <w:t>đủ</w:t>
      </w:r>
      <w:r>
        <w:rPr>
          <w:color w:val="000000"/>
        </w:rPr>
        <w:t xml:space="preserve"> 2 </w:t>
      </w:r>
      <w:r>
        <w:rPr>
          <w:color w:val="000000"/>
        </w:rPr>
        <w:t>chữ</w:t>
      </w:r>
      <w:r>
        <w:rPr>
          <w:color w:val="000000"/>
        </w:rPr>
        <w:t xml:space="preserve"> </w:t>
      </w:r>
      <w:r>
        <w:rPr>
          <w:color w:val="000000"/>
        </w:rPr>
        <w:t>số</w:t>
      </w:r>
      <w:r>
        <w:rPr>
          <w:color w:val="000000"/>
        </w:rPr>
        <w:t xml:space="preserve"> </w:t>
      </w:r>
      <w:r>
        <w:rPr>
          <w:color w:val="000000"/>
        </w:rPr>
        <w:t>cho</w:t>
      </w:r>
      <w:r>
        <w:rPr>
          <w:color w:val="000000"/>
        </w:rPr>
        <w:t xml:space="preserve"> </w:t>
      </w:r>
      <w:r>
        <w:rPr>
          <w:color w:val="000000"/>
        </w:rPr>
        <w:t>ngày</w:t>
      </w:r>
      <w:r>
        <w:rPr>
          <w:color w:val="000000"/>
        </w:rPr>
        <w:t xml:space="preserve"> </w:t>
      </w:r>
      <w:r>
        <w:rPr>
          <w:color w:val="000000"/>
        </w:rPr>
        <w:t>tháng</w:t>
      </w:r>
      <w:r>
        <w:rPr>
          <w:color w:val="000000"/>
        </w:rPr>
        <w:t xml:space="preserve">, 4 </w:t>
      </w:r>
      <w:r>
        <w:rPr>
          <w:color w:val="000000"/>
        </w:rPr>
        <w:t>chữ</w:t>
      </w:r>
      <w:r>
        <w:rPr>
          <w:color w:val="000000"/>
        </w:rPr>
        <w:t xml:space="preserve"> </w:t>
      </w:r>
      <w:r>
        <w:rPr>
          <w:color w:val="000000"/>
        </w:rPr>
        <w:t>số</w:t>
      </w:r>
      <w:r>
        <w:rPr>
          <w:color w:val="000000"/>
        </w:rPr>
        <w:t xml:space="preserve"> </w:t>
      </w:r>
      <w:r>
        <w:rPr>
          <w:color w:val="000000"/>
        </w:rPr>
        <w:t>cho</w:t>
      </w:r>
      <w:r>
        <w:rPr>
          <w:color w:val="000000"/>
        </w:rPr>
        <w:t xml:space="preserve"> </w:t>
      </w:r>
      <w:r>
        <w:rPr>
          <w:color w:val="000000"/>
        </w:rPr>
        <w:t>năm</w:t>
      </w:r>
      <w:r>
        <w:rPr>
          <w:color w:val="000000"/>
        </w:rPr>
        <w:t xml:space="preserve">. </w:t>
      </w:r>
      <w:r>
        <w:rPr>
          <w:color w:val="000000"/>
        </w:rPr>
        <w:t>Ví</w:t>
      </w:r>
      <w:r>
        <w:rPr>
          <w:color w:val="000000"/>
        </w:rPr>
        <w:t xml:space="preserve"> </w:t>
      </w:r>
      <w:r>
        <w:rPr>
          <w:color w:val="000000"/>
        </w:rPr>
        <w:t>dụ</w:t>
      </w:r>
      <w:r>
        <w:rPr>
          <w:color w:val="000000"/>
        </w:rPr>
        <w:t xml:space="preserve"> 01/12/2021)</w:t>
      </w:r>
    </w:p>
    <w:p w:rsidR="009D1437" w:rsidP="009D1437" w14:paraId="6422D3E3" w14:textId="77777777">
      <w:pPr>
        <w:pStyle w:val="ListParagraph"/>
        <w:numPr>
          <w:ilvl w:val="0"/>
          <w:numId w:val="2"/>
        </w:numPr>
        <w:spacing w:after="0" w:line="360" w:lineRule="auto"/>
        <w:ind w:left="1080"/>
        <w:jc w:val="both"/>
        <w:rPr>
          <w:rFonts w:eastAsia="Calibri"/>
          <w:b/>
        </w:rPr>
      </w:pPr>
      <w:r w:rsidRPr="00932205">
        <w:rPr>
          <w:b/>
          <w:color w:val="000000"/>
        </w:rPr>
        <w:t>oldInvType</w:t>
      </w:r>
      <w:r>
        <w:rPr>
          <w:rFonts w:ascii="Consolas" w:hAnsi="Consolas" w:cs="Consolas"/>
          <w:color w:val="000000"/>
          <w:sz w:val="19"/>
          <w:szCs w:val="19"/>
        </w:rPr>
        <w:t xml:space="preserve">: </w:t>
      </w:r>
      <w:r>
        <w:rPr>
          <w:rFonts w:ascii="Consolas" w:hAnsi="Consolas" w:cs="Consolas"/>
          <w:color w:val="000000"/>
          <w:sz w:val="19"/>
          <w:szCs w:val="19"/>
        </w:rPr>
        <w:t>loại</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cũ</w:t>
      </w:r>
      <w:r>
        <w:rPr>
          <w:rFonts w:ascii="Consolas" w:hAnsi="Consolas" w:cs="Consolas"/>
          <w:color w:val="000000"/>
          <w:sz w:val="19"/>
          <w:szCs w:val="19"/>
        </w:rPr>
        <w:t xml:space="preserve"> </w:t>
      </w:r>
      <w:r>
        <w:rPr>
          <w:rFonts w:ascii="Consolas" w:hAnsi="Consolas" w:cs="Consolas"/>
          <w:color w:val="000000"/>
          <w:sz w:val="19"/>
          <w:szCs w:val="19"/>
        </w:rPr>
        <w:t>theo</w:t>
      </w:r>
      <w:r>
        <w:rPr>
          <w:rFonts w:ascii="Consolas" w:hAnsi="Consolas" w:cs="Consolas"/>
          <w:color w:val="000000"/>
          <w:sz w:val="19"/>
          <w:szCs w:val="19"/>
        </w:rPr>
        <w:t xml:space="preserve"> </w:t>
      </w:r>
      <w:r>
        <w:rPr>
          <w:rFonts w:ascii="Consolas" w:hAnsi="Consolas" w:cs="Consolas"/>
          <w:color w:val="000000"/>
          <w:sz w:val="19"/>
          <w:szCs w:val="19"/>
        </w:rPr>
        <w:t>quy</w:t>
      </w:r>
      <w:r>
        <w:rPr>
          <w:rFonts w:ascii="Consolas" w:hAnsi="Consolas" w:cs="Consolas"/>
          <w:color w:val="000000"/>
          <w:sz w:val="19"/>
          <w:szCs w:val="19"/>
        </w:rPr>
        <w:t xml:space="preserve"> </w:t>
      </w:r>
      <w:r>
        <w:rPr>
          <w:rFonts w:ascii="Consolas" w:hAnsi="Consolas" w:cs="Consolas"/>
          <w:color w:val="000000"/>
          <w:sz w:val="19"/>
          <w:szCs w:val="19"/>
        </w:rPr>
        <w:t>định</w:t>
      </w:r>
      <w:r>
        <w:rPr>
          <w:rFonts w:ascii="Consolas" w:hAnsi="Consolas" w:cs="Consolas"/>
          <w:color w:val="000000"/>
          <w:sz w:val="19"/>
          <w:szCs w:val="19"/>
        </w:rPr>
        <w:t xml:space="preserve"> (</w:t>
      </w:r>
      <w:r>
        <w:rPr>
          <w:rFonts w:ascii="Consolas" w:hAnsi="Consolas" w:cs="Consolas"/>
          <w:color w:val="008000"/>
          <w:sz w:val="19"/>
          <w:szCs w:val="19"/>
        </w:rPr>
        <w:t xml:space="preserve">Các </w:t>
      </w:r>
      <w:r>
        <w:rPr>
          <w:rFonts w:ascii="Consolas" w:hAnsi="Consolas" w:cs="Consolas"/>
          <w:color w:val="008000"/>
          <w:sz w:val="19"/>
          <w:szCs w:val="19"/>
        </w:rPr>
        <w:t>loại</w:t>
      </w:r>
      <w:r>
        <w:rPr>
          <w:rFonts w:ascii="Consolas" w:hAnsi="Consolas" w:cs="Consolas"/>
          <w:color w:val="008000"/>
          <w:sz w:val="19"/>
          <w:szCs w:val="19"/>
        </w:rPr>
        <w:t xml:space="preserve"> </w:t>
      </w:r>
      <w:r>
        <w:rPr>
          <w:rFonts w:ascii="Consolas" w:hAnsi="Consolas" w:cs="Consolas"/>
          <w:color w:val="008000"/>
          <w:sz w:val="19"/>
          <w:szCs w:val="19"/>
        </w:rPr>
        <w:t>hóa</w:t>
      </w:r>
      <w:r>
        <w:rPr>
          <w:rFonts w:ascii="Consolas" w:hAnsi="Consolas" w:cs="Consolas"/>
          <w:color w:val="008000"/>
          <w:sz w:val="19"/>
          <w:szCs w:val="19"/>
        </w:rPr>
        <w:t xml:space="preserve"> </w:t>
      </w:r>
      <w:r>
        <w:rPr>
          <w:rFonts w:ascii="Consolas" w:hAnsi="Consolas" w:cs="Consolas"/>
          <w:color w:val="008000"/>
          <w:sz w:val="19"/>
          <w:szCs w:val="19"/>
        </w:rPr>
        <w:t>đơn</w:t>
      </w:r>
      <w:r>
        <w:rPr>
          <w:rFonts w:ascii="Consolas" w:hAnsi="Consolas" w:cs="Consolas"/>
          <w:color w:val="008000"/>
          <w:sz w:val="19"/>
          <w:szCs w:val="19"/>
        </w:rPr>
        <w:t xml:space="preserve"> </w:t>
      </w:r>
      <w:r>
        <w:rPr>
          <w:rFonts w:ascii="Consolas" w:hAnsi="Consolas" w:cs="Consolas"/>
          <w:color w:val="008000"/>
          <w:sz w:val="19"/>
          <w:szCs w:val="19"/>
        </w:rPr>
        <w:t>theo</w:t>
      </w:r>
      <w:r>
        <w:rPr>
          <w:rFonts w:ascii="Consolas" w:hAnsi="Consolas" w:cs="Consolas"/>
          <w:color w:val="008000"/>
          <w:sz w:val="19"/>
          <w:szCs w:val="19"/>
        </w:rPr>
        <w:t xml:space="preserve"> </w:t>
      </w:r>
      <w:r>
        <w:rPr>
          <w:rFonts w:ascii="Consolas" w:hAnsi="Consolas" w:cs="Consolas"/>
          <w:color w:val="008000"/>
          <w:sz w:val="19"/>
          <w:szCs w:val="19"/>
        </w:rPr>
        <w:t>Nghị</w:t>
      </w:r>
      <w:r>
        <w:rPr>
          <w:rFonts w:ascii="Consolas" w:hAnsi="Consolas" w:cs="Consolas"/>
          <w:color w:val="008000"/>
          <w:sz w:val="19"/>
          <w:szCs w:val="19"/>
        </w:rPr>
        <w:t xml:space="preserve"> </w:t>
      </w:r>
      <w:r>
        <w:rPr>
          <w:rFonts w:ascii="Consolas" w:hAnsi="Consolas" w:cs="Consolas"/>
          <w:color w:val="008000"/>
          <w:sz w:val="19"/>
          <w:szCs w:val="19"/>
        </w:rPr>
        <w:t>định</w:t>
      </w:r>
      <w:r>
        <w:rPr>
          <w:rFonts w:ascii="Consolas" w:hAnsi="Consolas" w:cs="Consolas"/>
          <w:color w:val="008000"/>
          <w:sz w:val="19"/>
          <w:szCs w:val="19"/>
        </w:rPr>
        <w:t xml:space="preserve"> </w:t>
      </w:r>
      <w:r>
        <w:rPr>
          <w:rFonts w:ascii="Consolas" w:hAnsi="Consolas" w:cs="Consolas"/>
          <w:color w:val="008000"/>
          <w:sz w:val="19"/>
          <w:szCs w:val="19"/>
        </w:rPr>
        <w:t>số</w:t>
      </w:r>
      <w:r>
        <w:rPr>
          <w:rFonts w:ascii="Consolas" w:hAnsi="Consolas" w:cs="Consolas"/>
          <w:color w:val="008000"/>
          <w:sz w:val="19"/>
          <w:szCs w:val="19"/>
        </w:rPr>
        <w:t xml:space="preserve"> 51/2010/NĐ-CP </w:t>
      </w:r>
      <w:r>
        <w:rPr>
          <w:rFonts w:ascii="Consolas" w:hAnsi="Consolas" w:cs="Consolas"/>
          <w:color w:val="008000"/>
          <w:sz w:val="19"/>
          <w:szCs w:val="19"/>
        </w:rPr>
        <w:t>và</w:t>
      </w:r>
      <w:r>
        <w:rPr>
          <w:rFonts w:ascii="Consolas" w:hAnsi="Consolas" w:cs="Consolas"/>
          <w:color w:val="008000"/>
          <w:sz w:val="19"/>
          <w:szCs w:val="19"/>
        </w:rPr>
        <w:t xml:space="preserve"> </w:t>
      </w:r>
      <w:r>
        <w:rPr>
          <w:rFonts w:ascii="Consolas" w:hAnsi="Consolas" w:cs="Consolas"/>
          <w:color w:val="008000"/>
          <w:sz w:val="19"/>
          <w:szCs w:val="19"/>
        </w:rPr>
        <w:t>Nghị</w:t>
      </w:r>
      <w:r>
        <w:rPr>
          <w:rFonts w:ascii="Consolas" w:hAnsi="Consolas" w:cs="Consolas"/>
          <w:color w:val="008000"/>
          <w:sz w:val="19"/>
          <w:szCs w:val="19"/>
        </w:rPr>
        <w:t xml:space="preserve"> </w:t>
      </w:r>
      <w:r>
        <w:rPr>
          <w:rFonts w:ascii="Consolas" w:hAnsi="Consolas" w:cs="Consolas"/>
          <w:color w:val="008000"/>
          <w:sz w:val="19"/>
          <w:szCs w:val="19"/>
        </w:rPr>
        <w:t>định</w:t>
      </w:r>
      <w:r>
        <w:rPr>
          <w:rFonts w:ascii="Consolas" w:hAnsi="Consolas" w:cs="Consolas"/>
          <w:color w:val="008000"/>
          <w:sz w:val="19"/>
          <w:szCs w:val="19"/>
        </w:rPr>
        <w:t xml:space="preserve"> </w:t>
      </w:r>
      <w:r>
        <w:rPr>
          <w:rFonts w:ascii="Consolas" w:hAnsi="Consolas" w:cs="Consolas"/>
          <w:color w:val="008000"/>
          <w:sz w:val="19"/>
          <w:szCs w:val="19"/>
        </w:rPr>
        <w:t>số</w:t>
      </w:r>
      <w:r>
        <w:rPr>
          <w:rFonts w:ascii="Consolas" w:hAnsi="Consolas" w:cs="Consolas"/>
          <w:color w:val="008000"/>
          <w:sz w:val="19"/>
          <w:szCs w:val="19"/>
        </w:rPr>
        <w:t xml:space="preserve"> 04/2014/NĐ-CP (</w:t>
      </w:r>
      <w:r>
        <w:rPr>
          <w:rFonts w:ascii="Consolas" w:hAnsi="Consolas" w:cs="Consolas"/>
          <w:color w:val="008000"/>
          <w:sz w:val="19"/>
          <w:szCs w:val="19"/>
        </w:rPr>
        <w:t>Trừ</w:t>
      </w:r>
      <w:r>
        <w:rPr>
          <w:rFonts w:ascii="Consolas" w:hAnsi="Consolas" w:cs="Consolas"/>
          <w:color w:val="008000"/>
          <w:sz w:val="19"/>
          <w:szCs w:val="19"/>
        </w:rPr>
        <w:t xml:space="preserve"> </w:t>
      </w:r>
      <w:r>
        <w:rPr>
          <w:rFonts w:ascii="Consolas" w:hAnsi="Consolas" w:cs="Consolas"/>
          <w:color w:val="008000"/>
          <w:sz w:val="19"/>
          <w:szCs w:val="19"/>
        </w:rPr>
        <w:t>hóa</w:t>
      </w:r>
      <w:r>
        <w:rPr>
          <w:rFonts w:ascii="Consolas" w:hAnsi="Consolas" w:cs="Consolas"/>
          <w:color w:val="008000"/>
          <w:sz w:val="19"/>
          <w:szCs w:val="19"/>
        </w:rPr>
        <w:t xml:space="preserve"> </w:t>
      </w:r>
      <w:r>
        <w:rPr>
          <w:rFonts w:ascii="Consolas" w:hAnsi="Consolas" w:cs="Consolas"/>
          <w:color w:val="008000"/>
          <w:sz w:val="19"/>
          <w:szCs w:val="19"/>
        </w:rPr>
        <w:t>đơn</w:t>
      </w:r>
      <w:r>
        <w:rPr>
          <w:rFonts w:ascii="Consolas" w:hAnsi="Consolas" w:cs="Consolas"/>
          <w:color w:val="008000"/>
          <w:sz w:val="19"/>
          <w:szCs w:val="19"/>
        </w:rPr>
        <w:t xml:space="preserve"> </w:t>
      </w:r>
      <w:r>
        <w:rPr>
          <w:rFonts w:ascii="Consolas" w:hAnsi="Consolas" w:cs="Consolas"/>
          <w:color w:val="008000"/>
          <w:sz w:val="19"/>
          <w:szCs w:val="19"/>
        </w:rPr>
        <w:t>điện</w:t>
      </w:r>
      <w:r>
        <w:rPr>
          <w:rFonts w:ascii="Consolas" w:hAnsi="Consolas" w:cs="Consolas"/>
          <w:color w:val="008000"/>
          <w:sz w:val="19"/>
          <w:szCs w:val="19"/>
        </w:rPr>
        <w:t xml:space="preserve"> </w:t>
      </w:r>
      <w:r>
        <w:rPr>
          <w:rFonts w:ascii="Consolas" w:hAnsi="Consolas" w:cs="Consolas"/>
          <w:color w:val="008000"/>
          <w:sz w:val="19"/>
          <w:szCs w:val="19"/>
        </w:rPr>
        <w:t>tử</w:t>
      </w:r>
      <w:r>
        <w:rPr>
          <w:rFonts w:ascii="Consolas" w:hAnsi="Consolas" w:cs="Consolas"/>
          <w:color w:val="008000"/>
          <w:sz w:val="19"/>
          <w:szCs w:val="19"/>
        </w:rPr>
        <w:t xml:space="preserve"> </w:t>
      </w:r>
      <w:r>
        <w:rPr>
          <w:rFonts w:ascii="Consolas" w:hAnsi="Consolas" w:cs="Consolas"/>
          <w:color w:val="008000"/>
          <w:sz w:val="19"/>
          <w:szCs w:val="19"/>
        </w:rPr>
        <w:t>có</w:t>
      </w:r>
      <w:r>
        <w:rPr>
          <w:rFonts w:ascii="Consolas" w:hAnsi="Consolas" w:cs="Consolas"/>
          <w:color w:val="008000"/>
          <w:sz w:val="19"/>
          <w:szCs w:val="19"/>
        </w:rPr>
        <w:t xml:space="preserve"> </w:t>
      </w:r>
      <w:r>
        <w:rPr>
          <w:rFonts w:ascii="Consolas" w:hAnsi="Consolas" w:cs="Consolas"/>
          <w:color w:val="008000"/>
          <w:sz w:val="19"/>
          <w:szCs w:val="19"/>
        </w:rPr>
        <w:t>mã</w:t>
      </w:r>
      <w:r>
        <w:rPr>
          <w:rFonts w:ascii="Consolas" w:hAnsi="Consolas" w:cs="Consolas"/>
          <w:color w:val="008000"/>
          <w:sz w:val="19"/>
          <w:szCs w:val="19"/>
        </w:rPr>
        <w:t xml:space="preserve"> </w:t>
      </w:r>
      <w:r>
        <w:rPr>
          <w:rFonts w:ascii="Consolas" w:hAnsi="Consolas" w:cs="Consolas"/>
          <w:color w:val="008000"/>
          <w:sz w:val="19"/>
          <w:szCs w:val="19"/>
        </w:rPr>
        <w:t>xác</w:t>
      </w:r>
      <w:r>
        <w:rPr>
          <w:rFonts w:ascii="Consolas" w:hAnsi="Consolas" w:cs="Consolas"/>
          <w:color w:val="008000"/>
          <w:sz w:val="19"/>
          <w:szCs w:val="19"/>
        </w:rPr>
        <w:t xml:space="preserve"> </w:t>
      </w:r>
      <w:r>
        <w:rPr>
          <w:rFonts w:ascii="Consolas" w:hAnsi="Consolas" w:cs="Consolas"/>
          <w:color w:val="008000"/>
          <w:sz w:val="19"/>
          <w:szCs w:val="19"/>
        </w:rPr>
        <w:t>thực</w:t>
      </w:r>
      <w:r>
        <w:rPr>
          <w:rFonts w:ascii="Consolas" w:hAnsi="Consolas" w:cs="Consolas"/>
          <w:color w:val="008000"/>
          <w:sz w:val="19"/>
          <w:szCs w:val="19"/>
        </w:rPr>
        <w:t xml:space="preserve"> </w:t>
      </w:r>
      <w:r>
        <w:rPr>
          <w:rFonts w:ascii="Consolas" w:hAnsi="Consolas" w:cs="Consolas"/>
          <w:color w:val="008000"/>
          <w:sz w:val="19"/>
          <w:szCs w:val="19"/>
        </w:rPr>
        <w:t>của</w:t>
      </w:r>
      <w:r>
        <w:rPr>
          <w:rFonts w:ascii="Consolas" w:hAnsi="Consolas" w:cs="Consolas"/>
          <w:color w:val="008000"/>
          <w:sz w:val="19"/>
          <w:szCs w:val="19"/>
        </w:rPr>
        <w:t xml:space="preserve"> </w:t>
      </w:r>
      <w:r>
        <w:rPr>
          <w:rFonts w:ascii="Consolas" w:hAnsi="Consolas" w:cs="Consolas"/>
          <w:color w:val="008000"/>
          <w:sz w:val="19"/>
          <w:szCs w:val="19"/>
        </w:rPr>
        <w:t>cơ</w:t>
      </w:r>
      <w:r>
        <w:rPr>
          <w:rFonts w:ascii="Consolas" w:hAnsi="Consolas" w:cs="Consolas"/>
          <w:color w:val="008000"/>
          <w:sz w:val="19"/>
          <w:szCs w:val="19"/>
        </w:rPr>
        <w:t xml:space="preserve"> </w:t>
      </w:r>
      <w:r>
        <w:rPr>
          <w:rFonts w:ascii="Consolas" w:hAnsi="Consolas" w:cs="Consolas"/>
          <w:color w:val="008000"/>
          <w:sz w:val="19"/>
          <w:szCs w:val="19"/>
        </w:rPr>
        <w:t>quan</w:t>
      </w:r>
      <w:r>
        <w:rPr>
          <w:rFonts w:ascii="Consolas" w:hAnsi="Consolas" w:cs="Consolas"/>
          <w:color w:val="008000"/>
          <w:sz w:val="19"/>
          <w:szCs w:val="19"/>
        </w:rPr>
        <w:t xml:space="preserve"> </w:t>
      </w:r>
      <w:r>
        <w:rPr>
          <w:rFonts w:ascii="Consolas" w:hAnsi="Consolas" w:cs="Consolas"/>
          <w:color w:val="008000"/>
          <w:sz w:val="19"/>
          <w:szCs w:val="19"/>
        </w:rPr>
        <w:t>thuế</w:t>
      </w:r>
      <w:r>
        <w:rPr>
          <w:rFonts w:ascii="Consolas" w:hAnsi="Consolas" w:cs="Consolas"/>
          <w:color w:val="008000"/>
          <w:sz w:val="19"/>
          <w:szCs w:val="19"/>
        </w:rPr>
        <w:t xml:space="preserve"> </w:t>
      </w:r>
      <w:r>
        <w:rPr>
          <w:rFonts w:ascii="Consolas" w:hAnsi="Consolas" w:cs="Consolas"/>
          <w:color w:val="008000"/>
          <w:sz w:val="19"/>
          <w:szCs w:val="19"/>
        </w:rPr>
        <w:t>theo</w:t>
      </w:r>
      <w:r>
        <w:rPr>
          <w:rFonts w:ascii="Consolas" w:hAnsi="Consolas" w:cs="Consolas"/>
          <w:color w:val="008000"/>
          <w:sz w:val="19"/>
          <w:szCs w:val="19"/>
        </w:rPr>
        <w:t xml:space="preserve"> </w:t>
      </w:r>
      <w:r>
        <w:rPr>
          <w:rFonts w:ascii="Consolas" w:hAnsi="Consolas" w:cs="Consolas"/>
          <w:color w:val="008000"/>
          <w:sz w:val="19"/>
          <w:szCs w:val="19"/>
        </w:rPr>
        <w:t>Quyết</w:t>
      </w:r>
      <w:r>
        <w:rPr>
          <w:rFonts w:ascii="Consolas" w:hAnsi="Consolas" w:cs="Consolas"/>
          <w:color w:val="008000"/>
          <w:sz w:val="19"/>
          <w:szCs w:val="19"/>
        </w:rPr>
        <w:t xml:space="preserve"> </w:t>
      </w:r>
      <w:r>
        <w:rPr>
          <w:rFonts w:ascii="Consolas" w:hAnsi="Consolas" w:cs="Consolas"/>
          <w:color w:val="008000"/>
          <w:sz w:val="19"/>
          <w:szCs w:val="19"/>
        </w:rPr>
        <w:t>định</w:t>
      </w:r>
      <w:r>
        <w:rPr>
          <w:rFonts w:ascii="Consolas" w:hAnsi="Consolas" w:cs="Consolas"/>
          <w:color w:val="008000"/>
          <w:sz w:val="19"/>
          <w:szCs w:val="19"/>
        </w:rPr>
        <w:t xml:space="preserve"> </w:t>
      </w:r>
      <w:r>
        <w:rPr>
          <w:rFonts w:ascii="Consolas" w:hAnsi="Consolas" w:cs="Consolas"/>
          <w:color w:val="008000"/>
          <w:sz w:val="19"/>
          <w:szCs w:val="19"/>
        </w:rPr>
        <w:t>số</w:t>
      </w:r>
      <w:r>
        <w:rPr>
          <w:rFonts w:ascii="Consolas" w:hAnsi="Consolas" w:cs="Consolas"/>
          <w:color w:val="008000"/>
          <w:sz w:val="19"/>
          <w:szCs w:val="19"/>
        </w:rPr>
        <w:t xml:space="preserve"> 1209/QĐ-BTC </w:t>
      </w:r>
      <w:r>
        <w:rPr>
          <w:rFonts w:ascii="Consolas" w:hAnsi="Consolas" w:cs="Consolas"/>
          <w:color w:val="008000"/>
          <w:sz w:val="19"/>
          <w:szCs w:val="19"/>
        </w:rPr>
        <w:t>và</w:t>
      </w:r>
      <w:r>
        <w:rPr>
          <w:rFonts w:ascii="Consolas" w:hAnsi="Consolas" w:cs="Consolas"/>
          <w:color w:val="008000"/>
          <w:sz w:val="19"/>
          <w:szCs w:val="19"/>
        </w:rPr>
        <w:t xml:space="preserve"> </w:t>
      </w:r>
      <w:r>
        <w:rPr>
          <w:rFonts w:ascii="Consolas" w:hAnsi="Consolas" w:cs="Consolas"/>
          <w:color w:val="008000"/>
          <w:sz w:val="19"/>
          <w:szCs w:val="19"/>
        </w:rPr>
        <w:t>Quyết</w:t>
      </w:r>
      <w:r>
        <w:rPr>
          <w:rFonts w:ascii="Consolas" w:hAnsi="Consolas" w:cs="Consolas"/>
          <w:color w:val="008000"/>
          <w:sz w:val="19"/>
          <w:szCs w:val="19"/>
        </w:rPr>
        <w:t xml:space="preserve"> </w:t>
      </w:r>
      <w:r>
        <w:rPr>
          <w:rFonts w:ascii="Consolas" w:hAnsi="Consolas" w:cs="Consolas"/>
          <w:color w:val="008000"/>
          <w:sz w:val="19"/>
          <w:szCs w:val="19"/>
        </w:rPr>
        <w:t>định</w:t>
      </w:r>
      <w:r>
        <w:rPr>
          <w:rFonts w:ascii="Consolas" w:hAnsi="Consolas" w:cs="Consolas"/>
          <w:color w:val="008000"/>
          <w:sz w:val="19"/>
          <w:szCs w:val="19"/>
        </w:rPr>
        <w:t xml:space="preserve"> </w:t>
      </w:r>
      <w:r>
        <w:rPr>
          <w:rFonts w:ascii="Consolas" w:hAnsi="Consolas" w:cs="Consolas"/>
          <w:color w:val="008000"/>
          <w:sz w:val="19"/>
          <w:szCs w:val="19"/>
        </w:rPr>
        <w:t>số</w:t>
      </w:r>
      <w:r>
        <w:rPr>
          <w:rFonts w:ascii="Consolas" w:hAnsi="Consolas" w:cs="Consolas"/>
          <w:color w:val="008000"/>
          <w:sz w:val="19"/>
          <w:szCs w:val="19"/>
        </w:rPr>
        <w:t xml:space="preserve"> 2660/QĐ-BTC</w:t>
      </w:r>
      <w:r>
        <w:rPr>
          <w:rFonts w:ascii="Consolas" w:hAnsi="Consolas" w:cs="Consolas"/>
          <w:color w:val="000000"/>
          <w:sz w:val="19"/>
          <w:szCs w:val="19"/>
        </w:rPr>
        <w:t>)</w:t>
      </w:r>
    </w:p>
    <w:p w:rsidR="009D1437" w:rsidP="009D1437" w14:paraId="272787EE" w14:textId="77777777">
      <w:pPr>
        <w:pStyle w:val="ListParagraph"/>
        <w:numPr>
          <w:ilvl w:val="0"/>
          <w:numId w:val="2"/>
        </w:numPr>
        <w:spacing w:after="0" w:line="360" w:lineRule="auto"/>
        <w:ind w:left="1080"/>
        <w:jc w:val="both"/>
        <w:rPr>
          <w:rFonts w:eastAsia="Calibri"/>
          <w:b/>
        </w:rPr>
      </w:pPr>
      <w:r>
        <w:rPr>
          <w:rFonts w:eastAsia="Calibri"/>
          <w:b/>
        </w:rPr>
        <w:t>convert</w:t>
      </w:r>
      <w:r>
        <w:rPr>
          <w:rFonts w:eastAsia="Calibri"/>
        </w:rPr>
        <w:t xml:space="preserve">: </w:t>
      </w:r>
      <w:r>
        <w:rPr>
          <w:rFonts w:eastAsia="Calibri"/>
        </w:rPr>
        <w:t>Mặc</w:t>
      </w:r>
      <w:r>
        <w:rPr>
          <w:rFonts w:eastAsia="Calibri"/>
        </w:rPr>
        <w:t xml:space="preserve"> </w:t>
      </w:r>
      <w:r>
        <w:rPr>
          <w:rFonts w:eastAsia="Calibri"/>
        </w:rPr>
        <w:t>định</w:t>
      </w:r>
      <w:r>
        <w:rPr>
          <w:rFonts w:eastAsia="Calibri"/>
        </w:rPr>
        <w:t xml:space="preserve"> </w:t>
      </w:r>
      <w:r>
        <w:rPr>
          <w:rFonts w:eastAsia="Calibri"/>
        </w:rPr>
        <w:t>là</w:t>
      </w:r>
      <w:r>
        <w:rPr>
          <w:rFonts w:eastAsia="Calibri"/>
        </w:rPr>
        <w:t xml:space="preserve"> 0, (0 – </w:t>
      </w:r>
      <w:r>
        <w:rPr>
          <w:rFonts w:eastAsia="Calibri"/>
        </w:rPr>
        <w:t>Không</w:t>
      </w:r>
      <w:r>
        <w:rPr>
          <w:rFonts w:eastAsia="Calibri"/>
        </w:rPr>
        <w:t xml:space="preserve"> </w:t>
      </w:r>
      <w:r>
        <w:rPr>
          <w:rFonts w:eastAsia="Calibri"/>
        </w:rPr>
        <w:t>cần</w:t>
      </w:r>
      <w:r>
        <w:rPr>
          <w:rFonts w:eastAsia="Calibri"/>
        </w:rPr>
        <w:t xml:space="preserve"> convert </w:t>
      </w:r>
      <w:r>
        <w:rPr>
          <w:rFonts w:eastAsia="Calibri"/>
        </w:rPr>
        <w:t>từ</w:t>
      </w:r>
      <w:r>
        <w:rPr>
          <w:rFonts w:eastAsia="Calibri"/>
        </w:rPr>
        <w:t xml:space="preserve"> TCVN3 sang Unicode. 1- </w:t>
      </w:r>
      <w:r>
        <w:rPr>
          <w:rFonts w:eastAsia="Calibri"/>
        </w:rPr>
        <w:t>Cần</w:t>
      </w:r>
      <w:r>
        <w:rPr>
          <w:rFonts w:eastAsia="Calibri"/>
        </w:rPr>
        <w:t xml:space="preserve"> convert </w:t>
      </w:r>
      <w:r>
        <w:rPr>
          <w:rFonts w:eastAsia="Calibri"/>
        </w:rPr>
        <w:t>từ</w:t>
      </w:r>
      <w:r>
        <w:rPr>
          <w:rFonts w:eastAsia="Calibri"/>
        </w:rPr>
        <w:t xml:space="preserve"> TCVN3 sang Unicode)</w:t>
      </w:r>
    </w:p>
    <w:p w:rsidR="009D1437" w:rsidP="009D1437" w14:paraId="32966E7C" w14:textId="77777777">
      <w:pPr>
        <w:pStyle w:val="ListParagraph"/>
        <w:numPr>
          <w:ilvl w:val="0"/>
          <w:numId w:val="2"/>
        </w:numPr>
        <w:spacing w:after="0" w:line="360" w:lineRule="auto"/>
        <w:ind w:left="1080"/>
        <w:jc w:val="both"/>
        <w:rPr>
          <w:rFonts w:eastAsia="Calibri"/>
          <w:b/>
        </w:rPr>
      </w:pPr>
      <w:r>
        <w:rPr>
          <w:b/>
        </w:rPr>
        <w:t>pattern</w:t>
      </w:r>
      <w:r>
        <w:t xml:space="preserve">: </w:t>
      </w:r>
      <w:r>
        <w:t>Mẫu</w:t>
      </w:r>
      <w:r>
        <w:t xml:space="preserve"> </w:t>
      </w:r>
      <w:r>
        <w:t>số</w:t>
      </w:r>
    </w:p>
    <w:p w:rsidR="00521726" w:rsidRPr="00521726" w:rsidP="00521726" w14:paraId="256FF7A7" w14:textId="77777777">
      <w:pPr>
        <w:pStyle w:val="ListParagraph"/>
        <w:numPr>
          <w:ilvl w:val="0"/>
          <w:numId w:val="2"/>
        </w:numPr>
        <w:spacing w:after="0" w:line="360" w:lineRule="auto"/>
        <w:ind w:left="1080"/>
        <w:jc w:val="both"/>
        <w:rPr>
          <w:rFonts w:eastAsia="Calibri"/>
          <w:b/>
        </w:rPr>
      </w:pPr>
      <w:r>
        <w:rPr>
          <w:b/>
        </w:rPr>
        <w:t>serial</w:t>
      </w:r>
      <w:r>
        <w:t xml:space="preserve">: </w:t>
      </w:r>
      <w:r>
        <w:t>Ký</w:t>
      </w:r>
      <w:r>
        <w:t xml:space="preserve"> </w:t>
      </w:r>
      <w:r>
        <w:t>hiệu</w:t>
      </w:r>
    </w:p>
    <w:p w:rsidR="009D1437" w:rsidRPr="00521726" w:rsidP="00521726" w14:paraId="06F7F74C" w14:textId="3EB79F88">
      <w:pPr>
        <w:pStyle w:val="ListParagraph"/>
        <w:numPr>
          <w:ilvl w:val="0"/>
          <w:numId w:val="2"/>
        </w:numPr>
        <w:spacing w:after="0" w:line="360" w:lineRule="auto"/>
        <w:ind w:left="1080"/>
        <w:jc w:val="both"/>
        <w:rPr>
          <w:rFonts w:eastAsia="Calibri"/>
          <w:b/>
        </w:rPr>
      </w:pPr>
      <w:r w:rsidRPr="00521726">
        <w:rPr>
          <w:b/>
          <w:color w:val="000000"/>
        </w:rPr>
        <w:t>type</w:t>
      </w:r>
      <w:r w:rsidRPr="00521726">
        <w:rPr>
          <w:color w:val="000000"/>
        </w:rPr>
        <w:t xml:space="preserve">: </w:t>
      </w:r>
      <w:r w:rsidRPr="00521726">
        <w:rPr>
          <w:color w:val="000000"/>
        </w:rPr>
        <w:t>phát</w:t>
      </w:r>
      <w:r w:rsidRPr="00521726">
        <w:rPr>
          <w:color w:val="000000"/>
        </w:rPr>
        <w:t xml:space="preserve"> </w:t>
      </w:r>
      <w:r w:rsidRPr="00521726">
        <w:rPr>
          <w:color w:val="000000"/>
        </w:rPr>
        <w:t>hành</w:t>
      </w:r>
      <w:r w:rsidRPr="00521726">
        <w:rPr>
          <w:color w:val="000000"/>
        </w:rPr>
        <w:t xml:space="preserve"> </w:t>
      </w:r>
      <w:r w:rsidRPr="00521726">
        <w:rPr>
          <w:color w:val="000000"/>
        </w:rPr>
        <w:t>mới</w:t>
      </w:r>
      <w:r w:rsidRPr="00521726">
        <w:rPr>
          <w:color w:val="000000"/>
        </w:rPr>
        <w:t xml:space="preserve">: 0, </w:t>
      </w:r>
      <w:r w:rsidRPr="00521726">
        <w:rPr>
          <w:color w:val="000000"/>
        </w:rPr>
        <w:t>thay</w:t>
      </w:r>
      <w:r w:rsidRPr="00521726">
        <w:rPr>
          <w:color w:val="000000"/>
        </w:rPr>
        <w:t xml:space="preserve"> </w:t>
      </w:r>
      <w:r w:rsidRPr="00521726">
        <w:rPr>
          <w:color w:val="000000"/>
        </w:rPr>
        <w:t>thế</w:t>
      </w:r>
      <w:r w:rsidRPr="00521726">
        <w:rPr>
          <w:color w:val="000000"/>
        </w:rPr>
        <w:t xml:space="preserve"> = 1, </w:t>
      </w:r>
      <w:r w:rsidRPr="00521726">
        <w:rPr>
          <w:color w:val="000000"/>
        </w:rPr>
        <w:t>điều</w:t>
      </w:r>
      <w:r w:rsidRPr="00521726">
        <w:rPr>
          <w:color w:val="000000"/>
        </w:rPr>
        <w:t xml:space="preserve"> </w:t>
      </w:r>
      <w:r w:rsidRPr="00521726">
        <w:rPr>
          <w:color w:val="000000"/>
        </w:rPr>
        <w:t>chỉnh</w:t>
      </w:r>
      <w:r w:rsidRPr="00521726">
        <w:rPr>
          <w:color w:val="000000"/>
        </w:rPr>
        <w:t xml:space="preserve"> </w:t>
      </w:r>
      <w:r w:rsidRPr="00521726">
        <w:rPr>
          <w:color w:val="000000"/>
        </w:rPr>
        <w:t>tăng</w:t>
      </w:r>
      <w:r w:rsidRPr="00521726">
        <w:rPr>
          <w:color w:val="000000"/>
        </w:rPr>
        <w:t xml:space="preserve"> = 2, </w:t>
      </w:r>
      <w:r w:rsidRPr="00521726">
        <w:rPr>
          <w:color w:val="000000"/>
        </w:rPr>
        <w:t>điều</w:t>
      </w:r>
      <w:r w:rsidRPr="00521726">
        <w:rPr>
          <w:color w:val="000000"/>
        </w:rPr>
        <w:t xml:space="preserve"> </w:t>
      </w:r>
      <w:r w:rsidRPr="00521726">
        <w:rPr>
          <w:color w:val="000000"/>
        </w:rPr>
        <w:t>chỉnh</w:t>
      </w:r>
      <w:r w:rsidRPr="00521726">
        <w:rPr>
          <w:color w:val="000000"/>
        </w:rPr>
        <w:t xml:space="preserve"> </w:t>
      </w:r>
      <w:r w:rsidRPr="00521726">
        <w:rPr>
          <w:color w:val="000000"/>
        </w:rPr>
        <w:t>giảm</w:t>
      </w:r>
      <w:r w:rsidRPr="00521726">
        <w:rPr>
          <w:color w:val="000000"/>
        </w:rPr>
        <w:t xml:space="preserve"> = 3, </w:t>
      </w:r>
      <w:r w:rsidRPr="00521726">
        <w:rPr>
          <w:color w:val="000000"/>
        </w:rPr>
        <w:t>điều</w:t>
      </w:r>
      <w:r w:rsidRPr="00521726">
        <w:rPr>
          <w:color w:val="000000"/>
        </w:rPr>
        <w:t xml:space="preserve"> </w:t>
      </w:r>
      <w:r w:rsidRPr="00521726">
        <w:rPr>
          <w:color w:val="000000"/>
        </w:rPr>
        <w:t>chỉnh</w:t>
      </w:r>
      <w:r w:rsidRPr="00521726">
        <w:rPr>
          <w:color w:val="000000"/>
        </w:rPr>
        <w:t xml:space="preserve"> </w:t>
      </w:r>
      <w:r w:rsidRPr="00521726">
        <w:rPr>
          <w:color w:val="000000"/>
        </w:rPr>
        <w:t>thông</w:t>
      </w:r>
      <w:r w:rsidRPr="00521726">
        <w:rPr>
          <w:color w:val="000000"/>
        </w:rPr>
        <w:t xml:space="preserve"> tin = 4</w:t>
      </w:r>
    </w:p>
    <w:p w:rsidR="009D1437" w:rsidP="009D1437" w14:paraId="71D6CC17" w14:textId="77777777">
      <w:pPr>
        <w:pStyle w:val="N"/>
      </w:pPr>
      <w:r>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710"/>
        <w:gridCol w:w="5040"/>
        <w:gridCol w:w="2515"/>
      </w:tblGrid>
      <w:tr w14:paraId="274632EC" w14:textId="77777777" w:rsidTr="00616EC4">
        <w:tblPrEx>
          <w:tblW w:w="0" w:type="auto"/>
          <w:tblInd w:w="85" w:type="dxa"/>
          <w:tblLayout w:type="fixed"/>
          <w:tblLook w:val="04A0"/>
        </w:tblPrEx>
        <w:tc>
          <w:tcPr>
            <w:tcW w:w="1710" w:type="dxa"/>
            <w:tcBorders>
              <w:top w:val="single" w:sz="4" w:space="0" w:color="2E74B5"/>
              <w:left w:val="single" w:sz="4" w:space="0" w:color="2E74B5"/>
              <w:bottom w:val="single" w:sz="4" w:space="0" w:color="2E74B5"/>
              <w:right w:val="single" w:sz="4" w:space="0" w:color="2E74B5"/>
            </w:tcBorders>
            <w:shd w:val="clear" w:color="auto" w:fill="F2F2F2"/>
            <w:hideMark/>
          </w:tcPr>
          <w:p w:rsidR="009D1437" w:rsidP="00616EC4" w14:paraId="58607202" w14:textId="77777777">
            <w:pPr>
              <w:pStyle w:val="ListParagraph"/>
              <w:jc w:val="center"/>
            </w:pPr>
            <w:r>
              <w:t>Kết</w:t>
            </w:r>
            <w:r>
              <w:t xml:space="preserve"> </w:t>
            </w:r>
            <w:r>
              <w:t>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hideMark/>
          </w:tcPr>
          <w:p w:rsidR="009D1437" w:rsidP="00616EC4" w14:paraId="0702A70C" w14:textId="77777777">
            <w:pPr>
              <w:pStyle w:val="ListParagraph"/>
            </w:pPr>
            <w:r>
              <w:t>Mô</w:t>
            </w:r>
            <w:r>
              <w:t xml:space="preserve"> </w:t>
            </w:r>
            <w:r>
              <w:t>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hideMark/>
          </w:tcPr>
          <w:p w:rsidR="009D1437" w:rsidP="00616EC4" w14:paraId="0BCF358E" w14:textId="77777777">
            <w:pPr>
              <w:pStyle w:val="ListParagraph"/>
            </w:pPr>
            <w:r>
              <w:t>Ghi</w:t>
            </w:r>
            <w:r>
              <w:t xml:space="preserve"> </w:t>
            </w:r>
            <w:r>
              <w:t>chú</w:t>
            </w:r>
          </w:p>
        </w:tc>
      </w:tr>
      <w:tr w14:paraId="542F24BE" w14:textId="77777777" w:rsidTr="00616EC4">
        <w:tblPrEx>
          <w:tblW w:w="0" w:type="auto"/>
          <w:tblInd w:w="85" w:type="dxa"/>
          <w:tblLayout w:type="fixed"/>
          <w:tblLook w:val="04A0"/>
        </w:tblPrEx>
        <w:tc>
          <w:tcPr>
            <w:tcW w:w="1710" w:type="dxa"/>
            <w:tcBorders>
              <w:top w:val="single" w:sz="4" w:space="0" w:color="2E74B5"/>
              <w:left w:val="single" w:sz="4" w:space="0" w:color="2E74B5"/>
              <w:bottom w:val="single" w:sz="4" w:space="0" w:color="auto"/>
              <w:right w:val="single" w:sz="4" w:space="0" w:color="2E74B5"/>
            </w:tcBorders>
            <w:hideMark/>
          </w:tcPr>
          <w:p w:rsidR="009D1437" w:rsidP="00616EC4" w14:paraId="4B1C5343" w14:textId="77777777">
            <w:pPr>
              <w:autoSpaceDE w:val="0"/>
              <w:autoSpaceDN w:val="0"/>
              <w:adjustRightInd w:val="0"/>
              <w:jc w:val="both"/>
              <w:rPr>
                <w:sz w:val="19"/>
                <w:szCs w:val="19"/>
              </w:rPr>
            </w:pPr>
            <w:r>
              <w:t>ERR:1</w:t>
            </w:r>
          </w:p>
        </w:tc>
        <w:tc>
          <w:tcPr>
            <w:tcW w:w="5040" w:type="dxa"/>
            <w:tcBorders>
              <w:top w:val="single" w:sz="4" w:space="0" w:color="2E74B5"/>
              <w:left w:val="single" w:sz="4" w:space="0" w:color="2E74B5"/>
              <w:bottom w:val="single" w:sz="4" w:space="0" w:color="2E74B5"/>
              <w:right w:val="single" w:sz="4" w:space="0" w:color="2E74B5"/>
            </w:tcBorders>
            <w:hideMark/>
          </w:tcPr>
          <w:p w:rsidR="009D1437" w:rsidP="00616EC4" w14:paraId="18B30EC7" w14:textId="77777777">
            <w:pPr>
              <w:pStyle w:val="ListParagraph"/>
              <w:ind w:left="0"/>
              <w:jc w:val="both"/>
            </w:pPr>
            <w:r>
              <w:t xml:space="preserve">Tài </w:t>
            </w:r>
            <w:r>
              <w:t>khoản</w:t>
            </w:r>
            <w:r>
              <w:t xml:space="preserve"> </w:t>
            </w:r>
            <w:r>
              <w:t>đăng</w:t>
            </w:r>
            <w:r>
              <w:t xml:space="preserve"> </w:t>
            </w:r>
            <w:r>
              <w:t>nhập</w:t>
            </w:r>
            <w:r>
              <w:t xml:space="preserve"> </w:t>
            </w:r>
            <w:r>
              <w:t>sai</w:t>
            </w:r>
            <w:r>
              <w:t xml:space="preserve"> </w:t>
            </w:r>
            <w:r>
              <w:t>hoặc</w:t>
            </w:r>
            <w:r>
              <w:t xml:space="preserve"> </w:t>
            </w:r>
            <w:r>
              <w:t>không</w:t>
            </w:r>
            <w:r>
              <w:t xml:space="preserve"> </w:t>
            </w:r>
            <w:r>
              <w:t>có</w:t>
            </w:r>
            <w:r>
              <w:t xml:space="preserve"> </w:t>
            </w:r>
            <w:r>
              <w:t>quyền</w:t>
            </w:r>
          </w:p>
        </w:tc>
        <w:tc>
          <w:tcPr>
            <w:tcW w:w="2515" w:type="dxa"/>
            <w:tcBorders>
              <w:top w:val="single" w:sz="4" w:space="0" w:color="2E74B5"/>
              <w:left w:val="single" w:sz="4" w:space="0" w:color="2E74B5"/>
              <w:bottom w:val="single" w:sz="4" w:space="0" w:color="2E74B5"/>
              <w:right w:val="single" w:sz="4" w:space="0" w:color="2E74B5"/>
            </w:tcBorders>
          </w:tcPr>
          <w:p w:rsidR="009D1437" w:rsidP="00616EC4" w14:paraId="284AAF2D" w14:textId="77777777">
            <w:pPr>
              <w:pStyle w:val="ListParagraph"/>
              <w:ind w:left="0"/>
              <w:jc w:val="both"/>
            </w:pPr>
          </w:p>
        </w:tc>
      </w:tr>
      <w:tr w14:paraId="192E8728" w14:textId="77777777" w:rsidTr="00616EC4">
        <w:tblPrEx>
          <w:tblW w:w="0" w:type="auto"/>
          <w:tblInd w:w="85" w:type="dxa"/>
          <w:tblLayout w:type="fixed"/>
          <w:tblLook w:val="04A0"/>
        </w:tblPrEx>
        <w:tc>
          <w:tcPr>
            <w:tcW w:w="1710" w:type="dxa"/>
            <w:tcBorders>
              <w:top w:val="single" w:sz="4" w:space="0" w:color="2E74B5"/>
              <w:left w:val="single" w:sz="4" w:space="0" w:color="2E74B5"/>
              <w:bottom w:val="single" w:sz="4" w:space="0" w:color="auto"/>
              <w:right w:val="single" w:sz="4" w:space="0" w:color="2E74B5"/>
            </w:tcBorders>
            <w:hideMark/>
          </w:tcPr>
          <w:p w:rsidR="009D1437" w:rsidP="00616EC4" w14:paraId="2FA16D3C" w14:textId="77777777">
            <w:pPr>
              <w:rPr>
                <w:rFonts w:eastAsia="Calibri"/>
              </w:rPr>
            </w:pPr>
            <w:r>
              <w:rPr>
                <w:rFonts w:eastAsia="Calibri"/>
              </w:rPr>
              <w:t>ERR:2</w:t>
            </w:r>
          </w:p>
        </w:tc>
        <w:tc>
          <w:tcPr>
            <w:tcW w:w="5040" w:type="dxa"/>
            <w:tcBorders>
              <w:top w:val="single" w:sz="4" w:space="0" w:color="2E74B5"/>
              <w:left w:val="single" w:sz="4" w:space="0" w:color="2E74B5"/>
              <w:bottom w:val="single" w:sz="4" w:space="0" w:color="2E74B5"/>
              <w:right w:val="single" w:sz="4" w:space="0" w:color="2E74B5"/>
            </w:tcBorders>
            <w:hideMark/>
          </w:tcPr>
          <w:p w:rsidR="009D1437" w:rsidP="00616EC4" w14:paraId="5EE852F6" w14:textId="77777777">
            <w:pPr>
              <w:rPr>
                <w:rFonts w:eastAsia="Calibri"/>
              </w:rPr>
            </w:pPr>
            <w:r>
              <w:rPr>
                <w:rFonts w:eastAsia="Calibri"/>
              </w:rPr>
              <w:t>Không</w:t>
            </w:r>
            <w:r>
              <w:rPr>
                <w:rFonts w:eastAsia="Calibri"/>
              </w:rPr>
              <w:t xml:space="preserve"> </w:t>
            </w:r>
            <w:r>
              <w:rPr>
                <w:rFonts w:eastAsia="Calibri"/>
              </w:rPr>
              <w:t>tìm</w:t>
            </w:r>
            <w:r>
              <w:rPr>
                <w:rFonts w:eastAsia="Calibri"/>
              </w:rPr>
              <w:t xml:space="preserve"> </w:t>
            </w:r>
            <w:r>
              <w:rPr>
                <w:rFonts w:eastAsia="Calibri"/>
              </w:rPr>
              <w:t>thấy</w:t>
            </w:r>
            <w:r>
              <w:rPr>
                <w:rFonts w:eastAsia="Calibri"/>
              </w:rPr>
              <w:t xml:space="preserve"> </w:t>
            </w:r>
            <w:r>
              <w:rPr>
                <w:rFonts w:eastAsia="Calibri"/>
              </w:rPr>
              <w:t>công</w:t>
            </w:r>
            <w:r>
              <w:rPr>
                <w:rFonts w:eastAsia="Calibri"/>
              </w:rPr>
              <w:t xml:space="preserve"> ty</w:t>
            </w:r>
          </w:p>
        </w:tc>
        <w:tc>
          <w:tcPr>
            <w:tcW w:w="2515" w:type="dxa"/>
            <w:tcBorders>
              <w:top w:val="single" w:sz="4" w:space="0" w:color="2E74B5"/>
              <w:left w:val="single" w:sz="4" w:space="0" w:color="2E74B5"/>
              <w:bottom w:val="single" w:sz="4" w:space="0" w:color="2E74B5"/>
              <w:right w:val="single" w:sz="4" w:space="0" w:color="2E74B5"/>
            </w:tcBorders>
          </w:tcPr>
          <w:p w:rsidR="009D1437" w:rsidP="00616EC4" w14:paraId="11C3A21A" w14:textId="77777777">
            <w:pPr>
              <w:pStyle w:val="ListParagraph"/>
              <w:ind w:left="0"/>
              <w:jc w:val="both"/>
            </w:pPr>
          </w:p>
        </w:tc>
      </w:tr>
      <w:tr w14:paraId="50A03AFF" w14:textId="77777777" w:rsidTr="00616EC4">
        <w:tblPrEx>
          <w:tblW w:w="0" w:type="auto"/>
          <w:tblInd w:w="85" w:type="dxa"/>
          <w:tblLayout w:type="fixed"/>
          <w:tblLook w:val="04A0"/>
        </w:tblPrEx>
        <w:tc>
          <w:tcPr>
            <w:tcW w:w="1710" w:type="dxa"/>
            <w:tcBorders>
              <w:top w:val="single" w:sz="4" w:space="0" w:color="2E74B5"/>
              <w:left w:val="single" w:sz="4" w:space="0" w:color="2E74B5"/>
              <w:bottom w:val="single" w:sz="4" w:space="0" w:color="auto"/>
              <w:right w:val="single" w:sz="4" w:space="0" w:color="2E74B5"/>
            </w:tcBorders>
            <w:hideMark/>
          </w:tcPr>
          <w:p w:rsidR="009D1437" w:rsidP="00616EC4" w14:paraId="2903B67D" w14:textId="77777777">
            <w:pPr>
              <w:rPr>
                <w:rFonts w:eastAsia="Calibri"/>
              </w:rPr>
            </w:pPr>
            <w:r>
              <w:rPr>
                <w:rFonts w:eastAsia="Calibri"/>
              </w:rPr>
              <w:t>ERR:30</w:t>
            </w:r>
          </w:p>
        </w:tc>
        <w:tc>
          <w:tcPr>
            <w:tcW w:w="5040" w:type="dxa"/>
            <w:tcBorders>
              <w:top w:val="single" w:sz="4" w:space="0" w:color="2E74B5"/>
              <w:left w:val="single" w:sz="4" w:space="0" w:color="2E74B5"/>
              <w:bottom w:val="single" w:sz="4" w:space="0" w:color="2E74B5"/>
              <w:right w:val="single" w:sz="4" w:space="0" w:color="2E74B5"/>
            </w:tcBorders>
            <w:hideMark/>
          </w:tcPr>
          <w:p w:rsidR="009D1437" w:rsidP="00616EC4" w14:paraId="0E7CB2A7" w14:textId="77777777">
            <w:pPr>
              <w:rPr>
                <w:rFonts w:eastAsia="Calibri"/>
              </w:rPr>
            </w:pPr>
            <w:r>
              <w:t>Tạo</w:t>
            </w:r>
            <w:r>
              <w:t xml:space="preserve"> </w:t>
            </w:r>
            <w:r>
              <w:t>mới</w:t>
            </w:r>
            <w:r>
              <w:t xml:space="preserve"> </w:t>
            </w:r>
            <w:r>
              <w:t>hóa</w:t>
            </w:r>
            <w:r>
              <w:t xml:space="preserve"> </w:t>
            </w:r>
            <w:r>
              <w:t>đơn</w:t>
            </w:r>
            <w:r>
              <w:t xml:space="preserve"> </w:t>
            </w:r>
            <w:r>
              <w:t>có</w:t>
            </w:r>
            <w:r>
              <w:t xml:space="preserve"> </w:t>
            </w:r>
            <w:r>
              <w:t>lỗi</w:t>
            </w:r>
          </w:p>
        </w:tc>
        <w:tc>
          <w:tcPr>
            <w:tcW w:w="2515" w:type="dxa"/>
            <w:tcBorders>
              <w:top w:val="single" w:sz="4" w:space="0" w:color="2E74B5"/>
              <w:left w:val="single" w:sz="4" w:space="0" w:color="2E74B5"/>
              <w:bottom w:val="single" w:sz="4" w:space="0" w:color="2E74B5"/>
              <w:right w:val="single" w:sz="4" w:space="0" w:color="2E74B5"/>
            </w:tcBorders>
          </w:tcPr>
          <w:p w:rsidR="009D1437" w:rsidP="00616EC4" w14:paraId="60DE70F4" w14:textId="77777777">
            <w:pPr>
              <w:pStyle w:val="ListParagraph"/>
              <w:ind w:left="0"/>
              <w:jc w:val="both"/>
            </w:pPr>
          </w:p>
        </w:tc>
      </w:tr>
      <w:tr w14:paraId="2F3E8869" w14:textId="77777777" w:rsidTr="00616EC4">
        <w:tblPrEx>
          <w:tblW w:w="0" w:type="auto"/>
          <w:tblInd w:w="85" w:type="dxa"/>
          <w:tblLayout w:type="fixed"/>
          <w:tblLook w:val="04A0"/>
        </w:tblPrEx>
        <w:tc>
          <w:tcPr>
            <w:tcW w:w="1710" w:type="dxa"/>
            <w:tcBorders>
              <w:top w:val="single" w:sz="4" w:space="0" w:color="2E74B5"/>
              <w:left w:val="single" w:sz="4" w:space="0" w:color="2E74B5"/>
              <w:bottom w:val="single" w:sz="4" w:space="0" w:color="auto"/>
              <w:right w:val="single" w:sz="4" w:space="0" w:color="2E74B5"/>
            </w:tcBorders>
            <w:hideMark/>
          </w:tcPr>
          <w:p w:rsidR="009D1437" w:rsidP="00616EC4" w14:paraId="2E043A3B" w14:textId="77777777">
            <w:pPr>
              <w:rPr>
                <w:rFonts w:eastAsia="Calibri"/>
              </w:rPr>
            </w:pPr>
            <w:r>
              <w:rPr>
                <w:rFonts w:eastAsia="Calibri"/>
              </w:rPr>
              <w:t>ERR:5</w:t>
            </w:r>
          </w:p>
        </w:tc>
        <w:tc>
          <w:tcPr>
            <w:tcW w:w="5040" w:type="dxa"/>
            <w:tcBorders>
              <w:top w:val="single" w:sz="4" w:space="0" w:color="2E74B5"/>
              <w:left w:val="single" w:sz="4" w:space="0" w:color="2E74B5"/>
              <w:bottom w:val="single" w:sz="4" w:space="0" w:color="2E74B5"/>
              <w:right w:val="single" w:sz="4" w:space="0" w:color="2E74B5"/>
            </w:tcBorders>
            <w:hideMark/>
          </w:tcPr>
          <w:p w:rsidR="009D1437" w:rsidP="00616EC4" w14:paraId="733AAAFE" w14:textId="77777777">
            <w:pPr>
              <w:rPr>
                <w:rFonts w:eastAsia="Calibri"/>
              </w:rPr>
            </w:pPr>
            <w:r>
              <w:rPr>
                <w:rFonts w:eastAsia="Calibri"/>
              </w:rPr>
              <w:t>Không</w:t>
            </w:r>
            <w:r>
              <w:rPr>
                <w:rFonts w:eastAsia="Calibri"/>
              </w:rPr>
              <w:t xml:space="preserve"> </w:t>
            </w:r>
            <w:r>
              <w:rPr>
                <w:rFonts w:eastAsia="Calibri"/>
              </w:rPr>
              <w:t>phát</w:t>
            </w:r>
            <w:r>
              <w:rPr>
                <w:rFonts w:eastAsia="Calibri"/>
              </w:rPr>
              <w:t xml:space="preserve"> </w:t>
            </w:r>
            <w:r>
              <w:rPr>
                <w:rFonts w:eastAsia="Calibri"/>
              </w:rPr>
              <w:t>hành</w:t>
            </w:r>
            <w:r>
              <w:rPr>
                <w:rFonts w:eastAsia="Calibri"/>
              </w:rPr>
              <w:t xml:space="preserve"> </w:t>
            </w:r>
            <w:r>
              <w:rPr>
                <w:rFonts w:eastAsia="Calibri"/>
              </w:rPr>
              <w:t>được</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hoặc</w:t>
            </w:r>
            <w:r>
              <w:rPr>
                <w:rFonts w:eastAsia="Calibri"/>
              </w:rPr>
              <w:t xml:space="preserve"> </w:t>
            </w:r>
            <w:r>
              <w:rPr>
                <w:rFonts w:eastAsia="Calibri"/>
              </w:rPr>
              <w:t>lỗi</w:t>
            </w:r>
            <w:r>
              <w:rPr>
                <w:rFonts w:eastAsia="Calibri"/>
              </w:rPr>
              <w:t xml:space="preserve"> </w:t>
            </w:r>
            <w:r>
              <w:rPr>
                <w:rFonts w:eastAsia="Calibri"/>
              </w:rPr>
              <w:t>hệ</w:t>
            </w:r>
            <w:r>
              <w:rPr>
                <w:rFonts w:eastAsia="Calibri"/>
              </w:rPr>
              <w:t xml:space="preserve"> </w:t>
            </w:r>
            <w:r>
              <w:rPr>
                <w:rFonts w:eastAsia="Calibri"/>
              </w:rPr>
              <w:t>thống</w:t>
            </w:r>
          </w:p>
        </w:tc>
        <w:tc>
          <w:tcPr>
            <w:tcW w:w="2515" w:type="dxa"/>
            <w:tcBorders>
              <w:top w:val="single" w:sz="4" w:space="0" w:color="2E74B5"/>
              <w:left w:val="single" w:sz="4" w:space="0" w:color="2E74B5"/>
              <w:bottom w:val="single" w:sz="4" w:space="0" w:color="2E74B5"/>
              <w:right w:val="single" w:sz="4" w:space="0" w:color="2E74B5"/>
            </w:tcBorders>
          </w:tcPr>
          <w:p w:rsidR="009D1437" w:rsidP="00616EC4" w14:paraId="2CBED001" w14:textId="77777777">
            <w:pPr>
              <w:pStyle w:val="ListParagraph"/>
              <w:ind w:left="0"/>
              <w:jc w:val="both"/>
            </w:pPr>
          </w:p>
        </w:tc>
      </w:tr>
      <w:tr w14:paraId="2D9576C7" w14:textId="77777777" w:rsidTr="00616EC4">
        <w:tblPrEx>
          <w:tblW w:w="0" w:type="auto"/>
          <w:tblInd w:w="85" w:type="dxa"/>
          <w:tblLayout w:type="fixed"/>
          <w:tblLook w:val="04A0"/>
        </w:tblPrEx>
        <w:tc>
          <w:tcPr>
            <w:tcW w:w="1710" w:type="dxa"/>
            <w:tcBorders>
              <w:top w:val="single" w:sz="4" w:space="0" w:color="2E74B5"/>
              <w:left w:val="single" w:sz="4" w:space="0" w:color="2E74B5"/>
              <w:bottom w:val="single" w:sz="4" w:space="0" w:color="auto"/>
              <w:right w:val="single" w:sz="4" w:space="0" w:color="2E74B5"/>
            </w:tcBorders>
            <w:hideMark/>
          </w:tcPr>
          <w:p w:rsidR="009D1437" w:rsidP="00616EC4" w14:paraId="0D03FA04" w14:textId="77777777">
            <w:pPr>
              <w:rPr>
                <w:rFonts w:eastAsia="Calibri"/>
              </w:rPr>
            </w:pPr>
            <w:r>
              <w:rPr>
                <w:rFonts w:eastAsia="Calibri"/>
              </w:rPr>
              <w:t>ERR:3</w:t>
            </w:r>
          </w:p>
        </w:tc>
        <w:tc>
          <w:tcPr>
            <w:tcW w:w="5040" w:type="dxa"/>
            <w:tcBorders>
              <w:top w:val="single" w:sz="4" w:space="0" w:color="2E74B5"/>
              <w:left w:val="single" w:sz="4" w:space="0" w:color="2E74B5"/>
              <w:bottom w:val="single" w:sz="4" w:space="0" w:color="2E74B5"/>
              <w:right w:val="single" w:sz="4" w:space="0" w:color="2E74B5"/>
            </w:tcBorders>
            <w:hideMark/>
          </w:tcPr>
          <w:p w:rsidR="009D1437" w:rsidP="00616EC4" w14:paraId="6C9B2512" w14:textId="77777777">
            <w:pPr>
              <w:rPr>
                <w:rFonts w:eastAsia="Calibri"/>
              </w:rPr>
            </w:pPr>
            <w:r>
              <w:rPr>
                <w:rFonts w:eastAsia="Calibri"/>
              </w:rPr>
              <w:t>Dữ</w:t>
            </w:r>
            <w:r>
              <w:rPr>
                <w:rFonts w:eastAsia="Calibri"/>
              </w:rPr>
              <w:t xml:space="preserve"> </w:t>
            </w:r>
            <w:r>
              <w:rPr>
                <w:rFonts w:eastAsia="Calibri"/>
              </w:rPr>
              <w:t>liệu</w:t>
            </w:r>
            <w:r>
              <w:rPr>
                <w:rFonts w:eastAsia="Calibri"/>
              </w:rPr>
              <w:t xml:space="preserve"> xml </w:t>
            </w:r>
            <w:r>
              <w:rPr>
                <w:rFonts w:eastAsia="Calibri"/>
              </w:rPr>
              <w:t>đầu</w:t>
            </w:r>
            <w:r>
              <w:rPr>
                <w:rFonts w:eastAsia="Calibri"/>
              </w:rPr>
              <w:t xml:space="preserve"> </w:t>
            </w:r>
            <w:r>
              <w:rPr>
                <w:rFonts w:eastAsia="Calibri"/>
              </w:rPr>
              <w:t>vào</w:t>
            </w:r>
            <w:r>
              <w:rPr>
                <w:rFonts w:eastAsia="Calibri"/>
              </w:rPr>
              <w:t xml:space="preserve"> </w:t>
            </w:r>
            <w:r>
              <w:rPr>
                <w:rFonts w:eastAsia="Calibri"/>
              </w:rPr>
              <w:t>không</w:t>
            </w:r>
            <w:r>
              <w:rPr>
                <w:rFonts w:eastAsia="Calibri"/>
              </w:rPr>
              <w:t xml:space="preserve"> </w:t>
            </w:r>
            <w:r>
              <w:rPr>
                <w:rFonts w:eastAsia="Calibri"/>
              </w:rPr>
              <w:t>đúng</w:t>
            </w:r>
            <w:r>
              <w:rPr>
                <w:rFonts w:eastAsia="Calibri"/>
              </w:rPr>
              <w:t xml:space="preserve"> </w:t>
            </w:r>
            <w:r>
              <w:rPr>
                <w:rFonts w:eastAsia="Calibri"/>
              </w:rPr>
              <w:t>quy</w:t>
            </w:r>
            <w:r>
              <w:rPr>
                <w:rFonts w:eastAsia="Calibri"/>
              </w:rPr>
              <w:t xml:space="preserve"> </w:t>
            </w:r>
            <w:r>
              <w:rPr>
                <w:rFonts w:eastAsia="Calibri"/>
              </w:rPr>
              <w:t>định</w:t>
            </w:r>
          </w:p>
        </w:tc>
        <w:tc>
          <w:tcPr>
            <w:tcW w:w="2515" w:type="dxa"/>
            <w:tcBorders>
              <w:top w:val="single" w:sz="4" w:space="0" w:color="2E74B5"/>
              <w:left w:val="single" w:sz="4" w:space="0" w:color="2E74B5"/>
              <w:bottom w:val="single" w:sz="4" w:space="0" w:color="2E74B5"/>
              <w:right w:val="single" w:sz="4" w:space="0" w:color="2E74B5"/>
            </w:tcBorders>
          </w:tcPr>
          <w:p w:rsidR="009D1437" w:rsidP="00616EC4" w14:paraId="16EA1788" w14:textId="77777777">
            <w:pPr>
              <w:pStyle w:val="ListParagraph"/>
              <w:ind w:left="0"/>
              <w:jc w:val="both"/>
            </w:pPr>
          </w:p>
        </w:tc>
      </w:tr>
      <w:tr w14:paraId="7665FA26"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hideMark/>
          </w:tcPr>
          <w:p w:rsidR="009D1437" w:rsidP="00616EC4" w14:paraId="59FA76E0" w14:textId="77777777">
            <w:pPr>
              <w:autoSpaceDE w:val="0"/>
              <w:autoSpaceDN w:val="0"/>
              <w:adjustRightInd w:val="0"/>
              <w:rPr>
                <w:rFonts w:eastAsia="Calibri"/>
              </w:rPr>
            </w:pPr>
            <w:r>
              <w:rPr>
                <w:rFonts w:eastAsia="Calibri"/>
              </w:rPr>
              <w:t>ERR:7</w:t>
            </w:r>
          </w:p>
        </w:tc>
        <w:tc>
          <w:tcPr>
            <w:tcW w:w="5040" w:type="dxa"/>
            <w:tcBorders>
              <w:top w:val="single" w:sz="4" w:space="0" w:color="2E74B5"/>
              <w:left w:val="single" w:sz="4" w:space="0" w:color="2E74B5"/>
              <w:bottom w:val="single" w:sz="4" w:space="0" w:color="2E74B5"/>
              <w:right w:val="single" w:sz="4" w:space="0" w:color="2E74B5"/>
            </w:tcBorders>
            <w:hideMark/>
          </w:tcPr>
          <w:p w:rsidR="009D1437" w:rsidP="00616EC4" w14:paraId="78AF4D42" w14:textId="77777777">
            <w:pPr>
              <w:pStyle w:val="ListParagraph"/>
              <w:spacing w:after="0" w:line="240" w:lineRule="auto"/>
              <w:ind w:left="0"/>
              <w:rPr>
                <w:rFonts w:eastAsia="Calibri"/>
              </w:rPr>
            </w:pPr>
            <w:r>
              <w:rPr>
                <w:rFonts w:eastAsia="Calibri"/>
              </w:rPr>
              <w:t xml:space="preserve">User name </w:t>
            </w:r>
            <w:r>
              <w:rPr>
                <w:rFonts w:eastAsia="Calibri"/>
              </w:rPr>
              <w:t>không</w:t>
            </w:r>
            <w:r>
              <w:rPr>
                <w:rFonts w:eastAsia="Calibri"/>
              </w:rPr>
              <w:t xml:space="preserve"> </w:t>
            </w:r>
            <w:r>
              <w:rPr>
                <w:rFonts w:eastAsia="Calibri"/>
              </w:rPr>
              <w:t>phù</w:t>
            </w:r>
            <w:r>
              <w:rPr>
                <w:rFonts w:eastAsia="Calibri"/>
              </w:rPr>
              <w:t xml:space="preserve"> </w:t>
            </w:r>
            <w:r>
              <w:rPr>
                <w:rFonts w:eastAsia="Calibri"/>
              </w:rPr>
              <w:t>hợp</w:t>
            </w:r>
            <w:r>
              <w:rPr>
                <w:rFonts w:eastAsia="Calibri"/>
              </w:rPr>
              <w:t xml:space="preserve">, </w:t>
            </w:r>
            <w:r>
              <w:rPr>
                <w:rFonts w:eastAsia="Calibri"/>
              </w:rPr>
              <w:t>không</w:t>
            </w:r>
            <w:r>
              <w:rPr>
                <w:rFonts w:eastAsia="Calibri"/>
              </w:rPr>
              <w:t xml:space="preserve"> </w:t>
            </w:r>
            <w:r>
              <w:rPr>
                <w:rFonts w:eastAsia="Calibri"/>
              </w:rPr>
              <w:t>tìm</w:t>
            </w:r>
            <w:r>
              <w:rPr>
                <w:rFonts w:eastAsia="Calibri"/>
              </w:rPr>
              <w:t xml:space="preserve"> </w:t>
            </w:r>
            <w:r>
              <w:rPr>
                <w:rFonts w:eastAsia="Calibri"/>
              </w:rPr>
              <w:t>thấy</w:t>
            </w:r>
            <w:r>
              <w:rPr>
                <w:rFonts w:eastAsia="Calibri"/>
              </w:rPr>
              <w:t xml:space="preserve"> company </w:t>
            </w:r>
            <w:r>
              <w:rPr>
                <w:rFonts w:eastAsia="Calibri"/>
              </w:rPr>
              <w:t>tương</w:t>
            </w:r>
            <w:r>
              <w:rPr>
                <w:rFonts w:eastAsia="Calibri"/>
              </w:rPr>
              <w:t xml:space="preserve"> </w:t>
            </w:r>
            <w:r>
              <w:rPr>
                <w:rFonts w:eastAsia="Calibri"/>
              </w:rPr>
              <w:t>ứng</w:t>
            </w:r>
            <w:r>
              <w:rPr>
                <w:rFonts w:eastAsia="Calibri"/>
              </w:rPr>
              <w:t xml:space="preserve"> </w:t>
            </w:r>
            <w:r>
              <w:rPr>
                <w:rFonts w:eastAsia="Calibri"/>
              </w:rPr>
              <w:t>cho</w:t>
            </w:r>
            <w:r>
              <w:rPr>
                <w:rFonts w:eastAsia="Calibri"/>
              </w:rPr>
              <w:t xml:space="preserve"> user.</w:t>
            </w:r>
          </w:p>
        </w:tc>
        <w:tc>
          <w:tcPr>
            <w:tcW w:w="2515" w:type="dxa"/>
            <w:tcBorders>
              <w:top w:val="single" w:sz="4" w:space="0" w:color="2E74B5"/>
              <w:left w:val="single" w:sz="4" w:space="0" w:color="2E74B5"/>
              <w:bottom w:val="single" w:sz="4" w:space="0" w:color="2E74B5"/>
              <w:right w:val="single" w:sz="4" w:space="0" w:color="2E74B5"/>
            </w:tcBorders>
          </w:tcPr>
          <w:p w:rsidR="009D1437" w:rsidP="00616EC4" w14:paraId="7833CDAA" w14:textId="77777777">
            <w:pPr>
              <w:jc w:val="both"/>
            </w:pPr>
          </w:p>
        </w:tc>
      </w:tr>
      <w:tr w14:paraId="25F42134"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hideMark/>
          </w:tcPr>
          <w:p w:rsidR="009D1437" w:rsidP="00616EC4" w14:paraId="413A8CB3" w14:textId="77777777">
            <w:pPr>
              <w:autoSpaceDE w:val="0"/>
              <w:autoSpaceDN w:val="0"/>
              <w:adjustRightInd w:val="0"/>
              <w:rPr>
                <w:rFonts w:eastAsia="Calibri"/>
              </w:rPr>
            </w:pPr>
            <w:r>
              <w:rPr>
                <w:rFonts w:eastAsia="Calibri"/>
              </w:rPr>
              <w:t>ERR:12</w:t>
            </w:r>
          </w:p>
        </w:tc>
        <w:tc>
          <w:tcPr>
            <w:tcW w:w="5040" w:type="dxa"/>
            <w:tcBorders>
              <w:top w:val="single" w:sz="4" w:space="0" w:color="2E74B5"/>
              <w:left w:val="single" w:sz="4" w:space="0" w:color="2E74B5"/>
              <w:bottom w:val="single" w:sz="4" w:space="0" w:color="2E74B5"/>
              <w:right w:val="single" w:sz="4" w:space="0" w:color="2E74B5"/>
            </w:tcBorders>
            <w:hideMark/>
          </w:tcPr>
          <w:p w:rsidR="009D1437" w:rsidP="00616EC4" w14:paraId="7E348378" w14:textId="77777777">
            <w:pPr>
              <w:pStyle w:val="ListParagraph"/>
              <w:spacing w:after="0" w:line="240" w:lineRule="auto"/>
              <w:ind w:left="0"/>
              <w:rPr>
                <w:rFonts w:eastAsia="Calibri"/>
              </w:rPr>
            </w:pPr>
            <w:r>
              <w:rPr>
                <w:rFonts w:eastAsia="Calibri"/>
              </w:rPr>
              <w:t>Ngày</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cũ</w:t>
            </w:r>
            <w:r>
              <w:rPr>
                <w:rFonts w:eastAsia="Calibri"/>
              </w:rPr>
              <w:t xml:space="preserve"> </w:t>
            </w:r>
            <w:r>
              <w:rPr>
                <w:rFonts w:eastAsia="Calibri"/>
              </w:rPr>
              <w:t>không</w:t>
            </w:r>
            <w:r>
              <w:rPr>
                <w:rFonts w:eastAsia="Calibri"/>
              </w:rPr>
              <w:t xml:space="preserve"> </w:t>
            </w:r>
            <w:r>
              <w:rPr>
                <w:rFonts w:eastAsia="Calibri"/>
              </w:rPr>
              <w:t>hợp</w:t>
            </w:r>
            <w:r>
              <w:rPr>
                <w:rFonts w:eastAsia="Calibri"/>
              </w:rPr>
              <w:t xml:space="preserve"> </w:t>
            </w:r>
            <w:r>
              <w:rPr>
                <w:rFonts w:eastAsia="Calibri"/>
              </w:rPr>
              <w:t>lệ</w:t>
            </w:r>
          </w:p>
        </w:tc>
        <w:tc>
          <w:tcPr>
            <w:tcW w:w="2515" w:type="dxa"/>
            <w:tcBorders>
              <w:top w:val="single" w:sz="4" w:space="0" w:color="2E74B5"/>
              <w:left w:val="single" w:sz="4" w:space="0" w:color="2E74B5"/>
              <w:bottom w:val="single" w:sz="4" w:space="0" w:color="2E74B5"/>
              <w:right w:val="single" w:sz="4" w:space="0" w:color="2E74B5"/>
            </w:tcBorders>
          </w:tcPr>
          <w:p w:rsidR="009D1437" w:rsidP="00616EC4" w14:paraId="3FA487A2" w14:textId="77777777">
            <w:pPr>
              <w:jc w:val="both"/>
            </w:pPr>
          </w:p>
        </w:tc>
      </w:tr>
      <w:tr w14:paraId="20EA698B"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hideMark/>
          </w:tcPr>
          <w:p w:rsidR="009D1437" w:rsidP="00616EC4" w14:paraId="21AA8915" w14:textId="77777777">
            <w:pPr>
              <w:autoSpaceDE w:val="0"/>
              <w:autoSpaceDN w:val="0"/>
              <w:adjustRightInd w:val="0"/>
              <w:rPr>
                <w:rFonts w:eastAsia="Calibri"/>
              </w:rPr>
            </w:pPr>
            <w:r>
              <w:rPr>
                <w:rFonts w:eastAsia="Calibri"/>
              </w:rPr>
              <w:t>ERR:20</w:t>
            </w:r>
          </w:p>
        </w:tc>
        <w:tc>
          <w:tcPr>
            <w:tcW w:w="5040" w:type="dxa"/>
            <w:tcBorders>
              <w:top w:val="single" w:sz="4" w:space="0" w:color="2E74B5"/>
              <w:left w:val="single" w:sz="4" w:space="0" w:color="2E74B5"/>
              <w:bottom w:val="single" w:sz="4" w:space="0" w:color="2E74B5"/>
              <w:right w:val="single" w:sz="4" w:space="0" w:color="2E74B5"/>
            </w:tcBorders>
            <w:hideMark/>
          </w:tcPr>
          <w:p w:rsidR="009D1437" w:rsidP="00616EC4" w14:paraId="26599F28" w14:textId="77777777">
            <w:pPr>
              <w:pStyle w:val="ListParagraph"/>
              <w:spacing w:after="0" w:line="240" w:lineRule="auto"/>
              <w:ind w:left="0"/>
              <w:rPr>
                <w:rFonts w:eastAsia="Calibri"/>
              </w:rPr>
            </w:pPr>
            <w:r>
              <w:rPr>
                <w:rFonts w:eastAsia="Calibri"/>
              </w:rPr>
              <w:t xml:space="preserve">Tham </w:t>
            </w:r>
            <w:r>
              <w:rPr>
                <w:rFonts w:eastAsia="Calibri"/>
              </w:rPr>
              <w:t>số</w:t>
            </w:r>
            <w:r>
              <w:rPr>
                <w:rFonts w:eastAsia="Calibri"/>
              </w:rPr>
              <w:t xml:space="preserve"> pattern and serial </w:t>
            </w:r>
            <w:r>
              <w:rPr>
                <w:rFonts w:eastAsia="Calibri"/>
              </w:rPr>
              <w:t>không</w:t>
            </w:r>
            <w:r>
              <w:rPr>
                <w:rFonts w:eastAsia="Calibri"/>
              </w:rPr>
              <w:t xml:space="preserve"> </w:t>
            </w:r>
            <w:r>
              <w:rPr>
                <w:rFonts w:eastAsia="Calibri"/>
              </w:rPr>
              <w:t>hợp</w:t>
            </w:r>
            <w:r>
              <w:rPr>
                <w:rFonts w:eastAsia="Calibri"/>
              </w:rPr>
              <w:t xml:space="preserve"> </w:t>
            </w:r>
            <w:r>
              <w:rPr>
                <w:rFonts w:eastAsia="Calibri"/>
              </w:rPr>
              <w:t>lệ</w:t>
            </w:r>
          </w:p>
        </w:tc>
        <w:tc>
          <w:tcPr>
            <w:tcW w:w="2515" w:type="dxa"/>
            <w:tcBorders>
              <w:top w:val="single" w:sz="4" w:space="0" w:color="2E74B5"/>
              <w:left w:val="single" w:sz="4" w:space="0" w:color="2E74B5"/>
              <w:bottom w:val="single" w:sz="4" w:space="0" w:color="2E74B5"/>
              <w:right w:val="single" w:sz="4" w:space="0" w:color="2E74B5"/>
            </w:tcBorders>
          </w:tcPr>
          <w:p w:rsidR="009D1437" w:rsidP="00616EC4" w14:paraId="573B81AB" w14:textId="77777777">
            <w:pPr>
              <w:jc w:val="both"/>
            </w:pPr>
          </w:p>
        </w:tc>
      </w:tr>
      <w:tr w14:paraId="1E32EB0C"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hideMark/>
          </w:tcPr>
          <w:p w:rsidR="009D1437" w:rsidP="00616EC4" w14:paraId="5BDFCCF7" w14:textId="77777777">
            <w:pPr>
              <w:autoSpaceDE w:val="0"/>
              <w:autoSpaceDN w:val="0"/>
              <w:adjustRightInd w:val="0"/>
              <w:rPr>
                <w:rFonts w:eastAsia="Calibri"/>
              </w:rPr>
            </w:pPr>
            <w:r>
              <w:rPr>
                <w:rFonts w:eastAsia="Calibri"/>
              </w:rPr>
              <w:t>ERR:21</w:t>
            </w:r>
          </w:p>
        </w:tc>
        <w:tc>
          <w:tcPr>
            <w:tcW w:w="5040" w:type="dxa"/>
            <w:tcBorders>
              <w:top w:val="single" w:sz="4" w:space="0" w:color="2E74B5"/>
              <w:left w:val="single" w:sz="4" w:space="0" w:color="2E74B5"/>
              <w:bottom w:val="single" w:sz="4" w:space="0" w:color="2E74B5"/>
              <w:right w:val="single" w:sz="4" w:space="0" w:color="2E74B5"/>
            </w:tcBorders>
            <w:hideMark/>
          </w:tcPr>
          <w:p w:rsidR="009D1437" w:rsidP="00616EC4" w14:paraId="33C706E8" w14:textId="77777777">
            <w:pPr>
              <w:pStyle w:val="ListParagraph"/>
              <w:spacing w:after="0" w:line="240" w:lineRule="auto"/>
              <w:ind w:left="0"/>
              <w:rPr>
                <w:rFonts w:eastAsia="Calibri"/>
              </w:rPr>
            </w:pPr>
            <w:r>
              <w:rPr>
                <w:rFonts w:eastAsia="Calibri"/>
              </w:rPr>
              <w:t xml:space="preserve">Tài </w:t>
            </w:r>
            <w:r>
              <w:rPr>
                <w:rFonts w:eastAsia="Calibri"/>
              </w:rPr>
              <w:t>khoản</w:t>
            </w:r>
            <w:r>
              <w:rPr>
                <w:rFonts w:eastAsia="Calibri"/>
              </w:rPr>
              <w:t xml:space="preserve"> </w:t>
            </w:r>
            <w:r>
              <w:rPr>
                <w:rFonts w:eastAsia="Calibri"/>
              </w:rPr>
              <w:t>không</w:t>
            </w:r>
            <w:r>
              <w:rPr>
                <w:rFonts w:eastAsia="Calibri"/>
              </w:rPr>
              <w:t xml:space="preserve"> </w:t>
            </w:r>
            <w:r>
              <w:rPr>
                <w:rFonts w:eastAsia="Calibri"/>
              </w:rPr>
              <w:t>tồn</w:t>
            </w:r>
            <w:r>
              <w:rPr>
                <w:rFonts w:eastAsia="Calibri"/>
              </w:rPr>
              <w:t xml:space="preserve"> </w:t>
            </w:r>
            <w:r>
              <w:rPr>
                <w:rFonts w:eastAsia="Calibri"/>
              </w:rPr>
              <w:t>tại</w:t>
            </w:r>
          </w:p>
        </w:tc>
        <w:tc>
          <w:tcPr>
            <w:tcW w:w="2515" w:type="dxa"/>
            <w:tcBorders>
              <w:top w:val="single" w:sz="4" w:space="0" w:color="2E74B5"/>
              <w:left w:val="single" w:sz="4" w:space="0" w:color="2E74B5"/>
              <w:bottom w:val="single" w:sz="4" w:space="0" w:color="2E74B5"/>
              <w:right w:val="single" w:sz="4" w:space="0" w:color="2E74B5"/>
            </w:tcBorders>
          </w:tcPr>
          <w:p w:rsidR="009D1437" w:rsidP="00616EC4" w14:paraId="7560D0B0" w14:textId="77777777">
            <w:pPr>
              <w:jc w:val="both"/>
            </w:pPr>
          </w:p>
        </w:tc>
      </w:tr>
      <w:tr w14:paraId="62CDC810"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tcPr>
          <w:p w:rsidR="009D1437" w:rsidP="00616EC4" w14:paraId="226FEF9F" w14:textId="77777777">
            <w:pPr>
              <w:autoSpaceDE w:val="0"/>
              <w:autoSpaceDN w:val="0"/>
              <w:adjustRightInd w:val="0"/>
              <w:rPr>
                <w:rFonts w:eastAsia="Calibri"/>
              </w:rPr>
            </w:pPr>
            <w:r>
              <w:rPr>
                <w:rFonts w:eastAsia="Calibri"/>
              </w:rPr>
              <w:t>ERR:22</w:t>
            </w:r>
          </w:p>
          <w:p w:rsidR="009D1437" w:rsidP="00616EC4" w14:paraId="3B486C72" w14:textId="77777777">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hideMark/>
          </w:tcPr>
          <w:p w:rsidR="009D1437" w:rsidP="00616EC4" w14:paraId="64752867" w14:textId="77777777">
            <w:pPr>
              <w:pStyle w:val="ListParagraph"/>
              <w:spacing w:after="0" w:line="240" w:lineRule="auto"/>
              <w:ind w:left="0"/>
              <w:rPr>
                <w:rFonts w:eastAsia="Calibri"/>
              </w:rPr>
            </w:pPr>
            <w:r>
              <w:rPr>
                <w:rFonts w:eastAsia="Calibri"/>
              </w:rPr>
              <w:t>Không</w:t>
            </w:r>
            <w:r>
              <w:rPr>
                <w:rFonts w:eastAsia="Calibri"/>
              </w:rPr>
              <w:t xml:space="preserve"> </w:t>
            </w:r>
            <w:r>
              <w:rPr>
                <w:rFonts w:eastAsia="Calibri"/>
              </w:rPr>
              <w:t>tìm</w:t>
            </w:r>
            <w:r>
              <w:rPr>
                <w:rFonts w:eastAsia="Calibri"/>
              </w:rPr>
              <w:t xml:space="preserve"> </w:t>
            </w:r>
            <w:r>
              <w:rPr>
                <w:rFonts w:eastAsia="Calibri"/>
              </w:rPr>
              <w:t>thấy</w:t>
            </w:r>
            <w:r>
              <w:rPr>
                <w:rFonts w:eastAsia="Calibri"/>
              </w:rPr>
              <w:t xml:space="preserve"> keystores</w:t>
            </w:r>
          </w:p>
        </w:tc>
        <w:tc>
          <w:tcPr>
            <w:tcW w:w="2515" w:type="dxa"/>
            <w:tcBorders>
              <w:top w:val="single" w:sz="4" w:space="0" w:color="2E74B5"/>
              <w:left w:val="single" w:sz="4" w:space="0" w:color="2E74B5"/>
              <w:bottom w:val="single" w:sz="4" w:space="0" w:color="2E74B5"/>
              <w:right w:val="single" w:sz="4" w:space="0" w:color="2E74B5"/>
            </w:tcBorders>
          </w:tcPr>
          <w:p w:rsidR="009D1437" w:rsidP="00616EC4" w14:paraId="7D9BF332" w14:textId="77777777">
            <w:pPr>
              <w:jc w:val="both"/>
            </w:pPr>
          </w:p>
        </w:tc>
      </w:tr>
      <w:tr w14:paraId="2BB5D4FA"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tcPr>
          <w:p w:rsidR="009D1437" w:rsidP="00616EC4" w14:paraId="0B80F43E" w14:textId="77777777">
            <w:pPr>
              <w:autoSpaceDE w:val="0"/>
              <w:autoSpaceDN w:val="0"/>
              <w:adjustRightInd w:val="0"/>
              <w:rPr>
                <w:rFonts w:eastAsia="Calibri"/>
              </w:rPr>
            </w:pPr>
            <w:r>
              <w:rPr>
                <w:rFonts w:eastAsia="Calibri"/>
              </w:rPr>
              <w:t>ERR:28</w:t>
            </w:r>
          </w:p>
          <w:p w:rsidR="009D1437" w:rsidP="00616EC4" w14:paraId="6D26AD9C" w14:textId="77777777">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hideMark/>
          </w:tcPr>
          <w:p w:rsidR="009D1437" w:rsidP="00616EC4" w14:paraId="7FDF379F" w14:textId="77777777">
            <w:pPr>
              <w:pStyle w:val="ListParagraph"/>
              <w:spacing w:after="0" w:line="240" w:lineRule="auto"/>
              <w:ind w:left="0"/>
              <w:rPr>
                <w:rFonts w:eastAsia="Calibri"/>
              </w:rPr>
            </w:pPr>
            <w:r>
              <w:t>Chứng</w:t>
            </w:r>
            <w:r>
              <w:t xml:space="preserve"> </w:t>
            </w:r>
            <w:r>
              <w:t>thư</w:t>
            </w:r>
            <w:r>
              <w:t xml:space="preserve"> </w:t>
            </w:r>
            <w:r>
              <w:t>chưa</w:t>
            </w:r>
            <w:r>
              <w:t xml:space="preserve"> </w:t>
            </w:r>
            <w:r>
              <w:t>có</w:t>
            </w:r>
            <w:r>
              <w:t xml:space="preserve"> </w:t>
            </w:r>
            <w:r>
              <w:t>trong</w:t>
            </w:r>
            <w:r>
              <w:t xml:space="preserve"> </w:t>
            </w:r>
            <w:r>
              <w:t>hệ</w:t>
            </w:r>
            <w:r>
              <w:t xml:space="preserve"> </w:t>
            </w:r>
            <w:r>
              <w:t>thống</w:t>
            </w:r>
          </w:p>
        </w:tc>
        <w:tc>
          <w:tcPr>
            <w:tcW w:w="2515" w:type="dxa"/>
            <w:tcBorders>
              <w:top w:val="single" w:sz="4" w:space="0" w:color="2E74B5"/>
              <w:left w:val="single" w:sz="4" w:space="0" w:color="2E74B5"/>
              <w:bottom w:val="single" w:sz="4" w:space="0" w:color="2E74B5"/>
              <w:right w:val="single" w:sz="4" w:space="0" w:color="2E74B5"/>
            </w:tcBorders>
          </w:tcPr>
          <w:p w:rsidR="009D1437" w:rsidP="00616EC4" w14:paraId="3165DC01" w14:textId="77777777">
            <w:pPr>
              <w:jc w:val="both"/>
            </w:pPr>
          </w:p>
        </w:tc>
      </w:tr>
      <w:tr w14:paraId="7BA124A1"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hideMark/>
          </w:tcPr>
          <w:p w:rsidR="009D1437" w:rsidP="00616EC4" w14:paraId="79B840A6" w14:textId="77777777">
            <w:pPr>
              <w:autoSpaceDE w:val="0"/>
              <w:autoSpaceDN w:val="0"/>
              <w:adjustRightInd w:val="0"/>
              <w:rPr>
                <w:rFonts w:eastAsia="Calibri"/>
              </w:rPr>
            </w:pPr>
            <w:r>
              <w:t>ERR:24</w:t>
            </w:r>
          </w:p>
        </w:tc>
        <w:tc>
          <w:tcPr>
            <w:tcW w:w="5040" w:type="dxa"/>
            <w:tcBorders>
              <w:top w:val="single" w:sz="4" w:space="0" w:color="2E74B5"/>
              <w:left w:val="single" w:sz="4" w:space="0" w:color="2E74B5"/>
              <w:bottom w:val="single" w:sz="4" w:space="0" w:color="2E74B5"/>
              <w:right w:val="single" w:sz="4" w:space="0" w:color="2E74B5"/>
            </w:tcBorders>
            <w:hideMark/>
          </w:tcPr>
          <w:p w:rsidR="009D1437" w:rsidP="00616EC4" w14:paraId="2C952B99" w14:textId="77777777">
            <w:pPr>
              <w:pStyle w:val="ListParagraph"/>
              <w:spacing w:after="0" w:line="240" w:lineRule="auto"/>
              <w:ind w:left="0"/>
            </w:pPr>
            <w:r>
              <w:t>chứng</w:t>
            </w:r>
            <w:r>
              <w:t xml:space="preserve"> </w:t>
            </w:r>
            <w:r>
              <w:t>thư</w:t>
            </w:r>
            <w:r>
              <w:t xml:space="preserve"> </w:t>
            </w:r>
            <w:r>
              <w:t>không</w:t>
            </w:r>
            <w:r>
              <w:t xml:space="preserve"> </w:t>
            </w:r>
            <w:r>
              <w:t>dùng</w:t>
            </w:r>
          </w:p>
        </w:tc>
        <w:tc>
          <w:tcPr>
            <w:tcW w:w="2515" w:type="dxa"/>
            <w:tcBorders>
              <w:top w:val="single" w:sz="4" w:space="0" w:color="2E74B5"/>
              <w:left w:val="single" w:sz="4" w:space="0" w:color="2E74B5"/>
              <w:bottom w:val="single" w:sz="4" w:space="0" w:color="2E74B5"/>
              <w:right w:val="single" w:sz="4" w:space="0" w:color="2E74B5"/>
            </w:tcBorders>
          </w:tcPr>
          <w:p w:rsidR="009D1437" w:rsidP="00616EC4" w14:paraId="71B659D5" w14:textId="77777777">
            <w:pPr>
              <w:jc w:val="both"/>
            </w:pPr>
          </w:p>
        </w:tc>
      </w:tr>
      <w:tr w14:paraId="119E18E1"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hideMark/>
          </w:tcPr>
          <w:p w:rsidR="009D1437" w:rsidP="00616EC4" w14:paraId="70073630" w14:textId="77777777">
            <w:pPr>
              <w:autoSpaceDE w:val="0"/>
              <w:autoSpaceDN w:val="0"/>
              <w:adjustRightInd w:val="0"/>
              <w:jc w:val="both"/>
            </w:pPr>
            <w:r>
              <w:t>ERR:27</w:t>
            </w:r>
          </w:p>
        </w:tc>
        <w:tc>
          <w:tcPr>
            <w:tcW w:w="5040" w:type="dxa"/>
            <w:tcBorders>
              <w:top w:val="single" w:sz="4" w:space="0" w:color="2E74B5"/>
              <w:left w:val="single" w:sz="4" w:space="0" w:color="2E74B5"/>
              <w:bottom w:val="single" w:sz="4" w:space="0" w:color="2E74B5"/>
              <w:right w:val="single" w:sz="4" w:space="0" w:color="2E74B5"/>
            </w:tcBorders>
            <w:hideMark/>
          </w:tcPr>
          <w:p w:rsidR="009D1437" w:rsidP="00616EC4" w14:paraId="5FB6B976" w14:textId="77777777">
            <w:pPr>
              <w:pStyle w:val="ListParagraph"/>
              <w:ind w:left="0"/>
              <w:jc w:val="both"/>
            </w:pPr>
            <w:r>
              <w:t>Lỗi</w:t>
            </w:r>
            <w:r>
              <w:t xml:space="preserve"> </w:t>
            </w:r>
            <w:r>
              <w:t>chứng</w:t>
            </w:r>
            <w:r>
              <w:t xml:space="preserve"> </w:t>
            </w:r>
            <w:r>
              <w:t>thư</w:t>
            </w:r>
            <w:r>
              <w:t xml:space="preserve"> </w:t>
            </w:r>
            <w:r>
              <w:t>hết</w:t>
            </w:r>
            <w:r>
              <w:t xml:space="preserve"> </w:t>
            </w:r>
            <w:r>
              <w:t>hạn</w:t>
            </w:r>
          </w:p>
        </w:tc>
        <w:tc>
          <w:tcPr>
            <w:tcW w:w="2515" w:type="dxa"/>
            <w:tcBorders>
              <w:top w:val="single" w:sz="4" w:space="0" w:color="2E74B5"/>
              <w:left w:val="single" w:sz="4" w:space="0" w:color="2E74B5"/>
              <w:bottom w:val="single" w:sz="4" w:space="0" w:color="2E74B5"/>
              <w:right w:val="single" w:sz="4" w:space="0" w:color="2E74B5"/>
            </w:tcBorders>
          </w:tcPr>
          <w:p w:rsidR="009D1437" w:rsidP="00616EC4" w14:paraId="7FF5BE9A" w14:textId="77777777">
            <w:pPr>
              <w:jc w:val="both"/>
            </w:pPr>
          </w:p>
        </w:tc>
      </w:tr>
      <w:tr w14:paraId="1C9D0499"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auto"/>
              <w:right w:val="single" w:sz="4" w:space="0" w:color="2E74B5"/>
            </w:tcBorders>
            <w:hideMark/>
          </w:tcPr>
          <w:p w:rsidR="009D1437" w:rsidP="00616EC4" w14:paraId="792D17D2" w14:textId="77777777">
            <w:pPr>
              <w:autoSpaceDE w:val="0"/>
              <w:autoSpaceDN w:val="0"/>
              <w:adjustRightInd w:val="0"/>
              <w:rPr>
                <w:rFonts w:eastAsia="Calibri"/>
              </w:rPr>
            </w:pPr>
            <w:r>
              <w:rPr>
                <w:rFonts w:eastAsia="Calibri"/>
              </w:rPr>
              <w:t>Dữ</w:t>
            </w:r>
            <w:r>
              <w:rPr>
                <w:rFonts w:eastAsia="Calibri"/>
              </w:rPr>
              <w:t xml:space="preserve"> </w:t>
            </w:r>
            <w:r>
              <w:rPr>
                <w:rFonts w:eastAsia="Calibri"/>
              </w:rPr>
              <w:t>liệu</w:t>
            </w:r>
            <w:r>
              <w:rPr>
                <w:rFonts w:eastAsia="Calibri"/>
              </w:rPr>
              <w:t xml:space="preserve"> xml </w:t>
            </w:r>
            <w:r>
              <w:rPr>
                <w:rFonts w:eastAsia="Calibri"/>
              </w:rPr>
              <w:t>đầu</w:t>
            </w:r>
            <w:r>
              <w:rPr>
                <w:rFonts w:eastAsia="Calibri"/>
              </w:rPr>
              <w:t xml:space="preserve"> </w:t>
            </w:r>
            <w:r>
              <w:rPr>
                <w:rFonts w:eastAsia="Calibri"/>
              </w:rPr>
              <w:t>vào</w:t>
            </w:r>
            <w:r>
              <w:rPr>
                <w:rFonts w:eastAsia="Calibri"/>
              </w:rPr>
              <w:t xml:space="preserve"> </w:t>
            </w:r>
            <w:r>
              <w:rPr>
                <w:rFonts w:eastAsia="Calibri"/>
              </w:rPr>
              <w:t>không</w:t>
            </w:r>
            <w:r>
              <w:rPr>
                <w:rFonts w:eastAsia="Calibri"/>
              </w:rPr>
              <w:t xml:space="preserve"> </w:t>
            </w:r>
            <w:r>
              <w:rPr>
                <w:rFonts w:eastAsia="Calibri"/>
              </w:rPr>
              <w:t>đúng</w:t>
            </w:r>
            <w:r>
              <w:rPr>
                <w:rFonts w:eastAsia="Calibri"/>
              </w:rPr>
              <w:t xml:space="preserve"> </w:t>
            </w:r>
            <w:r>
              <w:rPr>
                <w:rFonts w:eastAsia="Calibri"/>
              </w:rPr>
              <w:t>quy</w:t>
            </w:r>
            <w:r>
              <w:rPr>
                <w:rFonts w:eastAsia="Calibri"/>
              </w:rPr>
              <w:t xml:space="preserve"> </w:t>
            </w:r>
            <w:r>
              <w:rPr>
                <w:rFonts w:eastAsia="Calibri"/>
              </w:rPr>
              <w:t>định</w:t>
            </w:r>
          </w:p>
        </w:tc>
        <w:tc>
          <w:tcPr>
            <w:tcW w:w="5040" w:type="dxa"/>
            <w:tcBorders>
              <w:top w:val="single" w:sz="4" w:space="0" w:color="2E74B5"/>
              <w:left w:val="single" w:sz="4" w:space="0" w:color="2E74B5"/>
              <w:bottom w:val="single" w:sz="4" w:space="0" w:color="2E74B5"/>
              <w:right w:val="single" w:sz="4" w:space="0" w:color="2E74B5"/>
            </w:tcBorders>
            <w:hideMark/>
          </w:tcPr>
          <w:p w:rsidR="009D1437" w:rsidP="00616EC4" w14:paraId="51F7DA4F" w14:textId="77777777">
            <w:pPr>
              <w:pStyle w:val="ListParagraph"/>
              <w:spacing w:after="0" w:line="240" w:lineRule="auto"/>
              <w:ind w:left="360"/>
              <w:rPr>
                <w:rFonts w:eastAsia="Calibri"/>
              </w:rPr>
            </w:pPr>
            <w:r>
              <w:rPr>
                <w:rFonts w:eastAsia="Calibri"/>
              </w:rPr>
              <w:t>Chuỗi</w:t>
            </w:r>
            <w:r>
              <w:rPr>
                <w:rFonts w:eastAsia="Calibri"/>
              </w:rPr>
              <w:t xml:space="preserve"> </w:t>
            </w:r>
            <w:r>
              <w:rPr>
                <w:rFonts w:eastAsia="Calibri"/>
              </w:rPr>
              <w:t>trả</w:t>
            </w:r>
            <w:r>
              <w:rPr>
                <w:rFonts w:eastAsia="Calibri"/>
              </w:rPr>
              <w:t xml:space="preserve"> </w:t>
            </w:r>
            <w:r>
              <w:rPr>
                <w:rFonts w:eastAsia="Calibri"/>
              </w:rPr>
              <w:t>về</w:t>
            </w:r>
          </w:p>
        </w:tc>
        <w:tc>
          <w:tcPr>
            <w:tcW w:w="2515" w:type="dxa"/>
            <w:tcBorders>
              <w:top w:val="single" w:sz="4" w:space="0" w:color="2E74B5"/>
              <w:left w:val="single" w:sz="4" w:space="0" w:color="2E74B5"/>
              <w:bottom w:val="single" w:sz="4" w:space="0" w:color="2E74B5"/>
              <w:right w:val="single" w:sz="4" w:space="0" w:color="2E74B5"/>
            </w:tcBorders>
          </w:tcPr>
          <w:p w:rsidR="009D1437" w:rsidP="00616EC4" w14:paraId="2C7EEED4" w14:textId="77777777">
            <w:pPr>
              <w:jc w:val="both"/>
            </w:pPr>
          </w:p>
        </w:tc>
      </w:tr>
    </w:tbl>
    <w:p w:rsidR="009D1437" w:rsidP="009D1437" w14:paraId="4EC6234B" w14:textId="77777777">
      <w:pPr>
        <w:pStyle w:val="ListParagraph"/>
        <w:numPr>
          <w:ilvl w:val="0"/>
          <w:numId w:val="2"/>
        </w:numPr>
        <w:spacing w:after="0" w:line="360" w:lineRule="auto"/>
        <w:ind w:left="1080"/>
        <w:jc w:val="both"/>
        <w:rPr>
          <w:rFonts w:eastAsia="Calibri"/>
          <w:b/>
        </w:rPr>
      </w:pPr>
      <w:r>
        <w:rPr>
          <w:rFonts w:eastAsia="Calibri"/>
          <w:b/>
        </w:rPr>
        <w:t>chuỗi</w:t>
      </w:r>
      <w:r>
        <w:rPr>
          <w:rFonts w:eastAsia="Calibri"/>
          <w:b/>
        </w:rPr>
        <w:t xml:space="preserve"> xml</w:t>
      </w:r>
    </w:p>
    <w:p w:rsidR="009D1437" w:rsidP="009D1437" w14:paraId="2244D98D" w14:textId="77777777">
      <w:pPr>
        <w:rPr>
          <w:rFonts w:ascii="Courier New" w:hAnsi="Courier New" w:cs="Courier New"/>
          <w:color w:val="000000"/>
          <w:sz w:val="18"/>
          <w:szCs w:val="18"/>
          <w:shd w:val="clear" w:color="auto" w:fill="FFFFFF"/>
        </w:rPr>
      </w:pPr>
      <w:r>
        <w:rPr>
          <w:rStyle w:val="hljs-tag"/>
          <w:color w:val="0000FF"/>
          <w:sz w:val="18"/>
          <w:szCs w:val="18"/>
        </w:rPr>
        <w:t>&lt;</w:t>
      </w:r>
      <w:r>
        <w:rPr>
          <w:rStyle w:val="hljs-name"/>
          <w:rFonts w:ascii="Courier New" w:hAnsi="Courier New" w:cs="Courier New"/>
          <w:color w:val="0000FF"/>
          <w:sz w:val="18"/>
          <w:szCs w:val="18"/>
        </w:rPr>
        <w:t>Invoices</w:t>
      </w:r>
      <w:r>
        <w:rPr>
          <w:rStyle w:val="hljs-tag"/>
          <w:color w:val="0000FF"/>
          <w:sz w:val="18"/>
          <w:szCs w:val="18"/>
        </w:rPr>
        <w:t>&gt;</w:t>
      </w:r>
      <w:r>
        <w:rPr>
          <w:rFonts w:ascii="Courier New" w:hAnsi="Courier New" w:cs="Courier New"/>
          <w:color w:val="000000"/>
          <w:sz w:val="18"/>
          <w:szCs w:val="18"/>
          <w:shd w:val="clear" w:color="auto" w:fill="FFFFFF"/>
        </w:rPr>
        <w:t xml:space="preserve"> </w:t>
      </w:r>
    </w:p>
    <w:p w:rsidR="009D1437" w:rsidP="009D1437" w14:paraId="465ABFE1" w14:textId="77777777">
      <w:pPr>
        <w:ind w:firstLine="720"/>
        <w:rPr>
          <w:rStyle w:val="hljs-tag"/>
          <w:color w:val="0000FF"/>
        </w:rPr>
      </w:pPr>
      <w:r>
        <w:rPr>
          <w:rStyle w:val="hljs-tag"/>
          <w:color w:val="0000FF"/>
          <w:sz w:val="18"/>
          <w:szCs w:val="18"/>
        </w:rPr>
        <w:t>&lt;</w:t>
      </w:r>
      <w:r>
        <w:rPr>
          <w:rStyle w:val="hljs-name"/>
          <w:rFonts w:ascii="Courier New" w:hAnsi="Courier New" w:cs="Courier New"/>
          <w:color w:val="0000FF"/>
          <w:sz w:val="18"/>
          <w:szCs w:val="18"/>
        </w:rPr>
        <w:t>Inv</w:t>
      </w:r>
      <w:r>
        <w:rPr>
          <w:rStyle w:val="hljs-tag"/>
          <w:color w:val="0000FF"/>
          <w:sz w:val="18"/>
          <w:szCs w:val="18"/>
        </w:rPr>
        <w:t>&gt;</w:t>
      </w:r>
    </w:p>
    <w:p w:rsidR="009D1437" w:rsidP="009D1437" w14:paraId="227FE36C" w14:textId="77777777">
      <w:pPr>
        <w:ind w:left="720" w:firstLine="720"/>
        <w:rPr>
          <w:color w:val="000000"/>
          <w:shd w:val="clear" w:color="auto" w:fill="FFFFFF"/>
        </w:rPr>
      </w:pPr>
      <w:r>
        <w:rPr>
          <w:rFonts w:ascii="Courier New" w:hAnsi="Courier New" w:cs="Courier New"/>
          <w:color w:val="000000"/>
          <w:sz w:val="18"/>
          <w:szCs w:val="18"/>
          <w:shd w:val="clear" w:color="auto" w:fill="FFFFFF"/>
        </w:rPr>
        <w:t xml:space="preserve"> </w:t>
      </w:r>
      <w:r>
        <w:rPr>
          <w:rStyle w:val="hljs-tag"/>
          <w:color w:val="0000FF"/>
          <w:sz w:val="18"/>
          <w:szCs w:val="18"/>
        </w:rPr>
        <w:t>&lt;</w:t>
      </w:r>
      <w:r>
        <w:rPr>
          <w:rStyle w:val="hljs-name"/>
          <w:rFonts w:ascii="Courier New" w:hAnsi="Courier New" w:cs="Courier New"/>
          <w:color w:val="0000FF"/>
          <w:sz w:val="18"/>
          <w:szCs w:val="18"/>
        </w:rPr>
        <w:t>key</w:t>
      </w:r>
      <w:r>
        <w:rPr>
          <w:rStyle w:val="hljs-tag"/>
          <w:color w:val="0000FF"/>
          <w:sz w:val="18"/>
          <w:szCs w:val="18"/>
        </w:rPr>
        <w:t>&gt;</w:t>
      </w:r>
      <w:r>
        <w:rPr>
          <w:rFonts w:ascii="Courier New" w:hAnsi="Courier New" w:cs="Courier New"/>
          <w:color w:val="000000"/>
          <w:sz w:val="18"/>
          <w:szCs w:val="18"/>
          <w:shd w:val="clear" w:color="auto" w:fill="FFFFFF"/>
        </w:rPr>
        <w:t>70633DCB-F356-4269-A957-569016AE0017</w:t>
      </w:r>
      <w:r>
        <w:rPr>
          <w:rStyle w:val="hljs-tag"/>
          <w:color w:val="0000FF"/>
          <w:sz w:val="18"/>
          <w:szCs w:val="18"/>
        </w:rPr>
        <w:t>&lt;/</w:t>
      </w:r>
      <w:r>
        <w:rPr>
          <w:rStyle w:val="hljs-name"/>
          <w:rFonts w:ascii="Courier New" w:hAnsi="Courier New" w:cs="Courier New"/>
          <w:color w:val="0000FF"/>
          <w:sz w:val="18"/>
          <w:szCs w:val="18"/>
        </w:rPr>
        <w:t>key</w:t>
      </w:r>
      <w:r>
        <w:rPr>
          <w:rStyle w:val="hljs-tag"/>
          <w:color w:val="0000FF"/>
          <w:sz w:val="18"/>
          <w:szCs w:val="18"/>
        </w:rPr>
        <w:t>&gt;</w:t>
      </w:r>
      <w:r>
        <w:rPr>
          <w:rFonts w:ascii="Courier New" w:hAnsi="Courier New" w:cs="Courier New"/>
          <w:color w:val="000000"/>
          <w:sz w:val="18"/>
          <w:szCs w:val="18"/>
          <w:shd w:val="clear" w:color="auto" w:fill="FFFFFF"/>
        </w:rPr>
        <w:t xml:space="preserve"> </w:t>
      </w:r>
    </w:p>
    <w:p w:rsidR="009D1437" w:rsidP="009D1437" w14:paraId="1F44610E" w14:textId="77777777">
      <w:pPr>
        <w:ind w:left="720" w:firstLine="720"/>
        <w:rPr>
          <w:rStyle w:val="hljs-tag"/>
          <w:color w:val="0000FF"/>
        </w:rPr>
      </w:pPr>
      <w:r>
        <w:rPr>
          <w:rStyle w:val="hljs-tag"/>
          <w:color w:val="0000FF"/>
          <w:sz w:val="18"/>
          <w:szCs w:val="18"/>
        </w:rPr>
        <w:t xml:space="preserve"> &lt;</w:t>
      </w:r>
      <w:r>
        <w:rPr>
          <w:rStyle w:val="hljs-name"/>
          <w:rFonts w:ascii="Courier New" w:hAnsi="Courier New" w:cs="Courier New"/>
          <w:color w:val="0000FF"/>
          <w:sz w:val="18"/>
          <w:szCs w:val="18"/>
        </w:rPr>
        <w:t>idInv</w:t>
      </w:r>
      <w:r>
        <w:rPr>
          <w:rStyle w:val="hljs-tag"/>
          <w:color w:val="0000FF"/>
          <w:sz w:val="18"/>
          <w:szCs w:val="18"/>
        </w:rPr>
        <w:t>&gt;</w:t>
      </w:r>
      <w:r>
        <w:rPr>
          <w:rFonts w:ascii="Courier New" w:hAnsi="Courier New" w:cs="Courier New"/>
          <w:color w:val="000000"/>
          <w:sz w:val="18"/>
          <w:szCs w:val="18"/>
          <w:shd w:val="clear" w:color="auto" w:fill="FFFFFF"/>
        </w:rPr>
        <w:t>20045793</w:t>
      </w:r>
      <w:r>
        <w:rPr>
          <w:rStyle w:val="hljs-tag"/>
          <w:color w:val="0000FF"/>
          <w:sz w:val="18"/>
          <w:szCs w:val="18"/>
        </w:rPr>
        <w:t>&lt;/</w:t>
      </w:r>
      <w:r>
        <w:rPr>
          <w:rStyle w:val="hljs-name"/>
          <w:rFonts w:ascii="Courier New" w:hAnsi="Courier New" w:cs="Courier New"/>
          <w:color w:val="0000FF"/>
          <w:sz w:val="18"/>
          <w:szCs w:val="18"/>
        </w:rPr>
        <w:t>idInv</w:t>
      </w:r>
      <w:r>
        <w:rPr>
          <w:rStyle w:val="hljs-tag"/>
          <w:color w:val="0000FF"/>
          <w:sz w:val="18"/>
          <w:szCs w:val="18"/>
        </w:rPr>
        <w:t>&gt;</w:t>
      </w:r>
    </w:p>
    <w:p w:rsidR="009D1437" w:rsidP="009D1437" w14:paraId="1D4C201E" w14:textId="77777777">
      <w:pPr>
        <w:ind w:left="720" w:firstLine="720"/>
        <w:rPr>
          <w:rStyle w:val="hljs-tag"/>
          <w:color w:val="0000FF"/>
          <w:sz w:val="18"/>
          <w:szCs w:val="18"/>
        </w:rPr>
      </w:pPr>
      <w:r>
        <w:rPr>
          <w:rFonts w:ascii="Courier New" w:hAnsi="Courier New" w:cs="Courier New"/>
          <w:color w:val="000000"/>
          <w:sz w:val="18"/>
          <w:szCs w:val="18"/>
          <w:shd w:val="clear" w:color="auto" w:fill="FFFFFF"/>
        </w:rPr>
        <w:t xml:space="preserve"> </w:t>
      </w:r>
      <w:r>
        <w:rPr>
          <w:rStyle w:val="hljs-tag"/>
          <w:color w:val="0000FF"/>
          <w:sz w:val="18"/>
          <w:szCs w:val="18"/>
        </w:rPr>
        <w:t>&lt;</w:t>
      </w:r>
      <w:r>
        <w:rPr>
          <w:rStyle w:val="hljs-name"/>
          <w:rFonts w:ascii="Courier New" w:hAnsi="Courier New" w:cs="Courier New"/>
          <w:color w:val="0000FF"/>
          <w:sz w:val="18"/>
          <w:szCs w:val="18"/>
        </w:rPr>
        <w:t>hashValue</w:t>
      </w:r>
      <w:r>
        <w:rPr>
          <w:rStyle w:val="hljs-tag"/>
          <w:color w:val="0000FF"/>
          <w:sz w:val="18"/>
          <w:szCs w:val="18"/>
        </w:rPr>
        <w:t>&gt;</w:t>
      </w:r>
      <w:r>
        <w:rPr>
          <w:rFonts w:ascii="Courier New" w:hAnsi="Courier New" w:cs="Courier New"/>
          <w:color w:val="000000"/>
          <w:sz w:val="18"/>
          <w:szCs w:val="18"/>
          <w:shd w:val="clear" w:color="auto" w:fill="FFFFFF"/>
        </w:rPr>
        <w:t>GhdasQwB5B8Y0/lSRHM0K8OXMZo=</w:t>
      </w:r>
      <w:r>
        <w:rPr>
          <w:rStyle w:val="hljs-tag"/>
          <w:color w:val="0000FF"/>
          <w:sz w:val="18"/>
          <w:szCs w:val="18"/>
        </w:rPr>
        <w:t>&lt;/</w:t>
      </w:r>
      <w:r>
        <w:rPr>
          <w:rStyle w:val="hljs-name"/>
          <w:rFonts w:ascii="Courier New" w:hAnsi="Courier New" w:cs="Courier New"/>
          <w:color w:val="0000FF"/>
          <w:sz w:val="18"/>
          <w:szCs w:val="18"/>
        </w:rPr>
        <w:t>hashValue</w:t>
      </w:r>
      <w:r>
        <w:rPr>
          <w:rStyle w:val="hljs-tag"/>
          <w:color w:val="0000FF"/>
          <w:sz w:val="18"/>
          <w:szCs w:val="18"/>
        </w:rPr>
        <w:t>&gt;</w:t>
      </w:r>
    </w:p>
    <w:p w:rsidR="009D1437" w:rsidP="009D1437" w14:paraId="0C78E410" w14:textId="77777777">
      <w:pPr>
        <w:ind w:left="720" w:firstLine="720"/>
        <w:rPr>
          <w:rStyle w:val="hljs-tag"/>
          <w:color w:val="0000FF"/>
          <w:sz w:val="18"/>
          <w:szCs w:val="18"/>
        </w:rPr>
      </w:pPr>
      <w:r>
        <w:rPr>
          <w:rFonts w:ascii="Courier New" w:hAnsi="Courier New" w:cs="Courier New"/>
          <w:color w:val="000000"/>
          <w:sz w:val="18"/>
          <w:szCs w:val="18"/>
          <w:shd w:val="clear" w:color="auto" w:fill="FFFFFF"/>
        </w:rPr>
        <w:t xml:space="preserve"> </w:t>
      </w:r>
      <w:r>
        <w:rPr>
          <w:rStyle w:val="hljs-tag"/>
          <w:color w:val="0000FF"/>
          <w:sz w:val="18"/>
          <w:szCs w:val="18"/>
        </w:rPr>
        <w:t>&lt;</w:t>
      </w:r>
      <w:r>
        <w:rPr>
          <w:rStyle w:val="hljs-name"/>
          <w:rFonts w:ascii="Courier New" w:hAnsi="Courier New" w:cs="Courier New"/>
          <w:color w:val="0000FF"/>
          <w:sz w:val="18"/>
          <w:szCs w:val="18"/>
        </w:rPr>
        <w:t>pattern</w:t>
      </w:r>
      <w:r>
        <w:rPr>
          <w:rStyle w:val="hljs-tag"/>
          <w:color w:val="0000FF"/>
          <w:sz w:val="18"/>
          <w:szCs w:val="18"/>
        </w:rPr>
        <w:t>&gt;</w:t>
      </w:r>
      <w:r>
        <w:rPr>
          <w:rFonts w:ascii="Courier New" w:hAnsi="Courier New" w:cs="Courier New"/>
          <w:color w:val="000000"/>
          <w:sz w:val="18"/>
          <w:szCs w:val="18"/>
          <w:shd w:val="clear" w:color="auto" w:fill="FFFFFF"/>
        </w:rPr>
        <w:t>1/002</w:t>
      </w:r>
      <w:r>
        <w:rPr>
          <w:rStyle w:val="hljs-tag"/>
          <w:color w:val="0000FF"/>
          <w:sz w:val="18"/>
          <w:szCs w:val="18"/>
        </w:rPr>
        <w:t>&lt;/</w:t>
      </w:r>
      <w:r>
        <w:rPr>
          <w:rStyle w:val="hljs-name"/>
          <w:rFonts w:ascii="Courier New" w:hAnsi="Courier New" w:cs="Courier New"/>
          <w:color w:val="0000FF"/>
          <w:sz w:val="18"/>
          <w:szCs w:val="18"/>
        </w:rPr>
        <w:t>pattern</w:t>
      </w:r>
      <w:r>
        <w:rPr>
          <w:rStyle w:val="hljs-tag"/>
          <w:color w:val="0000FF"/>
          <w:sz w:val="18"/>
          <w:szCs w:val="18"/>
        </w:rPr>
        <w:t>&gt;</w:t>
      </w:r>
    </w:p>
    <w:p w:rsidR="009D1437" w:rsidP="009D1437" w14:paraId="14D1E007" w14:textId="77777777">
      <w:pPr>
        <w:ind w:left="720" w:firstLine="720"/>
        <w:rPr>
          <w:color w:val="000000"/>
          <w:shd w:val="clear" w:color="auto" w:fill="FFFFFF"/>
        </w:rPr>
      </w:pPr>
      <w:r>
        <w:rPr>
          <w:rFonts w:ascii="Courier New" w:hAnsi="Courier New" w:cs="Courier New"/>
          <w:color w:val="000000"/>
          <w:sz w:val="18"/>
          <w:szCs w:val="18"/>
          <w:shd w:val="clear" w:color="auto" w:fill="FFFFFF"/>
        </w:rPr>
        <w:t xml:space="preserve"> </w:t>
      </w:r>
      <w:r>
        <w:rPr>
          <w:rStyle w:val="hljs-tag"/>
          <w:color w:val="0000FF"/>
          <w:sz w:val="18"/>
          <w:szCs w:val="18"/>
        </w:rPr>
        <w:t>&lt;</w:t>
      </w:r>
      <w:r>
        <w:rPr>
          <w:rStyle w:val="hljs-name"/>
          <w:rFonts w:ascii="Courier New" w:hAnsi="Courier New" w:cs="Courier New"/>
          <w:color w:val="0000FF"/>
          <w:sz w:val="18"/>
          <w:szCs w:val="18"/>
        </w:rPr>
        <w:t>serial</w:t>
      </w:r>
      <w:r>
        <w:rPr>
          <w:rStyle w:val="hljs-tag"/>
          <w:color w:val="0000FF"/>
          <w:sz w:val="18"/>
          <w:szCs w:val="18"/>
        </w:rPr>
        <w:t>&gt;</w:t>
      </w:r>
      <w:r>
        <w:rPr>
          <w:rFonts w:ascii="Courier New" w:hAnsi="Courier New" w:cs="Courier New"/>
          <w:color w:val="000000"/>
          <w:sz w:val="18"/>
          <w:szCs w:val="18"/>
          <w:shd w:val="clear" w:color="auto" w:fill="FFFFFF"/>
        </w:rPr>
        <w:t>C22TWA</w:t>
      </w:r>
      <w:r>
        <w:rPr>
          <w:rStyle w:val="hljs-tag"/>
          <w:color w:val="0000FF"/>
          <w:sz w:val="18"/>
          <w:szCs w:val="18"/>
        </w:rPr>
        <w:t>&lt;/</w:t>
      </w:r>
      <w:r>
        <w:rPr>
          <w:rStyle w:val="hljs-name"/>
          <w:rFonts w:ascii="Courier New" w:hAnsi="Courier New" w:cs="Courier New"/>
          <w:color w:val="0000FF"/>
          <w:sz w:val="18"/>
          <w:szCs w:val="18"/>
        </w:rPr>
        <w:t>serial</w:t>
      </w:r>
      <w:r>
        <w:rPr>
          <w:rStyle w:val="hljs-tag"/>
          <w:color w:val="0000FF"/>
          <w:sz w:val="18"/>
          <w:szCs w:val="18"/>
        </w:rPr>
        <w:t>&gt;</w:t>
      </w:r>
      <w:r>
        <w:rPr>
          <w:rFonts w:ascii="Courier New" w:hAnsi="Courier New" w:cs="Courier New"/>
          <w:color w:val="000000"/>
          <w:sz w:val="18"/>
          <w:szCs w:val="18"/>
          <w:shd w:val="clear" w:color="auto" w:fill="FFFFFF"/>
        </w:rPr>
        <w:t xml:space="preserve"> </w:t>
      </w:r>
    </w:p>
    <w:p w:rsidR="009D1437" w:rsidP="009D1437" w14:paraId="528C3872" w14:textId="77777777">
      <w:pPr>
        <w:ind w:firstLine="720"/>
        <w:rPr>
          <w:rStyle w:val="hljs-tag"/>
          <w:color w:val="0000FF"/>
        </w:rPr>
      </w:pPr>
      <w:r>
        <w:rPr>
          <w:rStyle w:val="hljs-tag"/>
          <w:color w:val="0000FF"/>
          <w:sz w:val="18"/>
          <w:szCs w:val="18"/>
        </w:rPr>
        <w:t>&lt;/</w:t>
      </w:r>
      <w:r>
        <w:rPr>
          <w:rStyle w:val="hljs-name"/>
          <w:rFonts w:ascii="Courier New" w:hAnsi="Courier New" w:cs="Courier New"/>
          <w:color w:val="0000FF"/>
          <w:sz w:val="18"/>
          <w:szCs w:val="18"/>
        </w:rPr>
        <w:t>Inv</w:t>
      </w:r>
      <w:r>
        <w:rPr>
          <w:rStyle w:val="hljs-tag"/>
          <w:color w:val="0000FF"/>
          <w:sz w:val="18"/>
          <w:szCs w:val="18"/>
        </w:rPr>
        <w:t>&gt;</w:t>
      </w:r>
    </w:p>
    <w:p w:rsidR="009D1437" w:rsidP="009D1437" w14:paraId="685E4753" w14:textId="77777777">
      <w:pPr>
        <w:rPr>
          <w:rStyle w:val="hljs-tag"/>
          <w:color w:val="0000FF"/>
          <w:sz w:val="18"/>
          <w:szCs w:val="18"/>
        </w:rPr>
      </w:pPr>
      <w:r>
        <w:rPr>
          <w:rStyle w:val="hljs-tag"/>
          <w:color w:val="0000FF"/>
          <w:sz w:val="18"/>
          <w:szCs w:val="18"/>
        </w:rPr>
        <w:t>&lt;/</w:t>
      </w:r>
      <w:r>
        <w:rPr>
          <w:rStyle w:val="hljs-name"/>
          <w:rFonts w:ascii="Courier New" w:hAnsi="Courier New" w:cs="Courier New"/>
          <w:color w:val="0000FF"/>
          <w:sz w:val="18"/>
          <w:szCs w:val="18"/>
        </w:rPr>
        <w:t>Invoices</w:t>
      </w:r>
      <w:r>
        <w:rPr>
          <w:rStyle w:val="hljs-tag"/>
          <w:color w:val="0000FF"/>
          <w:sz w:val="18"/>
          <w:szCs w:val="18"/>
        </w:rPr>
        <w:t>&gt;</w:t>
      </w:r>
    </w:p>
    <w:p w:rsidR="009D1437" w:rsidP="009D1437" w14:paraId="03E33A29" w14:textId="77777777">
      <w:pPr>
        <w:rPr>
          <w:szCs w:val="28"/>
        </w:rPr>
      </w:pPr>
      <w:r>
        <w:rPr>
          <w:szCs w:val="28"/>
        </w:rPr>
        <w:t xml:space="preserve">Trong </w:t>
      </w:r>
      <w:r>
        <w:rPr>
          <w:szCs w:val="28"/>
        </w:rPr>
        <w:t>đó</w:t>
      </w:r>
      <w:r>
        <w:rPr>
          <w:szCs w:val="28"/>
        </w:rPr>
        <w:t xml:space="preserve">: </w:t>
      </w:r>
      <w:r>
        <w:rPr>
          <w:szCs w:val="28"/>
        </w:rPr>
        <w:tab/>
        <w:t xml:space="preserve">            tag </w:t>
      </w:r>
      <w:r>
        <w:rPr>
          <w:rFonts w:ascii="Consolas" w:hAnsi="Consolas" w:cs="Consolas"/>
          <w:color w:val="0000FF"/>
          <w:sz w:val="19"/>
          <w:szCs w:val="19"/>
          <w:highlight w:val="white"/>
        </w:rPr>
        <w:t>&lt;key&gt;</w:t>
      </w:r>
      <w:r>
        <w:rPr>
          <w:szCs w:val="28"/>
        </w:rPr>
        <w:t xml:space="preserve">: </w:t>
      </w:r>
      <w:r>
        <w:rPr>
          <w:szCs w:val="28"/>
        </w:rPr>
        <w:t>fkey</w:t>
      </w:r>
    </w:p>
    <w:p w:rsidR="009D1437" w:rsidP="009D1437" w14:paraId="3F3AE5CD" w14:textId="77777777">
      <w:pPr>
        <w:rPr>
          <w:szCs w:val="28"/>
        </w:rPr>
      </w:pPr>
      <w:r>
        <w:rPr>
          <w:szCs w:val="28"/>
        </w:rPr>
        <w:tab/>
      </w:r>
      <w:r>
        <w:rPr>
          <w:szCs w:val="28"/>
        </w:rPr>
        <w:tab/>
      </w:r>
      <w:r>
        <w:rPr>
          <w:szCs w:val="28"/>
        </w:rPr>
        <w:tab/>
        <w:t xml:space="preserve">tag </w:t>
      </w:r>
      <w:r>
        <w:rPr>
          <w:rFonts w:ascii="Consolas" w:hAnsi="Consolas" w:cs="Consolas"/>
          <w:color w:val="0000FF"/>
          <w:sz w:val="19"/>
          <w:szCs w:val="19"/>
          <w:highlight w:val="white"/>
        </w:rPr>
        <w:t>&lt;</w:t>
      </w:r>
      <w:r>
        <w:rPr>
          <w:rFonts w:ascii="Consolas" w:hAnsi="Consolas" w:cs="Consolas"/>
          <w:color w:val="0000FF"/>
          <w:sz w:val="19"/>
          <w:szCs w:val="19"/>
          <w:highlight w:val="white"/>
        </w:rPr>
        <w:t>idInv</w:t>
      </w:r>
      <w:r>
        <w:rPr>
          <w:rFonts w:ascii="Consolas" w:hAnsi="Consolas" w:cs="Consolas"/>
          <w:color w:val="0000FF"/>
          <w:sz w:val="19"/>
          <w:szCs w:val="19"/>
          <w:highlight w:val="white"/>
        </w:rPr>
        <w:t>&gt;</w:t>
      </w:r>
      <w:r>
        <w:rPr>
          <w:szCs w:val="28"/>
        </w:rPr>
        <w:t xml:space="preserve">: id </w:t>
      </w:r>
      <w:r>
        <w:rPr>
          <w:szCs w:val="28"/>
        </w:rPr>
        <w:t>hóa</w:t>
      </w:r>
      <w:r>
        <w:rPr>
          <w:szCs w:val="28"/>
        </w:rPr>
        <w:t xml:space="preserve"> </w:t>
      </w:r>
      <w:r>
        <w:rPr>
          <w:szCs w:val="28"/>
        </w:rPr>
        <w:t>đơn</w:t>
      </w:r>
      <w:r>
        <w:rPr>
          <w:szCs w:val="28"/>
        </w:rPr>
        <w:t xml:space="preserve"> </w:t>
      </w:r>
      <w:r>
        <w:rPr>
          <w:szCs w:val="28"/>
        </w:rPr>
        <w:t>trên</w:t>
      </w:r>
      <w:r>
        <w:rPr>
          <w:szCs w:val="28"/>
        </w:rPr>
        <w:t xml:space="preserve"> </w:t>
      </w:r>
      <w:r>
        <w:rPr>
          <w:szCs w:val="28"/>
        </w:rPr>
        <w:t>hệ</w:t>
      </w:r>
      <w:r>
        <w:rPr>
          <w:szCs w:val="28"/>
        </w:rPr>
        <w:t xml:space="preserve"> </w:t>
      </w:r>
      <w:r>
        <w:rPr>
          <w:szCs w:val="28"/>
        </w:rPr>
        <w:t>thống</w:t>
      </w:r>
      <w:r>
        <w:rPr>
          <w:szCs w:val="28"/>
        </w:rPr>
        <w:t xml:space="preserve"> </w:t>
      </w:r>
      <w:r>
        <w:rPr>
          <w:szCs w:val="28"/>
        </w:rPr>
        <w:t>vnpt</w:t>
      </w:r>
    </w:p>
    <w:p w:rsidR="009D1437" w:rsidP="009D1437" w14:paraId="518EB812" w14:textId="77777777">
      <w:pPr>
        <w:rPr>
          <w:szCs w:val="28"/>
        </w:rPr>
      </w:pPr>
      <w:r>
        <w:rPr>
          <w:szCs w:val="28"/>
        </w:rPr>
        <w:tab/>
      </w:r>
      <w:r>
        <w:rPr>
          <w:szCs w:val="28"/>
        </w:rPr>
        <w:tab/>
      </w:r>
      <w:r>
        <w:rPr>
          <w:szCs w:val="28"/>
        </w:rPr>
        <w:tab/>
        <w:t xml:space="preserve">tag </w:t>
      </w:r>
      <w:r>
        <w:rPr>
          <w:rFonts w:ascii="Consolas" w:hAnsi="Consolas" w:cs="Consolas"/>
          <w:color w:val="0000FF"/>
          <w:sz w:val="19"/>
          <w:szCs w:val="19"/>
          <w:highlight w:val="white"/>
        </w:rPr>
        <w:t>&lt;</w:t>
      </w:r>
      <w:r>
        <w:rPr>
          <w:rFonts w:ascii="Consolas" w:hAnsi="Consolas" w:cs="Consolas"/>
          <w:color w:val="0000FF"/>
          <w:sz w:val="19"/>
          <w:szCs w:val="19"/>
          <w:highlight w:val="white"/>
        </w:rPr>
        <w:t>hashValue</w:t>
      </w:r>
      <w:r>
        <w:rPr>
          <w:rFonts w:ascii="Consolas" w:hAnsi="Consolas" w:cs="Consolas"/>
          <w:color w:val="0000FF"/>
          <w:sz w:val="19"/>
          <w:szCs w:val="19"/>
          <w:highlight w:val="white"/>
        </w:rPr>
        <w:t>&gt;</w:t>
      </w:r>
      <w:r>
        <w:rPr>
          <w:szCs w:val="28"/>
        </w:rPr>
        <w:t xml:space="preserve">:  </w:t>
      </w:r>
      <w:r>
        <w:rPr>
          <w:szCs w:val="28"/>
        </w:rPr>
        <w:t>chuỗi</w:t>
      </w:r>
      <w:r>
        <w:rPr>
          <w:szCs w:val="28"/>
        </w:rPr>
        <w:t xml:space="preserve"> hash</w:t>
      </w:r>
    </w:p>
    <w:p w:rsidR="009D1437" w:rsidP="009D1437" w14:paraId="6B387922" w14:textId="77777777">
      <w:pPr>
        <w:rPr>
          <w:szCs w:val="28"/>
        </w:rPr>
      </w:pPr>
      <w:r>
        <w:rPr>
          <w:szCs w:val="28"/>
        </w:rPr>
        <w:tab/>
      </w:r>
      <w:r>
        <w:rPr>
          <w:szCs w:val="28"/>
        </w:rPr>
        <w:tab/>
      </w:r>
      <w:r>
        <w:rPr>
          <w:szCs w:val="28"/>
        </w:rPr>
        <w:tab/>
        <w:t xml:space="preserve">tag </w:t>
      </w:r>
      <w:r>
        <w:rPr>
          <w:rFonts w:ascii="Consolas" w:hAnsi="Consolas" w:cs="Consolas"/>
          <w:color w:val="0000FF"/>
          <w:sz w:val="19"/>
          <w:szCs w:val="19"/>
          <w:highlight w:val="white"/>
        </w:rPr>
        <w:t>&lt;pattern&gt;</w:t>
      </w:r>
      <w:r>
        <w:rPr>
          <w:szCs w:val="28"/>
        </w:rPr>
        <w:t xml:space="preserve">: </w:t>
      </w:r>
      <w:r>
        <w:rPr>
          <w:szCs w:val="28"/>
        </w:rPr>
        <w:t>mẫu</w:t>
      </w:r>
      <w:r>
        <w:rPr>
          <w:szCs w:val="28"/>
        </w:rPr>
        <w:t xml:space="preserve"> </w:t>
      </w:r>
      <w:r>
        <w:rPr>
          <w:szCs w:val="28"/>
        </w:rPr>
        <w:t>số</w:t>
      </w:r>
    </w:p>
    <w:p w:rsidR="009D1437" w:rsidP="009D1437" w14:paraId="708BEB16" w14:textId="77777777">
      <w:pPr>
        <w:rPr>
          <w:szCs w:val="28"/>
        </w:rPr>
      </w:pPr>
      <w:r>
        <w:rPr>
          <w:szCs w:val="28"/>
        </w:rPr>
        <w:tab/>
      </w:r>
      <w:r>
        <w:rPr>
          <w:szCs w:val="28"/>
        </w:rPr>
        <w:tab/>
      </w:r>
      <w:r>
        <w:rPr>
          <w:szCs w:val="28"/>
        </w:rPr>
        <w:tab/>
        <w:t xml:space="preserve">tag </w:t>
      </w:r>
      <w:r>
        <w:rPr>
          <w:rFonts w:ascii="Consolas" w:hAnsi="Consolas" w:cs="Consolas"/>
          <w:color w:val="0000FF"/>
          <w:sz w:val="19"/>
          <w:szCs w:val="19"/>
          <w:highlight w:val="white"/>
        </w:rPr>
        <w:t>&lt;serial&gt;</w:t>
      </w:r>
      <w:r>
        <w:rPr>
          <w:szCs w:val="28"/>
        </w:rPr>
        <w:t xml:space="preserve">: </w:t>
      </w:r>
      <w:r>
        <w:rPr>
          <w:szCs w:val="28"/>
        </w:rPr>
        <w:t>ký</w:t>
      </w:r>
      <w:r>
        <w:rPr>
          <w:szCs w:val="28"/>
        </w:rPr>
        <w:t xml:space="preserve"> </w:t>
      </w:r>
      <w:r>
        <w:rPr>
          <w:szCs w:val="28"/>
        </w:rPr>
        <w:t>hiệu</w:t>
      </w:r>
    </w:p>
    <w:p w:rsidR="009D1437" w:rsidP="00C35F19" w14:paraId="42C68DD3" w14:textId="77777777">
      <w:pPr>
        <w:pStyle w:val="Heading3"/>
      </w:pPr>
      <w:bookmarkStart w:id="606" w:name="_Toc106724544"/>
      <w:r>
        <w:t>Gửi</w:t>
      </w:r>
      <w:r>
        <w:t xml:space="preserve"> </w:t>
      </w:r>
      <w:r>
        <w:t>điều</w:t>
      </w:r>
      <w:r>
        <w:t xml:space="preserve"> </w:t>
      </w:r>
      <w:r>
        <w:t>chỉnh</w:t>
      </w:r>
      <w:r>
        <w:t xml:space="preserve">, </w:t>
      </w:r>
      <w:r>
        <w:t>thay</w:t>
      </w:r>
      <w:r>
        <w:t xml:space="preserve"> </w:t>
      </w:r>
      <w:r>
        <w:t>thế</w:t>
      </w:r>
      <w:r>
        <w:t xml:space="preserve"> </w:t>
      </w:r>
      <w:r>
        <w:rPr>
          <w:lang w:val="en-US"/>
        </w:rPr>
        <w:t>không</w:t>
      </w:r>
      <w:r>
        <w:rPr>
          <w:lang w:val="en-US"/>
        </w:rPr>
        <w:t xml:space="preserve"> </w:t>
      </w:r>
      <w:r>
        <w:rPr>
          <w:lang w:val="en-US"/>
        </w:rPr>
        <w:t>tồn</w:t>
      </w:r>
      <w:r>
        <w:rPr>
          <w:lang w:val="en-US"/>
        </w:rPr>
        <w:t xml:space="preserve"> </w:t>
      </w:r>
      <w:r>
        <w:rPr>
          <w:lang w:val="en-US"/>
        </w:rPr>
        <w:t>tại</w:t>
      </w:r>
      <w:r>
        <w:rPr>
          <w:lang w:val="en-US"/>
        </w:rPr>
        <w:t xml:space="preserve"> </w:t>
      </w:r>
      <w:r>
        <w:rPr>
          <w:lang w:val="en-US"/>
        </w:rPr>
        <w:t>hóa</w:t>
      </w:r>
      <w:r>
        <w:rPr>
          <w:lang w:val="en-US"/>
        </w:rPr>
        <w:t xml:space="preserve"> </w:t>
      </w:r>
      <w:r>
        <w:rPr>
          <w:lang w:val="en-US"/>
        </w:rPr>
        <w:t>đơn</w:t>
      </w:r>
      <w:r>
        <w:rPr>
          <w:lang w:val="en-US"/>
        </w:rPr>
        <w:t xml:space="preserve"> </w:t>
      </w:r>
      <w:r>
        <w:rPr>
          <w:lang w:val="en-US"/>
        </w:rPr>
        <w:t>cũ</w:t>
      </w:r>
      <w:r>
        <w:rPr>
          <w:lang w:val="en-US"/>
        </w:rPr>
        <w:t xml:space="preserve"> </w:t>
      </w:r>
      <w:r>
        <w:rPr>
          <w:lang w:val="en-US"/>
        </w:rPr>
        <w:t>với</w:t>
      </w:r>
      <w:r>
        <w:t xml:space="preserve"> smart CA (</w:t>
      </w:r>
      <w:r>
        <w:t>Bước</w:t>
      </w:r>
      <w:r>
        <w:t xml:space="preserve"> 2)</w:t>
      </w:r>
      <w:bookmarkEnd w:id="606"/>
    </w:p>
    <w:p w:rsidR="009D1437" w14:paraId="563BA19B" w14:textId="77777777">
      <w:pPr>
        <w:pStyle w:val="N"/>
        <w:pPrChange w:id="607" w:author="Comparison" w:date="2022-04-14T16:30:00Z">
          <w:pPr>
            <w:tabs>
              <w:tab w:val="left" w:pos="720"/>
            </w:tabs>
          </w:pPr>
        </w:pPrChange>
      </w:pPr>
      <w:r>
        <w:t>URL</w:t>
      </w:r>
    </w:p>
    <w:p w:rsidR="009D1437" w:rsidRPr="00105F4F" w14:paraId="48B39BDD" w14:textId="77777777">
      <w:pPr>
        <w:pStyle w:val="N"/>
        <w:pPrChange w:id="608" w:author="Comparison" w:date="2022-04-14T16:30:00Z">
          <w:pPr>
            <w:tabs>
              <w:tab w:val="left" w:pos="720"/>
            </w:tabs>
            <w:ind w:left="720"/>
          </w:pPr>
        </w:pPrChange>
        <w:rPr>
          <w:b/>
        </w:rPr>
      </w:pPr>
      <w:r>
        <w:tab/>
        <w:t xml:space="preserve"> string AdjustReplaceWithOutInvSmartCA</w:t>
      </w:r>
      <w:r>
        <w:rPr>
          <w:b/>
        </w:rPr>
        <w:t xml:space="preserve"> (</w:t>
      </w:r>
      <w:r>
        <w:rPr>
          <w:color w:val="0000FF"/>
        </w:rPr>
        <w:t>string</w:t>
      </w:r>
      <w:r>
        <w:t xml:space="preserve"> Account, </w:t>
      </w:r>
      <w:r>
        <w:rPr>
          <w:color w:val="0000FF"/>
        </w:rPr>
        <w:t>string</w:t>
      </w:r>
      <w:r>
        <w:t xml:space="preserve"> ACpass, </w:t>
      </w:r>
      <w:r>
        <w:rPr>
          <w:color w:val="0000FF"/>
        </w:rPr>
        <w:t>string</w:t>
      </w:r>
      <w:r>
        <w:t xml:space="preserve"> xmlInvData, </w:t>
      </w:r>
      <w:r>
        <w:rPr>
          <w:color w:val="0000FF"/>
        </w:rPr>
        <w:t>string</w:t>
      </w:r>
      <w:r>
        <w:t xml:space="preserve"> username, </w:t>
      </w:r>
      <w:r>
        <w:rPr>
          <w:color w:val="0000FF"/>
        </w:rPr>
        <w:t>string</w:t>
      </w:r>
      <w:r>
        <w:t xml:space="preserve"> password,</w:t>
      </w:r>
      <w:r>
        <w:rPr>
          <w:color w:val="0000FF"/>
        </w:rPr>
        <w:t xml:space="preserve">int </w:t>
      </w:r>
      <w:r>
        <w:t xml:space="preserve">type, </w:t>
      </w:r>
      <w:r>
        <w:rPr>
          <w:color w:val="0000FF"/>
        </w:rPr>
        <w:t>string</w:t>
      </w:r>
      <w:r>
        <w:t xml:space="preserve"> pattern = </w:t>
      </w:r>
      <w:r>
        <w:rPr>
          <w:color w:val="A31515"/>
        </w:rPr>
        <w:t>""</w:t>
      </w:r>
      <w:r>
        <w:t xml:space="preserve">, </w:t>
      </w:r>
      <w:r>
        <w:rPr>
          <w:color w:val="0000FF"/>
        </w:rPr>
        <w:t>string</w:t>
      </w:r>
      <w:r>
        <w:t xml:space="preserve"> serial = </w:t>
      </w:r>
      <w:r>
        <w:rPr>
          <w:color w:val="A31515"/>
        </w:rPr>
        <w:t>""</w:t>
      </w:r>
      <w:r>
        <w:rPr>
          <w:b/>
        </w:rPr>
        <w:t xml:space="preserve">) </w:t>
      </w:r>
    </w:p>
    <w:p w:rsidR="009D1437" w:rsidP="009D1437" w14:paraId="2D6F3DFC" w14:textId="77777777">
      <w:pPr>
        <w:pStyle w:val="N"/>
      </w:pPr>
      <w:r>
        <w:t>DESCRIPTION</w:t>
      </w:r>
    </w:p>
    <w:p w:rsidR="009D1437" w:rsidP="009D1437" w14:paraId="1FA9B814" w14:textId="77777777">
      <w:pPr>
        <w:pStyle w:val="N"/>
      </w:pPr>
      <w:r>
        <w:tab/>
        <w:t>Đây là web service cho phép gửi thông tin điều chỉnh, thay thế hóa đơn  không tồn tại trong hệ thống với các hệ thống sử dụng token, sau khi thực hiện gọi hàm Lấy giá trị Hash ở bước 1 (</w:t>
      </w:r>
      <w:r>
        <w:rPr>
          <w:b/>
        </w:rPr>
        <w:t>3.2.13</w:t>
      </w:r>
      <w:r>
        <w:t>)</w:t>
      </w:r>
    </w:p>
    <w:p w:rsidR="009D1437" w:rsidP="009D1437" w14:paraId="4D078E56" w14:textId="77777777">
      <w:pPr>
        <w:pStyle w:val="N"/>
      </w:pPr>
      <w:r>
        <w:t>HTTP METHOD</w:t>
      </w:r>
    </w:p>
    <w:p w:rsidR="009D1437" w:rsidP="009D1437" w14:paraId="35EC667D" w14:textId="77777777">
      <w:pPr>
        <w:pStyle w:val="N"/>
        <w:rPr>
          <w:b/>
        </w:rPr>
      </w:pPr>
      <w:r>
        <w:tab/>
      </w:r>
      <w:r>
        <w:tab/>
        <w:t>POST</w:t>
      </w:r>
    </w:p>
    <w:p w:rsidR="009D1437" w:rsidP="009D1437" w14:paraId="49249CCE" w14:textId="77777777">
      <w:pPr>
        <w:pStyle w:val="N"/>
      </w:pPr>
      <w:r>
        <w:t>REQUEST BODY</w:t>
      </w:r>
    </w:p>
    <w:p w:rsidR="009D1437" w:rsidP="009D1437" w14:paraId="1CA06B0C" w14:textId="77777777">
      <w:pPr>
        <w:pStyle w:val="ListParagraph"/>
        <w:numPr>
          <w:ilvl w:val="0"/>
          <w:numId w:val="2"/>
        </w:numPr>
        <w:spacing w:after="0" w:line="360" w:lineRule="auto"/>
        <w:ind w:left="1080"/>
        <w:jc w:val="both"/>
        <w:rPr>
          <w:rFonts w:eastAsia="Calibri"/>
          <w:b/>
          <w:u w:val="single"/>
        </w:rPr>
      </w:pPr>
      <w:r>
        <w:rPr>
          <w:rFonts w:eastAsia="Calibri"/>
          <w:b/>
        </w:rPr>
        <w:t>Account/</w:t>
      </w:r>
      <w:r>
        <w:rPr>
          <w:rFonts w:eastAsia="Calibri"/>
          <w:b/>
        </w:rPr>
        <w:t>ACPass</w:t>
      </w:r>
      <w:r>
        <w:rPr>
          <w:rFonts w:eastAsia="Calibri"/>
          <w:b/>
        </w:rPr>
        <w:t xml:space="preserve">:  </w:t>
      </w:r>
      <w:r>
        <w:rPr>
          <w:rFonts w:eastAsia="Calibri"/>
        </w:rPr>
        <w:t xml:space="preserve">Tài </w:t>
      </w:r>
      <w:r>
        <w:rPr>
          <w:rFonts w:eastAsia="Calibri"/>
        </w:rPr>
        <w:t>khoản</w:t>
      </w:r>
      <w:r>
        <w:rPr>
          <w:rFonts w:eastAsia="Calibri"/>
        </w:rPr>
        <w:t xml:space="preserve"> </w:t>
      </w:r>
      <w:r>
        <w:rPr>
          <w:rFonts w:eastAsia="Calibri"/>
        </w:rPr>
        <w:t>được</w:t>
      </w:r>
      <w:r>
        <w:rPr>
          <w:rFonts w:eastAsia="Calibri"/>
        </w:rPr>
        <w:t xml:space="preserve"> </w:t>
      </w:r>
      <w:r>
        <w:rPr>
          <w:rFonts w:eastAsia="Calibri"/>
        </w:rPr>
        <w:t>cấp</w:t>
      </w:r>
      <w:r>
        <w:rPr>
          <w:rFonts w:eastAsia="Calibri"/>
        </w:rPr>
        <w:t xml:space="preserve"> </w:t>
      </w:r>
      <w:r>
        <w:rPr>
          <w:rFonts w:eastAsia="Calibri"/>
        </w:rPr>
        <w:t>phát</w:t>
      </w:r>
      <w:r>
        <w:rPr>
          <w:rFonts w:eastAsia="Calibri"/>
        </w:rPr>
        <w:t xml:space="preserve"> </w:t>
      </w:r>
      <w:r>
        <w:rPr>
          <w:rFonts w:eastAsia="Calibri"/>
        </w:rPr>
        <w:t>cho</w:t>
      </w:r>
      <w:r>
        <w:rPr>
          <w:rFonts w:eastAsia="Calibri"/>
        </w:rPr>
        <w:t xml:space="preserve"> </w:t>
      </w:r>
      <w:r>
        <w:rPr>
          <w:rFonts w:eastAsia="Calibri"/>
        </w:rPr>
        <w:t>nhân</w:t>
      </w:r>
      <w:r>
        <w:rPr>
          <w:rFonts w:eastAsia="Calibri"/>
        </w:rPr>
        <w:t xml:space="preserve"> </w:t>
      </w:r>
      <w:r>
        <w:rPr>
          <w:rFonts w:eastAsia="Calibri"/>
        </w:rPr>
        <w:t>viên</w:t>
      </w:r>
      <w:r>
        <w:rPr>
          <w:rFonts w:eastAsia="Calibri"/>
        </w:rPr>
        <w:t xml:space="preserve"> </w:t>
      </w:r>
      <w:r>
        <w:rPr>
          <w:rFonts w:eastAsia="Calibri"/>
        </w:rPr>
        <w:t>gọi</w:t>
      </w:r>
      <w:r>
        <w:rPr>
          <w:rFonts w:eastAsia="Calibri"/>
        </w:rPr>
        <w:t xml:space="preserve"> </w:t>
      </w:r>
      <w:r>
        <w:rPr>
          <w:rFonts w:eastAsia="Calibri"/>
        </w:rPr>
        <w:t>lệnh</w:t>
      </w:r>
      <w:r>
        <w:rPr>
          <w:rFonts w:eastAsia="Calibri"/>
        </w:rPr>
        <w:t xml:space="preserve"> </w:t>
      </w:r>
      <w:r>
        <w:rPr>
          <w:rFonts w:eastAsia="Calibri"/>
        </w:rPr>
        <w:t>gửi</w:t>
      </w:r>
      <w:r>
        <w:rPr>
          <w:rFonts w:eastAsia="Calibri"/>
        </w:rPr>
        <w:t xml:space="preserve"> </w:t>
      </w:r>
      <w:r>
        <w:rPr>
          <w:rFonts w:eastAsia="Calibri"/>
        </w:rPr>
        <w:t>thông</w:t>
      </w:r>
      <w:r>
        <w:rPr>
          <w:rFonts w:eastAsia="Calibri"/>
        </w:rPr>
        <w:t xml:space="preserve"> </w:t>
      </w:r>
      <w:r>
        <w:rPr>
          <w:rFonts w:eastAsia="Calibri"/>
        </w:rPr>
        <w:t>điệp</w:t>
      </w:r>
      <w:r>
        <w:rPr>
          <w:rFonts w:eastAsia="Calibri"/>
        </w:rPr>
        <w:t>.</w:t>
      </w:r>
    </w:p>
    <w:p w:rsidR="009D1437" w:rsidP="009D1437" w14:paraId="51376787" w14:textId="77777777">
      <w:pPr>
        <w:pStyle w:val="ListParagraph"/>
        <w:numPr>
          <w:ilvl w:val="0"/>
          <w:numId w:val="2"/>
        </w:numPr>
        <w:spacing w:after="0" w:line="360" w:lineRule="auto"/>
        <w:ind w:left="1080"/>
        <w:jc w:val="both"/>
        <w:rPr>
          <w:rFonts w:eastAsia="Calibri"/>
          <w:b/>
          <w:u w:val="single"/>
        </w:rPr>
      </w:pPr>
      <w:r>
        <w:rPr>
          <w:b/>
          <w:color w:val="000000"/>
        </w:rPr>
        <w:t>username</w:t>
      </w:r>
      <w:r>
        <w:rPr>
          <w:rFonts w:eastAsia="Calibri"/>
          <w:b/>
        </w:rPr>
        <w:t>/</w:t>
      </w:r>
      <w:r>
        <w:rPr>
          <w:b/>
          <w:color w:val="000000"/>
        </w:rPr>
        <w:t>password</w:t>
      </w:r>
      <w:r>
        <w:rPr>
          <w:rFonts w:eastAsia="Calibri"/>
        </w:rPr>
        <w:t xml:space="preserve">: Tài </w:t>
      </w:r>
      <w:r>
        <w:rPr>
          <w:rFonts w:eastAsia="Calibri"/>
        </w:rPr>
        <w:t>khoản</w:t>
      </w:r>
      <w:r>
        <w:rPr>
          <w:rFonts w:eastAsia="Calibri"/>
        </w:rPr>
        <w:t xml:space="preserve"> </w:t>
      </w:r>
      <w:r>
        <w:rPr>
          <w:rFonts w:eastAsia="Calibri"/>
        </w:rPr>
        <w:t>được</w:t>
      </w:r>
      <w:r>
        <w:rPr>
          <w:rFonts w:eastAsia="Calibri"/>
        </w:rPr>
        <w:t xml:space="preserve"> </w:t>
      </w:r>
      <w:r>
        <w:rPr>
          <w:rFonts w:eastAsia="Calibri"/>
        </w:rPr>
        <w:t>cấp</w:t>
      </w:r>
      <w:r>
        <w:rPr>
          <w:rFonts w:eastAsia="Calibri"/>
        </w:rPr>
        <w:t xml:space="preserve"> </w:t>
      </w:r>
      <w:r>
        <w:rPr>
          <w:rFonts w:eastAsia="Calibri"/>
        </w:rPr>
        <w:t>phát</w:t>
      </w:r>
      <w:r>
        <w:rPr>
          <w:rFonts w:eastAsia="Calibri"/>
        </w:rPr>
        <w:t xml:space="preserve"> </w:t>
      </w:r>
      <w:r>
        <w:rPr>
          <w:rFonts w:eastAsia="Calibri"/>
        </w:rPr>
        <w:t>cho</w:t>
      </w:r>
      <w:r>
        <w:rPr>
          <w:rFonts w:eastAsia="Calibri"/>
        </w:rPr>
        <w:t xml:space="preserve"> </w:t>
      </w:r>
      <w:r>
        <w:rPr>
          <w:rFonts w:eastAsia="Calibri"/>
        </w:rPr>
        <w:t>khách</w:t>
      </w:r>
      <w:r>
        <w:rPr>
          <w:rFonts w:eastAsia="Calibri"/>
        </w:rPr>
        <w:t xml:space="preserve"> </w:t>
      </w:r>
      <w:r>
        <w:rPr>
          <w:rFonts w:eastAsia="Calibri"/>
        </w:rPr>
        <w:t>hàng</w:t>
      </w:r>
      <w:r>
        <w:rPr>
          <w:rFonts w:eastAsia="Calibri"/>
        </w:rPr>
        <w:t xml:space="preserve"> </w:t>
      </w:r>
      <w:r>
        <w:rPr>
          <w:rFonts w:eastAsia="Calibri"/>
        </w:rPr>
        <w:t>để</w:t>
      </w:r>
      <w:r>
        <w:rPr>
          <w:rFonts w:eastAsia="Calibri"/>
        </w:rPr>
        <w:t xml:space="preserve"> </w:t>
      </w:r>
      <w:r>
        <w:rPr>
          <w:rFonts w:eastAsia="Calibri"/>
        </w:rPr>
        <w:t>gọi</w:t>
      </w:r>
      <w:r>
        <w:rPr>
          <w:rFonts w:eastAsia="Calibri"/>
        </w:rPr>
        <w:t xml:space="preserve"> </w:t>
      </w:r>
      <w:r>
        <w:rPr>
          <w:rFonts w:eastAsia="Calibri"/>
        </w:rPr>
        <w:t>đến</w:t>
      </w:r>
      <w:r>
        <w:rPr>
          <w:rFonts w:eastAsia="Calibri"/>
        </w:rPr>
        <w:t xml:space="preserve"> webservice (</w:t>
      </w:r>
      <w:r>
        <w:rPr>
          <w:rFonts w:eastAsia="Calibri"/>
        </w:rPr>
        <w:t>tài</w:t>
      </w:r>
      <w:r>
        <w:rPr>
          <w:rFonts w:eastAsia="Calibri"/>
        </w:rPr>
        <w:t xml:space="preserve"> </w:t>
      </w:r>
      <w:r>
        <w:rPr>
          <w:rFonts w:eastAsia="Calibri"/>
        </w:rPr>
        <w:t>khoản</w:t>
      </w:r>
      <w:r>
        <w:rPr>
          <w:rFonts w:eastAsia="Calibri"/>
        </w:rPr>
        <w:t xml:space="preserve"> </w:t>
      </w:r>
      <w:r>
        <w:rPr>
          <w:rFonts w:eastAsia="Calibri"/>
        </w:rPr>
        <w:t>có</w:t>
      </w:r>
      <w:r>
        <w:rPr>
          <w:rFonts w:eastAsia="Calibri"/>
        </w:rPr>
        <w:t xml:space="preserve"> </w:t>
      </w:r>
      <w:r>
        <w:rPr>
          <w:rFonts w:eastAsia="Calibri"/>
        </w:rPr>
        <w:t>quyền</w:t>
      </w:r>
      <w:r>
        <w:rPr>
          <w:rFonts w:eastAsia="Calibri"/>
        </w:rPr>
        <w:t xml:space="preserve"> </w:t>
      </w:r>
      <w:r>
        <w:rPr>
          <w:rFonts w:eastAsia="Calibri"/>
        </w:rPr>
        <w:t>ServiceRole</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r>
        <w:rPr>
          <w:rFonts w:eastAsia="Calibri"/>
        </w:rPr>
        <w:t>).</w:t>
      </w:r>
    </w:p>
    <w:p w:rsidR="009D1437" w:rsidP="009D1437" w14:paraId="558B7A69" w14:textId="77777777">
      <w:pPr>
        <w:pStyle w:val="ListParagraph"/>
        <w:numPr>
          <w:ilvl w:val="0"/>
          <w:numId w:val="2"/>
        </w:numPr>
        <w:spacing w:after="0" w:line="360" w:lineRule="auto"/>
        <w:ind w:left="1080"/>
        <w:jc w:val="both"/>
        <w:rPr>
          <w:rFonts w:eastAsia="Calibri"/>
          <w:b/>
          <w:u w:val="single"/>
        </w:rPr>
      </w:pPr>
      <w:r>
        <w:rPr>
          <w:b/>
          <w:color w:val="000000"/>
        </w:rPr>
        <w:t>xmlInvData</w:t>
      </w:r>
      <w:r>
        <w:rPr>
          <w:color w:val="000000"/>
        </w:rPr>
        <w:t xml:space="preserve">: </w:t>
      </w:r>
      <w:r>
        <w:rPr>
          <w:color w:val="000000"/>
        </w:rPr>
        <w:t>chuỗi</w:t>
      </w:r>
      <w:r>
        <w:rPr>
          <w:color w:val="000000"/>
        </w:rPr>
        <w:t xml:space="preserve"> xml </w:t>
      </w:r>
      <w:r>
        <w:rPr>
          <w:color w:val="000000"/>
        </w:rPr>
        <w:t>dữ</w:t>
      </w:r>
      <w:r>
        <w:rPr>
          <w:color w:val="000000"/>
        </w:rPr>
        <w:t xml:space="preserve"> </w:t>
      </w:r>
      <w:r>
        <w:rPr>
          <w:color w:val="000000"/>
        </w:rPr>
        <w:t>liệu</w:t>
      </w:r>
      <w:r>
        <w:rPr>
          <w:color w:val="000000"/>
        </w:rPr>
        <w:t xml:space="preserve"> ký hash.</w:t>
      </w:r>
      <w:r>
        <w:rPr>
          <w:rFonts w:eastAsia="Calibri"/>
          <w:b/>
          <w:u w:val="single"/>
        </w:rPr>
        <w:t xml:space="preserve"> </w:t>
      </w:r>
    </w:p>
    <w:p w:rsidR="009D1437" w:rsidP="009D1437" w14:paraId="62E3FC36" w14:textId="77777777">
      <w:pPr>
        <w:pStyle w:val="ListParagraph"/>
        <w:numPr>
          <w:ilvl w:val="0"/>
          <w:numId w:val="2"/>
        </w:numPr>
        <w:spacing w:after="0" w:line="360" w:lineRule="auto"/>
        <w:ind w:left="1080"/>
        <w:jc w:val="both"/>
        <w:rPr>
          <w:rFonts w:eastAsia="Calibri"/>
          <w:b/>
          <w:u w:val="single"/>
        </w:rPr>
      </w:pPr>
      <w:r>
        <w:rPr>
          <w:b/>
          <w:color w:val="000000"/>
        </w:rPr>
        <w:t>Type</w:t>
      </w:r>
      <w:r w:rsidRPr="00C4235B">
        <w:rPr>
          <w:rFonts w:eastAsia="Calibri"/>
          <w:b/>
        </w:rPr>
        <w:t xml:space="preserve">: </w:t>
      </w:r>
      <w:r>
        <w:rPr>
          <w:color w:val="000000"/>
        </w:rPr>
        <w:t>phát</w:t>
      </w:r>
      <w:r>
        <w:rPr>
          <w:color w:val="000000"/>
        </w:rPr>
        <w:t xml:space="preserve"> </w:t>
      </w:r>
      <w:r>
        <w:rPr>
          <w:color w:val="000000"/>
        </w:rPr>
        <w:t>hành</w:t>
      </w:r>
      <w:r>
        <w:rPr>
          <w:color w:val="000000"/>
        </w:rPr>
        <w:t xml:space="preserve"> </w:t>
      </w:r>
      <w:r>
        <w:rPr>
          <w:color w:val="000000"/>
        </w:rPr>
        <w:t>mới</w:t>
      </w:r>
      <w:r>
        <w:rPr>
          <w:color w:val="000000"/>
        </w:rPr>
        <w:t xml:space="preserve">: 0, </w:t>
      </w:r>
      <w:r>
        <w:rPr>
          <w:color w:val="000000"/>
        </w:rPr>
        <w:t>thay</w:t>
      </w:r>
      <w:r>
        <w:rPr>
          <w:color w:val="000000"/>
        </w:rPr>
        <w:t xml:space="preserve"> </w:t>
      </w:r>
      <w:r>
        <w:rPr>
          <w:color w:val="000000"/>
        </w:rPr>
        <w:t>thế</w:t>
      </w:r>
      <w:r>
        <w:rPr>
          <w:color w:val="000000"/>
        </w:rPr>
        <w:t xml:space="preserve"> = 1, </w:t>
      </w:r>
      <w:r>
        <w:rPr>
          <w:color w:val="000000"/>
        </w:rPr>
        <w:t>điều</w:t>
      </w:r>
      <w:r>
        <w:rPr>
          <w:color w:val="000000"/>
        </w:rPr>
        <w:t xml:space="preserve"> </w:t>
      </w:r>
      <w:r>
        <w:rPr>
          <w:color w:val="000000"/>
        </w:rPr>
        <w:t>chỉnh</w:t>
      </w:r>
      <w:r>
        <w:rPr>
          <w:color w:val="000000"/>
        </w:rPr>
        <w:t xml:space="preserve"> </w:t>
      </w:r>
      <w:r>
        <w:rPr>
          <w:color w:val="000000"/>
        </w:rPr>
        <w:t>tăng</w:t>
      </w:r>
      <w:r>
        <w:rPr>
          <w:color w:val="000000"/>
        </w:rPr>
        <w:t xml:space="preserve"> = 2, </w:t>
      </w:r>
      <w:r>
        <w:rPr>
          <w:color w:val="000000"/>
        </w:rPr>
        <w:t>điều</w:t>
      </w:r>
      <w:r>
        <w:rPr>
          <w:color w:val="000000"/>
        </w:rPr>
        <w:t xml:space="preserve"> </w:t>
      </w:r>
      <w:r>
        <w:rPr>
          <w:color w:val="000000"/>
        </w:rPr>
        <w:t>chỉnh</w:t>
      </w:r>
      <w:r>
        <w:rPr>
          <w:color w:val="000000"/>
        </w:rPr>
        <w:t xml:space="preserve"> </w:t>
      </w:r>
      <w:r>
        <w:rPr>
          <w:color w:val="000000"/>
        </w:rPr>
        <w:t>giảm</w:t>
      </w:r>
      <w:r>
        <w:rPr>
          <w:color w:val="000000"/>
        </w:rPr>
        <w:t xml:space="preserve"> = 3, </w:t>
      </w:r>
      <w:r>
        <w:rPr>
          <w:color w:val="000000"/>
        </w:rPr>
        <w:t>điều</w:t>
      </w:r>
      <w:r>
        <w:rPr>
          <w:color w:val="000000"/>
        </w:rPr>
        <w:t xml:space="preserve"> </w:t>
      </w:r>
      <w:r>
        <w:rPr>
          <w:color w:val="000000"/>
        </w:rPr>
        <w:t>chỉnh</w:t>
      </w:r>
      <w:r>
        <w:rPr>
          <w:color w:val="000000"/>
        </w:rPr>
        <w:t xml:space="preserve"> </w:t>
      </w:r>
      <w:r>
        <w:rPr>
          <w:color w:val="000000"/>
        </w:rPr>
        <w:t>thông</w:t>
      </w:r>
      <w:r>
        <w:rPr>
          <w:color w:val="000000"/>
        </w:rPr>
        <w:t xml:space="preserve"> tin = 4</w:t>
      </w:r>
    </w:p>
    <w:p w:rsidR="009D1437" w:rsidP="009D1437" w14:paraId="5F4F9D4D" w14:textId="77777777">
      <w:pPr>
        <w:pStyle w:val="ListParagraph"/>
        <w:numPr>
          <w:ilvl w:val="0"/>
          <w:numId w:val="2"/>
        </w:numPr>
        <w:spacing w:after="0" w:line="360" w:lineRule="auto"/>
        <w:ind w:left="1080"/>
        <w:jc w:val="both"/>
        <w:rPr>
          <w:rFonts w:eastAsia="Calibri"/>
          <w:b/>
        </w:rPr>
      </w:pPr>
      <w:r>
        <w:rPr>
          <w:b/>
        </w:rPr>
        <w:t>pattern</w:t>
      </w:r>
      <w:r>
        <w:t xml:space="preserve">: </w:t>
      </w:r>
      <w:r>
        <w:t>Mẫu</w:t>
      </w:r>
      <w:r>
        <w:t xml:space="preserve"> </w:t>
      </w:r>
      <w:r>
        <w:t>số</w:t>
      </w:r>
    </w:p>
    <w:p w:rsidR="009D1437" w14:paraId="0C526C37" w14:textId="77777777">
      <w:pPr>
        <w:pStyle w:val="ListParagraph"/>
        <w:numPr>
          <w:ilvl w:val="0"/>
          <w:numId w:val="2"/>
        </w:numPr>
        <w:spacing w:after="0" w:line="360" w:lineRule="auto"/>
        <w:ind w:left="1080" w:hanging="360"/>
        <w:jc w:val="both"/>
        <w:pPrChange w:id="609" w:author="Comparison" w:date="2022-04-14T16:30:00Z">
          <w:pPr>
            <w:pStyle w:val="ListParagraph"/>
            <w:spacing w:after="0" w:line="360" w:lineRule="auto"/>
            <w:jc w:val="both"/>
          </w:pPr>
        </w:pPrChange>
        <w:rPr>
          <w:b/>
        </w:rPr>
      </w:pPr>
      <w:r>
        <w:rPr>
          <w:b/>
        </w:rPr>
        <w:t>serial</w:t>
      </w:r>
      <w:r>
        <w:t xml:space="preserve">: </w:t>
      </w:r>
      <w:r>
        <w:t>Ký</w:t>
      </w:r>
      <w:r>
        <w:t xml:space="preserve"> </w:t>
      </w:r>
      <w:r>
        <w:t>hiệu</w:t>
      </w:r>
    </w:p>
    <w:p w:rsidR="009D1437" w:rsidP="009D1437" w14:paraId="510E3A45" w14:textId="77777777">
      <w:pPr>
        <w:pStyle w:val="N"/>
      </w:pPr>
      <w:r>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Change w:id="610" w:author="Comparison" w:date="2022-04-14T16:30:00Z">
          <w:tblPr>
            <w:tblLayout w:type="fixed"/>
          </w:tblPr>
        </w:tblPrChange>
      </w:tblPr>
      <w:tblGrid>
        <w:gridCol w:w="2430"/>
        <w:gridCol w:w="4950"/>
        <w:gridCol w:w="1885"/>
        <w:tblGridChange>
          <w:tblGrid>
            <w:gridCol w:w="704"/>
            <w:gridCol w:w="1710"/>
            <w:gridCol w:w="16"/>
            <w:gridCol w:w="524"/>
            <w:gridCol w:w="4426"/>
            <w:gridCol w:w="74"/>
            <w:gridCol w:w="399"/>
            <w:gridCol w:w="1412"/>
            <w:gridCol w:w="704"/>
          </w:tblGrid>
        </w:tblGridChange>
      </w:tblGrid>
      <w:tr w14:paraId="4FC15A51" w14:textId="77777777" w:rsidTr="00616EC4">
        <w:tblPrEx>
          <w:tblW w:w="0" w:type="auto"/>
          <w:tblInd w:w="85" w:type="dxa"/>
          <w:tblLayout w:type="fixed"/>
          <w:tblLook w:val="04A0"/>
          <w:tblPrExChange w:id="611" w:author="Comparison" w:date="2022-04-14T16:30:00Z">
            <w:tblPrEx>
              <w:tblLayout w:type="fixed"/>
            </w:tblPrEx>
          </w:tblPrExChange>
        </w:tblPrEx>
        <w:tc>
          <w:tcPr>
            <w:tcW w:w="2430" w:type="dxa"/>
            <w:tcBorders>
              <w:top w:val="single" w:sz="4" w:space="0" w:color="2E74B5"/>
              <w:left w:val="single" w:sz="4" w:space="0" w:color="2E74B5"/>
              <w:bottom w:val="single" w:sz="4" w:space="0" w:color="2E74B5"/>
              <w:right w:val="single" w:sz="4" w:space="0" w:color="2E74B5"/>
            </w:tcBorders>
            <w:shd w:val="clear" w:color="auto" w:fill="F2F2F2"/>
            <w:hideMark/>
            <w:tcPrChange w:id="612" w:author="Comparison" w:date="2022-04-14T16:30:00Z">
              <w:tcPr>
                <w:tcW w:w="1710" w:type="dxa"/>
                <w:tcBorders>
                  <w:top w:val="single" w:sz="4" w:space="0" w:color="2E74B5"/>
                  <w:left w:val="single" w:sz="4" w:space="5" w:color="2E74B5"/>
                  <w:bottom w:val="single" w:sz="4" w:space="0" w:color="2E74B5"/>
                  <w:right w:val="single" w:sz="4" w:space="5" w:color="2E74B5"/>
                </w:tcBorders>
                <w:shd w:val="clear" w:color="auto" w:fill="F2F2F2"/>
                <w:hideMark/>
              </w:tcPr>
            </w:tcPrChange>
          </w:tcPr>
          <w:p w:rsidR="009D1437" w14:paraId="29DE3D10" w14:textId="77777777">
            <w:pPr>
              <w:pStyle w:val="ListParagraph"/>
              <w:jc w:val="left"/>
              <w:pPrChange w:id="613" w:author="Comparison" w:date="2022-04-14T16:30:00Z">
                <w:pPr>
                  <w:pStyle w:val="ListParagraph"/>
                  <w:jc w:val="center"/>
                </w:pPr>
              </w:pPrChange>
            </w:pPr>
            <w:r>
              <w:t>Kết</w:t>
            </w:r>
            <w:r>
              <w:t xml:space="preserve"> </w:t>
            </w:r>
            <w:r>
              <w:t>quả</w:t>
            </w:r>
          </w:p>
        </w:tc>
        <w:tc>
          <w:tcPr>
            <w:tcW w:w="4950" w:type="dxa"/>
            <w:tcBorders>
              <w:top w:val="single" w:sz="4" w:space="0" w:color="2E74B5"/>
              <w:left w:val="single" w:sz="4" w:space="0" w:color="2E74B5"/>
              <w:bottom w:val="single" w:sz="4" w:space="0" w:color="2E74B5"/>
              <w:right w:val="single" w:sz="4" w:space="0" w:color="2E74B5"/>
            </w:tcBorders>
            <w:shd w:val="clear" w:color="auto" w:fill="F2F2F2"/>
            <w:hideMark/>
            <w:tcPrChange w:id="614" w:author="Comparison" w:date="2022-04-14T16:30:00Z">
              <w:tcPr>
                <w:tcW w:w="5040" w:type="dxa"/>
                <w:gridSpan w:val="4"/>
                <w:tcBorders>
                  <w:top w:val="single" w:sz="4" w:space="0" w:color="2E74B5"/>
                  <w:left w:val="single" w:sz="4" w:space="5" w:color="2E74B5"/>
                  <w:bottom w:val="single" w:sz="4" w:space="0" w:color="2E74B5"/>
                  <w:right w:val="single" w:sz="4" w:space="5" w:color="2E74B5"/>
                </w:tcBorders>
                <w:shd w:val="clear" w:color="auto" w:fill="F2F2F2"/>
                <w:hideMark/>
              </w:tcPr>
            </w:tcPrChange>
          </w:tcPr>
          <w:p w:rsidR="009D1437" w:rsidP="00616EC4" w14:paraId="4DD95A0A" w14:textId="77777777">
            <w:pPr>
              <w:pStyle w:val="ListParagraph"/>
            </w:pPr>
            <w:r>
              <w:t>Mô</w:t>
            </w:r>
            <w:r>
              <w:t xml:space="preserve"> </w:t>
            </w:r>
            <w:r>
              <w:t>tả</w:t>
            </w:r>
          </w:p>
        </w:tc>
        <w:tc>
          <w:tcPr>
            <w:tcW w:w="1885" w:type="dxa"/>
            <w:tcBorders>
              <w:top w:val="single" w:sz="4" w:space="0" w:color="2E74B5"/>
              <w:left w:val="single" w:sz="4" w:space="0" w:color="2E74B5"/>
              <w:bottom w:val="single" w:sz="4" w:space="0" w:color="2E74B5"/>
              <w:right w:val="single" w:sz="4" w:space="0" w:color="2E74B5"/>
            </w:tcBorders>
            <w:shd w:val="clear" w:color="auto" w:fill="F2F2F2"/>
            <w:hideMark/>
            <w:tcPrChange w:id="615" w:author="Comparison" w:date="2022-04-14T16:30:00Z">
              <w:tcPr>
                <w:tcW w:w="2515" w:type="dxa"/>
                <w:gridSpan w:val="3"/>
                <w:tcBorders>
                  <w:top w:val="single" w:sz="4" w:space="0" w:color="2E74B5"/>
                  <w:left w:val="single" w:sz="4" w:space="5" w:color="2E74B5"/>
                  <w:bottom w:val="single" w:sz="4" w:space="0" w:color="2E74B5"/>
                  <w:right w:val="single" w:sz="4" w:space="5" w:color="2E74B5"/>
                </w:tcBorders>
                <w:shd w:val="clear" w:color="auto" w:fill="F2F2F2"/>
                <w:hideMark/>
              </w:tcPr>
            </w:tcPrChange>
          </w:tcPr>
          <w:p w:rsidR="009D1437" w:rsidP="00616EC4" w14:paraId="2660198F" w14:textId="77777777">
            <w:pPr>
              <w:pStyle w:val="ListParagraph"/>
            </w:pPr>
            <w:r>
              <w:t>Ghi</w:t>
            </w:r>
            <w:r>
              <w:t xml:space="preserve"> </w:t>
            </w:r>
            <w:r>
              <w:t>chú</w:t>
            </w:r>
          </w:p>
        </w:tc>
      </w:tr>
      <w:tr w14:paraId="1D0A9270"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auto"/>
              <w:right w:val="single" w:sz="4" w:space="0" w:color="2E74B5"/>
            </w:tcBorders>
            <w:hideMark/>
          </w:tcPr>
          <w:p w:rsidR="009D1437" w:rsidP="00616EC4" w14:paraId="47B2A752" w14:textId="77777777">
            <w:pPr>
              <w:autoSpaceDE w:val="0"/>
              <w:autoSpaceDN w:val="0"/>
              <w:adjustRightInd w:val="0"/>
              <w:rPr>
                <w:rFonts w:eastAsia="Calibri"/>
                <w:sz w:val="19"/>
                <w:szCs w:val="19"/>
              </w:rPr>
            </w:pPr>
            <w:r>
              <w:rPr>
                <w:rFonts w:eastAsia="Calibri"/>
              </w:rPr>
              <w:t>ERR:1</w:t>
            </w:r>
          </w:p>
        </w:tc>
        <w:tc>
          <w:tcPr>
            <w:tcW w:w="4950" w:type="dxa"/>
            <w:tcBorders>
              <w:top w:val="single" w:sz="4" w:space="0" w:color="2E74B5"/>
              <w:left w:val="single" w:sz="4" w:space="0" w:color="2E74B5"/>
              <w:bottom w:val="single" w:sz="4" w:space="0" w:color="2E74B5"/>
              <w:right w:val="single" w:sz="4" w:space="0" w:color="2E74B5"/>
            </w:tcBorders>
            <w:hideMark/>
          </w:tcPr>
          <w:p w:rsidR="009D1437" w:rsidP="00616EC4" w14:paraId="2BC9E316" w14:textId="77777777">
            <w:pPr>
              <w:pStyle w:val="ListParagraph"/>
              <w:spacing w:after="0" w:line="240" w:lineRule="auto"/>
              <w:ind w:left="0"/>
              <w:rPr>
                <w:rFonts w:eastAsia="Calibri"/>
              </w:rPr>
            </w:pPr>
            <w:r>
              <w:rPr>
                <w:rFonts w:eastAsia="Calibri"/>
              </w:rPr>
              <w:t xml:space="preserve">Tài </w:t>
            </w:r>
            <w:r>
              <w:rPr>
                <w:rFonts w:eastAsia="Calibri"/>
              </w:rPr>
              <w:t>khoản</w:t>
            </w:r>
            <w:r>
              <w:rPr>
                <w:rFonts w:eastAsia="Calibri"/>
              </w:rPr>
              <w:t xml:space="preserve"> </w:t>
            </w:r>
            <w:r>
              <w:rPr>
                <w:rFonts w:eastAsia="Calibri"/>
              </w:rPr>
              <w:t>đăng</w:t>
            </w:r>
            <w:r>
              <w:rPr>
                <w:rFonts w:eastAsia="Calibri"/>
              </w:rPr>
              <w:t xml:space="preserve"> </w:t>
            </w:r>
            <w:r>
              <w:rPr>
                <w:rFonts w:eastAsia="Calibri"/>
              </w:rPr>
              <w:t>nhập</w:t>
            </w:r>
            <w:r>
              <w:rPr>
                <w:rFonts w:eastAsia="Calibri"/>
              </w:rPr>
              <w:t xml:space="preserve"> </w:t>
            </w:r>
            <w:r>
              <w:rPr>
                <w:rFonts w:eastAsia="Calibri"/>
              </w:rPr>
              <w:t>sai</w:t>
            </w:r>
            <w:r>
              <w:rPr>
                <w:rFonts w:eastAsia="Calibri"/>
              </w:rPr>
              <w:t xml:space="preserve"> </w:t>
            </w:r>
            <w:r>
              <w:rPr>
                <w:rFonts w:eastAsia="Calibri"/>
              </w:rPr>
              <w:t>hoặc</w:t>
            </w:r>
            <w:r>
              <w:rPr>
                <w:rFonts w:eastAsia="Calibri"/>
              </w:rPr>
              <w:t xml:space="preserve"> </w:t>
            </w:r>
            <w:r>
              <w:rPr>
                <w:rFonts w:eastAsia="Calibri"/>
              </w:rPr>
              <w:t>không</w:t>
            </w:r>
            <w:r>
              <w:rPr>
                <w:rFonts w:eastAsia="Calibri"/>
              </w:rPr>
              <w:t xml:space="preserve"> </w:t>
            </w:r>
            <w:r>
              <w:rPr>
                <w:rFonts w:eastAsia="Calibri"/>
              </w:rPr>
              <w:t>có</w:t>
            </w:r>
            <w:r>
              <w:rPr>
                <w:rFonts w:eastAsia="Calibri"/>
              </w:rPr>
              <w:t xml:space="preserve"> </w:t>
            </w:r>
            <w:r>
              <w:rPr>
                <w:rFonts w:eastAsia="Calibri"/>
              </w:rPr>
              <w:t>quyền</w:t>
            </w:r>
            <w:r>
              <w:rPr>
                <w:rFonts w:eastAsia="Calibri"/>
              </w:rPr>
              <w:t xml:space="preserve"> </w:t>
            </w:r>
          </w:p>
        </w:tc>
        <w:tc>
          <w:tcPr>
            <w:tcW w:w="1885" w:type="dxa"/>
            <w:tcBorders>
              <w:top w:val="single" w:sz="4" w:space="0" w:color="2E74B5"/>
              <w:left w:val="single" w:sz="4" w:space="0" w:color="2E74B5"/>
              <w:bottom w:val="single" w:sz="4" w:space="0" w:color="2E74B5"/>
              <w:right w:val="single" w:sz="4" w:space="0" w:color="2E74B5"/>
            </w:tcBorders>
          </w:tcPr>
          <w:p w:rsidR="009D1437" w:rsidP="00616EC4" w14:paraId="7B1984DA" w14:textId="77777777">
            <w:pPr>
              <w:pStyle w:val="ListParagraph"/>
              <w:ind w:left="0"/>
              <w:jc w:val="both"/>
            </w:pPr>
          </w:p>
        </w:tc>
      </w:tr>
      <w:tr w14:paraId="57C9908A"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hideMark/>
          </w:tcPr>
          <w:p w:rsidR="009D1437" w:rsidP="00616EC4" w14:paraId="39A09440" w14:textId="77777777">
            <w:pPr>
              <w:autoSpaceDE w:val="0"/>
              <w:autoSpaceDN w:val="0"/>
              <w:adjustRightInd w:val="0"/>
              <w:rPr>
                <w:rFonts w:eastAsia="Calibri"/>
              </w:rPr>
            </w:pPr>
            <w:r>
              <w:rPr>
                <w:rFonts w:eastAsia="Calibri"/>
              </w:rPr>
              <w:t>ERR:21</w:t>
            </w:r>
          </w:p>
        </w:tc>
        <w:tc>
          <w:tcPr>
            <w:tcW w:w="4950" w:type="dxa"/>
            <w:tcBorders>
              <w:top w:val="single" w:sz="4" w:space="0" w:color="2E74B5"/>
              <w:left w:val="single" w:sz="4" w:space="0" w:color="2E74B5"/>
              <w:bottom w:val="single" w:sz="4" w:space="0" w:color="2E74B5"/>
              <w:right w:val="single" w:sz="4" w:space="0" w:color="2E74B5"/>
            </w:tcBorders>
            <w:hideMark/>
          </w:tcPr>
          <w:p w:rsidR="009D1437" w:rsidP="00616EC4" w14:paraId="6064329D" w14:textId="77777777">
            <w:pPr>
              <w:rPr>
                <w:rFonts w:eastAsia="Calibri"/>
              </w:rPr>
            </w:pPr>
            <w:r>
              <w:rPr>
                <w:rFonts w:eastAsia="Calibri"/>
              </w:rPr>
              <w:t>Không</w:t>
            </w:r>
            <w:r>
              <w:rPr>
                <w:rFonts w:eastAsia="Calibri"/>
              </w:rPr>
              <w:t xml:space="preserve"> </w:t>
            </w:r>
            <w:r>
              <w:rPr>
                <w:rFonts w:eastAsia="Calibri"/>
              </w:rPr>
              <w:t>tìm</w:t>
            </w:r>
            <w:r>
              <w:rPr>
                <w:rFonts w:eastAsia="Calibri"/>
              </w:rPr>
              <w:t xml:space="preserve"> </w:t>
            </w:r>
            <w:r>
              <w:rPr>
                <w:rFonts w:eastAsia="Calibri"/>
              </w:rPr>
              <w:t>thấy</w:t>
            </w:r>
            <w:r>
              <w:rPr>
                <w:rFonts w:eastAsia="Calibri"/>
              </w:rPr>
              <w:t xml:space="preserve"> </w:t>
            </w:r>
            <w:r>
              <w:rPr>
                <w:rFonts w:eastAsia="Calibri"/>
              </w:rPr>
              <w:t>công</w:t>
            </w:r>
            <w:r>
              <w:rPr>
                <w:rFonts w:eastAsia="Calibri"/>
              </w:rPr>
              <w:t xml:space="preserve"> ty </w:t>
            </w:r>
            <w:r>
              <w:rPr>
                <w:rFonts w:eastAsia="Calibri"/>
              </w:rPr>
              <w:t>hoặc</w:t>
            </w:r>
            <w:r>
              <w:rPr>
                <w:rFonts w:eastAsia="Calibri"/>
              </w:rPr>
              <w:t xml:space="preserve"> </w:t>
            </w:r>
            <w:r>
              <w:rPr>
                <w:rFonts w:eastAsia="Calibri"/>
              </w:rPr>
              <w:t>tài</w:t>
            </w:r>
            <w:r>
              <w:rPr>
                <w:rFonts w:eastAsia="Calibri"/>
              </w:rPr>
              <w:t xml:space="preserve"> </w:t>
            </w:r>
            <w:r>
              <w:rPr>
                <w:rFonts w:eastAsia="Calibri"/>
              </w:rPr>
              <w:t>khoản</w:t>
            </w:r>
            <w:r>
              <w:rPr>
                <w:rFonts w:eastAsia="Calibri"/>
              </w:rPr>
              <w:t xml:space="preserve"> </w:t>
            </w:r>
            <w:r>
              <w:rPr>
                <w:rFonts w:eastAsia="Calibri"/>
              </w:rPr>
              <w:t>không</w:t>
            </w:r>
            <w:r>
              <w:rPr>
                <w:rFonts w:eastAsia="Calibri"/>
              </w:rPr>
              <w:t xml:space="preserve"> </w:t>
            </w:r>
            <w:r>
              <w:rPr>
                <w:rFonts w:eastAsia="Calibri"/>
              </w:rPr>
              <w:t>tồn</w:t>
            </w:r>
            <w:r>
              <w:rPr>
                <w:rFonts w:eastAsia="Calibri"/>
              </w:rPr>
              <w:t xml:space="preserve"> </w:t>
            </w:r>
            <w:r>
              <w:rPr>
                <w:rFonts w:eastAsia="Calibri"/>
              </w:rPr>
              <w:t>tại</w:t>
            </w:r>
          </w:p>
        </w:tc>
        <w:tc>
          <w:tcPr>
            <w:tcW w:w="1885" w:type="dxa"/>
            <w:tcBorders>
              <w:top w:val="single" w:sz="4" w:space="0" w:color="2E74B5"/>
              <w:left w:val="single" w:sz="4" w:space="0" w:color="2E74B5"/>
              <w:bottom w:val="single" w:sz="4" w:space="0" w:color="2E74B5"/>
              <w:right w:val="single" w:sz="4" w:space="0" w:color="2E74B5"/>
            </w:tcBorders>
          </w:tcPr>
          <w:p w:rsidR="009D1437" w:rsidP="00616EC4" w14:paraId="7EF6A94B" w14:textId="77777777">
            <w:pPr>
              <w:jc w:val="both"/>
            </w:pPr>
          </w:p>
        </w:tc>
      </w:tr>
      <w:tr w14:paraId="0C052266"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hideMark/>
          </w:tcPr>
          <w:p w:rsidR="009D1437" w:rsidP="00616EC4" w14:paraId="6ABAE65B" w14:textId="77777777">
            <w:pPr>
              <w:autoSpaceDE w:val="0"/>
              <w:autoSpaceDN w:val="0"/>
              <w:adjustRightInd w:val="0"/>
              <w:rPr>
                <w:rFonts w:eastAsia="Calibri"/>
              </w:rPr>
            </w:pPr>
            <w:r>
              <w:rPr>
                <w:rFonts w:eastAsia="Calibri"/>
              </w:rPr>
              <w:t>ERR:22</w:t>
            </w:r>
          </w:p>
        </w:tc>
        <w:tc>
          <w:tcPr>
            <w:tcW w:w="4950" w:type="dxa"/>
            <w:tcBorders>
              <w:top w:val="single" w:sz="4" w:space="0" w:color="2E74B5"/>
              <w:left w:val="single" w:sz="4" w:space="0" w:color="2E74B5"/>
              <w:bottom w:val="single" w:sz="4" w:space="0" w:color="2E74B5"/>
              <w:right w:val="single" w:sz="4" w:space="0" w:color="2E74B5"/>
            </w:tcBorders>
            <w:hideMark/>
          </w:tcPr>
          <w:p w:rsidR="009D1437" w:rsidP="00616EC4" w14:paraId="1F24244D" w14:textId="77777777">
            <w:pPr>
              <w:rPr>
                <w:rFonts w:eastAsia="Calibri"/>
              </w:rPr>
            </w:pPr>
            <w:r>
              <w:rPr>
                <w:rFonts w:eastAsia="Calibri"/>
              </w:rPr>
              <w:t xml:space="preserve">Công ty </w:t>
            </w:r>
            <w:r>
              <w:rPr>
                <w:rFonts w:eastAsia="Calibri"/>
              </w:rPr>
              <w:t>chưa</w:t>
            </w:r>
            <w:r>
              <w:rPr>
                <w:rFonts w:eastAsia="Calibri"/>
              </w:rPr>
              <w:t xml:space="preserve"> </w:t>
            </w:r>
            <w:r>
              <w:rPr>
                <w:rFonts w:eastAsia="Calibri"/>
              </w:rPr>
              <w:t>đăng</w:t>
            </w:r>
            <w:r>
              <w:rPr>
                <w:rFonts w:eastAsia="Calibri"/>
              </w:rPr>
              <w:t xml:space="preserve"> </w:t>
            </w:r>
            <w:r>
              <w:rPr>
                <w:rFonts w:eastAsia="Calibri"/>
              </w:rPr>
              <w:t>ký</w:t>
            </w:r>
            <w:r>
              <w:rPr>
                <w:rFonts w:eastAsia="Calibri"/>
              </w:rPr>
              <w:t xml:space="preserve"> </w:t>
            </w:r>
            <w:r>
              <w:rPr>
                <w:rFonts w:eastAsia="Calibri"/>
              </w:rPr>
              <w:t>chứng</w:t>
            </w:r>
            <w:r>
              <w:rPr>
                <w:rFonts w:eastAsia="Calibri"/>
              </w:rPr>
              <w:t xml:space="preserve"> </w:t>
            </w:r>
            <w:r>
              <w:rPr>
                <w:rFonts w:eastAsia="Calibri"/>
              </w:rPr>
              <w:t>thư</w:t>
            </w:r>
            <w:r>
              <w:rPr>
                <w:rFonts w:eastAsia="Calibri"/>
              </w:rPr>
              <w:t xml:space="preserve"> </w:t>
            </w:r>
            <w:r>
              <w:rPr>
                <w:rFonts w:eastAsia="Calibri"/>
              </w:rPr>
              <w:t>số</w:t>
            </w:r>
          </w:p>
        </w:tc>
        <w:tc>
          <w:tcPr>
            <w:tcW w:w="1885" w:type="dxa"/>
            <w:tcBorders>
              <w:top w:val="single" w:sz="4" w:space="0" w:color="2E74B5"/>
              <w:left w:val="single" w:sz="4" w:space="0" w:color="2E74B5"/>
              <w:bottom w:val="single" w:sz="4" w:space="0" w:color="2E74B5"/>
              <w:right w:val="single" w:sz="4" w:space="0" w:color="2E74B5"/>
            </w:tcBorders>
          </w:tcPr>
          <w:p w:rsidR="009D1437" w:rsidP="00616EC4" w14:paraId="48915F63" w14:textId="77777777">
            <w:pPr>
              <w:pStyle w:val="ListParagraph"/>
              <w:ind w:left="0"/>
              <w:jc w:val="both"/>
            </w:pPr>
          </w:p>
        </w:tc>
      </w:tr>
      <w:tr w14:paraId="6D2B6D11"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hideMark/>
          </w:tcPr>
          <w:p w:rsidR="009D1437" w:rsidP="00616EC4" w14:paraId="3C0556D5" w14:textId="77777777">
            <w:pPr>
              <w:autoSpaceDE w:val="0"/>
              <w:autoSpaceDN w:val="0"/>
              <w:adjustRightInd w:val="0"/>
              <w:rPr>
                <w:rFonts w:eastAsia="Calibri"/>
              </w:rPr>
            </w:pPr>
            <w:r>
              <w:rPr>
                <w:rFonts w:eastAsia="Calibri"/>
              </w:rPr>
              <w:t>ERR:28</w:t>
            </w:r>
          </w:p>
        </w:tc>
        <w:tc>
          <w:tcPr>
            <w:tcW w:w="4950" w:type="dxa"/>
            <w:tcBorders>
              <w:top w:val="single" w:sz="4" w:space="0" w:color="2E74B5"/>
              <w:left w:val="single" w:sz="4" w:space="0" w:color="2E74B5"/>
              <w:bottom w:val="single" w:sz="4" w:space="0" w:color="2E74B5"/>
              <w:right w:val="single" w:sz="4" w:space="0" w:color="2E74B5"/>
            </w:tcBorders>
            <w:hideMark/>
          </w:tcPr>
          <w:p w:rsidR="009D1437" w:rsidP="00616EC4" w14:paraId="33E0F090" w14:textId="77777777">
            <w:pPr>
              <w:rPr>
                <w:rFonts w:eastAsia="Calibri"/>
              </w:rPr>
            </w:pPr>
            <w:r>
              <w:rPr>
                <w:rFonts w:eastAsia="Calibri"/>
              </w:rPr>
              <w:t>Chưa</w:t>
            </w:r>
            <w:r>
              <w:rPr>
                <w:rFonts w:eastAsia="Calibri"/>
              </w:rPr>
              <w:t xml:space="preserve"> </w:t>
            </w:r>
            <w:r>
              <w:rPr>
                <w:rFonts w:eastAsia="Calibri"/>
              </w:rPr>
              <w:t>có</w:t>
            </w:r>
            <w:r>
              <w:rPr>
                <w:rFonts w:eastAsia="Calibri"/>
              </w:rPr>
              <w:t xml:space="preserve"> </w:t>
            </w:r>
            <w:r>
              <w:rPr>
                <w:rFonts w:eastAsia="Calibri"/>
              </w:rPr>
              <w:t>thông</w:t>
            </w:r>
            <w:r>
              <w:rPr>
                <w:rFonts w:eastAsia="Calibri"/>
              </w:rPr>
              <w:t xml:space="preserve"> tin </w:t>
            </w:r>
            <w:r>
              <w:rPr>
                <w:rFonts w:eastAsia="Calibri"/>
              </w:rPr>
              <w:t>chứng</w:t>
            </w:r>
            <w:r>
              <w:rPr>
                <w:rFonts w:eastAsia="Calibri"/>
              </w:rPr>
              <w:t xml:space="preserve"> </w:t>
            </w:r>
            <w:r>
              <w:rPr>
                <w:rFonts w:eastAsia="Calibri"/>
              </w:rPr>
              <w:t>thư</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p>
        </w:tc>
        <w:tc>
          <w:tcPr>
            <w:tcW w:w="1885" w:type="dxa"/>
            <w:tcBorders>
              <w:top w:val="single" w:sz="4" w:space="0" w:color="2E74B5"/>
              <w:left w:val="single" w:sz="4" w:space="0" w:color="2E74B5"/>
              <w:bottom w:val="single" w:sz="4" w:space="0" w:color="2E74B5"/>
              <w:right w:val="single" w:sz="4" w:space="0" w:color="2E74B5"/>
            </w:tcBorders>
          </w:tcPr>
          <w:p w:rsidR="009D1437" w:rsidP="00616EC4" w14:paraId="57798D37" w14:textId="77777777">
            <w:pPr>
              <w:pStyle w:val="ListParagraph"/>
              <w:ind w:left="0"/>
              <w:jc w:val="both"/>
            </w:pPr>
          </w:p>
        </w:tc>
      </w:tr>
      <w:tr w14:paraId="12995C26"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hideMark/>
          </w:tcPr>
          <w:p w:rsidR="009D1437" w:rsidP="00616EC4" w14:paraId="36040935" w14:textId="77777777">
            <w:pPr>
              <w:autoSpaceDE w:val="0"/>
              <w:autoSpaceDN w:val="0"/>
              <w:adjustRightInd w:val="0"/>
              <w:rPr>
                <w:rFonts w:eastAsia="Calibri"/>
              </w:rPr>
            </w:pPr>
            <w:r>
              <w:rPr>
                <w:rFonts w:eastAsia="Calibri"/>
              </w:rPr>
              <w:t>ERR:24</w:t>
            </w:r>
          </w:p>
        </w:tc>
        <w:tc>
          <w:tcPr>
            <w:tcW w:w="4950" w:type="dxa"/>
            <w:tcBorders>
              <w:top w:val="single" w:sz="4" w:space="0" w:color="2E74B5"/>
              <w:left w:val="single" w:sz="4" w:space="0" w:color="2E74B5"/>
              <w:bottom w:val="single" w:sz="4" w:space="0" w:color="2E74B5"/>
              <w:right w:val="single" w:sz="4" w:space="0" w:color="2E74B5"/>
            </w:tcBorders>
            <w:hideMark/>
          </w:tcPr>
          <w:p w:rsidR="009D1437" w:rsidP="00616EC4" w14:paraId="53E1FC9C" w14:textId="77777777">
            <w:pPr>
              <w:rPr>
                <w:rFonts w:eastAsia="Calibri"/>
              </w:rPr>
            </w:pPr>
            <w:r>
              <w:rPr>
                <w:rFonts w:eastAsia="Calibri"/>
              </w:rPr>
              <w:t>Chứng</w:t>
            </w:r>
            <w:r>
              <w:rPr>
                <w:rFonts w:eastAsia="Calibri"/>
              </w:rPr>
              <w:t xml:space="preserve"> </w:t>
            </w:r>
            <w:r>
              <w:rPr>
                <w:rFonts w:eastAsia="Calibri"/>
              </w:rPr>
              <w:t>thư</w:t>
            </w:r>
            <w:r>
              <w:rPr>
                <w:rFonts w:eastAsia="Calibri"/>
              </w:rPr>
              <w:t xml:space="preserve"> </w:t>
            </w:r>
            <w:r>
              <w:rPr>
                <w:rFonts w:eastAsia="Calibri"/>
              </w:rPr>
              <w:t>truyền</w:t>
            </w:r>
            <w:r>
              <w:rPr>
                <w:rFonts w:eastAsia="Calibri"/>
              </w:rPr>
              <w:t xml:space="preserve"> </w:t>
            </w:r>
            <w:r>
              <w:rPr>
                <w:rFonts w:eastAsia="Calibri"/>
              </w:rPr>
              <w:t>lên</w:t>
            </w:r>
            <w:r>
              <w:rPr>
                <w:rFonts w:eastAsia="Calibri"/>
              </w:rPr>
              <w:t xml:space="preserve"> </w:t>
            </w:r>
            <w:r>
              <w:rPr>
                <w:rFonts w:eastAsia="Calibri"/>
              </w:rPr>
              <w:t>không</w:t>
            </w:r>
            <w:r>
              <w:rPr>
                <w:rFonts w:eastAsia="Calibri"/>
              </w:rPr>
              <w:t xml:space="preserve"> </w:t>
            </w:r>
            <w:r>
              <w:rPr>
                <w:rFonts w:eastAsia="Calibri"/>
              </w:rPr>
              <w:t>đúng</w:t>
            </w:r>
            <w:r>
              <w:rPr>
                <w:rFonts w:eastAsia="Calibri"/>
              </w:rPr>
              <w:t xml:space="preserve"> </w:t>
            </w:r>
            <w:r>
              <w:rPr>
                <w:rFonts w:eastAsia="Calibri"/>
              </w:rPr>
              <w:t>với</w:t>
            </w:r>
            <w:r>
              <w:rPr>
                <w:rFonts w:eastAsia="Calibri"/>
              </w:rPr>
              <w:t xml:space="preserve"> </w:t>
            </w:r>
            <w:r>
              <w:rPr>
                <w:rFonts w:eastAsia="Calibri"/>
              </w:rPr>
              <w:t>chứng</w:t>
            </w:r>
            <w:r>
              <w:rPr>
                <w:rFonts w:eastAsia="Calibri"/>
              </w:rPr>
              <w:t xml:space="preserve"> </w:t>
            </w:r>
            <w:r>
              <w:rPr>
                <w:rFonts w:eastAsia="Calibri"/>
              </w:rPr>
              <w:t>thư</w:t>
            </w:r>
            <w:r>
              <w:rPr>
                <w:rFonts w:eastAsia="Calibri"/>
              </w:rPr>
              <w:t xml:space="preserve"> </w:t>
            </w:r>
            <w:r>
              <w:rPr>
                <w:rFonts w:eastAsia="Calibri"/>
              </w:rPr>
              <w:t>đăng</w:t>
            </w:r>
            <w:r>
              <w:rPr>
                <w:rFonts w:eastAsia="Calibri"/>
              </w:rPr>
              <w:t xml:space="preserve"> </w:t>
            </w:r>
            <w:r>
              <w:rPr>
                <w:rFonts w:eastAsia="Calibri"/>
              </w:rPr>
              <w:t>ký</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p>
        </w:tc>
        <w:tc>
          <w:tcPr>
            <w:tcW w:w="1885" w:type="dxa"/>
            <w:tcBorders>
              <w:top w:val="single" w:sz="4" w:space="0" w:color="2E74B5"/>
              <w:left w:val="single" w:sz="4" w:space="0" w:color="2E74B5"/>
              <w:bottom w:val="single" w:sz="4" w:space="0" w:color="2E74B5"/>
              <w:right w:val="single" w:sz="4" w:space="0" w:color="2E74B5"/>
            </w:tcBorders>
          </w:tcPr>
          <w:p w:rsidR="009D1437" w:rsidP="00616EC4" w14:paraId="1FA4DC05" w14:textId="77777777">
            <w:pPr>
              <w:pStyle w:val="ListParagraph"/>
              <w:ind w:left="0"/>
              <w:jc w:val="both"/>
            </w:pPr>
          </w:p>
        </w:tc>
      </w:tr>
      <w:tr w14:paraId="055EF26F"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hideMark/>
          </w:tcPr>
          <w:p w:rsidR="009D1437" w:rsidP="00616EC4" w14:paraId="2070D75A" w14:textId="77777777">
            <w:pPr>
              <w:autoSpaceDE w:val="0"/>
              <w:autoSpaceDN w:val="0"/>
              <w:adjustRightInd w:val="0"/>
              <w:rPr>
                <w:rFonts w:eastAsia="Calibri"/>
              </w:rPr>
            </w:pPr>
            <w:r>
              <w:rPr>
                <w:rFonts w:eastAsia="Calibri"/>
              </w:rPr>
              <w:t>ERR:27</w:t>
            </w:r>
          </w:p>
        </w:tc>
        <w:tc>
          <w:tcPr>
            <w:tcW w:w="4950" w:type="dxa"/>
            <w:tcBorders>
              <w:top w:val="single" w:sz="4" w:space="0" w:color="2E74B5"/>
              <w:left w:val="single" w:sz="4" w:space="0" w:color="2E74B5"/>
              <w:bottom w:val="single" w:sz="4" w:space="0" w:color="2E74B5"/>
              <w:right w:val="single" w:sz="4" w:space="0" w:color="2E74B5"/>
            </w:tcBorders>
            <w:hideMark/>
          </w:tcPr>
          <w:p w:rsidR="009D1437" w:rsidP="00616EC4" w14:paraId="24025E5B" w14:textId="77777777">
            <w:pPr>
              <w:pStyle w:val="ListParagraph"/>
              <w:spacing w:after="0" w:line="240" w:lineRule="auto"/>
              <w:ind w:left="0"/>
              <w:rPr>
                <w:rFonts w:eastAsia="Calibri"/>
              </w:rPr>
            </w:pPr>
            <w:r>
              <w:rPr>
                <w:rFonts w:eastAsia="Calibri"/>
              </w:rPr>
              <w:t>Chứng</w:t>
            </w:r>
            <w:r>
              <w:rPr>
                <w:rFonts w:eastAsia="Calibri"/>
              </w:rPr>
              <w:t xml:space="preserve"> </w:t>
            </w:r>
            <w:r>
              <w:rPr>
                <w:rFonts w:eastAsia="Calibri"/>
              </w:rPr>
              <w:t>thư</w:t>
            </w:r>
            <w:r>
              <w:rPr>
                <w:rFonts w:eastAsia="Calibri"/>
              </w:rPr>
              <w:t xml:space="preserve"> </w:t>
            </w:r>
            <w:r>
              <w:rPr>
                <w:rFonts w:eastAsia="Calibri"/>
              </w:rPr>
              <w:t>chưa</w:t>
            </w:r>
            <w:r>
              <w:rPr>
                <w:rFonts w:eastAsia="Calibri"/>
              </w:rPr>
              <w:t xml:space="preserve"> </w:t>
            </w:r>
            <w:r>
              <w:rPr>
                <w:rFonts w:eastAsia="Calibri"/>
              </w:rPr>
              <w:t>đến</w:t>
            </w:r>
            <w:r>
              <w:rPr>
                <w:rFonts w:eastAsia="Calibri"/>
              </w:rPr>
              <w:t xml:space="preserve"> </w:t>
            </w:r>
            <w:r>
              <w:rPr>
                <w:rFonts w:eastAsia="Calibri"/>
              </w:rPr>
              <w:t>thời</w:t>
            </w:r>
            <w:r>
              <w:rPr>
                <w:rFonts w:eastAsia="Calibri"/>
              </w:rPr>
              <w:t xml:space="preserve"> </w:t>
            </w:r>
            <w:r>
              <w:rPr>
                <w:rFonts w:eastAsia="Calibri"/>
              </w:rPr>
              <w:t>điểm</w:t>
            </w:r>
            <w:r>
              <w:rPr>
                <w:rFonts w:eastAsia="Calibri"/>
              </w:rPr>
              <w:t xml:space="preserve"> </w:t>
            </w:r>
            <w:r>
              <w:rPr>
                <w:rFonts w:eastAsia="Calibri"/>
              </w:rPr>
              <w:t>sử</w:t>
            </w:r>
            <w:r>
              <w:rPr>
                <w:rFonts w:eastAsia="Calibri"/>
              </w:rPr>
              <w:t xml:space="preserve"> </w:t>
            </w:r>
            <w:r>
              <w:rPr>
                <w:rFonts w:eastAsia="Calibri"/>
              </w:rPr>
              <w:t>dụng</w:t>
            </w:r>
          </w:p>
        </w:tc>
        <w:tc>
          <w:tcPr>
            <w:tcW w:w="1885" w:type="dxa"/>
            <w:tcBorders>
              <w:top w:val="single" w:sz="4" w:space="0" w:color="2E74B5"/>
              <w:left w:val="single" w:sz="4" w:space="0" w:color="2E74B5"/>
              <w:bottom w:val="single" w:sz="4" w:space="0" w:color="2E74B5"/>
              <w:right w:val="single" w:sz="4" w:space="0" w:color="2E74B5"/>
            </w:tcBorders>
          </w:tcPr>
          <w:p w:rsidR="009D1437" w:rsidP="00616EC4" w14:paraId="09EA878D" w14:textId="77777777">
            <w:pPr>
              <w:pStyle w:val="ListParagraph"/>
              <w:ind w:left="0"/>
              <w:jc w:val="both"/>
            </w:pPr>
          </w:p>
        </w:tc>
      </w:tr>
      <w:tr w14:paraId="3FBC4715"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hideMark/>
          </w:tcPr>
          <w:p w:rsidR="009D1437" w:rsidP="00616EC4" w14:paraId="2687475F" w14:textId="77777777">
            <w:pPr>
              <w:autoSpaceDE w:val="0"/>
              <w:autoSpaceDN w:val="0"/>
              <w:adjustRightInd w:val="0"/>
              <w:rPr>
                <w:rFonts w:eastAsia="Calibri"/>
              </w:rPr>
            </w:pPr>
            <w:r>
              <w:rPr>
                <w:rFonts w:eastAsia="Calibri"/>
              </w:rPr>
              <w:t>ERR:26</w:t>
            </w:r>
          </w:p>
        </w:tc>
        <w:tc>
          <w:tcPr>
            <w:tcW w:w="4950" w:type="dxa"/>
            <w:tcBorders>
              <w:top w:val="single" w:sz="4" w:space="0" w:color="2E74B5"/>
              <w:left w:val="single" w:sz="4" w:space="0" w:color="2E74B5"/>
              <w:bottom w:val="single" w:sz="4" w:space="0" w:color="2E74B5"/>
              <w:right w:val="single" w:sz="4" w:space="0" w:color="2E74B5"/>
            </w:tcBorders>
            <w:hideMark/>
          </w:tcPr>
          <w:p w:rsidR="009D1437" w:rsidP="00616EC4" w14:paraId="2EC9C015" w14:textId="77777777">
            <w:pPr>
              <w:pStyle w:val="ListParagraph"/>
              <w:spacing w:after="0" w:line="240" w:lineRule="auto"/>
              <w:ind w:left="0"/>
              <w:rPr>
                <w:rFonts w:eastAsia="Calibri"/>
              </w:rPr>
            </w:pPr>
            <w:r>
              <w:rPr>
                <w:rFonts w:eastAsia="Calibri"/>
              </w:rPr>
              <w:t>Chứng</w:t>
            </w:r>
            <w:r>
              <w:rPr>
                <w:rFonts w:eastAsia="Calibri"/>
              </w:rPr>
              <w:t xml:space="preserve"> </w:t>
            </w:r>
            <w:r>
              <w:rPr>
                <w:rFonts w:eastAsia="Calibri"/>
              </w:rPr>
              <w:t>thư</w:t>
            </w:r>
            <w:r>
              <w:rPr>
                <w:rFonts w:eastAsia="Calibri"/>
              </w:rPr>
              <w:t xml:space="preserve"> </w:t>
            </w:r>
            <w:r>
              <w:rPr>
                <w:rFonts w:eastAsia="Calibri"/>
              </w:rPr>
              <w:t>số</w:t>
            </w:r>
            <w:r>
              <w:rPr>
                <w:rFonts w:eastAsia="Calibri"/>
              </w:rPr>
              <w:t xml:space="preserve"> </w:t>
            </w:r>
            <w:r>
              <w:rPr>
                <w:rFonts w:eastAsia="Calibri"/>
              </w:rPr>
              <w:t>hết</w:t>
            </w:r>
            <w:r>
              <w:rPr>
                <w:rFonts w:eastAsia="Calibri"/>
              </w:rPr>
              <w:t xml:space="preserve"> </w:t>
            </w:r>
            <w:r>
              <w:rPr>
                <w:rFonts w:eastAsia="Calibri"/>
              </w:rPr>
              <w:t>hạn</w:t>
            </w:r>
          </w:p>
        </w:tc>
        <w:tc>
          <w:tcPr>
            <w:tcW w:w="1885" w:type="dxa"/>
            <w:tcBorders>
              <w:top w:val="single" w:sz="4" w:space="0" w:color="2E74B5"/>
              <w:left w:val="single" w:sz="4" w:space="0" w:color="2E74B5"/>
              <w:bottom w:val="single" w:sz="4" w:space="0" w:color="2E74B5"/>
              <w:right w:val="single" w:sz="4" w:space="0" w:color="2E74B5"/>
            </w:tcBorders>
          </w:tcPr>
          <w:p w:rsidR="009D1437" w:rsidP="00616EC4" w14:paraId="0CDAC4CB" w14:textId="77777777">
            <w:pPr>
              <w:pStyle w:val="ListParagraph"/>
              <w:ind w:left="0"/>
              <w:jc w:val="both"/>
            </w:pPr>
          </w:p>
        </w:tc>
      </w:tr>
      <w:tr w14:paraId="1867E575"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hideMark/>
          </w:tcPr>
          <w:p w:rsidR="009D1437" w:rsidP="00616EC4" w14:paraId="34FFD855" w14:textId="77777777">
            <w:pPr>
              <w:autoSpaceDE w:val="0"/>
              <w:autoSpaceDN w:val="0"/>
              <w:adjustRightInd w:val="0"/>
              <w:rPr>
                <w:rFonts w:eastAsia="Calibri"/>
              </w:rPr>
            </w:pPr>
            <w:r>
              <w:rPr>
                <w:rFonts w:eastAsia="Calibri"/>
              </w:rPr>
              <w:t>ERR:3</w:t>
            </w:r>
          </w:p>
        </w:tc>
        <w:tc>
          <w:tcPr>
            <w:tcW w:w="4950" w:type="dxa"/>
            <w:tcBorders>
              <w:top w:val="single" w:sz="4" w:space="0" w:color="2E74B5"/>
              <w:left w:val="single" w:sz="4" w:space="0" w:color="2E74B5"/>
              <w:bottom w:val="single" w:sz="4" w:space="0" w:color="2E74B5"/>
              <w:right w:val="single" w:sz="4" w:space="0" w:color="2E74B5"/>
            </w:tcBorders>
            <w:hideMark/>
          </w:tcPr>
          <w:p w:rsidR="009D1437" w:rsidP="00616EC4" w14:paraId="561AF757" w14:textId="77777777">
            <w:pPr>
              <w:pStyle w:val="ListParagraph"/>
              <w:spacing w:after="0" w:line="240" w:lineRule="auto"/>
              <w:ind w:left="0"/>
              <w:rPr>
                <w:rFonts w:eastAsia="Calibri"/>
              </w:rPr>
            </w:pPr>
            <w:r>
              <w:rPr>
                <w:rFonts w:eastAsia="Calibri"/>
              </w:rPr>
              <w:t>Dữ</w:t>
            </w:r>
            <w:r>
              <w:rPr>
                <w:rFonts w:eastAsia="Calibri"/>
              </w:rPr>
              <w:t xml:space="preserve"> </w:t>
            </w:r>
            <w:r>
              <w:rPr>
                <w:rFonts w:eastAsia="Calibri"/>
              </w:rPr>
              <w:t>liệu</w:t>
            </w:r>
            <w:r>
              <w:rPr>
                <w:rFonts w:eastAsia="Calibri"/>
              </w:rPr>
              <w:t xml:space="preserve"> xml </w:t>
            </w:r>
            <w:r>
              <w:rPr>
                <w:rFonts w:eastAsia="Calibri"/>
              </w:rPr>
              <w:t>đầu</w:t>
            </w:r>
            <w:r>
              <w:rPr>
                <w:rFonts w:eastAsia="Calibri"/>
              </w:rPr>
              <w:t xml:space="preserve"> </w:t>
            </w:r>
            <w:r>
              <w:rPr>
                <w:rFonts w:eastAsia="Calibri"/>
              </w:rPr>
              <w:t>vào</w:t>
            </w:r>
            <w:r>
              <w:rPr>
                <w:rFonts w:eastAsia="Calibri"/>
              </w:rPr>
              <w:t xml:space="preserve"> </w:t>
            </w:r>
            <w:r>
              <w:rPr>
                <w:rFonts w:eastAsia="Calibri"/>
              </w:rPr>
              <w:t>không</w:t>
            </w:r>
            <w:r>
              <w:rPr>
                <w:rFonts w:eastAsia="Calibri"/>
              </w:rPr>
              <w:t xml:space="preserve"> </w:t>
            </w:r>
            <w:r>
              <w:rPr>
                <w:rFonts w:eastAsia="Calibri"/>
              </w:rPr>
              <w:t>đúng</w:t>
            </w:r>
            <w:r>
              <w:rPr>
                <w:rFonts w:eastAsia="Calibri"/>
              </w:rPr>
              <w:t xml:space="preserve"> </w:t>
            </w:r>
            <w:r>
              <w:rPr>
                <w:rFonts w:eastAsia="Calibri"/>
              </w:rPr>
              <w:t>quy</w:t>
            </w:r>
            <w:r>
              <w:rPr>
                <w:rFonts w:eastAsia="Calibri"/>
              </w:rPr>
              <w:t xml:space="preserve"> </w:t>
            </w:r>
            <w:r>
              <w:rPr>
                <w:rFonts w:eastAsia="Calibri"/>
              </w:rPr>
              <w:t>định</w:t>
            </w:r>
          </w:p>
        </w:tc>
        <w:tc>
          <w:tcPr>
            <w:tcW w:w="1885" w:type="dxa"/>
            <w:tcBorders>
              <w:top w:val="single" w:sz="4" w:space="0" w:color="2E74B5"/>
              <w:left w:val="single" w:sz="4" w:space="0" w:color="2E74B5"/>
              <w:bottom w:val="single" w:sz="4" w:space="0" w:color="2E74B5"/>
              <w:right w:val="single" w:sz="4" w:space="0" w:color="2E74B5"/>
            </w:tcBorders>
          </w:tcPr>
          <w:p w:rsidR="009D1437" w:rsidP="00616EC4" w14:paraId="638FA2DD" w14:textId="77777777">
            <w:pPr>
              <w:pStyle w:val="ListParagraph"/>
              <w:ind w:left="0"/>
              <w:jc w:val="both"/>
            </w:pPr>
          </w:p>
        </w:tc>
      </w:tr>
      <w:tr w14:paraId="54BAC806"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hideMark/>
          </w:tcPr>
          <w:p w:rsidR="009D1437" w:rsidP="00616EC4" w14:paraId="64DA85EE" w14:textId="77777777">
            <w:pPr>
              <w:autoSpaceDE w:val="0"/>
              <w:autoSpaceDN w:val="0"/>
              <w:adjustRightInd w:val="0"/>
              <w:rPr>
                <w:rFonts w:eastAsia="Calibri"/>
              </w:rPr>
            </w:pPr>
            <w:r>
              <w:rPr>
                <w:rFonts w:eastAsia="Calibri"/>
              </w:rPr>
              <w:t>ERR:20</w:t>
            </w:r>
          </w:p>
        </w:tc>
        <w:tc>
          <w:tcPr>
            <w:tcW w:w="4950" w:type="dxa"/>
            <w:tcBorders>
              <w:top w:val="single" w:sz="4" w:space="0" w:color="2E74B5"/>
              <w:left w:val="single" w:sz="4" w:space="0" w:color="2E74B5"/>
              <w:bottom w:val="single" w:sz="4" w:space="0" w:color="2E74B5"/>
              <w:right w:val="single" w:sz="4" w:space="0" w:color="2E74B5"/>
            </w:tcBorders>
            <w:hideMark/>
          </w:tcPr>
          <w:p w:rsidR="009D1437" w:rsidP="00616EC4" w14:paraId="2E50DFCB" w14:textId="77777777">
            <w:pPr>
              <w:pStyle w:val="ListParagraph"/>
              <w:spacing w:after="0" w:line="240" w:lineRule="auto"/>
              <w:ind w:left="0"/>
              <w:rPr>
                <w:rFonts w:eastAsia="Calibri"/>
              </w:rPr>
            </w:pPr>
            <w:r>
              <w:t>Không</w:t>
            </w:r>
            <w:r>
              <w:t xml:space="preserve"> </w:t>
            </w:r>
            <w:r>
              <w:t>tìm</w:t>
            </w:r>
            <w:r>
              <w:t xml:space="preserve"> </w:t>
            </w:r>
            <w:r>
              <w:t>thấy</w:t>
            </w:r>
            <w:r>
              <w:t xml:space="preserve"> </w:t>
            </w:r>
            <w:r>
              <w:t>dải</w:t>
            </w:r>
            <w:r>
              <w:t xml:space="preserve"> </w:t>
            </w:r>
            <w:r>
              <w:t>hóa</w:t>
            </w:r>
            <w:r>
              <w:t xml:space="preserve"> </w:t>
            </w:r>
            <w:r>
              <w:t>đơn</w:t>
            </w:r>
          </w:p>
        </w:tc>
        <w:tc>
          <w:tcPr>
            <w:tcW w:w="1885" w:type="dxa"/>
            <w:tcBorders>
              <w:top w:val="single" w:sz="4" w:space="0" w:color="2E74B5"/>
              <w:left w:val="single" w:sz="4" w:space="0" w:color="2E74B5"/>
              <w:bottom w:val="single" w:sz="4" w:space="0" w:color="2E74B5"/>
              <w:right w:val="single" w:sz="4" w:space="0" w:color="2E74B5"/>
            </w:tcBorders>
            <w:hideMark/>
          </w:tcPr>
          <w:p w:rsidR="009D1437" w:rsidP="00616EC4" w14:paraId="6FA62A89" w14:textId="77777777">
            <w:pPr>
              <w:jc w:val="both"/>
            </w:pPr>
            <w:r>
              <w:t>Không</w:t>
            </w:r>
            <w:r>
              <w:t xml:space="preserve"> </w:t>
            </w:r>
            <w:r>
              <w:t>tìm</w:t>
            </w:r>
            <w:r>
              <w:t xml:space="preserve"> </w:t>
            </w:r>
            <w:r>
              <w:t>thấy</w:t>
            </w:r>
            <w:r>
              <w:t xml:space="preserve"> </w:t>
            </w:r>
            <w:r>
              <w:t>dải</w:t>
            </w:r>
            <w:r>
              <w:t xml:space="preserve"> </w:t>
            </w:r>
            <w:r>
              <w:t>hóa</w:t>
            </w:r>
            <w:r>
              <w:t xml:space="preserve"> </w:t>
            </w:r>
            <w:r>
              <w:t>đơn</w:t>
            </w:r>
            <w:r>
              <w:t xml:space="preserve"> </w:t>
            </w:r>
            <w:r>
              <w:t>hoặc</w:t>
            </w:r>
            <w:r>
              <w:t xml:space="preserve"> </w:t>
            </w:r>
            <w:r>
              <w:t>tài</w:t>
            </w:r>
            <w:r>
              <w:t xml:space="preserve"> </w:t>
            </w:r>
            <w:r>
              <w:t>khoản</w:t>
            </w:r>
            <w:r>
              <w:t xml:space="preserve"> </w:t>
            </w:r>
            <w:r>
              <w:t>phát</w:t>
            </w:r>
            <w:r>
              <w:t xml:space="preserve"> </w:t>
            </w:r>
            <w:r>
              <w:t>hành</w:t>
            </w:r>
            <w:r>
              <w:t xml:space="preserve"> </w:t>
            </w:r>
            <w:r>
              <w:t>không</w:t>
            </w:r>
            <w:r>
              <w:t xml:space="preserve"> </w:t>
            </w:r>
            <w:r>
              <w:t>có</w:t>
            </w:r>
            <w:r>
              <w:t xml:space="preserve"> </w:t>
            </w:r>
            <w:r>
              <w:t>quyền</w:t>
            </w:r>
            <w:r>
              <w:t xml:space="preserve"> </w:t>
            </w:r>
            <w:r>
              <w:t>phát</w:t>
            </w:r>
            <w:r>
              <w:t xml:space="preserve"> </w:t>
            </w:r>
            <w:r>
              <w:t>hành</w:t>
            </w:r>
            <w:r>
              <w:t xml:space="preserve"> </w:t>
            </w:r>
            <w:r>
              <w:t>hóa</w:t>
            </w:r>
            <w:r>
              <w:t xml:space="preserve"> </w:t>
            </w:r>
            <w:r>
              <w:t>đơn</w:t>
            </w:r>
            <w:r>
              <w:t xml:space="preserve"> </w:t>
            </w:r>
            <w:r>
              <w:t>trên</w:t>
            </w:r>
            <w:r>
              <w:t xml:space="preserve"> </w:t>
            </w:r>
            <w:r>
              <w:t>dải</w:t>
            </w:r>
            <w:r>
              <w:t xml:space="preserve"> </w:t>
            </w:r>
            <w:r>
              <w:t>hóa</w:t>
            </w:r>
            <w:r>
              <w:t xml:space="preserve"> </w:t>
            </w:r>
            <w:r>
              <w:t>đơn</w:t>
            </w:r>
            <w:r>
              <w:t xml:space="preserve"> </w:t>
            </w:r>
            <w:r>
              <w:t>truyền</w:t>
            </w:r>
            <w:r>
              <w:t xml:space="preserve"> </w:t>
            </w:r>
            <w:r>
              <w:t>lên</w:t>
            </w:r>
            <w:r>
              <w:t>.</w:t>
            </w:r>
          </w:p>
        </w:tc>
      </w:tr>
      <w:tr w14:paraId="5EACD297" w14:textId="77777777" w:rsidTr="00616EC4">
        <w:tblPrEx>
          <w:tblW w:w="0" w:type="auto"/>
          <w:tblInd w:w="85" w:type="dxa"/>
          <w:tblLayout w:type="fixed"/>
          <w:tblLook w:val="04A0"/>
        </w:tblPrEx>
        <w:trPr>
          <w:trHeight w:val="368"/>
        </w:trPr>
        <w:tc>
          <w:tcPr>
            <w:tcW w:w="2430" w:type="dxa"/>
            <w:tcBorders>
              <w:top w:val="single" w:sz="4" w:space="0" w:color="2E74B5"/>
              <w:left w:val="single" w:sz="4" w:space="0" w:color="2E74B5"/>
              <w:bottom w:val="single" w:sz="4" w:space="0" w:color="2E74B5"/>
              <w:right w:val="single" w:sz="4" w:space="0" w:color="2E74B5"/>
            </w:tcBorders>
            <w:hideMark/>
          </w:tcPr>
          <w:p w:rsidR="009D1437" w:rsidP="00616EC4" w14:paraId="1C986A92" w14:textId="77777777">
            <w:pPr>
              <w:autoSpaceDE w:val="0"/>
              <w:autoSpaceDN w:val="0"/>
              <w:adjustRightInd w:val="0"/>
              <w:rPr>
                <w:rFonts w:eastAsia="Calibri"/>
              </w:rPr>
            </w:pPr>
            <w:r>
              <w:rPr>
                <w:rFonts w:eastAsia="Calibri"/>
              </w:rPr>
              <w:t>ERR:8</w:t>
            </w:r>
          </w:p>
        </w:tc>
        <w:tc>
          <w:tcPr>
            <w:tcW w:w="4950" w:type="dxa"/>
            <w:tcBorders>
              <w:top w:val="single" w:sz="4" w:space="0" w:color="2E74B5"/>
              <w:left w:val="single" w:sz="4" w:space="0" w:color="2E74B5"/>
              <w:bottom w:val="single" w:sz="4" w:space="0" w:color="2E74B5"/>
              <w:right w:val="single" w:sz="4" w:space="0" w:color="2E74B5"/>
            </w:tcBorders>
            <w:hideMark/>
          </w:tcPr>
          <w:p w:rsidR="009D1437" w:rsidP="00616EC4" w14:paraId="1E3D1518" w14:textId="77777777">
            <w:pPr>
              <w:pStyle w:val="ListParagraph"/>
              <w:spacing w:after="0" w:line="240" w:lineRule="auto"/>
              <w:ind w:left="0"/>
              <w:rPr>
                <w:rFonts w:eastAsia="Calibri"/>
              </w:rPr>
            </w:pPr>
            <w:r>
              <w:rPr>
                <w:rFonts w:eastAsia="Calibri"/>
              </w:rPr>
              <w:t xml:space="preserve">Hóa </w:t>
            </w:r>
            <w:r>
              <w:rPr>
                <w:rFonts w:eastAsia="Calibri"/>
              </w:rPr>
              <w:t>đơn</w:t>
            </w:r>
            <w:r>
              <w:rPr>
                <w:rFonts w:eastAsia="Calibri"/>
              </w:rPr>
              <w:t xml:space="preserve"> </w:t>
            </w:r>
            <w:r>
              <w:rPr>
                <w:rFonts w:eastAsia="Calibri"/>
              </w:rPr>
              <w:t>điều</w:t>
            </w:r>
            <w:r>
              <w:rPr>
                <w:rFonts w:eastAsia="Calibri"/>
              </w:rPr>
              <w:t xml:space="preserve"> </w:t>
            </w:r>
            <w:r>
              <w:rPr>
                <w:rFonts w:eastAsia="Calibri"/>
              </w:rPr>
              <w:t>chỉnh</w:t>
            </w:r>
            <w:r>
              <w:rPr>
                <w:rFonts w:eastAsia="Calibri"/>
              </w:rPr>
              <w:t xml:space="preserve"> </w:t>
            </w:r>
            <w:r>
              <w:rPr>
                <w:rFonts w:eastAsia="Calibri"/>
              </w:rPr>
              <w:t>hoặc</w:t>
            </w:r>
            <w:r>
              <w:rPr>
                <w:rFonts w:eastAsia="Calibri"/>
              </w:rPr>
              <w:t xml:space="preserve"> </w:t>
            </w:r>
            <w:r>
              <w:rPr>
                <w:rFonts w:eastAsia="Calibri"/>
              </w:rPr>
              <w:t>thay</w:t>
            </w:r>
            <w:r>
              <w:rPr>
                <w:rFonts w:eastAsia="Calibri"/>
              </w:rPr>
              <w:t xml:space="preserve"> </w:t>
            </w:r>
            <w:r>
              <w:rPr>
                <w:rFonts w:eastAsia="Calibri"/>
              </w:rPr>
              <w:t>thế</w:t>
            </w:r>
            <w:r>
              <w:rPr>
                <w:rFonts w:eastAsia="Calibri"/>
              </w:rPr>
              <w:t xml:space="preserve"> </w:t>
            </w:r>
            <w:r>
              <w:rPr>
                <w:rFonts w:eastAsia="Calibri"/>
              </w:rPr>
              <w:t>chưa</w:t>
            </w:r>
            <w:r>
              <w:rPr>
                <w:rFonts w:eastAsia="Calibri"/>
              </w:rPr>
              <w:t xml:space="preserve"> </w:t>
            </w:r>
            <w:r>
              <w:rPr>
                <w:rFonts w:eastAsia="Calibri"/>
              </w:rPr>
              <w:t>phát</w:t>
            </w:r>
            <w:r>
              <w:rPr>
                <w:rFonts w:eastAsia="Calibri"/>
              </w:rPr>
              <w:t xml:space="preserve"> </w:t>
            </w:r>
            <w:r>
              <w:rPr>
                <w:rFonts w:eastAsia="Calibri"/>
              </w:rPr>
              <w:t>hành</w:t>
            </w:r>
            <w:r>
              <w:rPr>
                <w:rFonts w:eastAsia="Calibri"/>
              </w:rPr>
              <w:t xml:space="preserve"> </w:t>
            </w:r>
            <w:r>
              <w:rPr>
                <w:rFonts w:eastAsia="Calibri"/>
              </w:rPr>
              <w:t>hoặc</w:t>
            </w:r>
            <w:r>
              <w:rPr>
                <w:rFonts w:eastAsia="Calibri"/>
              </w:rPr>
              <w:t xml:space="preserve"> </w:t>
            </w:r>
            <w:r>
              <w:rPr>
                <w:rFonts w:eastAsia="Calibri"/>
              </w:rPr>
              <w:t>đã</w:t>
            </w:r>
            <w:r>
              <w:rPr>
                <w:rFonts w:eastAsia="Calibri"/>
              </w:rPr>
              <w:t xml:space="preserve"> </w:t>
            </w:r>
            <w:r>
              <w:rPr>
                <w:rFonts w:eastAsia="Calibri"/>
              </w:rPr>
              <w:t>điều</w:t>
            </w:r>
            <w:r>
              <w:rPr>
                <w:rFonts w:eastAsia="Calibri"/>
              </w:rPr>
              <w:t xml:space="preserve"> </w:t>
            </w:r>
            <w:r>
              <w:rPr>
                <w:rFonts w:eastAsia="Calibri"/>
              </w:rPr>
              <w:t>chỉnh</w:t>
            </w:r>
            <w:r>
              <w:rPr>
                <w:rFonts w:eastAsia="Calibri"/>
              </w:rPr>
              <w:t xml:space="preserve">  </w:t>
            </w:r>
            <w:r>
              <w:rPr>
                <w:rFonts w:eastAsia="Calibri"/>
              </w:rPr>
              <w:t>không</w:t>
            </w:r>
            <w:r>
              <w:rPr>
                <w:rFonts w:eastAsia="Calibri"/>
              </w:rPr>
              <w:t xml:space="preserve"> </w:t>
            </w:r>
            <w:r>
              <w:rPr>
                <w:rFonts w:eastAsia="Calibri"/>
              </w:rPr>
              <w:t>được</w:t>
            </w:r>
            <w:r>
              <w:rPr>
                <w:rFonts w:eastAsia="Calibri"/>
              </w:rPr>
              <w:t xml:space="preserve"> </w:t>
            </w:r>
            <w:r>
              <w:rPr>
                <w:rFonts w:eastAsia="Calibri"/>
              </w:rPr>
              <w:t>thay</w:t>
            </w:r>
            <w:r>
              <w:rPr>
                <w:rFonts w:eastAsia="Calibri"/>
              </w:rPr>
              <w:t xml:space="preserve"> </w:t>
            </w:r>
            <w:r>
              <w:rPr>
                <w:rFonts w:eastAsia="Calibri"/>
              </w:rPr>
              <w:t>thế</w:t>
            </w:r>
          </w:p>
        </w:tc>
        <w:tc>
          <w:tcPr>
            <w:tcW w:w="1885" w:type="dxa"/>
            <w:tcBorders>
              <w:top w:val="single" w:sz="4" w:space="0" w:color="2E74B5"/>
              <w:left w:val="single" w:sz="4" w:space="0" w:color="2E74B5"/>
              <w:bottom w:val="single" w:sz="4" w:space="0" w:color="2E74B5"/>
              <w:right w:val="single" w:sz="4" w:space="0" w:color="2E74B5"/>
            </w:tcBorders>
          </w:tcPr>
          <w:p w:rsidR="009D1437" w:rsidP="00616EC4" w14:paraId="285EFA15" w14:textId="77777777">
            <w:pPr>
              <w:ind w:left="360"/>
              <w:jc w:val="both"/>
            </w:pPr>
          </w:p>
        </w:tc>
      </w:tr>
      <w:tr w14:paraId="021F3835"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hideMark/>
          </w:tcPr>
          <w:p w:rsidR="009D1437" w:rsidP="00616EC4" w14:paraId="2717D854" w14:textId="77777777">
            <w:pPr>
              <w:autoSpaceDE w:val="0"/>
              <w:autoSpaceDN w:val="0"/>
              <w:adjustRightInd w:val="0"/>
              <w:rPr>
                <w:rFonts w:eastAsia="Calibri"/>
              </w:rPr>
            </w:pPr>
            <w:r>
              <w:rPr>
                <w:rFonts w:eastAsia="Calibri"/>
              </w:rPr>
              <w:t>ERR:2</w:t>
            </w:r>
          </w:p>
        </w:tc>
        <w:tc>
          <w:tcPr>
            <w:tcW w:w="4950" w:type="dxa"/>
            <w:tcBorders>
              <w:top w:val="single" w:sz="4" w:space="0" w:color="2E74B5"/>
              <w:left w:val="single" w:sz="4" w:space="0" w:color="2E74B5"/>
              <w:bottom w:val="single" w:sz="4" w:space="0" w:color="2E74B5"/>
              <w:right w:val="single" w:sz="4" w:space="0" w:color="2E74B5"/>
            </w:tcBorders>
            <w:hideMark/>
          </w:tcPr>
          <w:p w:rsidR="009D1437" w:rsidP="00616EC4" w14:paraId="58D2D074" w14:textId="77777777">
            <w:pPr>
              <w:pStyle w:val="ListParagraph"/>
              <w:spacing w:after="0" w:line="240" w:lineRule="auto"/>
              <w:ind w:left="0"/>
              <w:rPr>
                <w:rFonts w:eastAsia="Calibri"/>
              </w:rPr>
            </w:pPr>
            <w:r>
              <w:t>Không</w:t>
            </w:r>
            <w:r>
              <w:t xml:space="preserve"> </w:t>
            </w:r>
            <w:r>
              <w:t>tồn</w:t>
            </w:r>
            <w:r>
              <w:t xml:space="preserve"> </w:t>
            </w:r>
            <w:r>
              <w:t>tại</w:t>
            </w:r>
            <w:r>
              <w:t xml:space="preserve"> </w:t>
            </w:r>
            <w:r>
              <w:t>hóa</w:t>
            </w:r>
            <w:r>
              <w:t xml:space="preserve"> </w:t>
            </w:r>
            <w:r>
              <w:t>đơn</w:t>
            </w:r>
            <w:r>
              <w:t xml:space="preserve"> </w:t>
            </w:r>
            <w:r>
              <w:t>cần</w:t>
            </w:r>
            <w:r>
              <w:t xml:space="preserve"> </w:t>
            </w:r>
            <w:r>
              <w:t>thay</w:t>
            </w:r>
            <w:r>
              <w:t xml:space="preserve"> </w:t>
            </w:r>
            <w:r>
              <w:t>thế</w:t>
            </w:r>
            <w:r>
              <w:t xml:space="preserve"> </w:t>
            </w:r>
            <w:r>
              <w:t>và</w:t>
            </w:r>
            <w:r>
              <w:t xml:space="preserve"> </w:t>
            </w:r>
            <w:r>
              <w:t>điều</w:t>
            </w:r>
            <w:r>
              <w:t xml:space="preserve"> </w:t>
            </w:r>
            <w:r>
              <w:t>chỉnh</w:t>
            </w:r>
          </w:p>
        </w:tc>
        <w:tc>
          <w:tcPr>
            <w:tcW w:w="1885" w:type="dxa"/>
            <w:tcBorders>
              <w:top w:val="single" w:sz="4" w:space="0" w:color="2E74B5"/>
              <w:left w:val="single" w:sz="4" w:space="0" w:color="2E74B5"/>
              <w:bottom w:val="single" w:sz="4" w:space="0" w:color="2E74B5"/>
              <w:right w:val="single" w:sz="4" w:space="0" w:color="2E74B5"/>
            </w:tcBorders>
          </w:tcPr>
          <w:p w:rsidR="009D1437" w:rsidP="00616EC4" w14:paraId="2A93C5FD" w14:textId="77777777">
            <w:pPr>
              <w:ind w:left="360"/>
              <w:jc w:val="both"/>
            </w:pPr>
          </w:p>
        </w:tc>
      </w:tr>
      <w:tr w14:paraId="1513824E" w14:textId="77777777" w:rsidTr="00616EC4">
        <w:tblPrEx>
          <w:tblW w:w="0" w:type="auto"/>
          <w:tblInd w:w="85" w:type="dxa"/>
          <w:tblLayout w:type="fixed"/>
          <w:tblLook w:val="04A0"/>
          <w:tblPrExChange w:id="616" w:author="Comparison" w:date="2022-04-14T16:30:00Z">
            <w:tblPrEx>
              <w:tblLayout w:type="fixed"/>
            </w:tblPrEx>
          </w:tblPrExChange>
        </w:tblPrEx>
        <w:trPr>
          <w:trHeight w:val="413"/>
          <w:trPrChange w:id="617" w:author="Comparison" w:date="2022-04-14T16:30:00Z">
            <w:trPr>
              <w:gridBefore w:val="1"/>
              <w:wBefore w:w="704" w:type="dxa"/>
            </w:trPr>
          </w:trPrChange>
        </w:trPr>
        <w:tc>
          <w:tcPr>
            <w:tcW w:w="2430" w:type="dxa"/>
            <w:tcBorders>
              <w:top w:val="single" w:sz="4" w:space="0" w:color="2E74B5"/>
              <w:left w:val="single" w:sz="4" w:space="0" w:color="2E74B5"/>
              <w:bottom w:val="single" w:sz="4" w:space="0" w:color="2E74B5"/>
              <w:right w:val="single" w:sz="4" w:space="0" w:color="2E74B5"/>
            </w:tcBorders>
            <w:hideMark/>
            <w:tcPrChange w:id="618" w:author="Comparison" w:date="2022-04-14T16:30:00Z">
              <w:tcPr>
                <w:tcW w:w="2250" w:type="dxa"/>
                <w:gridSpan w:val="3"/>
                <w:tcBorders>
                  <w:top w:val="single" w:sz="4" w:space="0" w:color="2E74B5"/>
                  <w:left w:val="single" w:sz="4" w:space="5" w:color="2E74B5"/>
                  <w:bottom w:val="single" w:sz="4" w:space="0" w:color="2E74B5"/>
                  <w:right w:val="single" w:sz="4" w:space="5" w:color="2E74B5"/>
                </w:tcBorders>
                <w:hideMark/>
              </w:tcPr>
            </w:tcPrChange>
          </w:tcPr>
          <w:p w:rsidR="009D1437" w:rsidP="00616EC4" w14:paraId="02BBECB3" w14:textId="77777777">
            <w:pPr>
              <w:autoSpaceDE w:val="0"/>
              <w:autoSpaceDN w:val="0"/>
              <w:adjustRightInd w:val="0"/>
              <w:rPr>
                <w:rFonts w:eastAsia="Calibri"/>
              </w:rPr>
            </w:pPr>
            <w:r>
              <w:rPr>
                <w:rFonts w:eastAsia="Calibri"/>
              </w:rPr>
              <w:t>ERR:5</w:t>
            </w:r>
          </w:p>
        </w:tc>
        <w:tc>
          <w:tcPr>
            <w:tcW w:w="4950" w:type="dxa"/>
            <w:tcBorders>
              <w:top w:val="single" w:sz="4" w:space="0" w:color="2E74B5"/>
              <w:left w:val="single" w:sz="4" w:space="0" w:color="2E74B5"/>
              <w:bottom w:val="single" w:sz="4" w:space="0" w:color="2E74B5"/>
              <w:right w:val="single" w:sz="4" w:space="0" w:color="2E74B5"/>
            </w:tcBorders>
            <w:hideMark/>
            <w:tcPrChange w:id="619" w:author="Comparison" w:date="2022-04-14T16:30:00Z">
              <w:tcPr>
                <w:tcW w:w="4899" w:type="dxa"/>
                <w:gridSpan w:val="3"/>
                <w:tcBorders>
                  <w:top w:val="single" w:sz="4" w:space="0" w:color="2E74B5"/>
                  <w:left w:val="single" w:sz="4" w:space="5" w:color="2E74B5"/>
                  <w:bottom w:val="single" w:sz="4" w:space="0" w:color="2E74B5"/>
                  <w:right w:val="single" w:sz="4" w:space="5" w:color="2E74B5"/>
                </w:tcBorders>
                <w:hideMark/>
              </w:tcPr>
            </w:tcPrChange>
          </w:tcPr>
          <w:p w:rsidR="009D1437" w:rsidP="00616EC4" w14:paraId="7E743F48" w14:textId="77777777">
            <w:pPr>
              <w:pStyle w:val="ListParagraph"/>
              <w:spacing w:after="0" w:line="240" w:lineRule="auto"/>
              <w:ind w:left="0"/>
              <w:rPr>
                <w:rFonts w:eastAsia="Calibri"/>
              </w:rPr>
            </w:pPr>
            <w:r>
              <w:rPr>
                <w:rFonts w:eastAsia="Calibri"/>
              </w:rPr>
              <w:t>Có</w:t>
            </w:r>
            <w:r>
              <w:rPr>
                <w:rFonts w:eastAsia="Calibri"/>
              </w:rPr>
              <w:t xml:space="preserve"> </w:t>
            </w:r>
            <w:r>
              <w:rPr>
                <w:rFonts w:eastAsia="Calibri"/>
              </w:rPr>
              <w:t>lỗi</w:t>
            </w:r>
            <w:r>
              <w:rPr>
                <w:rFonts w:eastAsia="Calibri"/>
              </w:rPr>
              <w:t xml:space="preserve"> </w:t>
            </w:r>
            <w:r>
              <w:rPr>
                <w:rFonts w:eastAsia="Calibri"/>
              </w:rPr>
              <w:t>xảy</w:t>
            </w:r>
            <w:r>
              <w:rPr>
                <w:rFonts w:eastAsia="Calibri"/>
              </w:rPr>
              <w:t xml:space="preserve"> </w:t>
            </w:r>
            <w:r>
              <w:rPr>
                <w:rFonts w:eastAsia="Calibri"/>
              </w:rPr>
              <w:t>ra</w:t>
            </w:r>
          </w:p>
        </w:tc>
        <w:tc>
          <w:tcPr>
            <w:tcW w:w="1885" w:type="dxa"/>
            <w:tcBorders>
              <w:top w:val="single" w:sz="4" w:space="0" w:color="2E74B5"/>
              <w:left w:val="single" w:sz="4" w:space="0" w:color="2E74B5"/>
              <w:bottom w:val="single" w:sz="4" w:space="0" w:color="2E74B5"/>
              <w:right w:val="single" w:sz="4" w:space="0" w:color="2E74B5"/>
            </w:tcBorders>
            <w:hideMark/>
            <w:tcPrChange w:id="620" w:author="Comparison" w:date="2022-04-14T16:30:00Z">
              <w:tcPr>
                <w:tcW w:w="2116" w:type="dxa"/>
                <w:gridSpan w:val="2"/>
                <w:tcBorders>
                  <w:top w:val="single" w:sz="4" w:space="0" w:color="2E74B5"/>
                  <w:left w:val="single" w:sz="4" w:space="5" w:color="2E74B5"/>
                  <w:bottom w:val="single" w:sz="4" w:space="0" w:color="2E74B5"/>
                  <w:right w:val="single" w:sz="4" w:space="5" w:color="2E74B5"/>
                </w:tcBorders>
                <w:hideMark/>
              </w:tcPr>
            </w:tcPrChange>
          </w:tcPr>
          <w:p w:rsidR="009D1437" w14:paraId="4CAC9D18" w14:textId="2D45EDEE">
            <w:pPr>
              <w:jc w:val="both"/>
              <w:pPrChange w:id="621" w:author="Comparison" w:date="2022-04-14T16:30:00Z">
                <w:pPr>
                  <w:pStyle w:val="ListParagraph"/>
                </w:pPr>
              </w:pPrChange>
            </w:pPr>
            <w:r>
              <w:t>Có</w:t>
            </w:r>
            <w:r>
              <w:t xml:space="preserve"> </w:t>
            </w:r>
            <w:r>
              <w:t>lỗi</w:t>
            </w:r>
            <w:r>
              <w:t xml:space="preserve"> </w:t>
            </w:r>
            <w:r>
              <w:t>xảy</w:t>
            </w:r>
            <w:r>
              <w:t xml:space="preserve"> </w:t>
            </w:r>
            <w:r>
              <w:t>ra</w:t>
            </w:r>
          </w:p>
        </w:tc>
      </w:tr>
      <w:tr w14:paraId="21DE6EA8"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hideMark/>
          </w:tcPr>
          <w:p w:rsidR="009D1437" w:rsidP="00616EC4" w14:paraId="287AA2FC" w14:textId="77777777">
            <w:pPr>
              <w:autoSpaceDE w:val="0"/>
              <w:autoSpaceDN w:val="0"/>
              <w:adjustRightInd w:val="0"/>
              <w:rPr>
                <w:rFonts w:eastAsia="Calibri"/>
              </w:rPr>
            </w:pPr>
            <w:r>
              <w:rPr>
                <w:rFonts w:eastAsia="Calibri"/>
              </w:rPr>
              <w:t>ERR:30</w:t>
            </w:r>
          </w:p>
        </w:tc>
        <w:tc>
          <w:tcPr>
            <w:tcW w:w="4950" w:type="dxa"/>
            <w:tcBorders>
              <w:top w:val="single" w:sz="4" w:space="0" w:color="2E74B5"/>
              <w:left w:val="single" w:sz="4" w:space="0" w:color="2E74B5"/>
              <w:bottom w:val="single" w:sz="4" w:space="0" w:color="2E74B5"/>
              <w:right w:val="single" w:sz="4" w:space="0" w:color="2E74B5"/>
            </w:tcBorders>
            <w:hideMark/>
          </w:tcPr>
          <w:p w:rsidR="009D1437" w:rsidP="00616EC4" w14:paraId="03CB5D51" w14:textId="77777777">
            <w:pPr>
              <w:pStyle w:val="ListParagraph"/>
              <w:ind w:left="0"/>
              <w:jc w:val="both"/>
            </w:pPr>
            <w:r>
              <w:t>Tạo</w:t>
            </w:r>
            <w:r>
              <w:t xml:space="preserve"> </w:t>
            </w:r>
            <w:r>
              <w:t>mới</w:t>
            </w:r>
            <w:r>
              <w:t xml:space="preserve"> </w:t>
            </w:r>
            <w:r>
              <w:t>hóa</w:t>
            </w:r>
            <w:r>
              <w:t xml:space="preserve"> </w:t>
            </w:r>
            <w:r>
              <w:t>đơn</w:t>
            </w:r>
            <w:r>
              <w:t xml:space="preserve"> </w:t>
            </w:r>
            <w:r>
              <w:t>có</w:t>
            </w:r>
            <w:r>
              <w:t xml:space="preserve"> </w:t>
            </w:r>
            <w:r>
              <w:t>lỗi</w:t>
            </w:r>
          </w:p>
        </w:tc>
        <w:tc>
          <w:tcPr>
            <w:tcW w:w="1885" w:type="dxa"/>
            <w:tcBorders>
              <w:top w:val="single" w:sz="4" w:space="0" w:color="2E74B5"/>
              <w:left w:val="single" w:sz="4" w:space="0" w:color="2E74B5"/>
              <w:bottom w:val="single" w:sz="4" w:space="0" w:color="2E74B5"/>
              <w:right w:val="single" w:sz="4" w:space="0" w:color="2E74B5"/>
            </w:tcBorders>
          </w:tcPr>
          <w:p w:rsidR="009D1437" w:rsidP="00616EC4" w14:paraId="2BC78FA5" w14:textId="77777777">
            <w:pPr>
              <w:ind w:left="360"/>
              <w:jc w:val="both"/>
            </w:pPr>
          </w:p>
        </w:tc>
      </w:tr>
      <w:tr w14:paraId="7E6892B4"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hideMark/>
          </w:tcPr>
          <w:p w:rsidR="009D1437" w:rsidP="00616EC4" w14:paraId="6D47E1F8" w14:textId="77777777">
            <w:pPr>
              <w:autoSpaceDE w:val="0"/>
              <w:autoSpaceDN w:val="0"/>
              <w:adjustRightInd w:val="0"/>
              <w:rPr>
                <w:rFonts w:eastAsia="Calibri"/>
              </w:rPr>
            </w:pPr>
            <w:r>
              <w:rPr>
                <w:rFonts w:eastAsia="Calibri"/>
              </w:rPr>
              <w:t xml:space="preserve">OK: </w:t>
            </w:r>
            <w:r>
              <w:rPr>
                <w:rFonts w:eastAsia="Calibri"/>
              </w:rPr>
              <w:t>pattern;serial;invNumber</w:t>
            </w:r>
          </w:p>
          <w:p w:rsidR="009D1437" w:rsidP="00616EC4" w14:paraId="79B4D71C" w14:textId="77777777">
            <w:pPr>
              <w:autoSpaceDE w:val="0"/>
              <w:autoSpaceDN w:val="0"/>
              <w:adjustRightInd w:val="0"/>
              <w:rPr>
                <w:rFonts w:eastAsia="Calibri"/>
              </w:rPr>
            </w:pPr>
            <w:r>
              <w:rPr>
                <w:rFonts w:eastAsia="Calibri"/>
              </w:rPr>
              <w:t>(</w:t>
            </w:r>
            <w:r>
              <w:rPr>
                <w:rFonts w:eastAsia="Calibri"/>
              </w:rPr>
              <w:t>Ví</w:t>
            </w:r>
            <w:r>
              <w:rPr>
                <w:rFonts w:eastAsia="Calibri"/>
              </w:rPr>
              <w:t xml:space="preserve"> </w:t>
            </w:r>
            <w:r>
              <w:rPr>
                <w:rFonts w:eastAsia="Calibri"/>
              </w:rPr>
              <w:t>dụ</w:t>
            </w:r>
            <w:r>
              <w:rPr>
                <w:rFonts w:eastAsia="Calibri"/>
              </w:rPr>
              <w:t>:</w:t>
            </w:r>
          </w:p>
          <w:p w:rsidR="009D1437" w:rsidP="00616EC4" w14:paraId="29AD3C4B" w14:textId="77777777">
            <w:pPr>
              <w:autoSpaceDE w:val="0"/>
              <w:autoSpaceDN w:val="0"/>
              <w:adjustRightInd w:val="0"/>
              <w:rPr>
                <w:rFonts w:eastAsia="Calibri"/>
              </w:rPr>
            </w:pPr>
            <w:r>
              <w:rPr>
                <w:rFonts w:eastAsia="Calibri"/>
              </w:rPr>
              <w:t>OK:01GTKT3/001;AA/12E;0000002)</w:t>
            </w:r>
          </w:p>
        </w:tc>
        <w:tc>
          <w:tcPr>
            <w:tcW w:w="4950" w:type="dxa"/>
            <w:tcBorders>
              <w:top w:val="single" w:sz="4" w:space="0" w:color="2E74B5"/>
              <w:left w:val="single" w:sz="4" w:space="0" w:color="2E74B5"/>
              <w:bottom w:val="single" w:sz="4" w:space="0" w:color="2E74B5"/>
              <w:right w:val="single" w:sz="4" w:space="0" w:color="2E74B5"/>
            </w:tcBorders>
          </w:tcPr>
          <w:p w:rsidR="009D1437" w:rsidP="00616EC4" w14:paraId="75EECB1B" w14:textId="77777777">
            <w:pPr>
              <w:pStyle w:val="ListParagraph"/>
              <w:numPr>
                <w:ilvl w:val="0"/>
                <w:numId w:val="4"/>
              </w:numPr>
              <w:spacing w:after="0" w:line="240" w:lineRule="auto"/>
              <w:rPr>
                <w:rFonts w:eastAsia="Calibri"/>
              </w:rPr>
            </w:pPr>
            <w:r>
              <w:rPr>
                <w:rFonts w:eastAsia="Calibri"/>
              </w:rPr>
              <w:t xml:space="preserve">OK </w:t>
            </w:r>
            <w:r>
              <w:rPr>
                <w:rFonts w:ascii="Wingdings" w:eastAsia="Calibri" w:hAnsi="Wingdings"/>
              </w:rPr>
              <w:sym w:font="Wingdings" w:char="F0E0"/>
            </w:r>
            <w:r>
              <w:rPr>
                <w:rFonts w:eastAsia="Calibri"/>
              </w:rPr>
              <w:t xml:space="preserve"> </w:t>
            </w:r>
            <w:r>
              <w:rPr>
                <w:rFonts w:eastAsia="Calibri"/>
              </w:rPr>
              <w:t>đã</w:t>
            </w:r>
            <w:r>
              <w:rPr>
                <w:rFonts w:eastAsia="Calibri"/>
              </w:rPr>
              <w:t xml:space="preserve"> </w:t>
            </w:r>
            <w:r>
              <w:rPr>
                <w:rFonts w:eastAsia="Calibri"/>
              </w:rPr>
              <w:t>phát</w:t>
            </w:r>
            <w:r>
              <w:rPr>
                <w:rFonts w:eastAsia="Calibri"/>
              </w:rPr>
              <w:t xml:space="preserve"> </w:t>
            </w:r>
            <w:r>
              <w:rPr>
                <w:rFonts w:eastAsia="Calibri"/>
              </w:rPr>
              <w:t>hành</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thành</w:t>
            </w:r>
            <w:r>
              <w:rPr>
                <w:rFonts w:eastAsia="Calibri"/>
              </w:rPr>
              <w:t xml:space="preserve"> </w:t>
            </w:r>
            <w:r>
              <w:rPr>
                <w:rFonts w:eastAsia="Calibri"/>
              </w:rPr>
              <w:t>công</w:t>
            </w:r>
          </w:p>
          <w:p w:rsidR="009D1437" w:rsidP="00616EC4" w14:paraId="64F2BE0C" w14:textId="77777777">
            <w:pPr>
              <w:pStyle w:val="ListParagraph"/>
              <w:numPr>
                <w:ilvl w:val="0"/>
                <w:numId w:val="4"/>
              </w:numPr>
              <w:spacing w:after="0" w:line="240" w:lineRule="auto"/>
              <w:rPr>
                <w:rFonts w:eastAsia="Calibri"/>
              </w:rPr>
            </w:pPr>
            <w:r>
              <w:rPr>
                <w:rFonts w:eastAsia="Calibri"/>
              </w:rPr>
              <w:t>Patter</w:t>
            </w:r>
            <w:r>
              <w:rPr>
                <w:rFonts w:ascii="Wingdings" w:eastAsia="Calibri" w:hAnsi="Wingdings"/>
              </w:rPr>
              <w:sym w:font="Wingdings" w:char="F0E0"/>
            </w:r>
            <w:r>
              <w:rPr>
                <w:rFonts w:eastAsia="Calibri"/>
              </w:rPr>
              <w:t xml:space="preserve"> </w:t>
            </w:r>
            <w:r>
              <w:rPr>
                <w:rFonts w:eastAsia="Calibri"/>
              </w:rPr>
              <w:t>Mẫu</w:t>
            </w:r>
            <w:r>
              <w:rPr>
                <w:rFonts w:eastAsia="Calibri"/>
              </w:rPr>
              <w:t xml:space="preserve"> </w:t>
            </w:r>
            <w:r>
              <w:rPr>
                <w:rFonts w:eastAsia="Calibri"/>
              </w:rPr>
              <w:t>số</w:t>
            </w:r>
            <w:r>
              <w:rPr>
                <w:rFonts w:eastAsia="Calibri"/>
              </w:rPr>
              <w:t xml:space="preserve"> </w:t>
            </w:r>
            <w:r>
              <w:rPr>
                <w:rFonts w:eastAsia="Calibri"/>
              </w:rPr>
              <w:t>của</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điều</w:t>
            </w:r>
            <w:r>
              <w:rPr>
                <w:rFonts w:eastAsia="Calibri"/>
              </w:rPr>
              <w:t xml:space="preserve"> </w:t>
            </w:r>
            <w:r>
              <w:rPr>
                <w:rFonts w:eastAsia="Calibri"/>
              </w:rPr>
              <w:t>chỉnh,thay</w:t>
            </w:r>
            <w:r>
              <w:rPr>
                <w:rFonts w:eastAsia="Calibri"/>
              </w:rPr>
              <w:t xml:space="preserve"> </w:t>
            </w:r>
            <w:r>
              <w:rPr>
                <w:rFonts w:eastAsia="Calibri"/>
              </w:rPr>
              <w:t>thế</w:t>
            </w:r>
            <w:r>
              <w:rPr>
                <w:rFonts w:eastAsia="Calibri"/>
              </w:rPr>
              <w:t xml:space="preserve"> </w:t>
            </w:r>
          </w:p>
          <w:p w:rsidR="009D1437" w:rsidP="00616EC4" w14:paraId="4F71BA49" w14:textId="77777777">
            <w:pPr>
              <w:pStyle w:val="ListParagraph"/>
              <w:numPr>
                <w:ilvl w:val="0"/>
                <w:numId w:val="4"/>
              </w:numPr>
              <w:spacing w:after="0" w:line="240" w:lineRule="auto"/>
              <w:rPr>
                <w:rFonts w:eastAsia="Calibri"/>
              </w:rPr>
            </w:pPr>
            <w:r>
              <w:rPr>
                <w:rFonts w:eastAsia="Calibri"/>
              </w:rPr>
              <w:t xml:space="preserve">Serial </w:t>
            </w:r>
            <w:r>
              <w:rPr>
                <w:rFonts w:ascii="Wingdings" w:eastAsia="Calibri" w:hAnsi="Wingdings"/>
              </w:rPr>
              <w:sym w:font="Wingdings" w:char="F0E0"/>
            </w:r>
            <w:r>
              <w:rPr>
                <w:rFonts w:eastAsia="Calibri"/>
              </w:rPr>
              <w:t xml:space="preserve"> </w:t>
            </w:r>
            <w:r>
              <w:rPr>
                <w:rFonts w:eastAsia="Calibri"/>
              </w:rPr>
              <w:t>serial</w:t>
            </w:r>
            <w:r>
              <w:rPr>
                <w:rFonts w:eastAsia="Calibri"/>
              </w:rPr>
              <w:t xml:space="preserve"> </w:t>
            </w:r>
            <w:r>
              <w:rPr>
                <w:rFonts w:eastAsia="Calibri"/>
              </w:rPr>
              <w:t>của</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điều</w:t>
            </w:r>
            <w:r>
              <w:rPr>
                <w:rFonts w:eastAsia="Calibri"/>
              </w:rPr>
              <w:t xml:space="preserve"> </w:t>
            </w:r>
            <w:r>
              <w:rPr>
                <w:rFonts w:eastAsia="Calibri"/>
              </w:rPr>
              <w:t>chỉnh,thay</w:t>
            </w:r>
            <w:r>
              <w:rPr>
                <w:rFonts w:eastAsia="Calibri"/>
              </w:rPr>
              <w:t xml:space="preserve"> </w:t>
            </w:r>
            <w:r>
              <w:rPr>
                <w:rFonts w:eastAsia="Calibri"/>
              </w:rPr>
              <w:t>thế</w:t>
            </w:r>
            <w:r>
              <w:rPr>
                <w:rFonts w:eastAsia="Calibri"/>
              </w:rPr>
              <w:t xml:space="preserve"> </w:t>
            </w:r>
          </w:p>
          <w:p w:rsidR="009D1437" w:rsidP="00616EC4" w14:paraId="590459E2" w14:textId="77777777">
            <w:pPr>
              <w:pStyle w:val="ListParagraph"/>
              <w:numPr>
                <w:ilvl w:val="0"/>
                <w:numId w:val="4"/>
              </w:numPr>
              <w:spacing w:after="0" w:line="240" w:lineRule="auto"/>
              <w:rPr>
                <w:rFonts w:eastAsia="Calibri"/>
              </w:rPr>
            </w:pPr>
            <w:r>
              <w:rPr>
                <w:rFonts w:eastAsia="Calibri"/>
              </w:rPr>
              <w:t>invNumber</w:t>
            </w:r>
            <w:r>
              <w:rPr>
                <w:rFonts w:eastAsia="Calibri"/>
              </w:rPr>
              <w:t xml:space="preserve">: </w:t>
            </w:r>
            <w:r>
              <w:rPr>
                <w:rFonts w:eastAsia="Calibri"/>
              </w:rPr>
              <w:t>số</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điều</w:t>
            </w:r>
            <w:r>
              <w:rPr>
                <w:rFonts w:eastAsia="Calibri"/>
              </w:rPr>
              <w:t xml:space="preserve"> </w:t>
            </w:r>
            <w:r>
              <w:rPr>
                <w:rFonts w:eastAsia="Calibri"/>
              </w:rPr>
              <w:t>chỉnh,thay</w:t>
            </w:r>
            <w:r>
              <w:rPr>
                <w:rFonts w:eastAsia="Calibri"/>
              </w:rPr>
              <w:t xml:space="preserve"> </w:t>
            </w:r>
            <w:r>
              <w:rPr>
                <w:rFonts w:eastAsia="Calibri"/>
              </w:rPr>
              <w:t>thế</w:t>
            </w:r>
            <w:r>
              <w:rPr>
                <w:rFonts w:eastAsia="Calibri"/>
              </w:rPr>
              <w:t xml:space="preserve"> </w:t>
            </w:r>
          </w:p>
          <w:p w:rsidR="009D1437" w:rsidP="00616EC4" w14:paraId="16F92B5D" w14:textId="77777777">
            <w:pPr>
              <w:pStyle w:val="ListParagraph"/>
              <w:spacing w:after="0" w:line="240" w:lineRule="auto"/>
              <w:rPr>
                <w:rFonts w:eastAsia="Calibri"/>
              </w:rPr>
            </w:pPr>
          </w:p>
        </w:tc>
        <w:tc>
          <w:tcPr>
            <w:tcW w:w="1885" w:type="dxa"/>
            <w:tcBorders>
              <w:top w:val="single" w:sz="4" w:space="0" w:color="2E74B5"/>
              <w:left w:val="single" w:sz="4" w:space="0" w:color="2E74B5"/>
              <w:bottom w:val="single" w:sz="4" w:space="0" w:color="2E74B5"/>
              <w:right w:val="single" w:sz="4" w:space="0" w:color="2E74B5"/>
            </w:tcBorders>
          </w:tcPr>
          <w:p w:rsidR="009D1437" w:rsidP="00616EC4" w14:paraId="700156B7" w14:textId="77777777">
            <w:pPr>
              <w:ind w:left="360"/>
              <w:jc w:val="both"/>
            </w:pPr>
          </w:p>
        </w:tc>
      </w:tr>
    </w:tbl>
    <w:p w:rsidR="009D1437" w:rsidP="009D1437" w14:paraId="0CD0F6B5" w14:textId="77777777">
      <w:pPr>
        <w:rPr>
          <w:lang w:eastAsia="x-none"/>
        </w:rPr>
      </w:pPr>
    </w:p>
    <w:p w:rsidR="009D1437" w:rsidP="009D1437" w14:paraId="47954636" w14:textId="77777777">
      <w:pPr>
        <w:rPr>
          <w:b/>
          <w:lang w:eastAsia="x-none"/>
        </w:rPr>
      </w:pPr>
      <w:r>
        <w:rPr>
          <w:b/>
          <w:lang w:eastAsia="x-none"/>
        </w:rPr>
        <w:t>Cấu</w:t>
      </w:r>
      <w:r>
        <w:rPr>
          <w:b/>
          <w:lang w:eastAsia="x-none"/>
        </w:rPr>
        <w:t xml:space="preserve"> </w:t>
      </w:r>
      <w:r>
        <w:rPr>
          <w:b/>
          <w:lang w:eastAsia="x-none"/>
        </w:rPr>
        <w:t>trúc</w:t>
      </w:r>
      <w:r>
        <w:rPr>
          <w:b/>
          <w:lang w:eastAsia="x-none"/>
        </w:rPr>
        <w:t xml:space="preserve"> </w:t>
      </w:r>
      <w:r>
        <w:rPr>
          <w:b/>
          <w:lang w:eastAsia="x-none"/>
        </w:rPr>
        <w:t>chuỗi</w:t>
      </w:r>
      <w:r>
        <w:rPr>
          <w:b/>
          <w:lang w:eastAsia="x-none"/>
        </w:rPr>
        <w:t xml:space="preserve"> </w:t>
      </w:r>
      <w:r>
        <w:rPr>
          <w:b/>
          <w:lang w:eastAsia="x-none"/>
        </w:rPr>
        <w:t>xmlData</w:t>
      </w:r>
      <w:r>
        <w:rPr>
          <w:b/>
          <w:lang w:eastAsia="x-none"/>
        </w:rPr>
        <w:t xml:space="preserve"> </w:t>
      </w:r>
      <w:r>
        <w:rPr>
          <w:b/>
          <w:lang w:eastAsia="x-none"/>
        </w:rPr>
        <w:t>truyền</w:t>
      </w:r>
      <w:r>
        <w:rPr>
          <w:b/>
          <w:lang w:eastAsia="x-none"/>
        </w:rPr>
        <w:t xml:space="preserve"> </w:t>
      </w:r>
      <w:r>
        <w:rPr>
          <w:b/>
          <w:lang w:eastAsia="x-none"/>
        </w:rPr>
        <w:t>lên</w:t>
      </w:r>
      <w:r>
        <w:rPr>
          <w:b/>
          <w:lang w:eastAsia="x-none"/>
        </w:rPr>
        <w:t>:</w:t>
      </w:r>
    </w:p>
    <w:p w:rsidR="009D1437" w:rsidP="009D1437" w14:paraId="44B351E5" w14:textId="77777777">
      <w:pPr>
        <w:ind w:firstLine="720"/>
        <w:rPr>
          <w:rStyle w:val="hljs-tag"/>
          <w:rFonts w:ascii="Courier New" w:hAnsi="Courier New" w:cs="Courier New"/>
          <w:color w:val="0000FF"/>
          <w:sz w:val="18"/>
          <w:szCs w:val="18"/>
        </w:rPr>
      </w:pPr>
      <w:r>
        <w:rPr>
          <w:rStyle w:val="hljs-tag"/>
          <w:color w:val="0000FF"/>
          <w:sz w:val="18"/>
          <w:szCs w:val="18"/>
        </w:rPr>
        <w:t>&lt;</w:t>
      </w:r>
      <w:r>
        <w:rPr>
          <w:rStyle w:val="hljs-name"/>
          <w:rFonts w:ascii="Courier New" w:hAnsi="Courier New" w:cs="Courier New"/>
          <w:color w:val="0000FF"/>
          <w:sz w:val="18"/>
          <w:szCs w:val="18"/>
        </w:rPr>
        <w:t>Invoices</w:t>
      </w:r>
      <w:r>
        <w:rPr>
          <w:rStyle w:val="hljs-tag"/>
          <w:color w:val="0000FF"/>
          <w:sz w:val="18"/>
          <w:szCs w:val="18"/>
        </w:rPr>
        <w:t>&gt;</w:t>
      </w:r>
    </w:p>
    <w:p w:rsidR="009D1437" w:rsidP="009D1437" w14:paraId="2E599496" w14:textId="77777777">
      <w:pPr>
        <w:ind w:firstLine="720"/>
        <w:rPr>
          <w:color w:val="000000"/>
          <w:shd w:val="clear" w:color="auto" w:fill="FFFFFF"/>
        </w:rPr>
      </w:pPr>
      <w:r>
        <w:rPr>
          <w:rFonts w:ascii="Courier New" w:hAnsi="Courier New" w:cs="Courier New"/>
          <w:color w:val="000000"/>
          <w:sz w:val="18"/>
          <w:szCs w:val="18"/>
          <w:shd w:val="clear" w:color="auto" w:fill="FFFFFF"/>
        </w:rPr>
        <w:t xml:space="preserve"> </w:t>
      </w:r>
      <w:r>
        <w:rPr>
          <w:rFonts w:ascii="Courier New" w:hAnsi="Courier New" w:cs="Courier New"/>
          <w:color w:val="000000"/>
          <w:sz w:val="18"/>
          <w:szCs w:val="18"/>
          <w:shd w:val="clear" w:color="auto" w:fill="FFFFFF"/>
        </w:rPr>
        <w:tab/>
      </w:r>
      <w:r>
        <w:rPr>
          <w:rStyle w:val="hljs-tag"/>
          <w:color w:val="0000FF"/>
          <w:sz w:val="18"/>
          <w:szCs w:val="18"/>
        </w:rPr>
        <w:t>&lt;</w:t>
      </w:r>
      <w:r>
        <w:rPr>
          <w:rStyle w:val="hljs-name"/>
          <w:rFonts w:ascii="Courier New" w:hAnsi="Courier New" w:cs="Courier New"/>
          <w:color w:val="0000FF"/>
          <w:sz w:val="18"/>
          <w:szCs w:val="18"/>
        </w:rPr>
        <w:t>SerialCert</w:t>
      </w:r>
      <w:r>
        <w:rPr>
          <w:rStyle w:val="hljs-tag"/>
          <w:color w:val="0000FF"/>
          <w:sz w:val="18"/>
          <w:szCs w:val="18"/>
        </w:rPr>
        <w:t>&gt;</w:t>
      </w:r>
      <w:r>
        <w:rPr>
          <w:rFonts w:ascii="Courier New" w:hAnsi="Courier New" w:cs="Courier New"/>
          <w:color w:val="000000"/>
          <w:sz w:val="18"/>
          <w:szCs w:val="18"/>
          <w:shd w:val="clear" w:color="auto" w:fill="FFFFFF"/>
        </w:rPr>
        <w:t>54010101BFD227F36296CA2414AC334E</w:t>
      </w:r>
      <w:r>
        <w:rPr>
          <w:rStyle w:val="hljs-tag"/>
          <w:color w:val="0000FF"/>
          <w:sz w:val="18"/>
          <w:szCs w:val="18"/>
        </w:rPr>
        <w:t>&lt;/</w:t>
      </w:r>
      <w:r>
        <w:rPr>
          <w:rStyle w:val="hljs-name"/>
          <w:rFonts w:ascii="Courier New" w:hAnsi="Courier New" w:cs="Courier New"/>
          <w:color w:val="0000FF"/>
          <w:sz w:val="18"/>
          <w:szCs w:val="18"/>
        </w:rPr>
        <w:t>SerialCert</w:t>
      </w:r>
      <w:r>
        <w:rPr>
          <w:rStyle w:val="hljs-tag"/>
          <w:color w:val="0000FF"/>
          <w:sz w:val="18"/>
          <w:szCs w:val="18"/>
        </w:rPr>
        <w:t>&gt;</w:t>
      </w:r>
      <w:r>
        <w:rPr>
          <w:rFonts w:ascii="Courier New" w:hAnsi="Courier New" w:cs="Courier New"/>
          <w:color w:val="000000"/>
          <w:sz w:val="18"/>
          <w:szCs w:val="18"/>
          <w:shd w:val="clear" w:color="auto" w:fill="FFFFFF"/>
        </w:rPr>
        <w:t xml:space="preserve"> </w:t>
      </w:r>
    </w:p>
    <w:p w:rsidR="009D1437" w:rsidP="009D1437" w14:paraId="3DA60287" w14:textId="77777777">
      <w:pPr>
        <w:ind w:left="720" w:firstLine="720"/>
        <w:rPr>
          <w:rFonts w:ascii="Courier New" w:hAnsi="Courier New" w:cs="Courier New"/>
          <w:color w:val="000000"/>
          <w:sz w:val="18"/>
          <w:szCs w:val="18"/>
          <w:shd w:val="clear" w:color="auto" w:fill="FFFFFF"/>
        </w:rPr>
      </w:pPr>
      <w:r>
        <w:rPr>
          <w:rStyle w:val="hljs-tag"/>
          <w:color w:val="0000FF"/>
          <w:sz w:val="18"/>
          <w:szCs w:val="18"/>
        </w:rPr>
        <w:t>&lt;</w:t>
      </w:r>
      <w:r>
        <w:rPr>
          <w:rStyle w:val="hljs-name"/>
          <w:rFonts w:ascii="Courier New" w:hAnsi="Courier New" w:cs="Courier New"/>
          <w:color w:val="0000FF"/>
          <w:sz w:val="18"/>
          <w:szCs w:val="18"/>
        </w:rPr>
        <w:t>PatternOld</w:t>
      </w:r>
      <w:r>
        <w:rPr>
          <w:rStyle w:val="hljs-tag"/>
          <w:color w:val="0000FF"/>
          <w:sz w:val="18"/>
          <w:szCs w:val="18"/>
        </w:rPr>
        <w:t>&gt;</w:t>
      </w:r>
      <w:r>
        <w:rPr>
          <w:rFonts w:ascii="Courier New" w:hAnsi="Courier New" w:cs="Courier New"/>
          <w:color w:val="000000"/>
          <w:sz w:val="18"/>
          <w:szCs w:val="18"/>
          <w:shd w:val="clear" w:color="auto" w:fill="FFFFFF"/>
        </w:rPr>
        <w:t>1/003</w:t>
      </w:r>
      <w:r>
        <w:rPr>
          <w:rStyle w:val="hljs-tag"/>
          <w:color w:val="0000FF"/>
          <w:sz w:val="18"/>
          <w:szCs w:val="18"/>
        </w:rPr>
        <w:t>&lt;/</w:t>
      </w:r>
      <w:r>
        <w:rPr>
          <w:rStyle w:val="hljs-name"/>
          <w:rFonts w:ascii="Courier New" w:hAnsi="Courier New" w:cs="Courier New"/>
          <w:color w:val="0000FF"/>
          <w:sz w:val="18"/>
          <w:szCs w:val="18"/>
        </w:rPr>
        <w:t>PatternOld</w:t>
      </w:r>
      <w:r>
        <w:rPr>
          <w:rStyle w:val="hljs-tag"/>
          <w:color w:val="0000FF"/>
          <w:sz w:val="18"/>
          <w:szCs w:val="18"/>
        </w:rPr>
        <w:t>&gt;</w:t>
      </w:r>
      <w:r>
        <w:rPr>
          <w:rFonts w:ascii="Courier New" w:hAnsi="Courier New" w:cs="Courier New"/>
          <w:color w:val="000000"/>
          <w:sz w:val="18"/>
          <w:szCs w:val="18"/>
          <w:shd w:val="clear" w:color="auto" w:fill="FFFFFF"/>
        </w:rPr>
        <w:t xml:space="preserve"> </w:t>
      </w:r>
    </w:p>
    <w:p w:rsidR="009D1437" w:rsidP="009D1437" w14:paraId="24BBCC30" w14:textId="77777777">
      <w:pPr>
        <w:ind w:left="720" w:firstLine="720"/>
        <w:rPr>
          <w:rStyle w:val="hljs-tag"/>
          <w:color w:val="0000FF"/>
        </w:rPr>
      </w:pPr>
      <w:r>
        <w:rPr>
          <w:rStyle w:val="hljs-tag"/>
          <w:color w:val="0000FF"/>
          <w:sz w:val="18"/>
          <w:szCs w:val="18"/>
        </w:rPr>
        <w:t>&lt;</w:t>
      </w:r>
      <w:r>
        <w:rPr>
          <w:rStyle w:val="hljs-name"/>
          <w:rFonts w:ascii="Courier New" w:hAnsi="Courier New" w:cs="Courier New"/>
          <w:color w:val="0000FF"/>
          <w:sz w:val="18"/>
          <w:szCs w:val="18"/>
        </w:rPr>
        <w:t>SerialOld</w:t>
      </w:r>
      <w:r>
        <w:rPr>
          <w:rStyle w:val="hljs-tag"/>
          <w:color w:val="0000FF"/>
          <w:sz w:val="18"/>
          <w:szCs w:val="18"/>
        </w:rPr>
        <w:t>&gt;</w:t>
      </w:r>
      <w:r>
        <w:rPr>
          <w:rFonts w:ascii="Courier New" w:hAnsi="Courier New" w:cs="Courier New"/>
          <w:color w:val="000000"/>
          <w:sz w:val="18"/>
          <w:szCs w:val="18"/>
          <w:shd w:val="clear" w:color="auto" w:fill="FFFFFF"/>
        </w:rPr>
        <w:t>C22TWS</w:t>
      </w:r>
      <w:r>
        <w:rPr>
          <w:rStyle w:val="hljs-tag"/>
          <w:color w:val="0000FF"/>
          <w:sz w:val="18"/>
          <w:szCs w:val="18"/>
        </w:rPr>
        <w:t>&lt;/</w:t>
      </w:r>
      <w:r>
        <w:rPr>
          <w:rStyle w:val="hljs-name"/>
          <w:rFonts w:ascii="Courier New" w:hAnsi="Courier New" w:cs="Courier New"/>
          <w:color w:val="0000FF"/>
          <w:sz w:val="18"/>
          <w:szCs w:val="18"/>
        </w:rPr>
        <w:t>SerialOld</w:t>
      </w:r>
      <w:r>
        <w:rPr>
          <w:rStyle w:val="hljs-tag"/>
          <w:color w:val="0000FF"/>
          <w:sz w:val="18"/>
          <w:szCs w:val="18"/>
        </w:rPr>
        <w:t>&gt;</w:t>
      </w:r>
    </w:p>
    <w:p w:rsidR="009D1437" w:rsidP="009D1437" w14:paraId="53950A6E" w14:textId="77777777">
      <w:pPr>
        <w:ind w:firstLine="720"/>
        <w:rPr>
          <w:rStyle w:val="hljs-tag"/>
          <w:color w:val="0000FF"/>
          <w:sz w:val="18"/>
          <w:szCs w:val="18"/>
        </w:rPr>
      </w:pPr>
      <w:r>
        <w:rPr>
          <w:rFonts w:ascii="Courier New" w:hAnsi="Courier New" w:cs="Courier New"/>
          <w:color w:val="000000"/>
          <w:sz w:val="18"/>
          <w:szCs w:val="18"/>
          <w:shd w:val="clear" w:color="auto" w:fill="FFFFFF"/>
        </w:rPr>
        <w:t xml:space="preserve"> </w:t>
      </w:r>
      <w:r>
        <w:rPr>
          <w:rFonts w:ascii="Courier New" w:hAnsi="Courier New" w:cs="Courier New"/>
          <w:color w:val="000000"/>
          <w:sz w:val="18"/>
          <w:szCs w:val="18"/>
          <w:shd w:val="clear" w:color="auto" w:fill="FFFFFF"/>
        </w:rPr>
        <w:tab/>
      </w:r>
      <w:r>
        <w:rPr>
          <w:rStyle w:val="hljs-tag"/>
          <w:color w:val="0000FF"/>
          <w:sz w:val="18"/>
          <w:szCs w:val="18"/>
        </w:rPr>
        <w:t>&lt;</w:t>
      </w:r>
      <w:r>
        <w:rPr>
          <w:rStyle w:val="hljs-name"/>
          <w:rFonts w:ascii="Courier New" w:hAnsi="Courier New" w:cs="Courier New"/>
          <w:color w:val="0000FF"/>
          <w:sz w:val="18"/>
          <w:szCs w:val="18"/>
        </w:rPr>
        <w:t>NoOlde</w:t>
      </w:r>
      <w:r>
        <w:rPr>
          <w:rStyle w:val="hljs-tag"/>
          <w:color w:val="0000FF"/>
          <w:sz w:val="18"/>
          <w:szCs w:val="18"/>
        </w:rPr>
        <w:t>&gt;</w:t>
      </w:r>
      <w:r>
        <w:rPr>
          <w:rFonts w:ascii="Courier New" w:hAnsi="Courier New" w:cs="Courier New"/>
          <w:color w:val="000000"/>
          <w:sz w:val="18"/>
          <w:szCs w:val="18"/>
          <w:shd w:val="clear" w:color="auto" w:fill="FFFFFF"/>
        </w:rPr>
        <w:t>00000001</w:t>
      </w:r>
      <w:r>
        <w:rPr>
          <w:rStyle w:val="hljs-tag"/>
          <w:color w:val="0000FF"/>
          <w:sz w:val="18"/>
          <w:szCs w:val="18"/>
        </w:rPr>
        <w:t>&lt;/</w:t>
      </w:r>
      <w:r>
        <w:rPr>
          <w:rStyle w:val="hljs-name"/>
          <w:rFonts w:ascii="Courier New" w:hAnsi="Courier New" w:cs="Courier New"/>
          <w:color w:val="0000FF"/>
          <w:sz w:val="18"/>
          <w:szCs w:val="18"/>
        </w:rPr>
        <w:t>NoOlde</w:t>
      </w:r>
      <w:r>
        <w:rPr>
          <w:rStyle w:val="hljs-tag"/>
          <w:color w:val="0000FF"/>
          <w:sz w:val="18"/>
          <w:szCs w:val="18"/>
        </w:rPr>
        <w:t>&gt;</w:t>
      </w:r>
    </w:p>
    <w:p w:rsidR="009D1437" w:rsidP="009D1437" w14:paraId="17BDF242" w14:textId="77777777">
      <w:pPr>
        <w:ind w:firstLine="720"/>
        <w:rPr>
          <w:color w:val="000000"/>
          <w:shd w:val="clear" w:color="auto" w:fill="FFFFFF"/>
        </w:rPr>
      </w:pPr>
      <w:r>
        <w:rPr>
          <w:rFonts w:ascii="Courier New" w:hAnsi="Courier New" w:cs="Courier New"/>
          <w:color w:val="000000"/>
          <w:sz w:val="18"/>
          <w:szCs w:val="18"/>
          <w:shd w:val="clear" w:color="auto" w:fill="FFFFFF"/>
        </w:rPr>
        <w:t xml:space="preserve"> </w:t>
      </w:r>
      <w:r>
        <w:rPr>
          <w:rFonts w:ascii="Courier New" w:hAnsi="Courier New" w:cs="Courier New"/>
          <w:color w:val="000000"/>
          <w:sz w:val="18"/>
          <w:szCs w:val="18"/>
          <w:shd w:val="clear" w:color="auto" w:fill="FFFFFF"/>
        </w:rPr>
        <w:tab/>
      </w:r>
      <w:r>
        <w:rPr>
          <w:rStyle w:val="hljs-tag"/>
          <w:color w:val="0000FF"/>
          <w:sz w:val="18"/>
          <w:szCs w:val="18"/>
        </w:rPr>
        <w:t>&lt;</w:t>
      </w:r>
      <w:r>
        <w:rPr>
          <w:rStyle w:val="hljs-name"/>
          <w:rFonts w:ascii="Courier New" w:hAnsi="Courier New" w:cs="Courier New"/>
          <w:color w:val="0000FF"/>
          <w:sz w:val="18"/>
          <w:szCs w:val="18"/>
        </w:rPr>
        <w:t>Inv</w:t>
      </w:r>
      <w:r>
        <w:rPr>
          <w:rStyle w:val="hljs-tag"/>
          <w:color w:val="0000FF"/>
          <w:sz w:val="18"/>
          <w:szCs w:val="18"/>
        </w:rPr>
        <w:t>&gt;</w:t>
      </w:r>
      <w:r>
        <w:rPr>
          <w:rFonts w:ascii="Courier New" w:hAnsi="Courier New" w:cs="Courier New"/>
          <w:color w:val="000000"/>
          <w:sz w:val="18"/>
          <w:szCs w:val="18"/>
          <w:shd w:val="clear" w:color="auto" w:fill="FFFFFF"/>
        </w:rPr>
        <w:t xml:space="preserve"> </w:t>
      </w:r>
    </w:p>
    <w:p w:rsidR="009D1437" w:rsidP="009D1437" w14:paraId="6D038EB6" w14:textId="77777777">
      <w:pPr>
        <w:ind w:left="1440" w:firstLine="720"/>
        <w:rPr>
          <w:rFonts w:ascii="Courier New" w:hAnsi="Courier New" w:cs="Courier New"/>
          <w:color w:val="000000"/>
          <w:sz w:val="18"/>
          <w:szCs w:val="18"/>
          <w:shd w:val="clear" w:color="auto" w:fill="FFFFFF"/>
        </w:rPr>
      </w:pPr>
      <w:r>
        <w:rPr>
          <w:rStyle w:val="hljs-tag"/>
          <w:color w:val="0000FF"/>
          <w:sz w:val="18"/>
          <w:szCs w:val="18"/>
        </w:rPr>
        <w:t>&lt;</w:t>
      </w:r>
      <w:r>
        <w:rPr>
          <w:rStyle w:val="hljs-name"/>
          <w:rFonts w:ascii="Courier New" w:hAnsi="Courier New" w:cs="Courier New"/>
          <w:color w:val="0000FF"/>
          <w:sz w:val="18"/>
          <w:szCs w:val="18"/>
        </w:rPr>
        <w:t>key</w:t>
      </w:r>
      <w:r>
        <w:rPr>
          <w:rStyle w:val="hljs-tag"/>
          <w:color w:val="0000FF"/>
          <w:sz w:val="18"/>
          <w:szCs w:val="18"/>
        </w:rPr>
        <w:t>&gt;</w:t>
      </w:r>
      <w:r>
        <w:rPr>
          <w:rFonts w:ascii="Courier New" w:hAnsi="Courier New" w:cs="Courier New"/>
          <w:color w:val="000000"/>
          <w:sz w:val="18"/>
          <w:szCs w:val="18"/>
          <w:shd w:val="clear" w:color="auto" w:fill="FFFFFF"/>
        </w:rPr>
        <w:t>25904521-A4FB-4A43-BEF8-8455D64A0429</w:t>
      </w:r>
      <w:r>
        <w:rPr>
          <w:rStyle w:val="hljs-tag"/>
          <w:color w:val="0000FF"/>
          <w:sz w:val="18"/>
          <w:szCs w:val="18"/>
        </w:rPr>
        <w:t>&lt;/</w:t>
      </w:r>
      <w:r>
        <w:rPr>
          <w:rStyle w:val="hljs-name"/>
          <w:rFonts w:ascii="Courier New" w:hAnsi="Courier New" w:cs="Courier New"/>
          <w:color w:val="0000FF"/>
          <w:sz w:val="18"/>
          <w:szCs w:val="18"/>
        </w:rPr>
        <w:t>key</w:t>
      </w:r>
      <w:r>
        <w:rPr>
          <w:rStyle w:val="hljs-tag"/>
          <w:color w:val="0000FF"/>
          <w:sz w:val="18"/>
          <w:szCs w:val="18"/>
        </w:rPr>
        <w:t>&gt;</w:t>
      </w:r>
      <w:r>
        <w:rPr>
          <w:rFonts w:ascii="Courier New" w:hAnsi="Courier New" w:cs="Courier New"/>
          <w:color w:val="000000"/>
          <w:sz w:val="18"/>
          <w:szCs w:val="18"/>
          <w:shd w:val="clear" w:color="auto" w:fill="FFFFFF"/>
        </w:rPr>
        <w:t xml:space="preserve"> </w:t>
      </w:r>
    </w:p>
    <w:p w:rsidR="009D1437" w:rsidP="009D1437" w14:paraId="3C86D9EC" w14:textId="77777777">
      <w:pPr>
        <w:ind w:left="1440" w:firstLine="720"/>
        <w:rPr>
          <w:rFonts w:ascii="Courier New" w:hAnsi="Courier New" w:cs="Courier New"/>
          <w:color w:val="000000"/>
          <w:sz w:val="18"/>
          <w:szCs w:val="18"/>
          <w:shd w:val="clear" w:color="auto" w:fill="FFFFFF"/>
        </w:rPr>
      </w:pPr>
      <w:r>
        <w:rPr>
          <w:rStyle w:val="hljs-tag"/>
          <w:color w:val="0000FF"/>
          <w:sz w:val="18"/>
          <w:szCs w:val="18"/>
        </w:rPr>
        <w:t>&lt;</w:t>
      </w:r>
      <w:r>
        <w:rPr>
          <w:rStyle w:val="hljs-name"/>
          <w:rFonts w:ascii="Courier New" w:hAnsi="Courier New" w:cs="Courier New"/>
          <w:color w:val="0000FF"/>
          <w:sz w:val="18"/>
          <w:szCs w:val="18"/>
        </w:rPr>
        <w:t>idInv</w:t>
      </w:r>
      <w:r>
        <w:rPr>
          <w:rStyle w:val="hljs-tag"/>
          <w:color w:val="0000FF"/>
          <w:sz w:val="18"/>
          <w:szCs w:val="18"/>
        </w:rPr>
        <w:t>&gt;</w:t>
      </w:r>
      <w:r>
        <w:rPr>
          <w:rFonts w:ascii="Courier New" w:hAnsi="Courier New" w:cs="Courier New"/>
          <w:color w:val="000000"/>
          <w:sz w:val="18"/>
          <w:szCs w:val="18"/>
          <w:shd w:val="clear" w:color="auto" w:fill="FFFFFF"/>
        </w:rPr>
        <w:t>20043083</w:t>
      </w:r>
      <w:r>
        <w:rPr>
          <w:rStyle w:val="hljs-tag"/>
          <w:color w:val="0000FF"/>
          <w:sz w:val="18"/>
          <w:szCs w:val="18"/>
        </w:rPr>
        <w:t>&lt;/</w:t>
      </w:r>
      <w:r>
        <w:rPr>
          <w:rStyle w:val="hljs-name"/>
          <w:rFonts w:ascii="Courier New" w:hAnsi="Courier New" w:cs="Courier New"/>
          <w:color w:val="0000FF"/>
          <w:sz w:val="18"/>
          <w:szCs w:val="18"/>
        </w:rPr>
        <w:t>idInv</w:t>
      </w:r>
      <w:r>
        <w:rPr>
          <w:rStyle w:val="hljs-tag"/>
          <w:color w:val="0000FF"/>
          <w:sz w:val="18"/>
          <w:szCs w:val="18"/>
        </w:rPr>
        <w:t>&gt;</w:t>
      </w:r>
      <w:r>
        <w:rPr>
          <w:rFonts w:ascii="Courier New" w:hAnsi="Courier New" w:cs="Courier New"/>
          <w:color w:val="000000"/>
          <w:sz w:val="18"/>
          <w:szCs w:val="18"/>
          <w:shd w:val="clear" w:color="auto" w:fill="FFFFFF"/>
        </w:rPr>
        <w:t xml:space="preserve"> </w:t>
      </w:r>
    </w:p>
    <w:p w:rsidR="009D1437" w:rsidP="009D1437" w14:paraId="1C630BAD" w14:textId="77777777">
      <w:pPr>
        <w:ind w:left="1440" w:firstLine="720"/>
        <w:rPr>
          <w:rStyle w:val="hljs-tag"/>
          <w:color w:val="0000FF"/>
        </w:rPr>
      </w:pPr>
      <w:r>
        <w:rPr>
          <w:rStyle w:val="hljs-tag"/>
          <w:color w:val="0000FF"/>
          <w:sz w:val="18"/>
          <w:szCs w:val="18"/>
        </w:rPr>
        <w:t>&lt;</w:t>
      </w:r>
      <w:r>
        <w:rPr>
          <w:rStyle w:val="hljs-name"/>
          <w:rFonts w:ascii="Courier New" w:hAnsi="Courier New" w:cs="Courier New"/>
          <w:color w:val="0000FF"/>
          <w:sz w:val="18"/>
          <w:szCs w:val="18"/>
        </w:rPr>
        <w:t>signValue</w:t>
      </w:r>
      <w:r>
        <w:rPr>
          <w:rStyle w:val="hljs-tag"/>
          <w:color w:val="0000FF"/>
          <w:sz w:val="18"/>
          <w:szCs w:val="18"/>
        </w:rPr>
        <w:t>&gt;</w:t>
      </w:r>
      <w:r>
        <w:rPr>
          <w:rFonts w:ascii="Courier New" w:hAnsi="Courier New" w:cs="Courier New"/>
          <w:color w:val="000000"/>
          <w:sz w:val="18"/>
          <w:szCs w:val="18"/>
          <w:shd w:val="clear" w:color="auto" w:fill="FFFFFF"/>
        </w:rPr>
        <w:t>EKkR0sNI67yHpuvLKWFdVg1jg4Rkm3gSZZAj0m+t/T0O/RGpg2wjItTxBLmZgoUU08szexYTzZQX+x37IExQTtd27XE5D0APA08jjXe/MG+uVRSFoPxf5H9pgwcwlIWVusZhTpLZrTkEhr2fEg+haW9fKuizKI+mur6NlndpJWE=</w:t>
      </w:r>
      <w:r>
        <w:rPr>
          <w:rStyle w:val="hljs-tag"/>
          <w:color w:val="0000FF"/>
          <w:sz w:val="18"/>
          <w:szCs w:val="18"/>
        </w:rPr>
        <w:t>&lt;/</w:t>
      </w:r>
      <w:r>
        <w:rPr>
          <w:rStyle w:val="hljs-name"/>
          <w:rFonts w:ascii="Courier New" w:hAnsi="Courier New" w:cs="Courier New"/>
          <w:color w:val="0000FF"/>
          <w:sz w:val="18"/>
          <w:szCs w:val="18"/>
        </w:rPr>
        <w:t>signValue</w:t>
      </w:r>
      <w:r>
        <w:rPr>
          <w:rStyle w:val="hljs-tag"/>
          <w:color w:val="0000FF"/>
          <w:sz w:val="18"/>
          <w:szCs w:val="18"/>
        </w:rPr>
        <w:t>&gt;</w:t>
      </w:r>
    </w:p>
    <w:p w:rsidR="009D1437" w:rsidP="009D1437" w14:paraId="1EC3B6A1" w14:textId="77777777">
      <w:pPr>
        <w:ind w:left="720" w:firstLine="720"/>
        <w:rPr>
          <w:rStyle w:val="hljs-tag"/>
          <w:color w:val="0000FF"/>
          <w:sz w:val="18"/>
          <w:szCs w:val="18"/>
        </w:rPr>
      </w:pPr>
      <w:r>
        <w:rPr>
          <w:rStyle w:val="hljs-tag"/>
          <w:color w:val="0000FF"/>
          <w:sz w:val="18"/>
          <w:szCs w:val="18"/>
        </w:rPr>
        <w:t>&lt;/</w:t>
      </w:r>
      <w:r>
        <w:rPr>
          <w:rStyle w:val="hljs-name"/>
          <w:rFonts w:ascii="Courier New" w:hAnsi="Courier New" w:cs="Courier New"/>
          <w:color w:val="0000FF"/>
          <w:sz w:val="18"/>
          <w:szCs w:val="18"/>
        </w:rPr>
        <w:t>Inv</w:t>
      </w:r>
      <w:r>
        <w:rPr>
          <w:rStyle w:val="hljs-tag"/>
          <w:color w:val="0000FF"/>
          <w:sz w:val="18"/>
          <w:szCs w:val="18"/>
        </w:rPr>
        <w:t>&gt;</w:t>
      </w:r>
    </w:p>
    <w:p w:rsidR="009D1437" w:rsidP="009D1437" w14:paraId="5541FC9A" w14:textId="77777777">
      <w:pPr>
        <w:ind w:firstLine="720"/>
        <w:rPr>
          <w:rStyle w:val="hljs-tag"/>
          <w:color w:val="0000FF"/>
          <w:sz w:val="18"/>
          <w:szCs w:val="18"/>
        </w:rPr>
      </w:pPr>
      <w:r>
        <w:rPr>
          <w:rFonts w:ascii="Courier New" w:hAnsi="Courier New" w:cs="Courier New"/>
          <w:color w:val="000000"/>
          <w:sz w:val="18"/>
          <w:szCs w:val="18"/>
          <w:shd w:val="clear" w:color="auto" w:fill="FFFFFF"/>
        </w:rPr>
        <w:t xml:space="preserve"> </w:t>
      </w:r>
      <w:r>
        <w:rPr>
          <w:rStyle w:val="hljs-tag"/>
          <w:color w:val="0000FF"/>
          <w:sz w:val="18"/>
          <w:szCs w:val="18"/>
        </w:rPr>
        <w:t>&lt;/</w:t>
      </w:r>
      <w:r>
        <w:rPr>
          <w:rStyle w:val="hljs-name"/>
          <w:rFonts w:ascii="Courier New" w:hAnsi="Courier New" w:cs="Courier New"/>
          <w:color w:val="0000FF"/>
          <w:sz w:val="18"/>
          <w:szCs w:val="18"/>
        </w:rPr>
        <w:t>Invoices</w:t>
      </w:r>
      <w:r>
        <w:rPr>
          <w:rStyle w:val="hljs-tag"/>
          <w:color w:val="0000FF"/>
          <w:sz w:val="18"/>
          <w:szCs w:val="18"/>
        </w:rPr>
        <w:t>&gt;</w:t>
      </w:r>
    </w:p>
    <w:p w:rsidR="009D1437" w:rsidP="009D1437" w14:paraId="5F849009" w14:textId="77777777">
      <w:pPr>
        <w:ind w:firstLine="720"/>
        <w:rPr>
          <w:szCs w:val="28"/>
        </w:rPr>
      </w:pPr>
      <w:r>
        <w:rPr>
          <w:szCs w:val="28"/>
        </w:rPr>
        <w:t xml:space="preserve">Trong </w:t>
      </w:r>
      <w:r>
        <w:rPr>
          <w:szCs w:val="28"/>
        </w:rPr>
        <w:t>đó</w:t>
      </w:r>
      <w:r>
        <w:rPr>
          <w:szCs w:val="28"/>
        </w:rPr>
        <w:t xml:space="preserve">: </w:t>
      </w:r>
      <w:r>
        <w:rPr>
          <w:szCs w:val="28"/>
        </w:rPr>
        <w:tab/>
        <w:t xml:space="preserve">tag </w:t>
      </w:r>
      <w:r>
        <w:rPr>
          <w:rFonts w:ascii="Consolas" w:hAnsi="Consolas" w:cs="Consolas"/>
          <w:color w:val="0000FF"/>
          <w:sz w:val="19"/>
          <w:szCs w:val="19"/>
          <w:highlight w:val="white"/>
        </w:rPr>
        <w:t>&lt;</w:t>
      </w:r>
      <w:r>
        <w:rPr>
          <w:rFonts w:ascii="Consolas" w:hAnsi="Consolas" w:cs="Consolas"/>
          <w:color w:val="0000FF"/>
          <w:sz w:val="19"/>
          <w:szCs w:val="19"/>
          <w:highlight w:val="white"/>
        </w:rPr>
        <w:t>SerialCert</w:t>
      </w:r>
      <w:r>
        <w:rPr>
          <w:rFonts w:ascii="Consolas" w:hAnsi="Consolas" w:cs="Consolas"/>
          <w:color w:val="0000FF"/>
          <w:sz w:val="19"/>
          <w:szCs w:val="19"/>
          <w:highlight w:val="white"/>
        </w:rPr>
        <w:t>&gt;</w:t>
      </w:r>
      <w:r>
        <w:rPr>
          <w:rFonts w:ascii="Consolas" w:hAnsi="Consolas" w:cs="Consolas"/>
          <w:color w:val="0000FF"/>
          <w:sz w:val="19"/>
          <w:szCs w:val="19"/>
        </w:rPr>
        <w:t xml:space="preserve">: </w:t>
      </w:r>
      <w:r>
        <w:rPr>
          <w:szCs w:val="28"/>
        </w:rPr>
        <w:t xml:space="preserve">serial </w:t>
      </w:r>
      <w:r>
        <w:rPr>
          <w:szCs w:val="28"/>
        </w:rPr>
        <w:t>chứng</w:t>
      </w:r>
      <w:r>
        <w:rPr>
          <w:szCs w:val="28"/>
        </w:rPr>
        <w:t xml:space="preserve"> </w:t>
      </w:r>
      <w:r>
        <w:rPr>
          <w:szCs w:val="28"/>
        </w:rPr>
        <w:t>thư</w:t>
      </w:r>
      <w:r>
        <w:rPr>
          <w:szCs w:val="28"/>
        </w:rPr>
        <w:t xml:space="preserve"> </w:t>
      </w:r>
      <w:r>
        <w:rPr>
          <w:szCs w:val="28"/>
        </w:rPr>
        <w:t>của</w:t>
      </w:r>
      <w:r>
        <w:rPr>
          <w:szCs w:val="28"/>
        </w:rPr>
        <w:t xml:space="preserve"> </w:t>
      </w:r>
      <w:r>
        <w:rPr>
          <w:szCs w:val="28"/>
        </w:rPr>
        <w:t>công</w:t>
      </w:r>
      <w:r>
        <w:rPr>
          <w:szCs w:val="28"/>
        </w:rPr>
        <w:t xml:space="preserve"> ty</w:t>
      </w:r>
    </w:p>
    <w:p w:rsidR="009D1437" w:rsidP="009D1437" w14:paraId="7B969F47" w14:textId="77777777">
      <w:pPr>
        <w:pStyle w:val="ListParagraph"/>
        <w:numPr>
          <w:ilvl w:val="2"/>
          <w:numId w:val="4"/>
        </w:numPr>
        <w:spacing w:after="0" w:line="240" w:lineRule="auto"/>
        <w:rPr>
          <w:rFonts w:eastAsia="Calibri"/>
        </w:rPr>
      </w:pPr>
      <w:r>
        <w:rPr>
          <w:szCs w:val="28"/>
        </w:rPr>
        <w:t xml:space="preserve">tag </w:t>
      </w:r>
      <w:r>
        <w:rPr>
          <w:rFonts w:ascii="Consolas" w:hAnsi="Consolas" w:cs="Consolas"/>
          <w:color w:val="0000FF"/>
          <w:sz w:val="19"/>
          <w:szCs w:val="19"/>
          <w:highlight w:val="white"/>
        </w:rPr>
        <w:t>&lt;</w:t>
      </w:r>
      <w:r>
        <w:rPr>
          <w:rStyle w:val="Heading1Char"/>
          <w:rFonts w:ascii="Courier New" w:hAnsi="Courier New" w:eastAsiaTheme="minorHAnsi" w:cs="Courier New"/>
          <w:color w:val="0000FF"/>
          <w:sz w:val="18"/>
          <w:szCs w:val="18"/>
        </w:rPr>
        <w:t xml:space="preserve"> </w:t>
      </w:r>
      <w:r>
        <w:rPr>
          <w:rStyle w:val="hljs-name"/>
          <w:rFonts w:ascii="Courier New" w:hAnsi="Courier New" w:cs="Courier New"/>
          <w:color w:val="0000FF"/>
          <w:sz w:val="18"/>
          <w:szCs w:val="18"/>
        </w:rPr>
        <w:t>PatternOld</w:t>
      </w:r>
      <w:r>
        <w:rPr>
          <w:rFonts w:ascii="Consolas" w:hAnsi="Consolas" w:cs="Consolas"/>
          <w:color w:val="0000FF"/>
          <w:sz w:val="19"/>
          <w:szCs w:val="19"/>
          <w:highlight w:val="white"/>
        </w:rPr>
        <w:t xml:space="preserve"> &gt;</w:t>
      </w:r>
      <w:r>
        <w:rPr>
          <w:szCs w:val="28"/>
        </w:rPr>
        <w:t xml:space="preserve">: </w:t>
      </w:r>
      <w:r>
        <w:rPr>
          <w:rFonts w:eastAsia="Calibri"/>
        </w:rPr>
        <w:t>Mẫu</w:t>
      </w:r>
      <w:r>
        <w:rPr>
          <w:rFonts w:eastAsia="Calibri"/>
        </w:rPr>
        <w:t xml:space="preserve"> </w:t>
      </w:r>
      <w:r>
        <w:rPr>
          <w:rFonts w:eastAsia="Calibri"/>
        </w:rPr>
        <w:t>số</w:t>
      </w:r>
      <w:r>
        <w:rPr>
          <w:rFonts w:eastAsia="Calibri"/>
        </w:rPr>
        <w:t xml:space="preserve"> </w:t>
      </w:r>
      <w:r>
        <w:rPr>
          <w:rFonts w:eastAsia="Calibri"/>
        </w:rPr>
        <w:t>của</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điều</w:t>
      </w:r>
      <w:r>
        <w:rPr>
          <w:rFonts w:eastAsia="Calibri"/>
        </w:rPr>
        <w:t xml:space="preserve"> </w:t>
      </w:r>
      <w:r>
        <w:rPr>
          <w:rFonts w:eastAsia="Calibri"/>
        </w:rPr>
        <w:t>chỉnh,thay</w:t>
      </w:r>
      <w:r>
        <w:rPr>
          <w:rFonts w:eastAsia="Calibri"/>
        </w:rPr>
        <w:t xml:space="preserve"> </w:t>
      </w:r>
      <w:r>
        <w:rPr>
          <w:rFonts w:eastAsia="Calibri"/>
        </w:rPr>
        <w:t>thế</w:t>
      </w:r>
      <w:r>
        <w:rPr>
          <w:rFonts w:eastAsia="Calibri"/>
        </w:rPr>
        <w:t xml:space="preserve"> </w:t>
      </w:r>
      <w:r>
        <w:rPr>
          <w:rFonts w:eastAsia="Calibri"/>
        </w:rPr>
        <w:t>cũ</w:t>
      </w:r>
    </w:p>
    <w:p w:rsidR="009D1437" w:rsidP="009D1437" w14:paraId="5C696A37" w14:textId="77777777">
      <w:pPr>
        <w:ind w:left="2160"/>
        <w:rPr>
          <w:rFonts w:eastAsia="Calibri"/>
        </w:rPr>
      </w:pPr>
      <w:r>
        <w:rPr>
          <w:szCs w:val="28"/>
        </w:rPr>
        <w:t>tag&lt;</w:t>
      </w:r>
      <w:r>
        <w:rPr>
          <w:rStyle w:val="Heading1Char"/>
          <w:rFonts w:ascii="Courier New" w:hAnsi="Courier New" w:eastAsiaTheme="minorHAnsi" w:cs="Courier New"/>
          <w:color w:val="0000FF"/>
          <w:sz w:val="18"/>
          <w:szCs w:val="18"/>
        </w:rPr>
        <w:t xml:space="preserve"> </w:t>
      </w:r>
      <w:r>
        <w:rPr>
          <w:rStyle w:val="hljs-name"/>
          <w:rFonts w:ascii="Courier New" w:hAnsi="Courier New" w:cs="Courier New"/>
          <w:color w:val="0000FF"/>
          <w:sz w:val="18"/>
          <w:szCs w:val="18"/>
        </w:rPr>
        <w:t>SerialOld</w:t>
      </w:r>
      <w:r>
        <w:rPr>
          <w:szCs w:val="28"/>
        </w:rPr>
        <w:t xml:space="preserve"> &gt;:</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điều</w:t>
      </w:r>
      <w:r>
        <w:rPr>
          <w:rFonts w:eastAsia="Calibri"/>
        </w:rPr>
        <w:t xml:space="preserve"> </w:t>
      </w:r>
      <w:r>
        <w:rPr>
          <w:rFonts w:eastAsia="Calibri"/>
        </w:rPr>
        <w:t>chỉnh,thay</w:t>
      </w:r>
      <w:r>
        <w:rPr>
          <w:rFonts w:eastAsia="Calibri"/>
        </w:rPr>
        <w:t xml:space="preserve"> </w:t>
      </w:r>
      <w:r>
        <w:rPr>
          <w:rFonts w:eastAsia="Calibri"/>
        </w:rPr>
        <w:t>thế</w:t>
      </w:r>
      <w:r>
        <w:rPr>
          <w:rFonts w:eastAsia="Calibri"/>
        </w:rPr>
        <w:t xml:space="preserve"> </w:t>
      </w:r>
      <w:r>
        <w:rPr>
          <w:rFonts w:eastAsia="Calibri"/>
        </w:rPr>
        <w:t>cũ</w:t>
      </w:r>
    </w:p>
    <w:p w:rsidR="009D1437" w:rsidP="009D1437" w14:paraId="531CB0E6" w14:textId="77777777">
      <w:pPr>
        <w:ind w:left="2160"/>
        <w:rPr>
          <w:rFonts w:ascii="Courier New" w:hAnsi="Courier New" w:cs="Courier New"/>
          <w:sz w:val="18"/>
          <w:szCs w:val="18"/>
        </w:rPr>
      </w:pPr>
      <w:r>
        <w:rPr>
          <w:rFonts w:eastAsia="Calibri"/>
        </w:rPr>
        <w:t>tag&lt;</w:t>
      </w:r>
      <w:r>
        <w:rPr>
          <w:rStyle w:val="Heading1Char"/>
          <w:rFonts w:ascii="Courier New" w:hAnsi="Courier New" w:eastAsiaTheme="minorHAnsi" w:cs="Courier New"/>
          <w:color w:val="0000FF"/>
          <w:sz w:val="18"/>
          <w:szCs w:val="18"/>
        </w:rPr>
        <w:t xml:space="preserve"> </w:t>
      </w:r>
      <w:r>
        <w:rPr>
          <w:rStyle w:val="hljs-name"/>
          <w:rFonts w:ascii="Courier New" w:hAnsi="Courier New" w:cs="Courier New"/>
          <w:color w:val="0000FF"/>
          <w:sz w:val="18"/>
          <w:szCs w:val="18"/>
        </w:rPr>
        <w:t>NoOlde</w:t>
      </w:r>
      <w:r>
        <w:rPr>
          <w:rStyle w:val="hljs-name"/>
          <w:rFonts w:ascii="Courier New" w:hAnsi="Courier New" w:cs="Courier New"/>
          <w:color w:val="0000FF"/>
          <w:sz w:val="18"/>
          <w:szCs w:val="18"/>
        </w:rPr>
        <w:t xml:space="preserve">&gt; : </w:t>
      </w:r>
      <w:r>
        <w:rPr>
          <w:rStyle w:val="hljs-name"/>
          <w:rFonts w:ascii="Courier New" w:hAnsi="Courier New" w:cs="Courier New"/>
          <w:sz w:val="18"/>
          <w:szCs w:val="18"/>
        </w:rPr>
        <w:t>số</w:t>
      </w:r>
      <w:r>
        <w:rPr>
          <w:rStyle w:val="hljs-name"/>
          <w:rFonts w:ascii="Courier New" w:hAnsi="Courier New" w:cs="Courier New"/>
          <w:sz w:val="18"/>
          <w:szCs w:val="18"/>
        </w:rPr>
        <w:t xml:space="preserve"> </w:t>
      </w:r>
      <w:r>
        <w:rPr>
          <w:rStyle w:val="hljs-name"/>
          <w:rFonts w:ascii="Courier New" w:hAnsi="Courier New" w:cs="Courier New"/>
          <w:sz w:val="18"/>
          <w:szCs w:val="18"/>
        </w:rPr>
        <w:t>hóa</w:t>
      </w:r>
      <w:r>
        <w:rPr>
          <w:rStyle w:val="hljs-name"/>
          <w:rFonts w:ascii="Courier New" w:hAnsi="Courier New" w:cs="Courier New"/>
          <w:sz w:val="18"/>
          <w:szCs w:val="18"/>
        </w:rPr>
        <w:t xml:space="preserve"> </w:t>
      </w:r>
      <w:r>
        <w:rPr>
          <w:rStyle w:val="hljs-name"/>
          <w:rFonts w:ascii="Courier New" w:hAnsi="Courier New" w:cs="Courier New"/>
          <w:sz w:val="18"/>
          <w:szCs w:val="18"/>
        </w:rPr>
        <w:t>đơn</w:t>
      </w:r>
      <w:r>
        <w:rPr>
          <w:rStyle w:val="hljs-name"/>
          <w:rFonts w:ascii="Courier New" w:hAnsi="Courier New" w:cs="Courier New"/>
          <w:sz w:val="18"/>
          <w:szCs w:val="18"/>
        </w:rPr>
        <w:t xml:space="preserve"> </w:t>
      </w:r>
      <w:r>
        <w:rPr>
          <w:rStyle w:val="hljs-name"/>
          <w:rFonts w:ascii="Courier New" w:hAnsi="Courier New" w:cs="Courier New"/>
          <w:sz w:val="18"/>
          <w:szCs w:val="18"/>
        </w:rPr>
        <w:t>cũ</w:t>
      </w:r>
    </w:p>
    <w:p w:rsidR="009D1437" w:rsidP="009D1437" w14:paraId="0EBB3722" w14:textId="77777777">
      <w:pPr>
        <w:rPr>
          <w:szCs w:val="28"/>
        </w:rPr>
      </w:pPr>
      <w:r>
        <w:rPr>
          <w:szCs w:val="28"/>
        </w:rPr>
        <w:tab/>
      </w:r>
      <w:r>
        <w:rPr>
          <w:szCs w:val="28"/>
        </w:rPr>
        <w:tab/>
      </w:r>
      <w:r>
        <w:rPr>
          <w:szCs w:val="28"/>
        </w:rPr>
        <w:tab/>
        <w:t xml:space="preserve">tag </w:t>
      </w:r>
      <w:r>
        <w:rPr>
          <w:rFonts w:ascii="Consolas" w:hAnsi="Consolas" w:cs="Consolas"/>
          <w:color w:val="0000FF"/>
          <w:sz w:val="19"/>
          <w:szCs w:val="19"/>
          <w:highlight w:val="white"/>
        </w:rPr>
        <w:t>&lt;</w:t>
      </w:r>
      <w:r>
        <w:rPr>
          <w:rFonts w:ascii="Consolas" w:hAnsi="Consolas" w:cs="Consolas"/>
          <w:color w:val="0000FF"/>
          <w:sz w:val="19"/>
          <w:szCs w:val="19"/>
          <w:highlight w:val="white"/>
        </w:rPr>
        <w:t>idInv</w:t>
      </w:r>
      <w:r>
        <w:rPr>
          <w:rFonts w:ascii="Consolas" w:hAnsi="Consolas" w:cs="Consolas"/>
          <w:color w:val="0000FF"/>
          <w:sz w:val="19"/>
          <w:szCs w:val="19"/>
          <w:highlight w:val="white"/>
        </w:rPr>
        <w:t>&gt;</w:t>
      </w:r>
      <w:r>
        <w:rPr>
          <w:szCs w:val="28"/>
        </w:rPr>
        <w:t xml:space="preserve">: id </w:t>
      </w:r>
      <w:r>
        <w:rPr>
          <w:szCs w:val="28"/>
        </w:rPr>
        <w:t>hóa</w:t>
      </w:r>
      <w:r>
        <w:rPr>
          <w:szCs w:val="28"/>
        </w:rPr>
        <w:t xml:space="preserve"> </w:t>
      </w:r>
      <w:r>
        <w:rPr>
          <w:szCs w:val="28"/>
        </w:rPr>
        <w:t>đơn</w:t>
      </w:r>
      <w:r>
        <w:rPr>
          <w:szCs w:val="28"/>
        </w:rPr>
        <w:t xml:space="preserve"> </w:t>
      </w:r>
      <w:r>
        <w:rPr>
          <w:szCs w:val="28"/>
        </w:rPr>
        <w:t>trên</w:t>
      </w:r>
      <w:r>
        <w:rPr>
          <w:szCs w:val="28"/>
        </w:rPr>
        <w:t xml:space="preserve"> </w:t>
      </w:r>
      <w:r>
        <w:rPr>
          <w:szCs w:val="28"/>
        </w:rPr>
        <w:t>hệ</w:t>
      </w:r>
      <w:r>
        <w:rPr>
          <w:szCs w:val="28"/>
        </w:rPr>
        <w:t xml:space="preserve"> </w:t>
      </w:r>
      <w:r>
        <w:rPr>
          <w:szCs w:val="28"/>
        </w:rPr>
        <w:t>thống</w:t>
      </w:r>
      <w:r>
        <w:rPr>
          <w:szCs w:val="28"/>
        </w:rPr>
        <w:t xml:space="preserve"> </w:t>
      </w:r>
      <w:r>
        <w:rPr>
          <w:szCs w:val="28"/>
        </w:rPr>
        <w:t>vnpt</w:t>
      </w:r>
    </w:p>
    <w:p w:rsidR="009D1437" w:rsidP="009D1437" w14:paraId="3F3EC315" w14:textId="77777777">
      <w:pPr>
        <w:rPr>
          <w:szCs w:val="28"/>
        </w:rPr>
      </w:pPr>
      <w:r>
        <w:rPr>
          <w:szCs w:val="28"/>
        </w:rPr>
        <w:tab/>
      </w:r>
      <w:r>
        <w:rPr>
          <w:szCs w:val="28"/>
        </w:rPr>
        <w:tab/>
      </w:r>
      <w:r>
        <w:rPr>
          <w:szCs w:val="28"/>
        </w:rPr>
        <w:tab/>
        <w:t xml:space="preserve">tag </w:t>
      </w:r>
      <w:r>
        <w:rPr>
          <w:rFonts w:ascii="Consolas" w:hAnsi="Consolas" w:cs="Consolas"/>
          <w:color w:val="0000FF"/>
          <w:sz w:val="19"/>
          <w:szCs w:val="19"/>
          <w:highlight w:val="white"/>
        </w:rPr>
        <w:t>&lt;</w:t>
      </w:r>
      <w:r>
        <w:rPr>
          <w:rFonts w:ascii="Consolas" w:hAnsi="Consolas" w:cs="Consolas"/>
          <w:color w:val="0000FF"/>
          <w:sz w:val="19"/>
          <w:szCs w:val="19"/>
          <w:highlight w:val="white"/>
        </w:rPr>
        <w:t>signValue</w:t>
      </w:r>
      <w:r>
        <w:rPr>
          <w:rFonts w:ascii="Consolas" w:hAnsi="Consolas" w:cs="Consolas"/>
          <w:color w:val="0000FF"/>
          <w:sz w:val="19"/>
          <w:szCs w:val="19"/>
          <w:highlight w:val="white"/>
        </w:rPr>
        <w:t>&gt;</w:t>
      </w:r>
      <w:r>
        <w:rPr>
          <w:szCs w:val="28"/>
        </w:rPr>
        <w:t xml:space="preserve">:  </w:t>
      </w:r>
      <w:r>
        <w:rPr>
          <w:szCs w:val="28"/>
        </w:rPr>
        <w:t>chuỗi</w:t>
      </w:r>
      <w:r>
        <w:rPr>
          <w:szCs w:val="28"/>
        </w:rPr>
        <w:t xml:space="preserve"> </w:t>
      </w:r>
      <w:r>
        <w:rPr>
          <w:szCs w:val="28"/>
        </w:rPr>
        <w:t>ký</w:t>
      </w:r>
    </w:p>
    <w:p w:rsidR="009D1437" w:rsidP="009D1437" w14:paraId="65CECB27" w14:textId="77777777">
      <w:pPr>
        <w:ind w:left="1440" w:firstLine="720"/>
        <w:rPr>
          <w:szCs w:val="28"/>
        </w:rPr>
      </w:pPr>
      <w:r>
        <w:rPr>
          <w:szCs w:val="28"/>
        </w:rPr>
        <w:t xml:space="preserve">tag </w:t>
      </w:r>
      <w:r>
        <w:rPr>
          <w:rFonts w:ascii="Consolas" w:hAnsi="Consolas" w:cs="Consolas"/>
          <w:color w:val="0000FF"/>
          <w:sz w:val="19"/>
          <w:szCs w:val="19"/>
          <w:highlight w:val="white"/>
        </w:rPr>
        <w:t>&lt;key&gt;</w:t>
      </w:r>
      <w:r>
        <w:rPr>
          <w:szCs w:val="28"/>
        </w:rPr>
        <w:t xml:space="preserve">: </w:t>
      </w:r>
      <w:r>
        <w:rPr>
          <w:szCs w:val="28"/>
        </w:rPr>
        <w:t>fkey</w:t>
      </w:r>
    </w:p>
    <w:p w:rsidR="009D1437" w:rsidP="009D1437" w14:paraId="49547ECB" w14:textId="77777777">
      <w:pPr>
        <w:rPr>
          <w:szCs w:val="28"/>
        </w:rPr>
      </w:pPr>
    </w:p>
    <w:p w:rsidR="009D1437" w:rsidP="009D1437" w14:paraId="4991139A" w14:textId="77777777"/>
    <w:p w:rsidR="009D1437" w:rsidRPr="009B3088" w:rsidP="00C35F19" w14:paraId="5DA9DD53" w14:textId="5C04C266">
      <w:pPr>
        <w:pStyle w:val="Heading3"/>
      </w:pPr>
      <w:bookmarkStart w:id="622" w:name="_Toc106724545"/>
      <w:r>
        <w:rPr>
          <w:lang w:val="en-US"/>
        </w:rPr>
        <w:t>L</w:t>
      </w:r>
      <w:r w:rsidRPr="009B3088">
        <w:t>ấy</w:t>
      </w:r>
      <w:r w:rsidRPr="009B3088">
        <w:t xml:space="preserve"> </w:t>
      </w:r>
      <w:r w:rsidRPr="009B3088">
        <w:t>giá</w:t>
      </w:r>
      <w:r w:rsidRPr="009B3088">
        <w:t xml:space="preserve"> </w:t>
      </w:r>
      <w:r w:rsidRPr="009B3088">
        <w:t>trị</w:t>
      </w:r>
      <w:r w:rsidRPr="009B3088">
        <w:t xml:space="preserve"> Hash </w:t>
      </w:r>
      <w:r w:rsidRPr="009B3088">
        <w:t>cho</w:t>
      </w:r>
      <w:r w:rsidRPr="009B3088">
        <w:t xml:space="preserve"> </w:t>
      </w:r>
      <w:r w:rsidRPr="009B3088">
        <w:t>điều</w:t>
      </w:r>
      <w:r w:rsidRPr="009B3088">
        <w:t xml:space="preserve"> </w:t>
      </w:r>
      <w:r w:rsidRPr="009B3088">
        <w:t>chỉnh</w:t>
      </w:r>
      <w:r w:rsidRPr="009B3088">
        <w:t xml:space="preserve"> </w:t>
      </w:r>
      <w:r w:rsidRPr="009B3088">
        <w:t>thay</w:t>
      </w:r>
      <w:r w:rsidRPr="009B3088">
        <w:t xml:space="preserve"> </w:t>
      </w:r>
      <w:r w:rsidRPr="009B3088">
        <w:t>thế</w:t>
      </w:r>
      <w:r w:rsidRPr="009B3088">
        <w:t xml:space="preserve"> </w:t>
      </w:r>
      <w:r>
        <w:rPr>
          <w:lang w:val="en-US"/>
        </w:rPr>
        <w:t>không</w:t>
      </w:r>
      <w:r>
        <w:rPr>
          <w:lang w:val="en-US"/>
        </w:rPr>
        <w:t xml:space="preserve"> </w:t>
      </w:r>
      <w:r>
        <w:rPr>
          <w:lang w:val="en-US"/>
        </w:rPr>
        <w:t>tồn</w:t>
      </w:r>
      <w:r>
        <w:rPr>
          <w:lang w:val="en-US"/>
        </w:rPr>
        <w:t xml:space="preserve"> </w:t>
      </w:r>
      <w:r>
        <w:rPr>
          <w:lang w:val="en-US"/>
        </w:rPr>
        <w:t>tại</w:t>
      </w:r>
      <w:r>
        <w:rPr>
          <w:lang w:val="en-US"/>
        </w:rPr>
        <w:t xml:space="preserve"> </w:t>
      </w:r>
      <w:r>
        <w:rPr>
          <w:lang w:val="en-US"/>
        </w:rPr>
        <w:t>hóa</w:t>
      </w:r>
      <w:r>
        <w:rPr>
          <w:lang w:val="en-US"/>
        </w:rPr>
        <w:t xml:space="preserve"> </w:t>
      </w:r>
      <w:r>
        <w:rPr>
          <w:lang w:val="en-US"/>
        </w:rPr>
        <w:t>đơn</w:t>
      </w:r>
      <w:r>
        <w:rPr>
          <w:lang w:val="en-US"/>
        </w:rPr>
        <w:t xml:space="preserve"> </w:t>
      </w:r>
      <w:r>
        <w:rPr>
          <w:lang w:val="en-US"/>
        </w:rPr>
        <w:t>cũ</w:t>
      </w:r>
      <w:r>
        <w:rPr>
          <w:lang w:val="en-US"/>
        </w:rPr>
        <w:t xml:space="preserve"> </w:t>
      </w:r>
      <w:r>
        <w:rPr>
          <w:lang w:val="en-US"/>
        </w:rPr>
        <w:t>với</w:t>
      </w:r>
      <w:ins w:id="623" w:author="Comparison" w:date="2022-04-14T16:30:00Z">
        <w:r w:rsidRPr="009B3088">
          <w:t xml:space="preserve"> </w:t>
        </w:r>
      </w:ins>
      <w:r>
        <w:rPr>
          <w:lang w:val="en-US"/>
        </w:rPr>
        <w:t>Token</w:t>
      </w:r>
      <w:r w:rsidR="00714DD8">
        <w:rPr>
          <w:lang w:val="en-US"/>
        </w:rPr>
        <w:t xml:space="preserve"> </w:t>
      </w:r>
      <w:r w:rsidRPr="009B3088">
        <w:t>(</w:t>
      </w:r>
      <w:r w:rsidRPr="009B3088">
        <w:t>Bước</w:t>
      </w:r>
      <w:r w:rsidRPr="009B3088">
        <w:t xml:space="preserve"> 1)</w:t>
      </w:r>
      <w:bookmarkEnd w:id="622"/>
    </w:p>
    <w:p w:rsidR="009D1437" w:rsidP="009D1437" w14:paraId="589CA5F2" w14:textId="77777777">
      <w:pPr>
        <w:rPr>
          <w:lang w:eastAsia="x-none"/>
        </w:rPr>
      </w:pPr>
      <w:r>
        <w:rPr>
          <w:lang w:eastAsia="x-none"/>
        </w:rPr>
        <w:t>Url</w:t>
      </w:r>
    </w:p>
    <w:p w:rsidR="009D1437" w:rsidP="009D1437" w14:paraId="0C972B3B" w14:textId="77777777">
      <w:pPr>
        <w:rPr>
          <w:color w:val="000000"/>
        </w:rPr>
      </w:pPr>
      <w:r>
        <w:rPr>
          <w:lang w:eastAsia="x-none"/>
        </w:rPr>
        <w:tab/>
      </w:r>
      <w:r>
        <w:rPr>
          <w:color w:val="0000FF"/>
        </w:rPr>
        <w:t>string</w:t>
      </w:r>
      <w:r>
        <w:rPr>
          <w:color w:val="000000"/>
        </w:rPr>
        <w:t xml:space="preserve"> </w:t>
      </w:r>
      <w:r>
        <w:rPr>
          <w:b/>
          <w:color w:val="000000"/>
        </w:rPr>
        <w:t>GetHashWithOutInvToken</w:t>
      </w:r>
      <w:ins w:id="624" w:author="Comparison" w:date="2022-04-14T16:30:00Z">
        <w:r>
          <w:rPr>
            <w:color w:val="000000"/>
          </w:rPr>
          <w:t>(</w:t>
        </w:r>
      </w:ins>
      <w:r>
        <w:rPr>
          <w:rFonts w:ascii="Consolas" w:hAnsi="Consolas" w:cs="Consolas"/>
          <w:color w:val="0000FF"/>
          <w:sz w:val="19"/>
          <w:szCs w:val="19"/>
        </w:rPr>
        <w:t>string</w:t>
      </w:r>
      <w:r>
        <w:rPr>
          <w:rFonts w:ascii="Consolas" w:hAnsi="Consolas" w:cs="Consolas"/>
          <w:color w:val="000000"/>
          <w:sz w:val="19"/>
          <w:szCs w:val="19"/>
        </w:rPr>
        <w:t xml:space="preserve"> Account, </w:t>
      </w:r>
      <w:r>
        <w:rPr>
          <w:rFonts w:ascii="Consolas" w:hAnsi="Consolas" w:cs="Consolas"/>
          <w:color w:val="0000FF"/>
          <w:sz w:val="19"/>
          <w:szCs w:val="19"/>
        </w:rPr>
        <w:t>string</w:t>
      </w:r>
      <w:r>
        <w:rPr>
          <w:rFonts w:ascii="Consolas" w:hAnsi="Consolas" w:cs="Consolas"/>
          <w:color w:val="000000"/>
          <w:sz w:val="19"/>
          <w:szCs w:val="19"/>
        </w:rPr>
        <w:t xml:space="preserve"> </w:t>
      </w:r>
      <w:r>
        <w:rPr>
          <w:rFonts w:ascii="Consolas" w:hAnsi="Consolas" w:cs="Consolas"/>
          <w:color w:val="000000"/>
          <w:sz w:val="19"/>
          <w:szCs w:val="19"/>
        </w:rPr>
        <w:t>ACpass</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r>
        <w:rPr>
          <w:rFonts w:ascii="Consolas" w:hAnsi="Consolas" w:cs="Consolas"/>
          <w:color w:val="000000"/>
          <w:sz w:val="19"/>
          <w:szCs w:val="19"/>
        </w:rPr>
        <w:t>xmlInvData</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username, </w:t>
      </w:r>
      <w:r>
        <w:rPr>
          <w:rFonts w:ascii="Consolas" w:hAnsi="Consolas" w:cs="Consolas"/>
          <w:color w:val="0000FF"/>
          <w:sz w:val="19"/>
          <w:szCs w:val="19"/>
        </w:rPr>
        <w:t>string</w:t>
      </w:r>
      <w:r>
        <w:rPr>
          <w:rFonts w:ascii="Consolas" w:hAnsi="Consolas" w:cs="Consolas"/>
          <w:color w:val="000000"/>
          <w:sz w:val="19"/>
          <w:szCs w:val="19"/>
        </w:rPr>
        <w:t xml:space="preserve"> password, </w:t>
      </w:r>
      <w:r>
        <w:rPr>
          <w:rFonts w:ascii="Consolas" w:hAnsi="Consolas" w:cs="Consolas"/>
          <w:color w:val="0000FF"/>
          <w:sz w:val="19"/>
          <w:szCs w:val="19"/>
        </w:rPr>
        <w:t>string</w:t>
      </w:r>
      <w:r>
        <w:rPr>
          <w:rFonts w:ascii="Consolas" w:hAnsi="Consolas" w:cs="Consolas"/>
          <w:color w:val="000000"/>
          <w:sz w:val="19"/>
          <w:szCs w:val="19"/>
        </w:rPr>
        <w:t xml:space="preserve"> </w:t>
      </w:r>
      <w:r>
        <w:rPr>
          <w:rFonts w:ascii="Consolas" w:hAnsi="Consolas" w:cs="Consolas"/>
          <w:color w:val="000000"/>
          <w:sz w:val="19"/>
          <w:szCs w:val="19"/>
        </w:rPr>
        <w:t>serialCert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type, </w:t>
      </w:r>
      <w:r>
        <w:rPr>
          <w:rFonts w:ascii="Consolas" w:hAnsi="Consolas" w:cs="Consolas"/>
          <w:color w:val="0000FF"/>
          <w:sz w:val="19"/>
          <w:szCs w:val="19"/>
        </w:rPr>
        <w:t>string</w:t>
      </w:r>
      <w:r>
        <w:rPr>
          <w:rFonts w:ascii="Consolas" w:hAnsi="Consolas" w:cs="Consolas"/>
          <w:color w:val="000000"/>
          <w:sz w:val="19"/>
          <w:szCs w:val="19"/>
        </w:rPr>
        <w:t xml:space="preserve"> </w:t>
      </w:r>
      <w:r>
        <w:rPr>
          <w:rFonts w:ascii="Consolas" w:hAnsi="Consolas" w:cs="Consolas"/>
          <w:color w:val="000000"/>
          <w:sz w:val="19"/>
          <w:szCs w:val="19"/>
        </w:rPr>
        <w:t>oldPattern</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r>
        <w:rPr>
          <w:rFonts w:ascii="Consolas" w:hAnsi="Consolas" w:cs="Consolas"/>
          <w:color w:val="000000"/>
          <w:sz w:val="19"/>
          <w:szCs w:val="19"/>
        </w:rPr>
        <w:t>oldSerial</w:t>
      </w:r>
      <w:r>
        <w:rPr>
          <w:rFonts w:ascii="Consolas" w:hAnsi="Consolas" w:cs="Consolas"/>
          <w:color w:val="000000"/>
          <w:sz w:val="19"/>
          <w:szCs w:val="19"/>
        </w:rPr>
        <w:t xml:space="preserve">, </w:t>
      </w:r>
      <w:r>
        <w:rPr>
          <w:rFonts w:ascii="Consolas" w:hAnsi="Consolas" w:cs="Consolas"/>
          <w:color w:val="0000FF"/>
          <w:sz w:val="19"/>
          <w:szCs w:val="19"/>
        </w:rPr>
        <w:t>decimal</w:t>
      </w:r>
      <w:r>
        <w:rPr>
          <w:rFonts w:ascii="Consolas" w:hAnsi="Consolas" w:cs="Consolas"/>
          <w:color w:val="000000"/>
          <w:sz w:val="19"/>
          <w:szCs w:val="19"/>
        </w:rPr>
        <w:t xml:space="preserve"> </w:t>
      </w:r>
      <w:r>
        <w:rPr>
          <w:rFonts w:ascii="Consolas" w:hAnsi="Consolas" w:cs="Consolas"/>
          <w:color w:val="000000"/>
          <w:sz w:val="19"/>
          <w:szCs w:val="19"/>
        </w:rPr>
        <w:t>oldNo</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r>
        <w:rPr>
          <w:rFonts w:ascii="Consolas" w:hAnsi="Consolas" w:cs="Consolas"/>
          <w:color w:val="000000"/>
          <w:sz w:val="19"/>
          <w:szCs w:val="19"/>
        </w:rPr>
        <w:t>strOldArisingDate</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00"/>
          <w:sz w:val="19"/>
          <w:szCs w:val="19"/>
        </w:rPr>
        <w:t>oldInvType</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pattern =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serial =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convert = 0</w:t>
      </w:r>
      <w:r>
        <w:rPr>
          <w:color w:val="000000"/>
        </w:rPr>
        <w:t>)</w:t>
      </w:r>
    </w:p>
    <w:p w:rsidR="009D1437" w:rsidP="009D1437" w14:paraId="1E6222A5" w14:textId="77777777">
      <w:pPr>
        <w:pStyle w:val="N"/>
      </w:pPr>
      <w:r>
        <w:rPr>
          <w:color w:val="000000"/>
        </w:rPr>
        <w:tab/>
      </w:r>
      <w:r>
        <w:t>DESCRIPTION</w:t>
      </w:r>
    </w:p>
    <w:p w:rsidR="009D1437" w:rsidP="009D1437" w14:paraId="35D7CDDD" w14:textId="77777777">
      <w:pPr>
        <w:pStyle w:val="N"/>
      </w:pPr>
      <w:r>
        <w:tab/>
      </w:r>
      <w:r>
        <w:tab/>
        <w:t>Đây là web service thực hiện điều chỉnh, thay thế hóa đơn cũ (hóa đơn không tồn tại trên hệ thống) sử dụng token.</w:t>
      </w:r>
    </w:p>
    <w:p w:rsidR="009D1437" w:rsidP="009D1437" w14:paraId="33015A6C" w14:textId="77777777">
      <w:pPr>
        <w:pStyle w:val="N"/>
      </w:pPr>
      <w:r>
        <w:t>HTTP METHOD</w:t>
      </w:r>
    </w:p>
    <w:p w:rsidR="009D1437" w:rsidP="009D1437" w14:paraId="55F6B17B" w14:textId="77777777">
      <w:pPr>
        <w:pStyle w:val="N"/>
        <w:rPr>
          <w:b/>
        </w:rPr>
      </w:pPr>
      <w:r>
        <w:tab/>
        <w:t>POST</w:t>
      </w:r>
    </w:p>
    <w:p w:rsidR="009D1437" w:rsidP="009D1437" w14:paraId="7403AA20" w14:textId="77777777">
      <w:pPr>
        <w:pStyle w:val="N"/>
      </w:pPr>
      <w:r>
        <w:t>REQUEST BODY</w:t>
      </w:r>
    </w:p>
    <w:p w:rsidR="009D1437" w:rsidP="009D1437" w14:paraId="4BA283C9" w14:textId="77777777">
      <w:pPr>
        <w:pStyle w:val="ListParagraph"/>
        <w:numPr>
          <w:ilvl w:val="0"/>
          <w:numId w:val="3"/>
        </w:numPr>
        <w:spacing w:after="0" w:line="360" w:lineRule="auto"/>
        <w:jc w:val="both"/>
        <w:rPr>
          <w:rFonts w:eastAsia="Calibri"/>
          <w:b/>
          <w:u w:val="single"/>
        </w:rPr>
      </w:pPr>
      <w:r>
        <w:rPr>
          <w:rFonts w:eastAsia="Calibri"/>
          <w:b/>
        </w:rPr>
        <w:t>Account/</w:t>
      </w:r>
      <w:r>
        <w:rPr>
          <w:rFonts w:eastAsia="Calibri"/>
          <w:b/>
        </w:rPr>
        <w:t>ACPass</w:t>
      </w:r>
      <w:r>
        <w:rPr>
          <w:rFonts w:eastAsia="Calibri"/>
          <w:b/>
        </w:rPr>
        <w:t xml:space="preserve">:  </w:t>
      </w:r>
      <w:r>
        <w:rPr>
          <w:rFonts w:eastAsia="Calibri"/>
        </w:rPr>
        <w:t xml:space="preserve">Tài </w:t>
      </w:r>
      <w:r>
        <w:rPr>
          <w:rFonts w:eastAsia="Calibri"/>
        </w:rPr>
        <w:t>khoản</w:t>
      </w:r>
      <w:r>
        <w:rPr>
          <w:rFonts w:eastAsia="Calibri"/>
        </w:rPr>
        <w:t xml:space="preserve"> </w:t>
      </w:r>
      <w:r>
        <w:rPr>
          <w:rFonts w:eastAsia="Calibri"/>
        </w:rPr>
        <w:t>được</w:t>
      </w:r>
      <w:r>
        <w:rPr>
          <w:rFonts w:eastAsia="Calibri"/>
        </w:rPr>
        <w:t xml:space="preserve"> </w:t>
      </w:r>
      <w:r>
        <w:rPr>
          <w:rFonts w:eastAsia="Calibri"/>
        </w:rPr>
        <w:t>cấp</w:t>
      </w:r>
      <w:r>
        <w:rPr>
          <w:rFonts w:eastAsia="Calibri"/>
        </w:rPr>
        <w:t xml:space="preserve"> </w:t>
      </w:r>
      <w:r>
        <w:rPr>
          <w:rFonts w:eastAsia="Calibri"/>
        </w:rPr>
        <w:t>phát</w:t>
      </w:r>
      <w:r>
        <w:rPr>
          <w:rFonts w:eastAsia="Calibri"/>
        </w:rPr>
        <w:t xml:space="preserve"> </w:t>
      </w:r>
      <w:r>
        <w:rPr>
          <w:rFonts w:eastAsia="Calibri"/>
        </w:rPr>
        <w:t>cho</w:t>
      </w:r>
      <w:r>
        <w:rPr>
          <w:rFonts w:eastAsia="Calibri"/>
        </w:rPr>
        <w:t xml:space="preserve"> </w:t>
      </w:r>
      <w:r>
        <w:rPr>
          <w:rFonts w:eastAsia="Calibri"/>
        </w:rPr>
        <w:t>nhân</w:t>
      </w:r>
      <w:r>
        <w:rPr>
          <w:rFonts w:eastAsia="Calibri"/>
        </w:rPr>
        <w:t xml:space="preserve"> </w:t>
      </w:r>
      <w:r>
        <w:rPr>
          <w:rFonts w:eastAsia="Calibri"/>
        </w:rPr>
        <w:t>viên</w:t>
      </w:r>
      <w:r>
        <w:rPr>
          <w:rFonts w:eastAsia="Calibri"/>
        </w:rPr>
        <w:t xml:space="preserve"> </w:t>
      </w:r>
      <w:r>
        <w:rPr>
          <w:rFonts w:eastAsia="Calibri"/>
        </w:rPr>
        <w:t>gọi</w:t>
      </w:r>
      <w:r>
        <w:rPr>
          <w:rFonts w:eastAsia="Calibri"/>
        </w:rPr>
        <w:t xml:space="preserve"> </w:t>
      </w:r>
      <w:r>
        <w:rPr>
          <w:rFonts w:eastAsia="Calibri"/>
        </w:rPr>
        <w:t>lệnh</w:t>
      </w:r>
      <w:r>
        <w:rPr>
          <w:rFonts w:eastAsia="Calibri"/>
        </w:rPr>
        <w:t xml:space="preserve"> </w:t>
      </w:r>
      <w:r>
        <w:rPr>
          <w:rFonts w:eastAsia="Calibri"/>
        </w:rPr>
        <w:t>gửi</w:t>
      </w:r>
      <w:r>
        <w:rPr>
          <w:rFonts w:eastAsia="Calibri"/>
        </w:rPr>
        <w:t xml:space="preserve"> </w:t>
      </w:r>
      <w:r>
        <w:rPr>
          <w:rFonts w:eastAsia="Calibri"/>
        </w:rPr>
        <w:t>thông</w:t>
      </w:r>
      <w:r>
        <w:rPr>
          <w:rFonts w:eastAsia="Calibri"/>
        </w:rPr>
        <w:t xml:space="preserve"> </w:t>
      </w:r>
      <w:r>
        <w:rPr>
          <w:rFonts w:eastAsia="Calibri"/>
        </w:rPr>
        <w:t>điệp</w:t>
      </w:r>
      <w:r>
        <w:rPr>
          <w:rFonts w:eastAsia="Calibri"/>
        </w:rPr>
        <w:t>.</w:t>
      </w:r>
    </w:p>
    <w:p w:rsidR="009D1437" w:rsidP="009D1437" w14:paraId="34A6A118" w14:textId="77777777">
      <w:pPr>
        <w:pStyle w:val="ListParagraph"/>
        <w:numPr>
          <w:ilvl w:val="0"/>
          <w:numId w:val="2"/>
        </w:numPr>
        <w:spacing w:after="0" w:line="360" w:lineRule="auto"/>
        <w:ind w:left="1080"/>
        <w:jc w:val="both"/>
        <w:rPr>
          <w:rFonts w:eastAsia="Calibri"/>
          <w:b/>
          <w:u w:val="single"/>
        </w:rPr>
      </w:pPr>
      <w:r>
        <w:rPr>
          <w:rFonts w:eastAsia="Calibri"/>
          <w:b/>
        </w:rPr>
        <w:t>Username/pass</w:t>
      </w:r>
      <w:r>
        <w:rPr>
          <w:rFonts w:eastAsia="Calibri"/>
        </w:rPr>
        <w:t xml:space="preserve">: Tài </w:t>
      </w:r>
      <w:r>
        <w:rPr>
          <w:rFonts w:eastAsia="Calibri"/>
        </w:rPr>
        <w:t>khoản</w:t>
      </w:r>
      <w:r>
        <w:rPr>
          <w:rFonts w:eastAsia="Calibri"/>
        </w:rPr>
        <w:t xml:space="preserve"> </w:t>
      </w:r>
      <w:r>
        <w:rPr>
          <w:rFonts w:eastAsia="Calibri"/>
        </w:rPr>
        <w:t>được</w:t>
      </w:r>
      <w:r>
        <w:rPr>
          <w:rFonts w:eastAsia="Calibri"/>
        </w:rPr>
        <w:t xml:space="preserve"> </w:t>
      </w:r>
      <w:r>
        <w:rPr>
          <w:rFonts w:eastAsia="Calibri"/>
        </w:rPr>
        <w:t>cấp</w:t>
      </w:r>
      <w:r>
        <w:rPr>
          <w:rFonts w:eastAsia="Calibri"/>
        </w:rPr>
        <w:t xml:space="preserve"> </w:t>
      </w:r>
      <w:r>
        <w:rPr>
          <w:rFonts w:eastAsia="Calibri"/>
        </w:rPr>
        <w:t>phát</w:t>
      </w:r>
      <w:r>
        <w:rPr>
          <w:rFonts w:eastAsia="Calibri"/>
        </w:rPr>
        <w:t xml:space="preserve"> </w:t>
      </w:r>
      <w:r>
        <w:rPr>
          <w:rFonts w:eastAsia="Calibri"/>
        </w:rPr>
        <w:t>cho</w:t>
      </w:r>
      <w:r>
        <w:rPr>
          <w:rFonts w:eastAsia="Calibri"/>
        </w:rPr>
        <w:t xml:space="preserve"> </w:t>
      </w:r>
      <w:r>
        <w:rPr>
          <w:rFonts w:eastAsia="Calibri"/>
        </w:rPr>
        <w:t>khách</w:t>
      </w:r>
      <w:r>
        <w:rPr>
          <w:rFonts w:eastAsia="Calibri"/>
        </w:rPr>
        <w:t xml:space="preserve"> </w:t>
      </w:r>
      <w:r>
        <w:rPr>
          <w:rFonts w:eastAsia="Calibri"/>
        </w:rPr>
        <w:t>hàng</w:t>
      </w:r>
      <w:r>
        <w:rPr>
          <w:rFonts w:eastAsia="Calibri"/>
        </w:rPr>
        <w:t xml:space="preserve"> </w:t>
      </w:r>
      <w:r>
        <w:rPr>
          <w:rFonts w:eastAsia="Calibri"/>
        </w:rPr>
        <w:t>để</w:t>
      </w:r>
      <w:r>
        <w:rPr>
          <w:rFonts w:eastAsia="Calibri"/>
        </w:rPr>
        <w:t xml:space="preserve"> </w:t>
      </w:r>
      <w:r>
        <w:rPr>
          <w:rFonts w:eastAsia="Calibri"/>
        </w:rPr>
        <w:t>gọi</w:t>
      </w:r>
      <w:r>
        <w:rPr>
          <w:rFonts w:eastAsia="Calibri"/>
        </w:rPr>
        <w:t xml:space="preserve"> </w:t>
      </w:r>
      <w:r>
        <w:rPr>
          <w:rFonts w:eastAsia="Calibri"/>
        </w:rPr>
        <w:t>đến</w:t>
      </w:r>
      <w:r>
        <w:rPr>
          <w:rFonts w:eastAsia="Calibri"/>
        </w:rPr>
        <w:t xml:space="preserve"> webservice (</w:t>
      </w:r>
      <w:r>
        <w:rPr>
          <w:rFonts w:eastAsia="Calibri"/>
        </w:rPr>
        <w:t>tài</w:t>
      </w:r>
      <w:r>
        <w:rPr>
          <w:rFonts w:eastAsia="Calibri"/>
        </w:rPr>
        <w:t xml:space="preserve"> </w:t>
      </w:r>
      <w:r>
        <w:rPr>
          <w:rFonts w:eastAsia="Calibri"/>
        </w:rPr>
        <w:t>khoản</w:t>
      </w:r>
      <w:r>
        <w:rPr>
          <w:rFonts w:eastAsia="Calibri"/>
        </w:rPr>
        <w:t xml:space="preserve"> </w:t>
      </w:r>
      <w:r>
        <w:rPr>
          <w:rFonts w:eastAsia="Calibri"/>
        </w:rPr>
        <w:t>có</w:t>
      </w:r>
      <w:r>
        <w:rPr>
          <w:rFonts w:eastAsia="Calibri"/>
        </w:rPr>
        <w:t xml:space="preserve"> </w:t>
      </w:r>
      <w:r>
        <w:rPr>
          <w:rFonts w:eastAsia="Calibri"/>
        </w:rPr>
        <w:t>quyền</w:t>
      </w:r>
      <w:r>
        <w:rPr>
          <w:rFonts w:eastAsia="Calibri"/>
        </w:rPr>
        <w:t xml:space="preserve"> </w:t>
      </w:r>
      <w:r>
        <w:rPr>
          <w:rFonts w:eastAsia="Calibri"/>
        </w:rPr>
        <w:t>ServiceRole</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r>
        <w:rPr>
          <w:rFonts w:eastAsia="Calibri"/>
        </w:rPr>
        <w:t>).</w:t>
      </w:r>
    </w:p>
    <w:p w:rsidR="009D1437" w:rsidP="009D1437" w14:paraId="777EDED9" w14:textId="77777777">
      <w:pPr>
        <w:pStyle w:val="ListParagraph"/>
        <w:numPr>
          <w:ilvl w:val="0"/>
          <w:numId w:val="2"/>
        </w:numPr>
        <w:spacing w:after="0" w:line="360" w:lineRule="auto"/>
        <w:ind w:left="1080"/>
        <w:jc w:val="both"/>
        <w:rPr>
          <w:rFonts w:eastAsia="Calibri"/>
          <w:b/>
          <w:u w:val="single"/>
        </w:rPr>
      </w:pPr>
      <w:r w:rsidRPr="00B13CD5">
        <w:rPr>
          <w:rFonts w:eastAsia="Calibri"/>
          <w:b/>
        </w:rPr>
        <w:t>xmlInvData</w:t>
      </w:r>
      <w:r>
        <w:rPr>
          <w:rFonts w:eastAsia="Calibri"/>
        </w:rPr>
        <w:t xml:space="preserve">: String XML </w:t>
      </w:r>
      <w:r>
        <w:rPr>
          <w:rFonts w:eastAsia="Calibri"/>
        </w:rPr>
        <w:t>dữ</w:t>
      </w:r>
      <w:r>
        <w:rPr>
          <w:rFonts w:eastAsia="Calibri"/>
        </w:rPr>
        <w:t xml:space="preserve"> </w:t>
      </w:r>
      <w:r>
        <w:rPr>
          <w:rFonts w:eastAsia="Calibri"/>
        </w:rPr>
        <w:t>liệu</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điều</w:t>
      </w:r>
      <w:r>
        <w:rPr>
          <w:rFonts w:eastAsia="Calibri"/>
        </w:rPr>
        <w:t xml:space="preserve"> </w:t>
      </w:r>
      <w:r>
        <w:rPr>
          <w:rFonts w:eastAsia="Calibri"/>
        </w:rPr>
        <w:t>chỉnh</w:t>
      </w:r>
      <w:r>
        <w:rPr>
          <w:rFonts w:eastAsia="Calibri"/>
        </w:rPr>
        <w:t xml:space="preserve">, </w:t>
      </w:r>
      <w:r>
        <w:rPr>
          <w:rFonts w:eastAsia="Calibri"/>
        </w:rPr>
        <w:t>thay</w:t>
      </w:r>
      <w:r>
        <w:rPr>
          <w:rFonts w:eastAsia="Calibri"/>
        </w:rPr>
        <w:t xml:space="preserve"> </w:t>
      </w:r>
      <w:r>
        <w:rPr>
          <w:rFonts w:eastAsia="Calibri"/>
        </w:rPr>
        <w:t>thế</w:t>
      </w:r>
    </w:p>
    <w:p w:rsidR="009D1437" w:rsidP="009D1437" w14:paraId="59380F76" w14:textId="77777777">
      <w:pPr>
        <w:pStyle w:val="ListParagraph"/>
        <w:numPr>
          <w:ilvl w:val="0"/>
          <w:numId w:val="2"/>
        </w:numPr>
        <w:spacing w:after="0" w:line="360" w:lineRule="auto"/>
        <w:ind w:left="1080"/>
        <w:jc w:val="both"/>
        <w:rPr>
          <w:rFonts w:eastAsia="Calibri"/>
          <w:b/>
        </w:rPr>
      </w:pPr>
      <w:r>
        <w:rPr>
          <w:rFonts w:eastAsia="Calibri"/>
          <w:b/>
        </w:rPr>
        <w:t>oldPattern</w:t>
      </w:r>
      <w:r>
        <w:rPr>
          <w:rFonts w:eastAsia="Calibri"/>
          <w:b/>
        </w:rPr>
        <w:t xml:space="preserve">, </w:t>
      </w:r>
      <w:r>
        <w:rPr>
          <w:rFonts w:eastAsia="Calibri"/>
          <w:b/>
        </w:rPr>
        <w:t>oldSerial</w:t>
      </w:r>
      <w:r>
        <w:rPr>
          <w:rFonts w:eastAsia="Calibri"/>
          <w:b/>
        </w:rPr>
        <w:t xml:space="preserve">, </w:t>
      </w:r>
      <w:r>
        <w:rPr>
          <w:rFonts w:eastAsia="Calibri"/>
          <w:b/>
        </w:rPr>
        <w:t>oldNo</w:t>
      </w:r>
      <w:r>
        <w:rPr>
          <w:rFonts w:eastAsia="Calibri"/>
          <w:b/>
        </w:rPr>
        <w:t xml:space="preserve">: </w:t>
      </w:r>
      <w:r>
        <w:rPr>
          <w:rFonts w:eastAsia="Calibri"/>
        </w:rPr>
        <w:t xml:space="preserve">Các </w:t>
      </w:r>
      <w:r>
        <w:rPr>
          <w:rFonts w:eastAsia="Calibri"/>
        </w:rPr>
        <w:t>thông</w:t>
      </w:r>
      <w:r>
        <w:rPr>
          <w:rFonts w:eastAsia="Calibri"/>
        </w:rPr>
        <w:t xml:space="preserve"> </w:t>
      </w:r>
      <w:r>
        <w:rPr>
          <w:rFonts w:eastAsia="Calibri"/>
        </w:rPr>
        <w:t>số</w:t>
      </w:r>
      <w:r>
        <w:rPr>
          <w:rFonts w:eastAsia="Calibri"/>
        </w:rPr>
        <w:t xml:space="preserve"> </w:t>
      </w:r>
      <w:r>
        <w:rPr>
          <w:rFonts w:eastAsia="Calibri"/>
        </w:rPr>
        <w:t>mẫu</w:t>
      </w:r>
      <w:r>
        <w:rPr>
          <w:rFonts w:eastAsia="Calibri"/>
        </w:rPr>
        <w:t xml:space="preserve"> </w:t>
      </w:r>
      <w:r>
        <w:rPr>
          <w:rFonts w:eastAsia="Calibri"/>
        </w:rPr>
        <w:t>số</w:t>
      </w:r>
      <w:r>
        <w:rPr>
          <w:rFonts w:eastAsia="Calibri"/>
        </w:rPr>
        <w:t xml:space="preserve">, </w:t>
      </w:r>
      <w:r>
        <w:rPr>
          <w:rFonts w:eastAsia="Calibri"/>
        </w:rPr>
        <w:t>ký</w:t>
      </w:r>
      <w:r>
        <w:rPr>
          <w:rFonts w:eastAsia="Calibri"/>
        </w:rPr>
        <w:t xml:space="preserve"> </w:t>
      </w:r>
      <w:r>
        <w:rPr>
          <w:rFonts w:eastAsia="Calibri"/>
        </w:rPr>
        <w:t>hiệu</w:t>
      </w:r>
      <w:r>
        <w:rPr>
          <w:rFonts w:eastAsia="Calibri"/>
        </w:rPr>
        <w:t xml:space="preserve">, </w:t>
      </w:r>
      <w:r>
        <w:rPr>
          <w:rFonts w:eastAsia="Calibri"/>
        </w:rPr>
        <w:t>số</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của</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cũ</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không</w:t>
      </w:r>
      <w:r>
        <w:rPr>
          <w:rFonts w:eastAsia="Calibri"/>
        </w:rPr>
        <w:t xml:space="preserve"> </w:t>
      </w:r>
      <w:r>
        <w:rPr>
          <w:rFonts w:eastAsia="Calibri"/>
        </w:rPr>
        <w:t>tồn</w:t>
      </w:r>
      <w:r>
        <w:rPr>
          <w:rFonts w:eastAsia="Calibri"/>
        </w:rPr>
        <w:t xml:space="preserve"> </w:t>
      </w:r>
      <w:r>
        <w:rPr>
          <w:rFonts w:eastAsia="Calibri"/>
        </w:rPr>
        <w:t>tại</w:t>
      </w:r>
      <w:r>
        <w:rPr>
          <w:rFonts w:eastAsia="Calibri"/>
        </w:rPr>
        <w:t xml:space="preserve"> </w:t>
      </w:r>
      <w:r>
        <w:rPr>
          <w:rFonts w:eastAsia="Calibri"/>
        </w:rPr>
        <w:t>trên</w:t>
      </w:r>
      <w:r>
        <w:rPr>
          <w:rFonts w:eastAsia="Calibri"/>
        </w:rPr>
        <w:t xml:space="preserve"> </w:t>
      </w:r>
      <w:r>
        <w:rPr>
          <w:rFonts w:eastAsia="Calibri"/>
        </w:rPr>
        <w:t>hệ</w:t>
      </w:r>
      <w:r>
        <w:rPr>
          <w:rFonts w:eastAsia="Calibri"/>
        </w:rPr>
        <w:t xml:space="preserve"> </w:t>
      </w:r>
      <w:r>
        <w:rPr>
          <w:rFonts w:eastAsia="Calibri"/>
        </w:rPr>
        <w:t>thống</w:t>
      </w:r>
      <w:r>
        <w:rPr>
          <w:rFonts w:eastAsia="Calibri"/>
        </w:rPr>
        <w:t>).</w:t>
      </w:r>
    </w:p>
    <w:p w:rsidR="009D1437" w:rsidRPr="00932205" w:rsidP="009D1437" w14:paraId="56B5F99B" w14:textId="77777777">
      <w:pPr>
        <w:pStyle w:val="ListParagraph"/>
        <w:numPr>
          <w:ilvl w:val="0"/>
          <w:numId w:val="2"/>
        </w:numPr>
        <w:spacing w:after="0" w:line="360" w:lineRule="auto"/>
        <w:ind w:left="1080"/>
        <w:jc w:val="both"/>
        <w:rPr>
          <w:rFonts w:eastAsia="Calibri"/>
          <w:b/>
        </w:rPr>
      </w:pPr>
      <w:r>
        <w:rPr>
          <w:b/>
          <w:color w:val="000000"/>
        </w:rPr>
        <w:t>strOldArisingDate</w:t>
      </w:r>
      <w:r>
        <w:rPr>
          <w:b/>
          <w:color w:val="000000"/>
        </w:rPr>
        <w:t xml:space="preserve">: </w:t>
      </w:r>
      <w:r>
        <w:rPr>
          <w:color w:val="000000"/>
        </w:rPr>
        <w:t>Ngày</w:t>
      </w:r>
      <w:r>
        <w:rPr>
          <w:color w:val="000000"/>
        </w:rPr>
        <w:t xml:space="preserve"> </w:t>
      </w:r>
      <w:r>
        <w:rPr>
          <w:color w:val="000000"/>
        </w:rPr>
        <w:t>hóa</w:t>
      </w:r>
      <w:r>
        <w:rPr>
          <w:color w:val="000000"/>
        </w:rPr>
        <w:t xml:space="preserve"> </w:t>
      </w:r>
      <w:r>
        <w:rPr>
          <w:color w:val="000000"/>
        </w:rPr>
        <w:t>đơn</w:t>
      </w:r>
      <w:r>
        <w:rPr>
          <w:color w:val="000000"/>
        </w:rPr>
        <w:t xml:space="preserve"> </w:t>
      </w:r>
      <w:r>
        <w:rPr>
          <w:color w:val="000000"/>
        </w:rPr>
        <w:t>của</w:t>
      </w:r>
      <w:r>
        <w:rPr>
          <w:color w:val="000000"/>
        </w:rPr>
        <w:t xml:space="preserve"> </w:t>
      </w:r>
      <w:r>
        <w:rPr>
          <w:color w:val="000000"/>
        </w:rPr>
        <w:t>hóa</w:t>
      </w:r>
      <w:r>
        <w:rPr>
          <w:color w:val="000000"/>
        </w:rPr>
        <w:t xml:space="preserve"> </w:t>
      </w:r>
      <w:r>
        <w:rPr>
          <w:color w:val="000000"/>
        </w:rPr>
        <w:t>đơn</w:t>
      </w:r>
      <w:r>
        <w:rPr>
          <w:color w:val="000000"/>
        </w:rPr>
        <w:t xml:space="preserve"> </w:t>
      </w:r>
      <w:r>
        <w:rPr>
          <w:color w:val="000000"/>
        </w:rPr>
        <w:t>cũ</w:t>
      </w:r>
      <w:r>
        <w:rPr>
          <w:color w:val="000000"/>
        </w:rPr>
        <w:t xml:space="preserve">, </w:t>
      </w:r>
      <w:r>
        <w:rPr>
          <w:color w:val="000000"/>
        </w:rPr>
        <w:t>định</w:t>
      </w:r>
      <w:r>
        <w:rPr>
          <w:color w:val="000000"/>
        </w:rPr>
        <w:t xml:space="preserve"> </w:t>
      </w:r>
      <w:r>
        <w:rPr>
          <w:color w:val="000000"/>
        </w:rPr>
        <w:t>dạng</w:t>
      </w:r>
      <w:r>
        <w:rPr>
          <w:color w:val="000000"/>
        </w:rPr>
        <w:t xml:space="preserve"> dd/MM/</w:t>
      </w:r>
      <w:r>
        <w:rPr>
          <w:color w:val="000000"/>
        </w:rPr>
        <w:t>yyyy</w:t>
      </w:r>
      <w:r>
        <w:rPr>
          <w:color w:val="000000"/>
        </w:rPr>
        <w:t xml:space="preserve"> (</w:t>
      </w:r>
      <w:r>
        <w:rPr>
          <w:color w:val="000000"/>
        </w:rPr>
        <w:t>Bắt</w:t>
      </w:r>
      <w:r>
        <w:rPr>
          <w:color w:val="000000"/>
        </w:rPr>
        <w:t xml:space="preserve"> </w:t>
      </w:r>
      <w:r>
        <w:rPr>
          <w:color w:val="000000"/>
        </w:rPr>
        <w:t>buộc</w:t>
      </w:r>
      <w:r>
        <w:rPr>
          <w:color w:val="000000"/>
        </w:rPr>
        <w:t xml:space="preserve"> </w:t>
      </w:r>
      <w:r>
        <w:rPr>
          <w:color w:val="000000"/>
        </w:rPr>
        <w:t>phải</w:t>
      </w:r>
      <w:r>
        <w:rPr>
          <w:color w:val="000000"/>
        </w:rPr>
        <w:t xml:space="preserve"> </w:t>
      </w:r>
      <w:r>
        <w:rPr>
          <w:color w:val="000000"/>
        </w:rPr>
        <w:t>nhập</w:t>
      </w:r>
      <w:r>
        <w:rPr>
          <w:color w:val="000000"/>
        </w:rPr>
        <w:t xml:space="preserve"> </w:t>
      </w:r>
      <w:r>
        <w:rPr>
          <w:color w:val="000000"/>
        </w:rPr>
        <w:t>đúng</w:t>
      </w:r>
      <w:r>
        <w:rPr>
          <w:color w:val="000000"/>
        </w:rPr>
        <w:t xml:space="preserve"> </w:t>
      </w:r>
      <w:r>
        <w:rPr>
          <w:color w:val="000000"/>
        </w:rPr>
        <w:t>và</w:t>
      </w:r>
      <w:r>
        <w:rPr>
          <w:color w:val="000000"/>
        </w:rPr>
        <w:t xml:space="preserve"> </w:t>
      </w:r>
      <w:r>
        <w:rPr>
          <w:color w:val="000000"/>
        </w:rPr>
        <w:t>đủ</w:t>
      </w:r>
      <w:r>
        <w:rPr>
          <w:color w:val="000000"/>
        </w:rPr>
        <w:t xml:space="preserve"> 2 </w:t>
      </w:r>
      <w:r>
        <w:rPr>
          <w:color w:val="000000"/>
        </w:rPr>
        <w:t>chữ</w:t>
      </w:r>
      <w:r>
        <w:rPr>
          <w:color w:val="000000"/>
        </w:rPr>
        <w:t xml:space="preserve"> </w:t>
      </w:r>
      <w:r>
        <w:rPr>
          <w:color w:val="000000"/>
        </w:rPr>
        <w:t>số</w:t>
      </w:r>
      <w:r>
        <w:rPr>
          <w:color w:val="000000"/>
        </w:rPr>
        <w:t xml:space="preserve"> </w:t>
      </w:r>
      <w:r>
        <w:rPr>
          <w:color w:val="000000"/>
        </w:rPr>
        <w:t>cho</w:t>
      </w:r>
      <w:r>
        <w:rPr>
          <w:color w:val="000000"/>
        </w:rPr>
        <w:t xml:space="preserve"> </w:t>
      </w:r>
      <w:r>
        <w:rPr>
          <w:color w:val="000000"/>
        </w:rPr>
        <w:t>ngày</w:t>
      </w:r>
      <w:r>
        <w:rPr>
          <w:color w:val="000000"/>
        </w:rPr>
        <w:t xml:space="preserve"> </w:t>
      </w:r>
      <w:r>
        <w:rPr>
          <w:color w:val="000000"/>
        </w:rPr>
        <w:t>tháng</w:t>
      </w:r>
      <w:r>
        <w:rPr>
          <w:color w:val="000000"/>
        </w:rPr>
        <w:t xml:space="preserve">, 4 </w:t>
      </w:r>
      <w:r>
        <w:rPr>
          <w:color w:val="000000"/>
        </w:rPr>
        <w:t>chữ</w:t>
      </w:r>
      <w:r>
        <w:rPr>
          <w:color w:val="000000"/>
        </w:rPr>
        <w:t xml:space="preserve"> </w:t>
      </w:r>
      <w:r>
        <w:rPr>
          <w:color w:val="000000"/>
        </w:rPr>
        <w:t>số</w:t>
      </w:r>
      <w:r>
        <w:rPr>
          <w:color w:val="000000"/>
        </w:rPr>
        <w:t xml:space="preserve"> </w:t>
      </w:r>
      <w:r>
        <w:rPr>
          <w:color w:val="000000"/>
        </w:rPr>
        <w:t>cho</w:t>
      </w:r>
      <w:r>
        <w:rPr>
          <w:color w:val="000000"/>
        </w:rPr>
        <w:t xml:space="preserve"> </w:t>
      </w:r>
      <w:r>
        <w:rPr>
          <w:color w:val="000000"/>
        </w:rPr>
        <w:t>năm</w:t>
      </w:r>
      <w:r>
        <w:rPr>
          <w:color w:val="000000"/>
        </w:rPr>
        <w:t xml:space="preserve">. </w:t>
      </w:r>
      <w:r>
        <w:rPr>
          <w:color w:val="000000"/>
        </w:rPr>
        <w:t>Ví</w:t>
      </w:r>
      <w:r>
        <w:rPr>
          <w:color w:val="000000"/>
        </w:rPr>
        <w:t xml:space="preserve"> </w:t>
      </w:r>
      <w:r>
        <w:rPr>
          <w:color w:val="000000"/>
        </w:rPr>
        <w:t>dụ</w:t>
      </w:r>
      <w:r>
        <w:rPr>
          <w:color w:val="000000"/>
        </w:rPr>
        <w:t xml:space="preserve"> 01/12/2021)</w:t>
      </w:r>
    </w:p>
    <w:p w:rsidR="009D1437" w:rsidP="009D1437" w14:paraId="1E35A40D" w14:textId="77777777">
      <w:pPr>
        <w:pStyle w:val="ListParagraph"/>
        <w:numPr>
          <w:ilvl w:val="0"/>
          <w:numId w:val="2"/>
        </w:numPr>
        <w:spacing w:after="0" w:line="360" w:lineRule="auto"/>
        <w:ind w:left="1080"/>
        <w:jc w:val="both"/>
        <w:rPr>
          <w:rFonts w:eastAsia="Calibri"/>
          <w:b/>
        </w:rPr>
      </w:pPr>
      <w:r w:rsidRPr="00932205">
        <w:rPr>
          <w:b/>
          <w:color w:val="000000"/>
        </w:rPr>
        <w:t>oldInvType</w:t>
      </w:r>
      <w:r>
        <w:rPr>
          <w:rFonts w:ascii="Consolas" w:hAnsi="Consolas" w:cs="Consolas"/>
          <w:color w:val="000000"/>
          <w:sz w:val="19"/>
          <w:szCs w:val="19"/>
        </w:rPr>
        <w:t xml:space="preserve">: </w:t>
      </w:r>
      <w:r>
        <w:rPr>
          <w:rFonts w:ascii="Consolas" w:hAnsi="Consolas" w:cs="Consolas"/>
          <w:color w:val="000000"/>
          <w:sz w:val="19"/>
          <w:szCs w:val="19"/>
        </w:rPr>
        <w:t>loại</w:t>
      </w:r>
      <w:r>
        <w:rPr>
          <w:rFonts w:ascii="Consolas" w:hAnsi="Consolas" w:cs="Consolas"/>
          <w:color w:val="000000"/>
          <w:sz w:val="19"/>
          <w:szCs w:val="19"/>
        </w:rPr>
        <w:t xml:space="preserve"> </w:t>
      </w:r>
      <w:r>
        <w:rPr>
          <w:rFonts w:ascii="Consolas" w:hAnsi="Consolas" w:cs="Consolas"/>
          <w:color w:val="000000"/>
          <w:sz w:val="19"/>
          <w:szCs w:val="19"/>
        </w:rPr>
        <w:t>hóa</w:t>
      </w:r>
      <w:r>
        <w:rPr>
          <w:rFonts w:ascii="Consolas" w:hAnsi="Consolas" w:cs="Consolas"/>
          <w:color w:val="000000"/>
          <w:sz w:val="19"/>
          <w:szCs w:val="19"/>
        </w:rPr>
        <w:t xml:space="preserve"> </w:t>
      </w:r>
      <w:r>
        <w:rPr>
          <w:rFonts w:ascii="Consolas" w:hAnsi="Consolas" w:cs="Consolas"/>
          <w:color w:val="000000"/>
          <w:sz w:val="19"/>
          <w:szCs w:val="19"/>
        </w:rPr>
        <w:t>đơn</w:t>
      </w:r>
      <w:r>
        <w:rPr>
          <w:rFonts w:ascii="Consolas" w:hAnsi="Consolas" w:cs="Consolas"/>
          <w:color w:val="000000"/>
          <w:sz w:val="19"/>
          <w:szCs w:val="19"/>
        </w:rPr>
        <w:t xml:space="preserve"> </w:t>
      </w:r>
      <w:r>
        <w:rPr>
          <w:rFonts w:ascii="Consolas" w:hAnsi="Consolas" w:cs="Consolas"/>
          <w:color w:val="000000"/>
          <w:sz w:val="19"/>
          <w:szCs w:val="19"/>
        </w:rPr>
        <w:t>cũ</w:t>
      </w:r>
      <w:r>
        <w:rPr>
          <w:rFonts w:ascii="Consolas" w:hAnsi="Consolas" w:cs="Consolas"/>
          <w:color w:val="000000"/>
          <w:sz w:val="19"/>
          <w:szCs w:val="19"/>
        </w:rPr>
        <w:t xml:space="preserve"> </w:t>
      </w:r>
      <w:r>
        <w:rPr>
          <w:rFonts w:ascii="Consolas" w:hAnsi="Consolas" w:cs="Consolas"/>
          <w:color w:val="000000"/>
          <w:sz w:val="19"/>
          <w:szCs w:val="19"/>
        </w:rPr>
        <w:t>theo</w:t>
      </w:r>
      <w:r>
        <w:rPr>
          <w:rFonts w:ascii="Consolas" w:hAnsi="Consolas" w:cs="Consolas"/>
          <w:color w:val="000000"/>
          <w:sz w:val="19"/>
          <w:szCs w:val="19"/>
        </w:rPr>
        <w:t xml:space="preserve"> </w:t>
      </w:r>
      <w:r>
        <w:rPr>
          <w:rFonts w:ascii="Consolas" w:hAnsi="Consolas" w:cs="Consolas"/>
          <w:color w:val="000000"/>
          <w:sz w:val="19"/>
          <w:szCs w:val="19"/>
        </w:rPr>
        <w:t>quy</w:t>
      </w:r>
      <w:r>
        <w:rPr>
          <w:rFonts w:ascii="Consolas" w:hAnsi="Consolas" w:cs="Consolas"/>
          <w:color w:val="000000"/>
          <w:sz w:val="19"/>
          <w:szCs w:val="19"/>
        </w:rPr>
        <w:t xml:space="preserve"> </w:t>
      </w:r>
      <w:r>
        <w:rPr>
          <w:rFonts w:ascii="Consolas" w:hAnsi="Consolas" w:cs="Consolas"/>
          <w:color w:val="000000"/>
          <w:sz w:val="19"/>
          <w:szCs w:val="19"/>
        </w:rPr>
        <w:t>định</w:t>
      </w:r>
      <w:r>
        <w:rPr>
          <w:rFonts w:ascii="Consolas" w:hAnsi="Consolas" w:cs="Consolas"/>
          <w:color w:val="000000"/>
          <w:sz w:val="19"/>
          <w:szCs w:val="19"/>
        </w:rPr>
        <w:t xml:space="preserve"> (</w:t>
      </w:r>
      <w:r>
        <w:rPr>
          <w:rFonts w:ascii="Consolas" w:hAnsi="Consolas" w:cs="Consolas"/>
          <w:color w:val="008000"/>
          <w:sz w:val="19"/>
          <w:szCs w:val="19"/>
        </w:rPr>
        <w:t xml:space="preserve">Các </w:t>
      </w:r>
      <w:r>
        <w:rPr>
          <w:rFonts w:ascii="Consolas" w:hAnsi="Consolas" w:cs="Consolas"/>
          <w:color w:val="008000"/>
          <w:sz w:val="19"/>
          <w:szCs w:val="19"/>
        </w:rPr>
        <w:t>loại</w:t>
      </w:r>
      <w:r>
        <w:rPr>
          <w:rFonts w:ascii="Consolas" w:hAnsi="Consolas" w:cs="Consolas"/>
          <w:color w:val="008000"/>
          <w:sz w:val="19"/>
          <w:szCs w:val="19"/>
        </w:rPr>
        <w:t xml:space="preserve"> </w:t>
      </w:r>
      <w:r>
        <w:rPr>
          <w:rFonts w:ascii="Consolas" w:hAnsi="Consolas" w:cs="Consolas"/>
          <w:color w:val="008000"/>
          <w:sz w:val="19"/>
          <w:szCs w:val="19"/>
        </w:rPr>
        <w:t>hóa</w:t>
      </w:r>
      <w:r>
        <w:rPr>
          <w:rFonts w:ascii="Consolas" w:hAnsi="Consolas" w:cs="Consolas"/>
          <w:color w:val="008000"/>
          <w:sz w:val="19"/>
          <w:szCs w:val="19"/>
        </w:rPr>
        <w:t xml:space="preserve"> </w:t>
      </w:r>
      <w:r>
        <w:rPr>
          <w:rFonts w:ascii="Consolas" w:hAnsi="Consolas" w:cs="Consolas"/>
          <w:color w:val="008000"/>
          <w:sz w:val="19"/>
          <w:szCs w:val="19"/>
        </w:rPr>
        <w:t>đơn</w:t>
      </w:r>
      <w:r>
        <w:rPr>
          <w:rFonts w:ascii="Consolas" w:hAnsi="Consolas" w:cs="Consolas"/>
          <w:color w:val="008000"/>
          <w:sz w:val="19"/>
          <w:szCs w:val="19"/>
        </w:rPr>
        <w:t xml:space="preserve"> </w:t>
      </w:r>
      <w:r>
        <w:rPr>
          <w:rFonts w:ascii="Consolas" w:hAnsi="Consolas" w:cs="Consolas"/>
          <w:color w:val="008000"/>
          <w:sz w:val="19"/>
          <w:szCs w:val="19"/>
        </w:rPr>
        <w:t>theo</w:t>
      </w:r>
      <w:r>
        <w:rPr>
          <w:rFonts w:ascii="Consolas" w:hAnsi="Consolas" w:cs="Consolas"/>
          <w:color w:val="008000"/>
          <w:sz w:val="19"/>
          <w:szCs w:val="19"/>
        </w:rPr>
        <w:t xml:space="preserve"> </w:t>
      </w:r>
      <w:r>
        <w:rPr>
          <w:rFonts w:ascii="Consolas" w:hAnsi="Consolas" w:cs="Consolas"/>
          <w:color w:val="008000"/>
          <w:sz w:val="19"/>
          <w:szCs w:val="19"/>
        </w:rPr>
        <w:t>Nghị</w:t>
      </w:r>
      <w:r>
        <w:rPr>
          <w:rFonts w:ascii="Consolas" w:hAnsi="Consolas" w:cs="Consolas"/>
          <w:color w:val="008000"/>
          <w:sz w:val="19"/>
          <w:szCs w:val="19"/>
        </w:rPr>
        <w:t xml:space="preserve"> </w:t>
      </w:r>
      <w:r>
        <w:rPr>
          <w:rFonts w:ascii="Consolas" w:hAnsi="Consolas" w:cs="Consolas"/>
          <w:color w:val="008000"/>
          <w:sz w:val="19"/>
          <w:szCs w:val="19"/>
        </w:rPr>
        <w:t>định</w:t>
      </w:r>
      <w:r>
        <w:rPr>
          <w:rFonts w:ascii="Consolas" w:hAnsi="Consolas" w:cs="Consolas"/>
          <w:color w:val="008000"/>
          <w:sz w:val="19"/>
          <w:szCs w:val="19"/>
        </w:rPr>
        <w:t xml:space="preserve"> </w:t>
      </w:r>
      <w:r>
        <w:rPr>
          <w:rFonts w:ascii="Consolas" w:hAnsi="Consolas" w:cs="Consolas"/>
          <w:color w:val="008000"/>
          <w:sz w:val="19"/>
          <w:szCs w:val="19"/>
        </w:rPr>
        <w:t>số</w:t>
      </w:r>
      <w:r>
        <w:rPr>
          <w:rFonts w:ascii="Consolas" w:hAnsi="Consolas" w:cs="Consolas"/>
          <w:color w:val="008000"/>
          <w:sz w:val="19"/>
          <w:szCs w:val="19"/>
        </w:rPr>
        <w:t xml:space="preserve"> 51/2010/NĐ-CP </w:t>
      </w:r>
      <w:r>
        <w:rPr>
          <w:rFonts w:ascii="Consolas" w:hAnsi="Consolas" w:cs="Consolas"/>
          <w:color w:val="008000"/>
          <w:sz w:val="19"/>
          <w:szCs w:val="19"/>
        </w:rPr>
        <w:t>và</w:t>
      </w:r>
      <w:r>
        <w:rPr>
          <w:rFonts w:ascii="Consolas" w:hAnsi="Consolas" w:cs="Consolas"/>
          <w:color w:val="008000"/>
          <w:sz w:val="19"/>
          <w:szCs w:val="19"/>
        </w:rPr>
        <w:t xml:space="preserve"> </w:t>
      </w:r>
      <w:r>
        <w:rPr>
          <w:rFonts w:ascii="Consolas" w:hAnsi="Consolas" w:cs="Consolas"/>
          <w:color w:val="008000"/>
          <w:sz w:val="19"/>
          <w:szCs w:val="19"/>
        </w:rPr>
        <w:t>Nghị</w:t>
      </w:r>
      <w:r>
        <w:rPr>
          <w:rFonts w:ascii="Consolas" w:hAnsi="Consolas" w:cs="Consolas"/>
          <w:color w:val="008000"/>
          <w:sz w:val="19"/>
          <w:szCs w:val="19"/>
        </w:rPr>
        <w:t xml:space="preserve"> </w:t>
      </w:r>
      <w:r>
        <w:rPr>
          <w:rFonts w:ascii="Consolas" w:hAnsi="Consolas" w:cs="Consolas"/>
          <w:color w:val="008000"/>
          <w:sz w:val="19"/>
          <w:szCs w:val="19"/>
        </w:rPr>
        <w:t>định</w:t>
      </w:r>
      <w:r>
        <w:rPr>
          <w:rFonts w:ascii="Consolas" w:hAnsi="Consolas" w:cs="Consolas"/>
          <w:color w:val="008000"/>
          <w:sz w:val="19"/>
          <w:szCs w:val="19"/>
        </w:rPr>
        <w:t xml:space="preserve"> </w:t>
      </w:r>
      <w:r>
        <w:rPr>
          <w:rFonts w:ascii="Consolas" w:hAnsi="Consolas" w:cs="Consolas"/>
          <w:color w:val="008000"/>
          <w:sz w:val="19"/>
          <w:szCs w:val="19"/>
        </w:rPr>
        <w:t>số</w:t>
      </w:r>
      <w:r>
        <w:rPr>
          <w:rFonts w:ascii="Consolas" w:hAnsi="Consolas" w:cs="Consolas"/>
          <w:color w:val="008000"/>
          <w:sz w:val="19"/>
          <w:szCs w:val="19"/>
        </w:rPr>
        <w:t xml:space="preserve"> 04/2014/NĐ-CP (</w:t>
      </w:r>
      <w:r>
        <w:rPr>
          <w:rFonts w:ascii="Consolas" w:hAnsi="Consolas" w:cs="Consolas"/>
          <w:color w:val="008000"/>
          <w:sz w:val="19"/>
          <w:szCs w:val="19"/>
        </w:rPr>
        <w:t>Trừ</w:t>
      </w:r>
      <w:r>
        <w:rPr>
          <w:rFonts w:ascii="Consolas" w:hAnsi="Consolas" w:cs="Consolas"/>
          <w:color w:val="008000"/>
          <w:sz w:val="19"/>
          <w:szCs w:val="19"/>
        </w:rPr>
        <w:t xml:space="preserve"> </w:t>
      </w:r>
      <w:r>
        <w:rPr>
          <w:rFonts w:ascii="Consolas" w:hAnsi="Consolas" w:cs="Consolas"/>
          <w:color w:val="008000"/>
          <w:sz w:val="19"/>
          <w:szCs w:val="19"/>
        </w:rPr>
        <w:t>hóa</w:t>
      </w:r>
      <w:r>
        <w:rPr>
          <w:rFonts w:ascii="Consolas" w:hAnsi="Consolas" w:cs="Consolas"/>
          <w:color w:val="008000"/>
          <w:sz w:val="19"/>
          <w:szCs w:val="19"/>
        </w:rPr>
        <w:t xml:space="preserve"> </w:t>
      </w:r>
      <w:r>
        <w:rPr>
          <w:rFonts w:ascii="Consolas" w:hAnsi="Consolas" w:cs="Consolas"/>
          <w:color w:val="008000"/>
          <w:sz w:val="19"/>
          <w:szCs w:val="19"/>
        </w:rPr>
        <w:t>đơn</w:t>
      </w:r>
      <w:r>
        <w:rPr>
          <w:rFonts w:ascii="Consolas" w:hAnsi="Consolas" w:cs="Consolas"/>
          <w:color w:val="008000"/>
          <w:sz w:val="19"/>
          <w:szCs w:val="19"/>
        </w:rPr>
        <w:t xml:space="preserve"> </w:t>
      </w:r>
      <w:r>
        <w:rPr>
          <w:rFonts w:ascii="Consolas" w:hAnsi="Consolas" w:cs="Consolas"/>
          <w:color w:val="008000"/>
          <w:sz w:val="19"/>
          <w:szCs w:val="19"/>
        </w:rPr>
        <w:t>điện</w:t>
      </w:r>
      <w:r>
        <w:rPr>
          <w:rFonts w:ascii="Consolas" w:hAnsi="Consolas" w:cs="Consolas"/>
          <w:color w:val="008000"/>
          <w:sz w:val="19"/>
          <w:szCs w:val="19"/>
        </w:rPr>
        <w:t xml:space="preserve"> </w:t>
      </w:r>
      <w:r>
        <w:rPr>
          <w:rFonts w:ascii="Consolas" w:hAnsi="Consolas" w:cs="Consolas"/>
          <w:color w:val="008000"/>
          <w:sz w:val="19"/>
          <w:szCs w:val="19"/>
        </w:rPr>
        <w:t>tử</w:t>
      </w:r>
      <w:r>
        <w:rPr>
          <w:rFonts w:ascii="Consolas" w:hAnsi="Consolas" w:cs="Consolas"/>
          <w:color w:val="008000"/>
          <w:sz w:val="19"/>
          <w:szCs w:val="19"/>
        </w:rPr>
        <w:t xml:space="preserve"> </w:t>
      </w:r>
      <w:r>
        <w:rPr>
          <w:rFonts w:ascii="Consolas" w:hAnsi="Consolas" w:cs="Consolas"/>
          <w:color w:val="008000"/>
          <w:sz w:val="19"/>
          <w:szCs w:val="19"/>
        </w:rPr>
        <w:t>có</w:t>
      </w:r>
      <w:r>
        <w:rPr>
          <w:rFonts w:ascii="Consolas" w:hAnsi="Consolas" w:cs="Consolas"/>
          <w:color w:val="008000"/>
          <w:sz w:val="19"/>
          <w:szCs w:val="19"/>
        </w:rPr>
        <w:t xml:space="preserve"> </w:t>
      </w:r>
      <w:r>
        <w:rPr>
          <w:rFonts w:ascii="Consolas" w:hAnsi="Consolas" w:cs="Consolas"/>
          <w:color w:val="008000"/>
          <w:sz w:val="19"/>
          <w:szCs w:val="19"/>
        </w:rPr>
        <w:t>mã</w:t>
      </w:r>
      <w:r>
        <w:rPr>
          <w:rFonts w:ascii="Consolas" w:hAnsi="Consolas" w:cs="Consolas"/>
          <w:color w:val="008000"/>
          <w:sz w:val="19"/>
          <w:szCs w:val="19"/>
        </w:rPr>
        <w:t xml:space="preserve"> </w:t>
      </w:r>
      <w:r>
        <w:rPr>
          <w:rFonts w:ascii="Consolas" w:hAnsi="Consolas" w:cs="Consolas"/>
          <w:color w:val="008000"/>
          <w:sz w:val="19"/>
          <w:szCs w:val="19"/>
        </w:rPr>
        <w:t>xác</w:t>
      </w:r>
      <w:r>
        <w:rPr>
          <w:rFonts w:ascii="Consolas" w:hAnsi="Consolas" w:cs="Consolas"/>
          <w:color w:val="008000"/>
          <w:sz w:val="19"/>
          <w:szCs w:val="19"/>
        </w:rPr>
        <w:t xml:space="preserve"> </w:t>
      </w:r>
      <w:r>
        <w:rPr>
          <w:rFonts w:ascii="Consolas" w:hAnsi="Consolas" w:cs="Consolas"/>
          <w:color w:val="008000"/>
          <w:sz w:val="19"/>
          <w:szCs w:val="19"/>
        </w:rPr>
        <w:t>thực</w:t>
      </w:r>
      <w:r>
        <w:rPr>
          <w:rFonts w:ascii="Consolas" w:hAnsi="Consolas" w:cs="Consolas"/>
          <w:color w:val="008000"/>
          <w:sz w:val="19"/>
          <w:szCs w:val="19"/>
        </w:rPr>
        <w:t xml:space="preserve"> </w:t>
      </w:r>
      <w:r>
        <w:rPr>
          <w:rFonts w:ascii="Consolas" w:hAnsi="Consolas" w:cs="Consolas"/>
          <w:color w:val="008000"/>
          <w:sz w:val="19"/>
          <w:szCs w:val="19"/>
        </w:rPr>
        <w:t>của</w:t>
      </w:r>
      <w:r>
        <w:rPr>
          <w:rFonts w:ascii="Consolas" w:hAnsi="Consolas" w:cs="Consolas"/>
          <w:color w:val="008000"/>
          <w:sz w:val="19"/>
          <w:szCs w:val="19"/>
        </w:rPr>
        <w:t xml:space="preserve"> </w:t>
      </w:r>
      <w:r>
        <w:rPr>
          <w:rFonts w:ascii="Consolas" w:hAnsi="Consolas" w:cs="Consolas"/>
          <w:color w:val="008000"/>
          <w:sz w:val="19"/>
          <w:szCs w:val="19"/>
        </w:rPr>
        <w:t>cơ</w:t>
      </w:r>
      <w:r>
        <w:rPr>
          <w:rFonts w:ascii="Consolas" w:hAnsi="Consolas" w:cs="Consolas"/>
          <w:color w:val="008000"/>
          <w:sz w:val="19"/>
          <w:szCs w:val="19"/>
        </w:rPr>
        <w:t xml:space="preserve"> </w:t>
      </w:r>
      <w:r>
        <w:rPr>
          <w:rFonts w:ascii="Consolas" w:hAnsi="Consolas" w:cs="Consolas"/>
          <w:color w:val="008000"/>
          <w:sz w:val="19"/>
          <w:szCs w:val="19"/>
        </w:rPr>
        <w:t>quan</w:t>
      </w:r>
      <w:r>
        <w:rPr>
          <w:rFonts w:ascii="Consolas" w:hAnsi="Consolas" w:cs="Consolas"/>
          <w:color w:val="008000"/>
          <w:sz w:val="19"/>
          <w:szCs w:val="19"/>
        </w:rPr>
        <w:t xml:space="preserve"> </w:t>
      </w:r>
      <w:r>
        <w:rPr>
          <w:rFonts w:ascii="Consolas" w:hAnsi="Consolas" w:cs="Consolas"/>
          <w:color w:val="008000"/>
          <w:sz w:val="19"/>
          <w:szCs w:val="19"/>
        </w:rPr>
        <w:t>thuế</w:t>
      </w:r>
      <w:r>
        <w:rPr>
          <w:rFonts w:ascii="Consolas" w:hAnsi="Consolas" w:cs="Consolas"/>
          <w:color w:val="008000"/>
          <w:sz w:val="19"/>
          <w:szCs w:val="19"/>
        </w:rPr>
        <w:t xml:space="preserve"> </w:t>
      </w:r>
      <w:r>
        <w:rPr>
          <w:rFonts w:ascii="Consolas" w:hAnsi="Consolas" w:cs="Consolas"/>
          <w:color w:val="008000"/>
          <w:sz w:val="19"/>
          <w:szCs w:val="19"/>
        </w:rPr>
        <w:t>theo</w:t>
      </w:r>
      <w:r>
        <w:rPr>
          <w:rFonts w:ascii="Consolas" w:hAnsi="Consolas" w:cs="Consolas"/>
          <w:color w:val="008000"/>
          <w:sz w:val="19"/>
          <w:szCs w:val="19"/>
        </w:rPr>
        <w:t xml:space="preserve"> </w:t>
      </w:r>
      <w:r>
        <w:rPr>
          <w:rFonts w:ascii="Consolas" w:hAnsi="Consolas" w:cs="Consolas"/>
          <w:color w:val="008000"/>
          <w:sz w:val="19"/>
          <w:szCs w:val="19"/>
        </w:rPr>
        <w:t>Quyết</w:t>
      </w:r>
      <w:r>
        <w:rPr>
          <w:rFonts w:ascii="Consolas" w:hAnsi="Consolas" w:cs="Consolas"/>
          <w:color w:val="008000"/>
          <w:sz w:val="19"/>
          <w:szCs w:val="19"/>
        </w:rPr>
        <w:t xml:space="preserve"> </w:t>
      </w:r>
      <w:r>
        <w:rPr>
          <w:rFonts w:ascii="Consolas" w:hAnsi="Consolas" w:cs="Consolas"/>
          <w:color w:val="008000"/>
          <w:sz w:val="19"/>
          <w:szCs w:val="19"/>
        </w:rPr>
        <w:t>định</w:t>
      </w:r>
      <w:r>
        <w:rPr>
          <w:rFonts w:ascii="Consolas" w:hAnsi="Consolas" w:cs="Consolas"/>
          <w:color w:val="008000"/>
          <w:sz w:val="19"/>
          <w:szCs w:val="19"/>
        </w:rPr>
        <w:t xml:space="preserve"> </w:t>
      </w:r>
      <w:r>
        <w:rPr>
          <w:rFonts w:ascii="Consolas" w:hAnsi="Consolas" w:cs="Consolas"/>
          <w:color w:val="008000"/>
          <w:sz w:val="19"/>
          <w:szCs w:val="19"/>
        </w:rPr>
        <w:t>số</w:t>
      </w:r>
      <w:r>
        <w:rPr>
          <w:rFonts w:ascii="Consolas" w:hAnsi="Consolas" w:cs="Consolas"/>
          <w:color w:val="008000"/>
          <w:sz w:val="19"/>
          <w:szCs w:val="19"/>
        </w:rPr>
        <w:t xml:space="preserve"> 1209/QĐ-BTC </w:t>
      </w:r>
      <w:r>
        <w:rPr>
          <w:rFonts w:ascii="Consolas" w:hAnsi="Consolas" w:cs="Consolas"/>
          <w:color w:val="008000"/>
          <w:sz w:val="19"/>
          <w:szCs w:val="19"/>
        </w:rPr>
        <w:t>và</w:t>
      </w:r>
      <w:r>
        <w:rPr>
          <w:rFonts w:ascii="Consolas" w:hAnsi="Consolas" w:cs="Consolas"/>
          <w:color w:val="008000"/>
          <w:sz w:val="19"/>
          <w:szCs w:val="19"/>
        </w:rPr>
        <w:t xml:space="preserve"> </w:t>
      </w:r>
      <w:r>
        <w:rPr>
          <w:rFonts w:ascii="Consolas" w:hAnsi="Consolas" w:cs="Consolas"/>
          <w:color w:val="008000"/>
          <w:sz w:val="19"/>
          <w:szCs w:val="19"/>
        </w:rPr>
        <w:t>Quyết</w:t>
      </w:r>
      <w:r>
        <w:rPr>
          <w:rFonts w:ascii="Consolas" w:hAnsi="Consolas" w:cs="Consolas"/>
          <w:color w:val="008000"/>
          <w:sz w:val="19"/>
          <w:szCs w:val="19"/>
        </w:rPr>
        <w:t xml:space="preserve"> </w:t>
      </w:r>
      <w:r>
        <w:rPr>
          <w:rFonts w:ascii="Consolas" w:hAnsi="Consolas" w:cs="Consolas"/>
          <w:color w:val="008000"/>
          <w:sz w:val="19"/>
          <w:szCs w:val="19"/>
        </w:rPr>
        <w:t>định</w:t>
      </w:r>
      <w:r>
        <w:rPr>
          <w:rFonts w:ascii="Consolas" w:hAnsi="Consolas" w:cs="Consolas"/>
          <w:color w:val="008000"/>
          <w:sz w:val="19"/>
          <w:szCs w:val="19"/>
        </w:rPr>
        <w:t xml:space="preserve"> </w:t>
      </w:r>
      <w:r>
        <w:rPr>
          <w:rFonts w:ascii="Consolas" w:hAnsi="Consolas" w:cs="Consolas"/>
          <w:color w:val="008000"/>
          <w:sz w:val="19"/>
          <w:szCs w:val="19"/>
        </w:rPr>
        <w:t>số</w:t>
      </w:r>
      <w:r>
        <w:rPr>
          <w:rFonts w:ascii="Consolas" w:hAnsi="Consolas" w:cs="Consolas"/>
          <w:color w:val="008000"/>
          <w:sz w:val="19"/>
          <w:szCs w:val="19"/>
        </w:rPr>
        <w:t xml:space="preserve"> 2660/QĐ-BTC</w:t>
      </w:r>
      <w:r>
        <w:rPr>
          <w:rFonts w:ascii="Consolas" w:hAnsi="Consolas" w:cs="Consolas"/>
          <w:color w:val="000000"/>
          <w:sz w:val="19"/>
          <w:szCs w:val="19"/>
        </w:rPr>
        <w:t>)</w:t>
      </w:r>
    </w:p>
    <w:p w:rsidR="009D1437" w:rsidP="009D1437" w14:paraId="0AE33A0D" w14:textId="77777777">
      <w:pPr>
        <w:pStyle w:val="ListParagraph"/>
        <w:numPr>
          <w:ilvl w:val="0"/>
          <w:numId w:val="2"/>
        </w:numPr>
        <w:spacing w:after="0" w:line="360" w:lineRule="auto"/>
        <w:ind w:left="1080"/>
        <w:jc w:val="both"/>
        <w:rPr>
          <w:rFonts w:eastAsia="Calibri"/>
          <w:b/>
        </w:rPr>
      </w:pPr>
      <w:r>
        <w:rPr>
          <w:rFonts w:eastAsia="Calibri"/>
          <w:b/>
        </w:rPr>
        <w:t>convert</w:t>
      </w:r>
      <w:r>
        <w:rPr>
          <w:rFonts w:eastAsia="Calibri"/>
        </w:rPr>
        <w:t xml:space="preserve">: </w:t>
      </w:r>
      <w:r>
        <w:rPr>
          <w:rFonts w:eastAsia="Calibri"/>
        </w:rPr>
        <w:t>Mặc</w:t>
      </w:r>
      <w:r>
        <w:rPr>
          <w:rFonts w:eastAsia="Calibri"/>
        </w:rPr>
        <w:t xml:space="preserve"> </w:t>
      </w:r>
      <w:r>
        <w:rPr>
          <w:rFonts w:eastAsia="Calibri"/>
        </w:rPr>
        <w:t>định</w:t>
      </w:r>
      <w:r>
        <w:rPr>
          <w:rFonts w:eastAsia="Calibri"/>
        </w:rPr>
        <w:t xml:space="preserve"> </w:t>
      </w:r>
      <w:r>
        <w:rPr>
          <w:rFonts w:eastAsia="Calibri"/>
        </w:rPr>
        <w:t>là</w:t>
      </w:r>
      <w:r>
        <w:rPr>
          <w:rFonts w:eastAsia="Calibri"/>
        </w:rPr>
        <w:t xml:space="preserve"> 0, (0 – </w:t>
      </w:r>
      <w:r>
        <w:rPr>
          <w:rFonts w:eastAsia="Calibri"/>
        </w:rPr>
        <w:t>Không</w:t>
      </w:r>
      <w:r>
        <w:rPr>
          <w:rFonts w:eastAsia="Calibri"/>
        </w:rPr>
        <w:t xml:space="preserve"> </w:t>
      </w:r>
      <w:r>
        <w:rPr>
          <w:rFonts w:eastAsia="Calibri"/>
        </w:rPr>
        <w:t>cần</w:t>
      </w:r>
      <w:r>
        <w:rPr>
          <w:rFonts w:eastAsia="Calibri"/>
        </w:rPr>
        <w:t xml:space="preserve"> convert </w:t>
      </w:r>
      <w:r>
        <w:rPr>
          <w:rFonts w:eastAsia="Calibri"/>
        </w:rPr>
        <w:t>từ</w:t>
      </w:r>
      <w:r>
        <w:rPr>
          <w:rFonts w:eastAsia="Calibri"/>
        </w:rPr>
        <w:t xml:space="preserve"> TCVN3 sang Unicode. 1- </w:t>
      </w:r>
      <w:r>
        <w:rPr>
          <w:rFonts w:eastAsia="Calibri"/>
        </w:rPr>
        <w:t>Cần</w:t>
      </w:r>
      <w:r>
        <w:rPr>
          <w:rFonts w:eastAsia="Calibri"/>
        </w:rPr>
        <w:t xml:space="preserve"> convert </w:t>
      </w:r>
      <w:r>
        <w:rPr>
          <w:rFonts w:eastAsia="Calibri"/>
        </w:rPr>
        <w:t>từ</w:t>
      </w:r>
      <w:r>
        <w:rPr>
          <w:rFonts w:eastAsia="Calibri"/>
        </w:rPr>
        <w:t xml:space="preserve"> TCVN3 sang Unicode)</w:t>
      </w:r>
    </w:p>
    <w:p w:rsidR="009D1437" w:rsidP="009D1437" w14:paraId="4A36C875" w14:textId="77777777">
      <w:pPr>
        <w:pStyle w:val="ListParagraph"/>
        <w:numPr>
          <w:ilvl w:val="0"/>
          <w:numId w:val="2"/>
        </w:numPr>
        <w:spacing w:after="0" w:line="360" w:lineRule="auto"/>
        <w:ind w:left="1080"/>
        <w:jc w:val="both"/>
        <w:rPr>
          <w:rFonts w:eastAsia="Calibri"/>
          <w:b/>
        </w:rPr>
      </w:pPr>
      <w:r>
        <w:rPr>
          <w:b/>
        </w:rPr>
        <w:t>pattern</w:t>
      </w:r>
      <w:r>
        <w:t xml:space="preserve">: </w:t>
      </w:r>
      <w:r>
        <w:t>Mẫu</w:t>
      </w:r>
      <w:r>
        <w:t xml:space="preserve"> </w:t>
      </w:r>
      <w:r>
        <w:t>số</w:t>
      </w:r>
    </w:p>
    <w:p w:rsidR="009D1437" w:rsidP="009D1437" w14:paraId="32B51223" w14:textId="77777777">
      <w:pPr>
        <w:pStyle w:val="ListParagraph"/>
        <w:numPr>
          <w:ilvl w:val="0"/>
          <w:numId w:val="2"/>
        </w:numPr>
        <w:spacing w:after="0" w:line="360" w:lineRule="auto"/>
        <w:ind w:left="1080"/>
        <w:jc w:val="both"/>
        <w:rPr>
          <w:rFonts w:eastAsia="Calibri"/>
          <w:b/>
        </w:rPr>
      </w:pPr>
      <w:r>
        <w:rPr>
          <w:b/>
        </w:rPr>
        <w:t>serial</w:t>
      </w:r>
      <w:r>
        <w:t xml:space="preserve">: </w:t>
      </w:r>
      <w:r>
        <w:t>Ký</w:t>
      </w:r>
      <w:r>
        <w:t xml:space="preserve"> </w:t>
      </w:r>
      <w:r>
        <w:t>hiệu</w:t>
      </w:r>
    </w:p>
    <w:p w:rsidR="009D1437" w:rsidP="009D1437" w14:paraId="67859630" w14:textId="77777777">
      <w:pPr>
        <w:pStyle w:val="ListParagraph"/>
        <w:numPr>
          <w:ilvl w:val="0"/>
          <w:numId w:val="2"/>
        </w:numPr>
        <w:spacing w:after="0" w:line="360" w:lineRule="auto"/>
        <w:ind w:left="1080"/>
        <w:jc w:val="both"/>
        <w:rPr>
          <w:rFonts w:eastAsia="Calibri"/>
          <w:b/>
        </w:rPr>
      </w:pPr>
      <w:r>
        <w:rPr>
          <w:b/>
          <w:color w:val="000000"/>
        </w:rPr>
        <w:t>type</w:t>
      </w:r>
      <w:r>
        <w:rPr>
          <w:color w:val="000000"/>
        </w:rPr>
        <w:t xml:space="preserve">: </w:t>
      </w:r>
      <w:r>
        <w:rPr>
          <w:color w:val="000000"/>
        </w:rPr>
        <w:t>phát</w:t>
      </w:r>
      <w:r>
        <w:rPr>
          <w:color w:val="000000"/>
        </w:rPr>
        <w:t xml:space="preserve"> </w:t>
      </w:r>
      <w:r>
        <w:rPr>
          <w:color w:val="000000"/>
        </w:rPr>
        <w:t>hành</w:t>
      </w:r>
      <w:r>
        <w:rPr>
          <w:color w:val="000000"/>
        </w:rPr>
        <w:t xml:space="preserve"> </w:t>
      </w:r>
      <w:r>
        <w:rPr>
          <w:color w:val="000000"/>
        </w:rPr>
        <w:t>mới</w:t>
      </w:r>
      <w:r>
        <w:rPr>
          <w:color w:val="000000"/>
        </w:rPr>
        <w:t xml:space="preserve">: 0, </w:t>
      </w:r>
      <w:r>
        <w:rPr>
          <w:color w:val="000000"/>
        </w:rPr>
        <w:t>thay</w:t>
      </w:r>
      <w:r>
        <w:rPr>
          <w:color w:val="000000"/>
        </w:rPr>
        <w:t xml:space="preserve"> </w:t>
      </w:r>
      <w:r>
        <w:rPr>
          <w:color w:val="000000"/>
        </w:rPr>
        <w:t>thế</w:t>
      </w:r>
      <w:r>
        <w:rPr>
          <w:color w:val="000000"/>
        </w:rPr>
        <w:t xml:space="preserve"> = 1, </w:t>
      </w:r>
      <w:r>
        <w:rPr>
          <w:color w:val="000000"/>
        </w:rPr>
        <w:t>điều</w:t>
      </w:r>
      <w:r>
        <w:rPr>
          <w:color w:val="000000"/>
        </w:rPr>
        <w:t xml:space="preserve"> </w:t>
      </w:r>
      <w:r>
        <w:rPr>
          <w:color w:val="000000"/>
        </w:rPr>
        <w:t>chỉnh</w:t>
      </w:r>
      <w:r>
        <w:rPr>
          <w:color w:val="000000"/>
        </w:rPr>
        <w:t xml:space="preserve"> </w:t>
      </w:r>
      <w:r>
        <w:rPr>
          <w:color w:val="000000"/>
        </w:rPr>
        <w:t>tăng</w:t>
      </w:r>
      <w:r>
        <w:rPr>
          <w:color w:val="000000"/>
        </w:rPr>
        <w:t xml:space="preserve"> = 2, </w:t>
      </w:r>
      <w:r>
        <w:rPr>
          <w:color w:val="000000"/>
        </w:rPr>
        <w:t>điều</w:t>
      </w:r>
      <w:r>
        <w:rPr>
          <w:color w:val="000000"/>
        </w:rPr>
        <w:t xml:space="preserve"> </w:t>
      </w:r>
      <w:r>
        <w:rPr>
          <w:color w:val="000000"/>
        </w:rPr>
        <w:t>chỉnh</w:t>
      </w:r>
      <w:r>
        <w:rPr>
          <w:color w:val="000000"/>
        </w:rPr>
        <w:t xml:space="preserve"> </w:t>
      </w:r>
      <w:r>
        <w:rPr>
          <w:color w:val="000000"/>
        </w:rPr>
        <w:t>giảm</w:t>
      </w:r>
      <w:r>
        <w:rPr>
          <w:color w:val="000000"/>
        </w:rPr>
        <w:t xml:space="preserve"> = 3, </w:t>
      </w:r>
      <w:r>
        <w:rPr>
          <w:color w:val="000000"/>
        </w:rPr>
        <w:t>điều</w:t>
      </w:r>
      <w:r>
        <w:rPr>
          <w:color w:val="000000"/>
        </w:rPr>
        <w:t xml:space="preserve"> </w:t>
      </w:r>
      <w:r>
        <w:rPr>
          <w:color w:val="000000"/>
        </w:rPr>
        <w:t>chỉnh</w:t>
      </w:r>
      <w:r>
        <w:rPr>
          <w:color w:val="000000"/>
        </w:rPr>
        <w:t xml:space="preserve"> </w:t>
      </w:r>
      <w:r>
        <w:rPr>
          <w:color w:val="000000"/>
        </w:rPr>
        <w:t>thông</w:t>
      </w:r>
      <w:r>
        <w:rPr>
          <w:color w:val="000000"/>
        </w:rPr>
        <w:t xml:space="preserve"> tin = 4</w:t>
      </w:r>
    </w:p>
    <w:p w:rsidR="009D1437" w14:paraId="0ADFA89A" w14:textId="77777777">
      <w:pPr>
        <w:pStyle w:val="ListParagraph"/>
        <w:spacing w:after="0" w:line="360" w:lineRule="auto"/>
        <w:ind w:left="1080"/>
        <w:jc w:val="both"/>
        <w:pPrChange w:id="625" w:author="Comparison" w:date="2022-04-14T16:30:00Z">
          <w:pPr/>
        </w:pPrChange>
        <w:rPr>
          <w:b/>
        </w:rPr>
      </w:pPr>
    </w:p>
    <w:p w:rsidR="009D1437" w:rsidP="009D1437" w14:paraId="4153C468" w14:textId="77777777">
      <w:pPr>
        <w:pStyle w:val="N"/>
      </w:pPr>
      <w:r>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710"/>
        <w:gridCol w:w="5040"/>
        <w:gridCol w:w="2515"/>
      </w:tblGrid>
      <w:tr w14:paraId="23596EA1" w14:textId="77777777" w:rsidTr="00616EC4">
        <w:tblPrEx>
          <w:tblW w:w="0" w:type="auto"/>
          <w:tblInd w:w="85" w:type="dxa"/>
          <w:tblLayout w:type="fixed"/>
          <w:tblLook w:val="04A0"/>
        </w:tblPrEx>
        <w:tc>
          <w:tcPr>
            <w:tcW w:w="1710" w:type="dxa"/>
            <w:tcBorders>
              <w:top w:val="single" w:sz="4" w:space="0" w:color="2E74B5"/>
              <w:left w:val="single" w:sz="4" w:space="0" w:color="2E74B5"/>
              <w:bottom w:val="single" w:sz="4" w:space="0" w:color="2E74B5"/>
              <w:right w:val="single" w:sz="4" w:space="0" w:color="2E74B5"/>
            </w:tcBorders>
            <w:shd w:val="clear" w:color="auto" w:fill="F2F2F2"/>
            <w:hideMark/>
          </w:tcPr>
          <w:p w:rsidR="009D1437" w:rsidP="00616EC4" w14:paraId="45A2A6EB" w14:textId="77777777">
            <w:pPr>
              <w:pStyle w:val="ListParagraph"/>
              <w:jc w:val="center"/>
            </w:pPr>
            <w:r>
              <w:t>Kết</w:t>
            </w:r>
            <w:r>
              <w:t xml:space="preserve"> </w:t>
            </w:r>
            <w:r>
              <w:t>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hideMark/>
          </w:tcPr>
          <w:p w:rsidR="009D1437" w:rsidP="00616EC4" w14:paraId="0BEA56BF" w14:textId="77777777">
            <w:pPr>
              <w:pStyle w:val="ListParagraph"/>
            </w:pPr>
            <w:r>
              <w:t>Mô</w:t>
            </w:r>
            <w:r>
              <w:t xml:space="preserve"> </w:t>
            </w:r>
            <w:r>
              <w:t>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hideMark/>
          </w:tcPr>
          <w:p w:rsidR="009D1437" w:rsidP="00616EC4" w14:paraId="380E9AE7" w14:textId="77777777">
            <w:pPr>
              <w:pStyle w:val="ListParagraph"/>
            </w:pPr>
            <w:r>
              <w:t>Ghi</w:t>
            </w:r>
            <w:r>
              <w:t xml:space="preserve"> </w:t>
            </w:r>
            <w:r>
              <w:t>chú</w:t>
            </w:r>
          </w:p>
        </w:tc>
      </w:tr>
      <w:tr w14:paraId="6DF76310" w14:textId="77777777" w:rsidTr="00616EC4">
        <w:tblPrEx>
          <w:tblW w:w="0" w:type="auto"/>
          <w:tblInd w:w="85" w:type="dxa"/>
          <w:tblLayout w:type="fixed"/>
          <w:tblLook w:val="04A0"/>
        </w:tblPrEx>
        <w:tc>
          <w:tcPr>
            <w:tcW w:w="1710" w:type="dxa"/>
            <w:tcBorders>
              <w:top w:val="single" w:sz="4" w:space="0" w:color="2E74B5"/>
              <w:left w:val="single" w:sz="4" w:space="0" w:color="2E74B5"/>
              <w:bottom w:val="single" w:sz="4" w:space="0" w:color="auto"/>
              <w:right w:val="single" w:sz="4" w:space="0" w:color="2E74B5"/>
            </w:tcBorders>
            <w:hideMark/>
          </w:tcPr>
          <w:p w:rsidR="009D1437" w:rsidP="00616EC4" w14:paraId="38F5E0BE" w14:textId="77777777">
            <w:pPr>
              <w:autoSpaceDE w:val="0"/>
              <w:autoSpaceDN w:val="0"/>
              <w:adjustRightInd w:val="0"/>
              <w:jc w:val="both"/>
              <w:rPr>
                <w:sz w:val="19"/>
                <w:szCs w:val="19"/>
              </w:rPr>
            </w:pPr>
            <w:r>
              <w:t>ERR:1</w:t>
            </w:r>
          </w:p>
        </w:tc>
        <w:tc>
          <w:tcPr>
            <w:tcW w:w="5040" w:type="dxa"/>
            <w:tcBorders>
              <w:top w:val="single" w:sz="4" w:space="0" w:color="2E74B5"/>
              <w:left w:val="single" w:sz="4" w:space="0" w:color="2E74B5"/>
              <w:bottom w:val="single" w:sz="4" w:space="0" w:color="2E74B5"/>
              <w:right w:val="single" w:sz="4" w:space="0" w:color="2E74B5"/>
            </w:tcBorders>
            <w:hideMark/>
          </w:tcPr>
          <w:p w:rsidR="009D1437" w:rsidP="00616EC4" w14:paraId="4BBBB316" w14:textId="77777777">
            <w:pPr>
              <w:pStyle w:val="ListParagraph"/>
              <w:ind w:left="0"/>
              <w:jc w:val="both"/>
            </w:pPr>
            <w:r>
              <w:t xml:space="preserve">Tài </w:t>
            </w:r>
            <w:r>
              <w:t>khoản</w:t>
            </w:r>
            <w:r>
              <w:t xml:space="preserve"> </w:t>
            </w:r>
            <w:r>
              <w:t>đăng</w:t>
            </w:r>
            <w:r>
              <w:t xml:space="preserve"> </w:t>
            </w:r>
            <w:r>
              <w:t>nhập</w:t>
            </w:r>
            <w:r>
              <w:t xml:space="preserve"> </w:t>
            </w:r>
            <w:r>
              <w:t>sai</w:t>
            </w:r>
            <w:r>
              <w:t xml:space="preserve"> </w:t>
            </w:r>
            <w:r>
              <w:t>hoặc</w:t>
            </w:r>
            <w:r>
              <w:t xml:space="preserve"> </w:t>
            </w:r>
            <w:r>
              <w:t>không</w:t>
            </w:r>
            <w:r>
              <w:t xml:space="preserve"> </w:t>
            </w:r>
            <w:r>
              <w:t>có</w:t>
            </w:r>
            <w:r>
              <w:t xml:space="preserve"> </w:t>
            </w:r>
            <w:r>
              <w:t>quyền</w:t>
            </w:r>
          </w:p>
        </w:tc>
        <w:tc>
          <w:tcPr>
            <w:tcW w:w="2515" w:type="dxa"/>
            <w:tcBorders>
              <w:top w:val="single" w:sz="4" w:space="0" w:color="2E74B5"/>
              <w:left w:val="single" w:sz="4" w:space="0" w:color="2E74B5"/>
              <w:bottom w:val="single" w:sz="4" w:space="0" w:color="2E74B5"/>
              <w:right w:val="single" w:sz="4" w:space="0" w:color="2E74B5"/>
            </w:tcBorders>
          </w:tcPr>
          <w:p w:rsidR="009D1437" w:rsidP="00616EC4" w14:paraId="7AD23991" w14:textId="77777777">
            <w:pPr>
              <w:pStyle w:val="ListParagraph"/>
              <w:ind w:left="0"/>
              <w:jc w:val="both"/>
            </w:pPr>
          </w:p>
        </w:tc>
      </w:tr>
      <w:tr w14:paraId="7AD0BA2E" w14:textId="77777777" w:rsidTr="00616EC4">
        <w:tblPrEx>
          <w:tblW w:w="0" w:type="auto"/>
          <w:tblInd w:w="85" w:type="dxa"/>
          <w:tblLayout w:type="fixed"/>
          <w:tblLook w:val="04A0"/>
        </w:tblPrEx>
        <w:tc>
          <w:tcPr>
            <w:tcW w:w="1710" w:type="dxa"/>
            <w:tcBorders>
              <w:top w:val="single" w:sz="4" w:space="0" w:color="2E74B5"/>
              <w:left w:val="single" w:sz="4" w:space="0" w:color="2E74B5"/>
              <w:bottom w:val="single" w:sz="4" w:space="0" w:color="auto"/>
              <w:right w:val="single" w:sz="4" w:space="0" w:color="2E74B5"/>
            </w:tcBorders>
            <w:hideMark/>
          </w:tcPr>
          <w:p w:rsidR="009D1437" w:rsidP="00616EC4" w14:paraId="46A05286" w14:textId="77777777">
            <w:pPr>
              <w:rPr>
                <w:rFonts w:eastAsia="Calibri"/>
              </w:rPr>
            </w:pPr>
            <w:r>
              <w:rPr>
                <w:rFonts w:eastAsia="Calibri"/>
              </w:rPr>
              <w:t>ERR:2</w:t>
            </w:r>
          </w:p>
        </w:tc>
        <w:tc>
          <w:tcPr>
            <w:tcW w:w="5040" w:type="dxa"/>
            <w:tcBorders>
              <w:top w:val="single" w:sz="4" w:space="0" w:color="2E74B5"/>
              <w:left w:val="single" w:sz="4" w:space="0" w:color="2E74B5"/>
              <w:bottom w:val="single" w:sz="4" w:space="0" w:color="2E74B5"/>
              <w:right w:val="single" w:sz="4" w:space="0" w:color="2E74B5"/>
            </w:tcBorders>
            <w:hideMark/>
          </w:tcPr>
          <w:p w:rsidR="009D1437" w:rsidP="00616EC4" w14:paraId="0F8AC64F" w14:textId="77777777">
            <w:pPr>
              <w:rPr>
                <w:rFonts w:eastAsia="Calibri"/>
              </w:rPr>
            </w:pPr>
            <w:r>
              <w:rPr>
                <w:rFonts w:eastAsia="Calibri"/>
              </w:rPr>
              <w:t>Không</w:t>
            </w:r>
            <w:r>
              <w:rPr>
                <w:rFonts w:eastAsia="Calibri"/>
              </w:rPr>
              <w:t xml:space="preserve"> </w:t>
            </w:r>
            <w:r>
              <w:rPr>
                <w:rFonts w:eastAsia="Calibri"/>
              </w:rPr>
              <w:t>tìm</w:t>
            </w:r>
            <w:r>
              <w:rPr>
                <w:rFonts w:eastAsia="Calibri"/>
              </w:rPr>
              <w:t xml:space="preserve"> </w:t>
            </w:r>
            <w:r>
              <w:rPr>
                <w:rFonts w:eastAsia="Calibri"/>
              </w:rPr>
              <w:t>thấy</w:t>
            </w:r>
            <w:r>
              <w:rPr>
                <w:rFonts w:eastAsia="Calibri"/>
              </w:rPr>
              <w:t xml:space="preserve"> </w:t>
            </w:r>
            <w:r>
              <w:rPr>
                <w:rFonts w:eastAsia="Calibri"/>
              </w:rPr>
              <w:t>công</w:t>
            </w:r>
            <w:r>
              <w:rPr>
                <w:rFonts w:eastAsia="Calibri"/>
              </w:rPr>
              <w:t xml:space="preserve"> ty</w:t>
            </w:r>
          </w:p>
        </w:tc>
        <w:tc>
          <w:tcPr>
            <w:tcW w:w="2515" w:type="dxa"/>
            <w:tcBorders>
              <w:top w:val="single" w:sz="4" w:space="0" w:color="2E74B5"/>
              <w:left w:val="single" w:sz="4" w:space="0" w:color="2E74B5"/>
              <w:bottom w:val="single" w:sz="4" w:space="0" w:color="2E74B5"/>
              <w:right w:val="single" w:sz="4" w:space="0" w:color="2E74B5"/>
            </w:tcBorders>
          </w:tcPr>
          <w:p w:rsidR="009D1437" w:rsidP="00616EC4" w14:paraId="59E68031" w14:textId="77777777">
            <w:pPr>
              <w:pStyle w:val="ListParagraph"/>
              <w:ind w:left="0"/>
              <w:jc w:val="both"/>
            </w:pPr>
          </w:p>
        </w:tc>
      </w:tr>
      <w:tr w14:paraId="364E39A8" w14:textId="77777777" w:rsidTr="00616EC4">
        <w:tblPrEx>
          <w:tblW w:w="0" w:type="auto"/>
          <w:tblInd w:w="85" w:type="dxa"/>
          <w:tblLayout w:type="fixed"/>
          <w:tblLook w:val="04A0"/>
        </w:tblPrEx>
        <w:tc>
          <w:tcPr>
            <w:tcW w:w="1710" w:type="dxa"/>
            <w:tcBorders>
              <w:top w:val="single" w:sz="4" w:space="0" w:color="2E74B5"/>
              <w:left w:val="single" w:sz="4" w:space="0" w:color="2E74B5"/>
              <w:bottom w:val="single" w:sz="4" w:space="0" w:color="auto"/>
              <w:right w:val="single" w:sz="4" w:space="0" w:color="2E74B5"/>
            </w:tcBorders>
            <w:hideMark/>
          </w:tcPr>
          <w:p w:rsidR="009D1437" w:rsidP="00616EC4" w14:paraId="34836382" w14:textId="77777777">
            <w:pPr>
              <w:rPr>
                <w:rFonts w:eastAsia="Calibri"/>
              </w:rPr>
            </w:pPr>
            <w:r>
              <w:rPr>
                <w:rFonts w:eastAsia="Calibri"/>
              </w:rPr>
              <w:t>ERR:30</w:t>
            </w:r>
          </w:p>
        </w:tc>
        <w:tc>
          <w:tcPr>
            <w:tcW w:w="5040" w:type="dxa"/>
            <w:tcBorders>
              <w:top w:val="single" w:sz="4" w:space="0" w:color="2E74B5"/>
              <w:left w:val="single" w:sz="4" w:space="0" w:color="2E74B5"/>
              <w:bottom w:val="single" w:sz="4" w:space="0" w:color="2E74B5"/>
              <w:right w:val="single" w:sz="4" w:space="0" w:color="2E74B5"/>
            </w:tcBorders>
            <w:hideMark/>
          </w:tcPr>
          <w:p w:rsidR="009D1437" w:rsidP="00616EC4" w14:paraId="2F8D422D" w14:textId="77777777">
            <w:pPr>
              <w:rPr>
                <w:rFonts w:eastAsia="Calibri"/>
              </w:rPr>
            </w:pPr>
            <w:r>
              <w:t>Tạo</w:t>
            </w:r>
            <w:r>
              <w:t xml:space="preserve"> </w:t>
            </w:r>
            <w:r>
              <w:t>mới</w:t>
            </w:r>
            <w:r>
              <w:t xml:space="preserve"> </w:t>
            </w:r>
            <w:r>
              <w:t>hóa</w:t>
            </w:r>
            <w:r>
              <w:t xml:space="preserve"> </w:t>
            </w:r>
            <w:r>
              <w:t>đơn</w:t>
            </w:r>
            <w:r>
              <w:t xml:space="preserve"> </w:t>
            </w:r>
            <w:r>
              <w:t>có</w:t>
            </w:r>
            <w:r>
              <w:t xml:space="preserve"> </w:t>
            </w:r>
            <w:r>
              <w:t>lỗi</w:t>
            </w:r>
          </w:p>
        </w:tc>
        <w:tc>
          <w:tcPr>
            <w:tcW w:w="2515" w:type="dxa"/>
            <w:tcBorders>
              <w:top w:val="single" w:sz="4" w:space="0" w:color="2E74B5"/>
              <w:left w:val="single" w:sz="4" w:space="0" w:color="2E74B5"/>
              <w:bottom w:val="single" w:sz="4" w:space="0" w:color="2E74B5"/>
              <w:right w:val="single" w:sz="4" w:space="0" w:color="2E74B5"/>
            </w:tcBorders>
          </w:tcPr>
          <w:p w:rsidR="009D1437" w:rsidP="00616EC4" w14:paraId="59308AEB" w14:textId="77777777">
            <w:pPr>
              <w:pStyle w:val="ListParagraph"/>
              <w:ind w:left="0"/>
              <w:jc w:val="both"/>
            </w:pPr>
          </w:p>
        </w:tc>
      </w:tr>
      <w:tr w14:paraId="38921164" w14:textId="77777777" w:rsidTr="00616EC4">
        <w:tblPrEx>
          <w:tblW w:w="0" w:type="auto"/>
          <w:tblInd w:w="85" w:type="dxa"/>
          <w:tblLayout w:type="fixed"/>
          <w:tblLook w:val="04A0"/>
        </w:tblPrEx>
        <w:tc>
          <w:tcPr>
            <w:tcW w:w="1710" w:type="dxa"/>
            <w:tcBorders>
              <w:top w:val="single" w:sz="4" w:space="0" w:color="2E74B5"/>
              <w:left w:val="single" w:sz="4" w:space="0" w:color="2E74B5"/>
              <w:bottom w:val="single" w:sz="4" w:space="0" w:color="auto"/>
              <w:right w:val="single" w:sz="4" w:space="0" w:color="2E74B5"/>
            </w:tcBorders>
            <w:hideMark/>
          </w:tcPr>
          <w:p w:rsidR="009D1437" w:rsidP="00616EC4" w14:paraId="7206A52A" w14:textId="77777777">
            <w:pPr>
              <w:rPr>
                <w:rFonts w:eastAsia="Calibri"/>
              </w:rPr>
            </w:pPr>
            <w:r>
              <w:rPr>
                <w:rFonts w:eastAsia="Calibri"/>
              </w:rPr>
              <w:t>ERR:5</w:t>
            </w:r>
          </w:p>
        </w:tc>
        <w:tc>
          <w:tcPr>
            <w:tcW w:w="5040" w:type="dxa"/>
            <w:tcBorders>
              <w:top w:val="single" w:sz="4" w:space="0" w:color="2E74B5"/>
              <w:left w:val="single" w:sz="4" w:space="0" w:color="2E74B5"/>
              <w:bottom w:val="single" w:sz="4" w:space="0" w:color="2E74B5"/>
              <w:right w:val="single" w:sz="4" w:space="0" w:color="2E74B5"/>
            </w:tcBorders>
            <w:hideMark/>
          </w:tcPr>
          <w:p w:rsidR="009D1437" w:rsidP="00616EC4" w14:paraId="03FB32E0" w14:textId="77777777">
            <w:pPr>
              <w:rPr>
                <w:rFonts w:eastAsia="Calibri"/>
              </w:rPr>
            </w:pPr>
            <w:r>
              <w:rPr>
                <w:rFonts w:eastAsia="Calibri"/>
              </w:rPr>
              <w:t>Không</w:t>
            </w:r>
            <w:r>
              <w:rPr>
                <w:rFonts w:eastAsia="Calibri"/>
              </w:rPr>
              <w:t xml:space="preserve"> </w:t>
            </w:r>
            <w:r>
              <w:rPr>
                <w:rFonts w:eastAsia="Calibri"/>
              </w:rPr>
              <w:t>phát</w:t>
            </w:r>
            <w:r>
              <w:rPr>
                <w:rFonts w:eastAsia="Calibri"/>
              </w:rPr>
              <w:t xml:space="preserve"> </w:t>
            </w:r>
            <w:r>
              <w:rPr>
                <w:rFonts w:eastAsia="Calibri"/>
              </w:rPr>
              <w:t>hành</w:t>
            </w:r>
            <w:r>
              <w:rPr>
                <w:rFonts w:eastAsia="Calibri"/>
              </w:rPr>
              <w:t xml:space="preserve"> </w:t>
            </w:r>
            <w:r>
              <w:rPr>
                <w:rFonts w:eastAsia="Calibri"/>
              </w:rPr>
              <w:t>được</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hoặc</w:t>
            </w:r>
            <w:r>
              <w:rPr>
                <w:rFonts w:eastAsia="Calibri"/>
              </w:rPr>
              <w:t xml:space="preserve"> </w:t>
            </w:r>
            <w:r>
              <w:rPr>
                <w:rFonts w:eastAsia="Calibri"/>
              </w:rPr>
              <w:t>lỗi</w:t>
            </w:r>
            <w:r>
              <w:rPr>
                <w:rFonts w:eastAsia="Calibri"/>
              </w:rPr>
              <w:t xml:space="preserve"> </w:t>
            </w:r>
            <w:r>
              <w:rPr>
                <w:rFonts w:eastAsia="Calibri"/>
              </w:rPr>
              <w:t>hệ</w:t>
            </w:r>
            <w:r>
              <w:rPr>
                <w:rFonts w:eastAsia="Calibri"/>
              </w:rPr>
              <w:t xml:space="preserve"> </w:t>
            </w:r>
            <w:r>
              <w:rPr>
                <w:rFonts w:eastAsia="Calibri"/>
              </w:rPr>
              <w:t>thống</w:t>
            </w:r>
          </w:p>
        </w:tc>
        <w:tc>
          <w:tcPr>
            <w:tcW w:w="2515" w:type="dxa"/>
            <w:tcBorders>
              <w:top w:val="single" w:sz="4" w:space="0" w:color="2E74B5"/>
              <w:left w:val="single" w:sz="4" w:space="0" w:color="2E74B5"/>
              <w:bottom w:val="single" w:sz="4" w:space="0" w:color="2E74B5"/>
              <w:right w:val="single" w:sz="4" w:space="0" w:color="2E74B5"/>
            </w:tcBorders>
          </w:tcPr>
          <w:p w:rsidR="009D1437" w:rsidP="00616EC4" w14:paraId="56DB5D2B" w14:textId="77777777">
            <w:pPr>
              <w:pStyle w:val="ListParagraph"/>
              <w:ind w:left="0"/>
              <w:jc w:val="both"/>
            </w:pPr>
          </w:p>
        </w:tc>
      </w:tr>
      <w:tr w14:paraId="5FCFFEE8" w14:textId="77777777" w:rsidTr="00616EC4">
        <w:tblPrEx>
          <w:tblW w:w="0" w:type="auto"/>
          <w:tblInd w:w="85" w:type="dxa"/>
          <w:tblLayout w:type="fixed"/>
          <w:tblLook w:val="04A0"/>
        </w:tblPrEx>
        <w:tc>
          <w:tcPr>
            <w:tcW w:w="1710" w:type="dxa"/>
            <w:tcBorders>
              <w:top w:val="single" w:sz="4" w:space="0" w:color="2E74B5"/>
              <w:left w:val="single" w:sz="4" w:space="0" w:color="2E74B5"/>
              <w:bottom w:val="single" w:sz="4" w:space="0" w:color="auto"/>
              <w:right w:val="single" w:sz="4" w:space="0" w:color="2E74B5"/>
            </w:tcBorders>
            <w:hideMark/>
          </w:tcPr>
          <w:p w:rsidR="009D1437" w:rsidP="00616EC4" w14:paraId="56B1E9D7" w14:textId="77777777">
            <w:pPr>
              <w:rPr>
                <w:rFonts w:eastAsia="Calibri"/>
              </w:rPr>
            </w:pPr>
            <w:r>
              <w:rPr>
                <w:rFonts w:eastAsia="Calibri"/>
              </w:rPr>
              <w:t>ERR:3</w:t>
            </w:r>
          </w:p>
        </w:tc>
        <w:tc>
          <w:tcPr>
            <w:tcW w:w="5040" w:type="dxa"/>
            <w:tcBorders>
              <w:top w:val="single" w:sz="4" w:space="0" w:color="2E74B5"/>
              <w:left w:val="single" w:sz="4" w:space="0" w:color="2E74B5"/>
              <w:bottom w:val="single" w:sz="4" w:space="0" w:color="2E74B5"/>
              <w:right w:val="single" w:sz="4" w:space="0" w:color="2E74B5"/>
            </w:tcBorders>
            <w:hideMark/>
          </w:tcPr>
          <w:p w:rsidR="009D1437" w:rsidP="00616EC4" w14:paraId="0264C602" w14:textId="77777777">
            <w:pPr>
              <w:rPr>
                <w:rFonts w:eastAsia="Calibri"/>
              </w:rPr>
            </w:pPr>
            <w:r>
              <w:rPr>
                <w:rFonts w:eastAsia="Calibri"/>
              </w:rPr>
              <w:t>Dữ</w:t>
            </w:r>
            <w:r>
              <w:rPr>
                <w:rFonts w:eastAsia="Calibri"/>
              </w:rPr>
              <w:t xml:space="preserve"> </w:t>
            </w:r>
            <w:r>
              <w:rPr>
                <w:rFonts w:eastAsia="Calibri"/>
              </w:rPr>
              <w:t>liệu</w:t>
            </w:r>
            <w:r>
              <w:rPr>
                <w:rFonts w:eastAsia="Calibri"/>
              </w:rPr>
              <w:t xml:space="preserve"> xml </w:t>
            </w:r>
            <w:r>
              <w:rPr>
                <w:rFonts w:eastAsia="Calibri"/>
              </w:rPr>
              <w:t>đầu</w:t>
            </w:r>
            <w:r>
              <w:rPr>
                <w:rFonts w:eastAsia="Calibri"/>
              </w:rPr>
              <w:t xml:space="preserve"> </w:t>
            </w:r>
            <w:r>
              <w:rPr>
                <w:rFonts w:eastAsia="Calibri"/>
              </w:rPr>
              <w:t>vào</w:t>
            </w:r>
            <w:r>
              <w:rPr>
                <w:rFonts w:eastAsia="Calibri"/>
              </w:rPr>
              <w:t xml:space="preserve"> </w:t>
            </w:r>
            <w:r>
              <w:rPr>
                <w:rFonts w:eastAsia="Calibri"/>
              </w:rPr>
              <w:t>không</w:t>
            </w:r>
            <w:r>
              <w:rPr>
                <w:rFonts w:eastAsia="Calibri"/>
              </w:rPr>
              <w:t xml:space="preserve"> </w:t>
            </w:r>
            <w:r>
              <w:rPr>
                <w:rFonts w:eastAsia="Calibri"/>
              </w:rPr>
              <w:t>đúng</w:t>
            </w:r>
            <w:r>
              <w:rPr>
                <w:rFonts w:eastAsia="Calibri"/>
              </w:rPr>
              <w:t xml:space="preserve"> </w:t>
            </w:r>
            <w:r>
              <w:rPr>
                <w:rFonts w:eastAsia="Calibri"/>
              </w:rPr>
              <w:t>quy</w:t>
            </w:r>
            <w:r>
              <w:rPr>
                <w:rFonts w:eastAsia="Calibri"/>
              </w:rPr>
              <w:t xml:space="preserve"> </w:t>
            </w:r>
            <w:r>
              <w:rPr>
                <w:rFonts w:eastAsia="Calibri"/>
              </w:rPr>
              <w:t>định</w:t>
            </w:r>
          </w:p>
        </w:tc>
        <w:tc>
          <w:tcPr>
            <w:tcW w:w="2515" w:type="dxa"/>
            <w:tcBorders>
              <w:top w:val="single" w:sz="4" w:space="0" w:color="2E74B5"/>
              <w:left w:val="single" w:sz="4" w:space="0" w:color="2E74B5"/>
              <w:bottom w:val="single" w:sz="4" w:space="0" w:color="2E74B5"/>
              <w:right w:val="single" w:sz="4" w:space="0" w:color="2E74B5"/>
            </w:tcBorders>
          </w:tcPr>
          <w:p w:rsidR="009D1437" w:rsidP="00616EC4" w14:paraId="6F0CF997" w14:textId="77777777">
            <w:pPr>
              <w:pStyle w:val="ListParagraph"/>
              <w:ind w:left="0"/>
              <w:jc w:val="both"/>
            </w:pPr>
          </w:p>
        </w:tc>
      </w:tr>
      <w:tr w14:paraId="3B22E360"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hideMark/>
          </w:tcPr>
          <w:p w:rsidR="009D1437" w:rsidP="00616EC4" w14:paraId="4972EE29" w14:textId="77777777">
            <w:pPr>
              <w:autoSpaceDE w:val="0"/>
              <w:autoSpaceDN w:val="0"/>
              <w:adjustRightInd w:val="0"/>
              <w:rPr>
                <w:rFonts w:eastAsia="Calibri"/>
              </w:rPr>
            </w:pPr>
            <w:r>
              <w:rPr>
                <w:rFonts w:eastAsia="Calibri"/>
              </w:rPr>
              <w:t>ERR:7</w:t>
            </w:r>
          </w:p>
        </w:tc>
        <w:tc>
          <w:tcPr>
            <w:tcW w:w="5040" w:type="dxa"/>
            <w:tcBorders>
              <w:top w:val="single" w:sz="4" w:space="0" w:color="2E74B5"/>
              <w:left w:val="single" w:sz="4" w:space="0" w:color="2E74B5"/>
              <w:bottom w:val="single" w:sz="4" w:space="0" w:color="2E74B5"/>
              <w:right w:val="single" w:sz="4" w:space="0" w:color="2E74B5"/>
            </w:tcBorders>
            <w:hideMark/>
          </w:tcPr>
          <w:p w:rsidR="009D1437" w:rsidP="00616EC4" w14:paraId="5927799A" w14:textId="77777777">
            <w:pPr>
              <w:pStyle w:val="ListParagraph"/>
              <w:spacing w:after="0" w:line="240" w:lineRule="auto"/>
              <w:ind w:left="0"/>
              <w:rPr>
                <w:rFonts w:eastAsia="Calibri"/>
              </w:rPr>
            </w:pPr>
            <w:r>
              <w:rPr>
                <w:rFonts w:eastAsia="Calibri"/>
              </w:rPr>
              <w:t xml:space="preserve">User name </w:t>
            </w:r>
            <w:r>
              <w:rPr>
                <w:rFonts w:eastAsia="Calibri"/>
              </w:rPr>
              <w:t>không</w:t>
            </w:r>
            <w:r>
              <w:rPr>
                <w:rFonts w:eastAsia="Calibri"/>
              </w:rPr>
              <w:t xml:space="preserve"> </w:t>
            </w:r>
            <w:r>
              <w:rPr>
                <w:rFonts w:eastAsia="Calibri"/>
              </w:rPr>
              <w:t>phù</w:t>
            </w:r>
            <w:r>
              <w:rPr>
                <w:rFonts w:eastAsia="Calibri"/>
              </w:rPr>
              <w:t xml:space="preserve"> </w:t>
            </w:r>
            <w:r>
              <w:rPr>
                <w:rFonts w:eastAsia="Calibri"/>
              </w:rPr>
              <w:t>hợp</w:t>
            </w:r>
            <w:r>
              <w:rPr>
                <w:rFonts w:eastAsia="Calibri"/>
              </w:rPr>
              <w:t xml:space="preserve">, </w:t>
            </w:r>
            <w:r>
              <w:rPr>
                <w:rFonts w:eastAsia="Calibri"/>
              </w:rPr>
              <w:t>không</w:t>
            </w:r>
            <w:r>
              <w:rPr>
                <w:rFonts w:eastAsia="Calibri"/>
              </w:rPr>
              <w:t xml:space="preserve"> </w:t>
            </w:r>
            <w:r>
              <w:rPr>
                <w:rFonts w:eastAsia="Calibri"/>
              </w:rPr>
              <w:t>tìm</w:t>
            </w:r>
            <w:r>
              <w:rPr>
                <w:rFonts w:eastAsia="Calibri"/>
              </w:rPr>
              <w:t xml:space="preserve"> </w:t>
            </w:r>
            <w:r>
              <w:rPr>
                <w:rFonts w:eastAsia="Calibri"/>
              </w:rPr>
              <w:t>thấy</w:t>
            </w:r>
            <w:r>
              <w:rPr>
                <w:rFonts w:eastAsia="Calibri"/>
              </w:rPr>
              <w:t xml:space="preserve"> company </w:t>
            </w:r>
            <w:r>
              <w:rPr>
                <w:rFonts w:eastAsia="Calibri"/>
              </w:rPr>
              <w:t>tương</w:t>
            </w:r>
            <w:r>
              <w:rPr>
                <w:rFonts w:eastAsia="Calibri"/>
              </w:rPr>
              <w:t xml:space="preserve"> </w:t>
            </w:r>
            <w:r>
              <w:rPr>
                <w:rFonts w:eastAsia="Calibri"/>
              </w:rPr>
              <w:t>ứng</w:t>
            </w:r>
            <w:r>
              <w:rPr>
                <w:rFonts w:eastAsia="Calibri"/>
              </w:rPr>
              <w:t xml:space="preserve"> </w:t>
            </w:r>
            <w:r>
              <w:rPr>
                <w:rFonts w:eastAsia="Calibri"/>
              </w:rPr>
              <w:t>cho</w:t>
            </w:r>
            <w:r>
              <w:rPr>
                <w:rFonts w:eastAsia="Calibri"/>
              </w:rPr>
              <w:t xml:space="preserve"> user.</w:t>
            </w:r>
          </w:p>
        </w:tc>
        <w:tc>
          <w:tcPr>
            <w:tcW w:w="2515" w:type="dxa"/>
            <w:tcBorders>
              <w:top w:val="single" w:sz="4" w:space="0" w:color="2E74B5"/>
              <w:left w:val="single" w:sz="4" w:space="0" w:color="2E74B5"/>
              <w:bottom w:val="single" w:sz="4" w:space="0" w:color="2E74B5"/>
              <w:right w:val="single" w:sz="4" w:space="0" w:color="2E74B5"/>
            </w:tcBorders>
          </w:tcPr>
          <w:p w:rsidR="009D1437" w:rsidP="00616EC4" w14:paraId="5A70F990" w14:textId="77777777">
            <w:pPr>
              <w:jc w:val="both"/>
            </w:pPr>
          </w:p>
        </w:tc>
      </w:tr>
      <w:tr w14:paraId="2576F8A6"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hideMark/>
          </w:tcPr>
          <w:p w:rsidR="009D1437" w:rsidP="00616EC4" w14:paraId="4479C074" w14:textId="77777777">
            <w:pPr>
              <w:autoSpaceDE w:val="0"/>
              <w:autoSpaceDN w:val="0"/>
              <w:adjustRightInd w:val="0"/>
              <w:rPr>
                <w:rFonts w:eastAsia="Calibri"/>
              </w:rPr>
            </w:pPr>
            <w:r>
              <w:rPr>
                <w:rFonts w:eastAsia="Calibri"/>
              </w:rPr>
              <w:t>ERR:12</w:t>
            </w:r>
          </w:p>
        </w:tc>
        <w:tc>
          <w:tcPr>
            <w:tcW w:w="5040" w:type="dxa"/>
            <w:tcBorders>
              <w:top w:val="single" w:sz="4" w:space="0" w:color="2E74B5"/>
              <w:left w:val="single" w:sz="4" w:space="0" w:color="2E74B5"/>
              <w:bottom w:val="single" w:sz="4" w:space="0" w:color="2E74B5"/>
              <w:right w:val="single" w:sz="4" w:space="0" w:color="2E74B5"/>
            </w:tcBorders>
            <w:hideMark/>
          </w:tcPr>
          <w:p w:rsidR="009D1437" w:rsidP="00616EC4" w14:paraId="0DD8EF2C" w14:textId="77777777">
            <w:pPr>
              <w:pStyle w:val="ListParagraph"/>
              <w:spacing w:after="0" w:line="240" w:lineRule="auto"/>
              <w:ind w:left="0"/>
              <w:rPr>
                <w:rFonts w:eastAsia="Calibri"/>
              </w:rPr>
            </w:pPr>
            <w:r>
              <w:rPr>
                <w:rFonts w:eastAsia="Calibri"/>
              </w:rPr>
              <w:t>Ngày</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cũ</w:t>
            </w:r>
            <w:r>
              <w:rPr>
                <w:rFonts w:eastAsia="Calibri"/>
              </w:rPr>
              <w:t xml:space="preserve"> </w:t>
            </w:r>
            <w:r>
              <w:rPr>
                <w:rFonts w:eastAsia="Calibri"/>
              </w:rPr>
              <w:t>không</w:t>
            </w:r>
            <w:r>
              <w:rPr>
                <w:rFonts w:eastAsia="Calibri"/>
              </w:rPr>
              <w:t xml:space="preserve"> </w:t>
            </w:r>
            <w:r>
              <w:rPr>
                <w:rFonts w:eastAsia="Calibri"/>
              </w:rPr>
              <w:t>hợp</w:t>
            </w:r>
            <w:r>
              <w:rPr>
                <w:rFonts w:eastAsia="Calibri"/>
              </w:rPr>
              <w:t xml:space="preserve"> </w:t>
            </w:r>
            <w:r>
              <w:rPr>
                <w:rFonts w:eastAsia="Calibri"/>
              </w:rPr>
              <w:t>lệ</w:t>
            </w:r>
          </w:p>
        </w:tc>
        <w:tc>
          <w:tcPr>
            <w:tcW w:w="2515" w:type="dxa"/>
            <w:tcBorders>
              <w:top w:val="single" w:sz="4" w:space="0" w:color="2E74B5"/>
              <w:left w:val="single" w:sz="4" w:space="0" w:color="2E74B5"/>
              <w:bottom w:val="single" w:sz="4" w:space="0" w:color="2E74B5"/>
              <w:right w:val="single" w:sz="4" w:space="0" w:color="2E74B5"/>
            </w:tcBorders>
          </w:tcPr>
          <w:p w:rsidR="009D1437" w:rsidP="00616EC4" w14:paraId="565C13F8" w14:textId="77777777">
            <w:pPr>
              <w:jc w:val="both"/>
            </w:pPr>
          </w:p>
        </w:tc>
      </w:tr>
      <w:tr w14:paraId="094A3959"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hideMark/>
          </w:tcPr>
          <w:p w:rsidR="009D1437" w:rsidP="00616EC4" w14:paraId="602DACD4" w14:textId="77777777">
            <w:pPr>
              <w:autoSpaceDE w:val="0"/>
              <w:autoSpaceDN w:val="0"/>
              <w:adjustRightInd w:val="0"/>
              <w:rPr>
                <w:rFonts w:eastAsia="Calibri"/>
              </w:rPr>
            </w:pPr>
            <w:r>
              <w:rPr>
                <w:rFonts w:eastAsia="Calibri"/>
              </w:rPr>
              <w:t>ERR:20</w:t>
            </w:r>
          </w:p>
        </w:tc>
        <w:tc>
          <w:tcPr>
            <w:tcW w:w="5040" w:type="dxa"/>
            <w:tcBorders>
              <w:top w:val="single" w:sz="4" w:space="0" w:color="2E74B5"/>
              <w:left w:val="single" w:sz="4" w:space="0" w:color="2E74B5"/>
              <w:bottom w:val="single" w:sz="4" w:space="0" w:color="2E74B5"/>
              <w:right w:val="single" w:sz="4" w:space="0" w:color="2E74B5"/>
            </w:tcBorders>
            <w:hideMark/>
          </w:tcPr>
          <w:p w:rsidR="009D1437" w:rsidP="00616EC4" w14:paraId="534C2784" w14:textId="77777777">
            <w:pPr>
              <w:pStyle w:val="ListParagraph"/>
              <w:spacing w:after="0" w:line="240" w:lineRule="auto"/>
              <w:ind w:left="0"/>
              <w:rPr>
                <w:rFonts w:eastAsia="Calibri"/>
              </w:rPr>
            </w:pPr>
            <w:r>
              <w:rPr>
                <w:rFonts w:eastAsia="Calibri"/>
              </w:rPr>
              <w:t xml:space="preserve">Tham </w:t>
            </w:r>
            <w:r>
              <w:rPr>
                <w:rFonts w:eastAsia="Calibri"/>
              </w:rPr>
              <w:t>số</w:t>
            </w:r>
            <w:r>
              <w:rPr>
                <w:rFonts w:eastAsia="Calibri"/>
              </w:rPr>
              <w:t xml:space="preserve"> pattern and serial </w:t>
            </w:r>
            <w:r>
              <w:rPr>
                <w:rFonts w:eastAsia="Calibri"/>
              </w:rPr>
              <w:t>không</w:t>
            </w:r>
            <w:r>
              <w:rPr>
                <w:rFonts w:eastAsia="Calibri"/>
              </w:rPr>
              <w:t xml:space="preserve"> </w:t>
            </w:r>
            <w:r>
              <w:rPr>
                <w:rFonts w:eastAsia="Calibri"/>
              </w:rPr>
              <w:t>hợp</w:t>
            </w:r>
            <w:r>
              <w:rPr>
                <w:rFonts w:eastAsia="Calibri"/>
              </w:rPr>
              <w:t xml:space="preserve"> </w:t>
            </w:r>
            <w:r>
              <w:rPr>
                <w:rFonts w:eastAsia="Calibri"/>
              </w:rPr>
              <w:t>lệ</w:t>
            </w:r>
          </w:p>
        </w:tc>
        <w:tc>
          <w:tcPr>
            <w:tcW w:w="2515" w:type="dxa"/>
            <w:tcBorders>
              <w:top w:val="single" w:sz="4" w:space="0" w:color="2E74B5"/>
              <w:left w:val="single" w:sz="4" w:space="0" w:color="2E74B5"/>
              <w:bottom w:val="single" w:sz="4" w:space="0" w:color="2E74B5"/>
              <w:right w:val="single" w:sz="4" w:space="0" w:color="2E74B5"/>
            </w:tcBorders>
          </w:tcPr>
          <w:p w:rsidR="009D1437" w:rsidP="00616EC4" w14:paraId="2B94DF60" w14:textId="77777777">
            <w:pPr>
              <w:jc w:val="both"/>
            </w:pPr>
          </w:p>
        </w:tc>
      </w:tr>
      <w:tr w14:paraId="5C8D71CF"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hideMark/>
          </w:tcPr>
          <w:p w:rsidR="009D1437" w:rsidP="00616EC4" w14:paraId="7F86CC24" w14:textId="77777777">
            <w:pPr>
              <w:autoSpaceDE w:val="0"/>
              <w:autoSpaceDN w:val="0"/>
              <w:adjustRightInd w:val="0"/>
              <w:rPr>
                <w:rFonts w:eastAsia="Calibri"/>
              </w:rPr>
            </w:pPr>
            <w:r>
              <w:rPr>
                <w:rFonts w:eastAsia="Calibri"/>
              </w:rPr>
              <w:t>ERR:21</w:t>
            </w:r>
          </w:p>
        </w:tc>
        <w:tc>
          <w:tcPr>
            <w:tcW w:w="5040" w:type="dxa"/>
            <w:tcBorders>
              <w:top w:val="single" w:sz="4" w:space="0" w:color="2E74B5"/>
              <w:left w:val="single" w:sz="4" w:space="0" w:color="2E74B5"/>
              <w:bottom w:val="single" w:sz="4" w:space="0" w:color="2E74B5"/>
              <w:right w:val="single" w:sz="4" w:space="0" w:color="2E74B5"/>
            </w:tcBorders>
            <w:hideMark/>
          </w:tcPr>
          <w:p w:rsidR="009D1437" w:rsidP="00616EC4" w14:paraId="715285D9" w14:textId="77777777">
            <w:pPr>
              <w:pStyle w:val="ListParagraph"/>
              <w:spacing w:after="0" w:line="240" w:lineRule="auto"/>
              <w:ind w:left="0"/>
              <w:rPr>
                <w:rFonts w:eastAsia="Calibri"/>
              </w:rPr>
            </w:pPr>
            <w:r>
              <w:rPr>
                <w:rFonts w:eastAsia="Calibri"/>
              </w:rPr>
              <w:t xml:space="preserve">Tài </w:t>
            </w:r>
            <w:r>
              <w:rPr>
                <w:rFonts w:eastAsia="Calibri"/>
              </w:rPr>
              <w:t>khoản</w:t>
            </w:r>
            <w:r>
              <w:rPr>
                <w:rFonts w:eastAsia="Calibri"/>
              </w:rPr>
              <w:t xml:space="preserve"> </w:t>
            </w:r>
            <w:r>
              <w:rPr>
                <w:rFonts w:eastAsia="Calibri"/>
              </w:rPr>
              <w:t>không</w:t>
            </w:r>
            <w:r>
              <w:rPr>
                <w:rFonts w:eastAsia="Calibri"/>
              </w:rPr>
              <w:t xml:space="preserve"> </w:t>
            </w:r>
            <w:r>
              <w:rPr>
                <w:rFonts w:eastAsia="Calibri"/>
              </w:rPr>
              <w:t>tồn</w:t>
            </w:r>
            <w:r>
              <w:rPr>
                <w:rFonts w:eastAsia="Calibri"/>
              </w:rPr>
              <w:t xml:space="preserve"> </w:t>
            </w:r>
            <w:r>
              <w:rPr>
                <w:rFonts w:eastAsia="Calibri"/>
              </w:rPr>
              <w:t>tại</w:t>
            </w:r>
          </w:p>
        </w:tc>
        <w:tc>
          <w:tcPr>
            <w:tcW w:w="2515" w:type="dxa"/>
            <w:tcBorders>
              <w:top w:val="single" w:sz="4" w:space="0" w:color="2E74B5"/>
              <w:left w:val="single" w:sz="4" w:space="0" w:color="2E74B5"/>
              <w:bottom w:val="single" w:sz="4" w:space="0" w:color="2E74B5"/>
              <w:right w:val="single" w:sz="4" w:space="0" w:color="2E74B5"/>
            </w:tcBorders>
          </w:tcPr>
          <w:p w:rsidR="009D1437" w:rsidP="00616EC4" w14:paraId="05E5D0F1" w14:textId="77777777">
            <w:pPr>
              <w:jc w:val="both"/>
            </w:pPr>
          </w:p>
        </w:tc>
      </w:tr>
      <w:tr w14:paraId="72BC7786"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tcPr>
          <w:p w:rsidR="009D1437" w:rsidP="00616EC4" w14:paraId="3953FE3F" w14:textId="77777777">
            <w:pPr>
              <w:autoSpaceDE w:val="0"/>
              <w:autoSpaceDN w:val="0"/>
              <w:adjustRightInd w:val="0"/>
              <w:rPr>
                <w:rFonts w:eastAsia="Calibri"/>
              </w:rPr>
            </w:pPr>
            <w:r>
              <w:rPr>
                <w:rFonts w:eastAsia="Calibri"/>
              </w:rPr>
              <w:t>ERR:22</w:t>
            </w:r>
          </w:p>
          <w:p w:rsidR="009D1437" w:rsidP="00616EC4" w14:paraId="664D8DE0" w14:textId="77777777">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hideMark/>
          </w:tcPr>
          <w:p w:rsidR="009D1437" w:rsidP="00616EC4" w14:paraId="4848C628" w14:textId="77777777">
            <w:pPr>
              <w:pStyle w:val="ListParagraph"/>
              <w:spacing w:after="0" w:line="240" w:lineRule="auto"/>
              <w:ind w:left="0"/>
              <w:rPr>
                <w:rFonts w:eastAsia="Calibri"/>
              </w:rPr>
            </w:pPr>
            <w:r>
              <w:rPr>
                <w:rFonts w:eastAsia="Calibri"/>
              </w:rPr>
              <w:t>Không</w:t>
            </w:r>
            <w:r>
              <w:rPr>
                <w:rFonts w:eastAsia="Calibri"/>
              </w:rPr>
              <w:t xml:space="preserve"> </w:t>
            </w:r>
            <w:r>
              <w:rPr>
                <w:rFonts w:eastAsia="Calibri"/>
              </w:rPr>
              <w:t>tìm</w:t>
            </w:r>
            <w:r>
              <w:rPr>
                <w:rFonts w:eastAsia="Calibri"/>
              </w:rPr>
              <w:t xml:space="preserve"> </w:t>
            </w:r>
            <w:r>
              <w:rPr>
                <w:rFonts w:eastAsia="Calibri"/>
              </w:rPr>
              <w:t>thấy</w:t>
            </w:r>
            <w:r>
              <w:rPr>
                <w:rFonts w:eastAsia="Calibri"/>
              </w:rPr>
              <w:t xml:space="preserve"> keystores</w:t>
            </w:r>
          </w:p>
        </w:tc>
        <w:tc>
          <w:tcPr>
            <w:tcW w:w="2515" w:type="dxa"/>
            <w:tcBorders>
              <w:top w:val="single" w:sz="4" w:space="0" w:color="2E74B5"/>
              <w:left w:val="single" w:sz="4" w:space="0" w:color="2E74B5"/>
              <w:bottom w:val="single" w:sz="4" w:space="0" w:color="2E74B5"/>
              <w:right w:val="single" w:sz="4" w:space="0" w:color="2E74B5"/>
            </w:tcBorders>
          </w:tcPr>
          <w:p w:rsidR="009D1437" w:rsidP="00616EC4" w14:paraId="2AE6C912" w14:textId="77777777">
            <w:pPr>
              <w:jc w:val="both"/>
            </w:pPr>
          </w:p>
        </w:tc>
      </w:tr>
      <w:tr w14:paraId="731BED49"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tcPr>
          <w:p w:rsidR="009D1437" w:rsidP="00616EC4" w14:paraId="43425487" w14:textId="77777777">
            <w:pPr>
              <w:autoSpaceDE w:val="0"/>
              <w:autoSpaceDN w:val="0"/>
              <w:adjustRightInd w:val="0"/>
              <w:rPr>
                <w:rFonts w:eastAsia="Calibri"/>
              </w:rPr>
            </w:pPr>
            <w:r>
              <w:rPr>
                <w:rFonts w:eastAsia="Calibri"/>
              </w:rPr>
              <w:t>ERR:28</w:t>
            </w:r>
          </w:p>
          <w:p w:rsidR="009D1437" w:rsidP="00616EC4" w14:paraId="62B19AD4" w14:textId="77777777">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hideMark/>
          </w:tcPr>
          <w:p w:rsidR="009D1437" w:rsidP="00616EC4" w14:paraId="528DA469" w14:textId="77777777">
            <w:pPr>
              <w:pStyle w:val="ListParagraph"/>
              <w:spacing w:after="0" w:line="240" w:lineRule="auto"/>
              <w:ind w:left="0"/>
              <w:rPr>
                <w:rFonts w:eastAsia="Calibri"/>
              </w:rPr>
            </w:pPr>
            <w:r>
              <w:t>Chứng</w:t>
            </w:r>
            <w:r>
              <w:t xml:space="preserve"> </w:t>
            </w:r>
            <w:r>
              <w:t>thư</w:t>
            </w:r>
            <w:r>
              <w:t xml:space="preserve"> </w:t>
            </w:r>
            <w:r>
              <w:t>chưa</w:t>
            </w:r>
            <w:r>
              <w:t xml:space="preserve"> </w:t>
            </w:r>
            <w:r>
              <w:t>có</w:t>
            </w:r>
            <w:r>
              <w:t xml:space="preserve"> </w:t>
            </w:r>
            <w:r>
              <w:t>trong</w:t>
            </w:r>
            <w:r>
              <w:t xml:space="preserve"> </w:t>
            </w:r>
            <w:r>
              <w:t>hệ</w:t>
            </w:r>
            <w:r>
              <w:t xml:space="preserve"> </w:t>
            </w:r>
            <w:r>
              <w:t>thống</w:t>
            </w:r>
          </w:p>
        </w:tc>
        <w:tc>
          <w:tcPr>
            <w:tcW w:w="2515" w:type="dxa"/>
            <w:tcBorders>
              <w:top w:val="single" w:sz="4" w:space="0" w:color="2E74B5"/>
              <w:left w:val="single" w:sz="4" w:space="0" w:color="2E74B5"/>
              <w:bottom w:val="single" w:sz="4" w:space="0" w:color="2E74B5"/>
              <w:right w:val="single" w:sz="4" w:space="0" w:color="2E74B5"/>
            </w:tcBorders>
          </w:tcPr>
          <w:p w:rsidR="009D1437" w:rsidP="00616EC4" w14:paraId="1EE9317B" w14:textId="77777777">
            <w:pPr>
              <w:jc w:val="both"/>
            </w:pPr>
          </w:p>
        </w:tc>
      </w:tr>
      <w:tr w14:paraId="718D6FD5"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hideMark/>
          </w:tcPr>
          <w:p w:rsidR="009D1437" w:rsidP="00616EC4" w14:paraId="116AECCD" w14:textId="77777777">
            <w:pPr>
              <w:autoSpaceDE w:val="0"/>
              <w:autoSpaceDN w:val="0"/>
              <w:adjustRightInd w:val="0"/>
              <w:rPr>
                <w:rFonts w:eastAsia="Calibri"/>
              </w:rPr>
            </w:pPr>
            <w:r>
              <w:t>ERR:24</w:t>
            </w:r>
          </w:p>
        </w:tc>
        <w:tc>
          <w:tcPr>
            <w:tcW w:w="5040" w:type="dxa"/>
            <w:tcBorders>
              <w:top w:val="single" w:sz="4" w:space="0" w:color="2E74B5"/>
              <w:left w:val="single" w:sz="4" w:space="0" w:color="2E74B5"/>
              <w:bottom w:val="single" w:sz="4" w:space="0" w:color="2E74B5"/>
              <w:right w:val="single" w:sz="4" w:space="0" w:color="2E74B5"/>
            </w:tcBorders>
            <w:hideMark/>
          </w:tcPr>
          <w:p w:rsidR="009D1437" w:rsidP="00616EC4" w14:paraId="4E0B41E0" w14:textId="77777777">
            <w:pPr>
              <w:pStyle w:val="ListParagraph"/>
              <w:spacing w:after="0" w:line="240" w:lineRule="auto"/>
              <w:ind w:left="0"/>
            </w:pPr>
            <w:r>
              <w:t>chứng</w:t>
            </w:r>
            <w:r>
              <w:t xml:space="preserve"> </w:t>
            </w:r>
            <w:r>
              <w:t>thư</w:t>
            </w:r>
            <w:r>
              <w:t xml:space="preserve"> </w:t>
            </w:r>
            <w:r>
              <w:t>không</w:t>
            </w:r>
            <w:r>
              <w:t xml:space="preserve"> </w:t>
            </w:r>
            <w:r>
              <w:t>dùng</w:t>
            </w:r>
          </w:p>
        </w:tc>
        <w:tc>
          <w:tcPr>
            <w:tcW w:w="2515" w:type="dxa"/>
            <w:tcBorders>
              <w:top w:val="single" w:sz="4" w:space="0" w:color="2E74B5"/>
              <w:left w:val="single" w:sz="4" w:space="0" w:color="2E74B5"/>
              <w:bottom w:val="single" w:sz="4" w:space="0" w:color="2E74B5"/>
              <w:right w:val="single" w:sz="4" w:space="0" w:color="2E74B5"/>
            </w:tcBorders>
          </w:tcPr>
          <w:p w:rsidR="009D1437" w:rsidP="00616EC4" w14:paraId="20EAFA34" w14:textId="77777777">
            <w:pPr>
              <w:jc w:val="both"/>
            </w:pPr>
          </w:p>
        </w:tc>
      </w:tr>
      <w:tr w14:paraId="7736E832"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2E74B5"/>
              <w:right w:val="single" w:sz="4" w:space="0" w:color="2E74B5"/>
            </w:tcBorders>
            <w:hideMark/>
          </w:tcPr>
          <w:p w:rsidR="009D1437" w:rsidP="00616EC4" w14:paraId="5A084181" w14:textId="77777777">
            <w:pPr>
              <w:autoSpaceDE w:val="0"/>
              <w:autoSpaceDN w:val="0"/>
              <w:adjustRightInd w:val="0"/>
              <w:jc w:val="both"/>
            </w:pPr>
            <w:r>
              <w:t>ERR:27</w:t>
            </w:r>
          </w:p>
        </w:tc>
        <w:tc>
          <w:tcPr>
            <w:tcW w:w="5040" w:type="dxa"/>
            <w:tcBorders>
              <w:top w:val="single" w:sz="4" w:space="0" w:color="2E74B5"/>
              <w:left w:val="single" w:sz="4" w:space="0" w:color="2E74B5"/>
              <w:bottom w:val="single" w:sz="4" w:space="0" w:color="2E74B5"/>
              <w:right w:val="single" w:sz="4" w:space="0" w:color="2E74B5"/>
            </w:tcBorders>
            <w:hideMark/>
          </w:tcPr>
          <w:p w:rsidR="009D1437" w:rsidP="00616EC4" w14:paraId="09C5C6E9" w14:textId="77777777">
            <w:pPr>
              <w:pStyle w:val="ListParagraph"/>
              <w:ind w:left="0"/>
              <w:jc w:val="both"/>
            </w:pPr>
            <w:r>
              <w:t>Lỗi</w:t>
            </w:r>
            <w:r>
              <w:t xml:space="preserve"> </w:t>
            </w:r>
            <w:r>
              <w:t>chứng</w:t>
            </w:r>
            <w:r>
              <w:t xml:space="preserve"> </w:t>
            </w:r>
            <w:r>
              <w:t>thư</w:t>
            </w:r>
            <w:r>
              <w:t xml:space="preserve"> </w:t>
            </w:r>
            <w:r>
              <w:t>hết</w:t>
            </w:r>
            <w:r>
              <w:t xml:space="preserve"> </w:t>
            </w:r>
            <w:r>
              <w:t>hạn</w:t>
            </w:r>
          </w:p>
        </w:tc>
        <w:tc>
          <w:tcPr>
            <w:tcW w:w="2515" w:type="dxa"/>
            <w:tcBorders>
              <w:top w:val="single" w:sz="4" w:space="0" w:color="2E74B5"/>
              <w:left w:val="single" w:sz="4" w:space="0" w:color="2E74B5"/>
              <w:bottom w:val="single" w:sz="4" w:space="0" w:color="2E74B5"/>
              <w:right w:val="single" w:sz="4" w:space="0" w:color="2E74B5"/>
            </w:tcBorders>
          </w:tcPr>
          <w:p w:rsidR="009D1437" w:rsidP="00616EC4" w14:paraId="036C9258" w14:textId="77777777">
            <w:pPr>
              <w:jc w:val="both"/>
            </w:pPr>
          </w:p>
        </w:tc>
      </w:tr>
      <w:tr w14:paraId="54FA22F0" w14:textId="77777777" w:rsidTr="00616EC4">
        <w:tblPrEx>
          <w:tblW w:w="0" w:type="auto"/>
          <w:tblInd w:w="85" w:type="dxa"/>
          <w:tblLayout w:type="fixed"/>
          <w:tblLook w:val="04A0"/>
        </w:tblPrEx>
        <w:trPr>
          <w:trHeight w:val="70"/>
        </w:trPr>
        <w:tc>
          <w:tcPr>
            <w:tcW w:w="1710" w:type="dxa"/>
            <w:tcBorders>
              <w:top w:val="single" w:sz="4" w:space="0" w:color="2E74B5"/>
              <w:left w:val="single" w:sz="4" w:space="0" w:color="2E74B5"/>
              <w:bottom w:val="single" w:sz="4" w:space="0" w:color="auto"/>
              <w:right w:val="single" w:sz="4" w:space="0" w:color="2E74B5"/>
            </w:tcBorders>
            <w:hideMark/>
          </w:tcPr>
          <w:p w:rsidR="009D1437" w:rsidP="00616EC4" w14:paraId="1076C924" w14:textId="77777777">
            <w:pPr>
              <w:autoSpaceDE w:val="0"/>
              <w:autoSpaceDN w:val="0"/>
              <w:adjustRightInd w:val="0"/>
              <w:rPr>
                <w:rFonts w:eastAsia="Calibri"/>
              </w:rPr>
            </w:pPr>
            <w:r>
              <w:rPr>
                <w:rFonts w:eastAsia="Calibri"/>
              </w:rPr>
              <w:t>Dữ</w:t>
            </w:r>
            <w:r>
              <w:rPr>
                <w:rFonts w:eastAsia="Calibri"/>
              </w:rPr>
              <w:t xml:space="preserve"> </w:t>
            </w:r>
            <w:r>
              <w:rPr>
                <w:rFonts w:eastAsia="Calibri"/>
              </w:rPr>
              <w:t>liệu</w:t>
            </w:r>
            <w:r>
              <w:rPr>
                <w:rFonts w:eastAsia="Calibri"/>
              </w:rPr>
              <w:t xml:space="preserve"> xml </w:t>
            </w:r>
            <w:r>
              <w:rPr>
                <w:rFonts w:eastAsia="Calibri"/>
              </w:rPr>
              <w:t>đầu</w:t>
            </w:r>
            <w:r>
              <w:rPr>
                <w:rFonts w:eastAsia="Calibri"/>
              </w:rPr>
              <w:t xml:space="preserve"> </w:t>
            </w:r>
            <w:r>
              <w:rPr>
                <w:rFonts w:eastAsia="Calibri"/>
              </w:rPr>
              <w:t>vào</w:t>
            </w:r>
            <w:r>
              <w:rPr>
                <w:rFonts w:eastAsia="Calibri"/>
              </w:rPr>
              <w:t xml:space="preserve"> </w:t>
            </w:r>
            <w:r>
              <w:rPr>
                <w:rFonts w:eastAsia="Calibri"/>
              </w:rPr>
              <w:t>không</w:t>
            </w:r>
            <w:r>
              <w:rPr>
                <w:rFonts w:eastAsia="Calibri"/>
              </w:rPr>
              <w:t xml:space="preserve"> </w:t>
            </w:r>
            <w:r>
              <w:rPr>
                <w:rFonts w:eastAsia="Calibri"/>
              </w:rPr>
              <w:t>đúng</w:t>
            </w:r>
            <w:r>
              <w:rPr>
                <w:rFonts w:eastAsia="Calibri"/>
              </w:rPr>
              <w:t xml:space="preserve"> </w:t>
            </w:r>
            <w:r>
              <w:rPr>
                <w:rFonts w:eastAsia="Calibri"/>
              </w:rPr>
              <w:t>quy</w:t>
            </w:r>
            <w:r>
              <w:rPr>
                <w:rFonts w:eastAsia="Calibri"/>
              </w:rPr>
              <w:t xml:space="preserve"> </w:t>
            </w:r>
            <w:r>
              <w:rPr>
                <w:rFonts w:eastAsia="Calibri"/>
              </w:rPr>
              <w:t>định</w:t>
            </w:r>
          </w:p>
        </w:tc>
        <w:tc>
          <w:tcPr>
            <w:tcW w:w="5040" w:type="dxa"/>
            <w:tcBorders>
              <w:top w:val="single" w:sz="4" w:space="0" w:color="2E74B5"/>
              <w:left w:val="single" w:sz="4" w:space="0" w:color="2E74B5"/>
              <w:bottom w:val="single" w:sz="4" w:space="0" w:color="2E74B5"/>
              <w:right w:val="single" w:sz="4" w:space="0" w:color="2E74B5"/>
            </w:tcBorders>
            <w:hideMark/>
          </w:tcPr>
          <w:p w:rsidR="009D1437" w:rsidP="00616EC4" w14:paraId="380F3109" w14:textId="77777777">
            <w:pPr>
              <w:pStyle w:val="ListParagraph"/>
              <w:spacing w:after="0" w:line="240" w:lineRule="auto"/>
              <w:ind w:left="360"/>
              <w:rPr>
                <w:rFonts w:eastAsia="Calibri"/>
              </w:rPr>
            </w:pPr>
            <w:r>
              <w:rPr>
                <w:rFonts w:eastAsia="Calibri"/>
              </w:rPr>
              <w:t>Chuỗi</w:t>
            </w:r>
            <w:r>
              <w:rPr>
                <w:rFonts w:eastAsia="Calibri"/>
              </w:rPr>
              <w:t xml:space="preserve"> </w:t>
            </w:r>
            <w:r>
              <w:rPr>
                <w:rFonts w:eastAsia="Calibri"/>
              </w:rPr>
              <w:t>trả</w:t>
            </w:r>
            <w:r>
              <w:rPr>
                <w:rFonts w:eastAsia="Calibri"/>
              </w:rPr>
              <w:t xml:space="preserve"> </w:t>
            </w:r>
            <w:r>
              <w:rPr>
                <w:rFonts w:eastAsia="Calibri"/>
              </w:rPr>
              <w:t>về</w:t>
            </w:r>
          </w:p>
        </w:tc>
        <w:tc>
          <w:tcPr>
            <w:tcW w:w="2515" w:type="dxa"/>
            <w:tcBorders>
              <w:top w:val="single" w:sz="4" w:space="0" w:color="2E74B5"/>
              <w:left w:val="single" w:sz="4" w:space="0" w:color="2E74B5"/>
              <w:bottom w:val="single" w:sz="4" w:space="0" w:color="2E74B5"/>
              <w:right w:val="single" w:sz="4" w:space="0" w:color="2E74B5"/>
            </w:tcBorders>
          </w:tcPr>
          <w:p w:rsidR="009D1437" w:rsidP="00616EC4" w14:paraId="39D900A2" w14:textId="77777777">
            <w:pPr>
              <w:jc w:val="both"/>
            </w:pPr>
          </w:p>
        </w:tc>
      </w:tr>
    </w:tbl>
    <w:p w:rsidR="009D1437" w:rsidP="009D1437" w14:paraId="1B1B3418" w14:textId="77777777">
      <w:pPr>
        <w:pStyle w:val="ListParagraph"/>
        <w:numPr>
          <w:ilvl w:val="0"/>
          <w:numId w:val="2"/>
        </w:numPr>
        <w:spacing w:after="0" w:line="360" w:lineRule="auto"/>
        <w:ind w:left="1080"/>
        <w:jc w:val="both"/>
        <w:rPr>
          <w:rFonts w:eastAsia="Calibri"/>
          <w:b/>
        </w:rPr>
      </w:pPr>
      <w:r>
        <w:rPr>
          <w:rFonts w:eastAsia="Calibri"/>
          <w:b/>
        </w:rPr>
        <w:t>chuỗi</w:t>
      </w:r>
      <w:r>
        <w:rPr>
          <w:rFonts w:eastAsia="Calibri"/>
          <w:b/>
        </w:rPr>
        <w:t xml:space="preserve"> xml</w:t>
      </w:r>
    </w:p>
    <w:p w:rsidR="009D1437" w:rsidP="009D1437" w14:paraId="7DAA4D90" w14:textId="77777777">
      <w:pPr>
        <w:rPr>
          <w:rFonts w:ascii="Courier New" w:hAnsi="Courier New" w:cs="Courier New"/>
          <w:color w:val="000000"/>
          <w:sz w:val="18"/>
          <w:szCs w:val="18"/>
          <w:shd w:val="clear" w:color="auto" w:fill="FFFFFF"/>
        </w:rPr>
      </w:pPr>
      <w:r>
        <w:rPr>
          <w:rStyle w:val="hljs-tag"/>
          <w:color w:val="0000FF"/>
          <w:sz w:val="18"/>
          <w:szCs w:val="18"/>
        </w:rPr>
        <w:t>&lt;</w:t>
      </w:r>
      <w:r>
        <w:rPr>
          <w:rStyle w:val="hljs-name"/>
          <w:rFonts w:ascii="Courier New" w:hAnsi="Courier New" w:cs="Courier New"/>
          <w:color w:val="0000FF"/>
          <w:sz w:val="18"/>
          <w:szCs w:val="18"/>
        </w:rPr>
        <w:t>Invoices</w:t>
      </w:r>
      <w:r>
        <w:rPr>
          <w:rStyle w:val="hljs-tag"/>
          <w:color w:val="0000FF"/>
          <w:sz w:val="18"/>
          <w:szCs w:val="18"/>
        </w:rPr>
        <w:t>&gt;</w:t>
      </w:r>
      <w:r>
        <w:rPr>
          <w:rFonts w:ascii="Courier New" w:hAnsi="Courier New" w:cs="Courier New"/>
          <w:color w:val="000000"/>
          <w:sz w:val="18"/>
          <w:szCs w:val="18"/>
          <w:shd w:val="clear" w:color="auto" w:fill="FFFFFF"/>
        </w:rPr>
        <w:t xml:space="preserve"> </w:t>
      </w:r>
    </w:p>
    <w:p w:rsidR="009D1437" w:rsidP="009D1437" w14:paraId="096E8D25" w14:textId="77777777">
      <w:pPr>
        <w:ind w:firstLine="720"/>
        <w:rPr>
          <w:rStyle w:val="hljs-tag"/>
          <w:color w:val="0000FF"/>
        </w:rPr>
      </w:pPr>
      <w:r>
        <w:rPr>
          <w:rStyle w:val="hljs-tag"/>
          <w:color w:val="0000FF"/>
          <w:sz w:val="18"/>
          <w:szCs w:val="18"/>
        </w:rPr>
        <w:t>&lt;</w:t>
      </w:r>
      <w:r>
        <w:rPr>
          <w:rStyle w:val="hljs-name"/>
          <w:rFonts w:ascii="Courier New" w:hAnsi="Courier New" w:cs="Courier New"/>
          <w:color w:val="0000FF"/>
          <w:sz w:val="18"/>
          <w:szCs w:val="18"/>
        </w:rPr>
        <w:t>Inv</w:t>
      </w:r>
      <w:r>
        <w:rPr>
          <w:rStyle w:val="hljs-tag"/>
          <w:color w:val="0000FF"/>
          <w:sz w:val="18"/>
          <w:szCs w:val="18"/>
        </w:rPr>
        <w:t>&gt;</w:t>
      </w:r>
    </w:p>
    <w:p w:rsidR="009D1437" w:rsidP="009D1437" w14:paraId="7129736B" w14:textId="77777777">
      <w:pPr>
        <w:ind w:left="720" w:firstLine="720"/>
        <w:rPr>
          <w:color w:val="000000"/>
          <w:shd w:val="clear" w:color="auto" w:fill="FFFFFF"/>
        </w:rPr>
      </w:pPr>
      <w:r>
        <w:rPr>
          <w:rFonts w:ascii="Courier New" w:hAnsi="Courier New" w:cs="Courier New"/>
          <w:color w:val="000000"/>
          <w:sz w:val="18"/>
          <w:szCs w:val="18"/>
          <w:shd w:val="clear" w:color="auto" w:fill="FFFFFF"/>
        </w:rPr>
        <w:t xml:space="preserve"> </w:t>
      </w:r>
      <w:r>
        <w:rPr>
          <w:rStyle w:val="hljs-tag"/>
          <w:color w:val="0000FF"/>
          <w:sz w:val="18"/>
          <w:szCs w:val="18"/>
        </w:rPr>
        <w:t>&lt;</w:t>
      </w:r>
      <w:r>
        <w:rPr>
          <w:rStyle w:val="hljs-name"/>
          <w:rFonts w:ascii="Courier New" w:hAnsi="Courier New" w:cs="Courier New"/>
          <w:color w:val="0000FF"/>
          <w:sz w:val="18"/>
          <w:szCs w:val="18"/>
        </w:rPr>
        <w:t>key</w:t>
      </w:r>
      <w:r>
        <w:rPr>
          <w:rStyle w:val="hljs-tag"/>
          <w:color w:val="0000FF"/>
          <w:sz w:val="18"/>
          <w:szCs w:val="18"/>
        </w:rPr>
        <w:t>&gt;</w:t>
      </w:r>
      <w:r>
        <w:rPr>
          <w:rFonts w:ascii="Courier New" w:hAnsi="Courier New" w:cs="Courier New"/>
          <w:color w:val="000000"/>
          <w:sz w:val="18"/>
          <w:szCs w:val="18"/>
          <w:shd w:val="clear" w:color="auto" w:fill="FFFFFF"/>
        </w:rPr>
        <w:t>70633DCB-F356-4269-A957-569016AE0017</w:t>
      </w:r>
      <w:r>
        <w:rPr>
          <w:rStyle w:val="hljs-tag"/>
          <w:color w:val="0000FF"/>
          <w:sz w:val="18"/>
          <w:szCs w:val="18"/>
        </w:rPr>
        <w:t>&lt;/</w:t>
      </w:r>
      <w:r>
        <w:rPr>
          <w:rStyle w:val="hljs-name"/>
          <w:rFonts w:ascii="Courier New" w:hAnsi="Courier New" w:cs="Courier New"/>
          <w:color w:val="0000FF"/>
          <w:sz w:val="18"/>
          <w:szCs w:val="18"/>
        </w:rPr>
        <w:t>key</w:t>
      </w:r>
      <w:r>
        <w:rPr>
          <w:rStyle w:val="hljs-tag"/>
          <w:color w:val="0000FF"/>
          <w:sz w:val="18"/>
          <w:szCs w:val="18"/>
        </w:rPr>
        <w:t>&gt;</w:t>
      </w:r>
      <w:r>
        <w:rPr>
          <w:rFonts w:ascii="Courier New" w:hAnsi="Courier New" w:cs="Courier New"/>
          <w:color w:val="000000"/>
          <w:sz w:val="18"/>
          <w:szCs w:val="18"/>
          <w:shd w:val="clear" w:color="auto" w:fill="FFFFFF"/>
        </w:rPr>
        <w:t xml:space="preserve"> </w:t>
      </w:r>
    </w:p>
    <w:p w:rsidR="009D1437" w:rsidP="009D1437" w14:paraId="5E3DCBCD" w14:textId="77777777">
      <w:pPr>
        <w:ind w:left="720" w:firstLine="720"/>
        <w:rPr>
          <w:rStyle w:val="hljs-tag"/>
          <w:color w:val="0000FF"/>
        </w:rPr>
      </w:pPr>
      <w:r>
        <w:rPr>
          <w:rStyle w:val="hljs-tag"/>
          <w:color w:val="0000FF"/>
          <w:sz w:val="18"/>
          <w:szCs w:val="18"/>
        </w:rPr>
        <w:t xml:space="preserve"> &lt;</w:t>
      </w:r>
      <w:r>
        <w:rPr>
          <w:rStyle w:val="hljs-name"/>
          <w:rFonts w:ascii="Courier New" w:hAnsi="Courier New" w:cs="Courier New"/>
          <w:color w:val="0000FF"/>
          <w:sz w:val="18"/>
          <w:szCs w:val="18"/>
        </w:rPr>
        <w:t>idInv</w:t>
      </w:r>
      <w:r>
        <w:rPr>
          <w:rStyle w:val="hljs-tag"/>
          <w:color w:val="0000FF"/>
          <w:sz w:val="18"/>
          <w:szCs w:val="18"/>
        </w:rPr>
        <w:t>&gt;</w:t>
      </w:r>
      <w:r>
        <w:rPr>
          <w:rFonts w:ascii="Courier New" w:hAnsi="Courier New" w:cs="Courier New"/>
          <w:color w:val="000000"/>
          <w:sz w:val="18"/>
          <w:szCs w:val="18"/>
          <w:shd w:val="clear" w:color="auto" w:fill="FFFFFF"/>
        </w:rPr>
        <w:t>20045793</w:t>
      </w:r>
      <w:r>
        <w:rPr>
          <w:rStyle w:val="hljs-tag"/>
          <w:color w:val="0000FF"/>
          <w:sz w:val="18"/>
          <w:szCs w:val="18"/>
        </w:rPr>
        <w:t>&lt;/</w:t>
      </w:r>
      <w:r>
        <w:rPr>
          <w:rStyle w:val="hljs-name"/>
          <w:rFonts w:ascii="Courier New" w:hAnsi="Courier New" w:cs="Courier New"/>
          <w:color w:val="0000FF"/>
          <w:sz w:val="18"/>
          <w:szCs w:val="18"/>
        </w:rPr>
        <w:t>idInv</w:t>
      </w:r>
      <w:r>
        <w:rPr>
          <w:rStyle w:val="hljs-tag"/>
          <w:color w:val="0000FF"/>
          <w:sz w:val="18"/>
          <w:szCs w:val="18"/>
        </w:rPr>
        <w:t>&gt;</w:t>
      </w:r>
    </w:p>
    <w:p w:rsidR="009D1437" w:rsidP="009D1437" w14:paraId="03C0621A" w14:textId="77777777">
      <w:pPr>
        <w:ind w:left="720" w:firstLine="720"/>
        <w:rPr>
          <w:rStyle w:val="hljs-tag"/>
          <w:color w:val="0000FF"/>
          <w:sz w:val="18"/>
          <w:szCs w:val="18"/>
        </w:rPr>
      </w:pPr>
      <w:r>
        <w:rPr>
          <w:rFonts w:ascii="Courier New" w:hAnsi="Courier New" w:cs="Courier New"/>
          <w:color w:val="000000"/>
          <w:sz w:val="18"/>
          <w:szCs w:val="18"/>
          <w:shd w:val="clear" w:color="auto" w:fill="FFFFFF"/>
        </w:rPr>
        <w:t xml:space="preserve"> </w:t>
      </w:r>
      <w:r>
        <w:rPr>
          <w:rStyle w:val="hljs-tag"/>
          <w:color w:val="0000FF"/>
          <w:sz w:val="18"/>
          <w:szCs w:val="18"/>
        </w:rPr>
        <w:t>&lt;</w:t>
      </w:r>
      <w:r>
        <w:rPr>
          <w:rStyle w:val="hljs-name"/>
          <w:rFonts w:ascii="Courier New" w:hAnsi="Courier New" w:cs="Courier New"/>
          <w:color w:val="0000FF"/>
          <w:sz w:val="18"/>
          <w:szCs w:val="18"/>
        </w:rPr>
        <w:t>hashValue</w:t>
      </w:r>
      <w:r>
        <w:rPr>
          <w:rStyle w:val="hljs-tag"/>
          <w:color w:val="0000FF"/>
          <w:sz w:val="18"/>
          <w:szCs w:val="18"/>
        </w:rPr>
        <w:t>&gt;</w:t>
      </w:r>
      <w:r>
        <w:rPr>
          <w:rFonts w:ascii="Courier New" w:hAnsi="Courier New" w:cs="Courier New"/>
          <w:color w:val="000000"/>
          <w:sz w:val="18"/>
          <w:szCs w:val="18"/>
          <w:shd w:val="clear" w:color="auto" w:fill="FFFFFF"/>
        </w:rPr>
        <w:t>GhdasQwB5B8Y0/lSRHM0K8OXMZo=</w:t>
      </w:r>
      <w:r>
        <w:rPr>
          <w:rStyle w:val="hljs-tag"/>
          <w:color w:val="0000FF"/>
          <w:sz w:val="18"/>
          <w:szCs w:val="18"/>
        </w:rPr>
        <w:t>&lt;/</w:t>
      </w:r>
      <w:r>
        <w:rPr>
          <w:rStyle w:val="hljs-name"/>
          <w:rFonts w:ascii="Courier New" w:hAnsi="Courier New" w:cs="Courier New"/>
          <w:color w:val="0000FF"/>
          <w:sz w:val="18"/>
          <w:szCs w:val="18"/>
        </w:rPr>
        <w:t>hashValue</w:t>
      </w:r>
      <w:r>
        <w:rPr>
          <w:rStyle w:val="hljs-tag"/>
          <w:color w:val="0000FF"/>
          <w:sz w:val="18"/>
          <w:szCs w:val="18"/>
        </w:rPr>
        <w:t>&gt;</w:t>
      </w:r>
    </w:p>
    <w:p w:rsidR="009D1437" w:rsidP="009D1437" w14:paraId="06801EC5" w14:textId="77777777">
      <w:pPr>
        <w:ind w:left="720" w:firstLine="720"/>
        <w:rPr>
          <w:rStyle w:val="hljs-tag"/>
          <w:color w:val="0000FF"/>
          <w:sz w:val="18"/>
          <w:szCs w:val="18"/>
        </w:rPr>
      </w:pPr>
      <w:r>
        <w:rPr>
          <w:rFonts w:ascii="Courier New" w:hAnsi="Courier New" w:cs="Courier New"/>
          <w:color w:val="000000"/>
          <w:sz w:val="18"/>
          <w:szCs w:val="18"/>
          <w:shd w:val="clear" w:color="auto" w:fill="FFFFFF"/>
        </w:rPr>
        <w:t xml:space="preserve"> </w:t>
      </w:r>
      <w:r>
        <w:rPr>
          <w:rStyle w:val="hljs-tag"/>
          <w:color w:val="0000FF"/>
          <w:sz w:val="18"/>
          <w:szCs w:val="18"/>
        </w:rPr>
        <w:t>&lt;</w:t>
      </w:r>
      <w:r>
        <w:rPr>
          <w:rStyle w:val="hljs-name"/>
          <w:rFonts w:ascii="Courier New" w:hAnsi="Courier New" w:cs="Courier New"/>
          <w:color w:val="0000FF"/>
          <w:sz w:val="18"/>
          <w:szCs w:val="18"/>
        </w:rPr>
        <w:t>pattern</w:t>
      </w:r>
      <w:r>
        <w:rPr>
          <w:rStyle w:val="hljs-tag"/>
          <w:color w:val="0000FF"/>
          <w:sz w:val="18"/>
          <w:szCs w:val="18"/>
        </w:rPr>
        <w:t>&gt;</w:t>
      </w:r>
      <w:r>
        <w:rPr>
          <w:rFonts w:ascii="Courier New" w:hAnsi="Courier New" w:cs="Courier New"/>
          <w:color w:val="000000"/>
          <w:sz w:val="18"/>
          <w:szCs w:val="18"/>
          <w:shd w:val="clear" w:color="auto" w:fill="FFFFFF"/>
        </w:rPr>
        <w:t>1/002</w:t>
      </w:r>
      <w:r>
        <w:rPr>
          <w:rStyle w:val="hljs-tag"/>
          <w:color w:val="0000FF"/>
          <w:sz w:val="18"/>
          <w:szCs w:val="18"/>
        </w:rPr>
        <w:t>&lt;/</w:t>
      </w:r>
      <w:r>
        <w:rPr>
          <w:rStyle w:val="hljs-name"/>
          <w:rFonts w:ascii="Courier New" w:hAnsi="Courier New" w:cs="Courier New"/>
          <w:color w:val="0000FF"/>
          <w:sz w:val="18"/>
          <w:szCs w:val="18"/>
        </w:rPr>
        <w:t>pattern</w:t>
      </w:r>
      <w:r>
        <w:rPr>
          <w:rStyle w:val="hljs-tag"/>
          <w:color w:val="0000FF"/>
          <w:sz w:val="18"/>
          <w:szCs w:val="18"/>
        </w:rPr>
        <w:t>&gt;</w:t>
      </w:r>
    </w:p>
    <w:p w:rsidR="009D1437" w:rsidP="009D1437" w14:paraId="7C291C31" w14:textId="77777777">
      <w:pPr>
        <w:ind w:left="720" w:firstLine="720"/>
        <w:rPr>
          <w:color w:val="000000"/>
          <w:shd w:val="clear" w:color="auto" w:fill="FFFFFF"/>
        </w:rPr>
      </w:pPr>
      <w:r>
        <w:rPr>
          <w:rFonts w:ascii="Courier New" w:hAnsi="Courier New" w:cs="Courier New"/>
          <w:color w:val="000000"/>
          <w:sz w:val="18"/>
          <w:szCs w:val="18"/>
          <w:shd w:val="clear" w:color="auto" w:fill="FFFFFF"/>
        </w:rPr>
        <w:t xml:space="preserve"> </w:t>
      </w:r>
      <w:r>
        <w:rPr>
          <w:rStyle w:val="hljs-tag"/>
          <w:color w:val="0000FF"/>
          <w:sz w:val="18"/>
          <w:szCs w:val="18"/>
        </w:rPr>
        <w:t>&lt;</w:t>
      </w:r>
      <w:r>
        <w:rPr>
          <w:rStyle w:val="hljs-name"/>
          <w:rFonts w:ascii="Courier New" w:hAnsi="Courier New" w:cs="Courier New"/>
          <w:color w:val="0000FF"/>
          <w:sz w:val="18"/>
          <w:szCs w:val="18"/>
        </w:rPr>
        <w:t>serial</w:t>
      </w:r>
      <w:r>
        <w:rPr>
          <w:rStyle w:val="hljs-tag"/>
          <w:color w:val="0000FF"/>
          <w:sz w:val="18"/>
          <w:szCs w:val="18"/>
        </w:rPr>
        <w:t>&gt;</w:t>
      </w:r>
      <w:r>
        <w:rPr>
          <w:rFonts w:ascii="Courier New" w:hAnsi="Courier New" w:cs="Courier New"/>
          <w:color w:val="000000"/>
          <w:sz w:val="18"/>
          <w:szCs w:val="18"/>
          <w:shd w:val="clear" w:color="auto" w:fill="FFFFFF"/>
        </w:rPr>
        <w:t>C22TWA</w:t>
      </w:r>
      <w:r>
        <w:rPr>
          <w:rStyle w:val="hljs-tag"/>
          <w:color w:val="0000FF"/>
          <w:sz w:val="18"/>
          <w:szCs w:val="18"/>
        </w:rPr>
        <w:t>&lt;/</w:t>
      </w:r>
      <w:r>
        <w:rPr>
          <w:rStyle w:val="hljs-name"/>
          <w:rFonts w:ascii="Courier New" w:hAnsi="Courier New" w:cs="Courier New"/>
          <w:color w:val="0000FF"/>
          <w:sz w:val="18"/>
          <w:szCs w:val="18"/>
        </w:rPr>
        <w:t>serial</w:t>
      </w:r>
      <w:r>
        <w:rPr>
          <w:rStyle w:val="hljs-tag"/>
          <w:color w:val="0000FF"/>
          <w:sz w:val="18"/>
          <w:szCs w:val="18"/>
        </w:rPr>
        <w:t>&gt;</w:t>
      </w:r>
      <w:r>
        <w:rPr>
          <w:rFonts w:ascii="Courier New" w:hAnsi="Courier New" w:cs="Courier New"/>
          <w:color w:val="000000"/>
          <w:sz w:val="18"/>
          <w:szCs w:val="18"/>
          <w:shd w:val="clear" w:color="auto" w:fill="FFFFFF"/>
        </w:rPr>
        <w:t xml:space="preserve"> </w:t>
      </w:r>
    </w:p>
    <w:p w:rsidR="009D1437" w:rsidP="009D1437" w14:paraId="502B7F95" w14:textId="77777777">
      <w:pPr>
        <w:ind w:firstLine="720"/>
        <w:rPr>
          <w:rStyle w:val="hljs-tag"/>
          <w:color w:val="0000FF"/>
        </w:rPr>
      </w:pPr>
      <w:r>
        <w:rPr>
          <w:rStyle w:val="hljs-tag"/>
          <w:color w:val="0000FF"/>
          <w:sz w:val="18"/>
          <w:szCs w:val="18"/>
        </w:rPr>
        <w:t>&lt;/</w:t>
      </w:r>
      <w:r>
        <w:rPr>
          <w:rStyle w:val="hljs-name"/>
          <w:rFonts w:ascii="Courier New" w:hAnsi="Courier New" w:cs="Courier New"/>
          <w:color w:val="0000FF"/>
          <w:sz w:val="18"/>
          <w:szCs w:val="18"/>
        </w:rPr>
        <w:t>Inv</w:t>
      </w:r>
      <w:r>
        <w:rPr>
          <w:rStyle w:val="hljs-tag"/>
          <w:color w:val="0000FF"/>
          <w:sz w:val="18"/>
          <w:szCs w:val="18"/>
        </w:rPr>
        <w:t>&gt;</w:t>
      </w:r>
    </w:p>
    <w:p w:rsidR="009D1437" w:rsidP="009D1437" w14:paraId="2FCA53AB" w14:textId="77777777">
      <w:pPr>
        <w:rPr>
          <w:rStyle w:val="hljs-tag"/>
          <w:color w:val="0000FF"/>
          <w:sz w:val="18"/>
          <w:szCs w:val="18"/>
        </w:rPr>
      </w:pPr>
      <w:r>
        <w:rPr>
          <w:rStyle w:val="hljs-tag"/>
          <w:color w:val="0000FF"/>
          <w:sz w:val="18"/>
          <w:szCs w:val="18"/>
        </w:rPr>
        <w:t>&lt;/</w:t>
      </w:r>
      <w:r>
        <w:rPr>
          <w:rStyle w:val="hljs-name"/>
          <w:rFonts w:ascii="Courier New" w:hAnsi="Courier New" w:cs="Courier New"/>
          <w:color w:val="0000FF"/>
          <w:sz w:val="18"/>
          <w:szCs w:val="18"/>
        </w:rPr>
        <w:t>Invoices</w:t>
      </w:r>
      <w:r>
        <w:rPr>
          <w:rStyle w:val="hljs-tag"/>
          <w:color w:val="0000FF"/>
          <w:sz w:val="18"/>
          <w:szCs w:val="18"/>
        </w:rPr>
        <w:t>&gt;</w:t>
      </w:r>
    </w:p>
    <w:p w:rsidR="009D1437" w:rsidP="009D1437" w14:paraId="7FF8871B" w14:textId="77777777">
      <w:pPr>
        <w:rPr>
          <w:szCs w:val="28"/>
        </w:rPr>
      </w:pPr>
      <w:r>
        <w:rPr>
          <w:szCs w:val="28"/>
        </w:rPr>
        <w:t xml:space="preserve">Trong </w:t>
      </w:r>
      <w:r>
        <w:rPr>
          <w:szCs w:val="28"/>
        </w:rPr>
        <w:t>đó</w:t>
      </w:r>
      <w:r>
        <w:rPr>
          <w:szCs w:val="28"/>
        </w:rPr>
        <w:t xml:space="preserve">: </w:t>
      </w:r>
      <w:r>
        <w:rPr>
          <w:szCs w:val="28"/>
        </w:rPr>
        <w:tab/>
        <w:t xml:space="preserve">            tag </w:t>
      </w:r>
      <w:r>
        <w:rPr>
          <w:rFonts w:ascii="Consolas" w:hAnsi="Consolas" w:cs="Consolas"/>
          <w:color w:val="0000FF"/>
          <w:sz w:val="19"/>
          <w:szCs w:val="19"/>
          <w:highlight w:val="white"/>
        </w:rPr>
        <w:t>&lt;key&gt;</w:t>
      </w:r>
      <w:r>
        <w:rPr>
          <w:szCs w:val="28"/>
        </w:rPr>
        <w:t xml:space="preserve">: </w:t>
      </w:r>
      <w:r>
        <w:rPr>
          <w:szCs w:val="28"/>
        </w:rPr>
        <w:t>fkey</w:t>
      </w:r>
    </w:p>
    <w:p w:rsidR="009D1437" w:rsidP="009D1437" w14:paraId="7C641BA7" w14:textId="77777777">
      <w:pPr>
        <w:rPr>
          <w:szCs w:val="28"/>
        </w:rPr>
      </w:pPr>
      <w:r>
        <w:rPr>
          <w:szCs w:val="28"/>
        </w:rPr>
        <w:tab/>
      </w:r>
      <w:r>
        <w:rPr>
          <w:szCs w:val="28"/>
        </w:rPr>
        <w:tab/>
      </w:r>
      <w:r>
        <w:rPr>
          <w:szCs w:val="28"/>
        </w:rPr>
        <w:tab/>
        <w:t xml:space="preserve">tag </w:t>
      </w:r>
      <w:r>
        <w:rPr>
          <w:rFonts w:ascii="Consolas" w:hAnsi="Consolas" w:cs="Consolas"/>
          <w:color w:val="0000FF"/>
          <w:sz w:val="19"/>
          <w:szCs w:val="19"/>
          <w:highlight w:val="white"/>
        </w:rPr>
        <w:t>&lt;</w:t>
      </w:r>
      <w:r>
        <w:rPr>
          <w:rFonts w:ascii="Consolas" w:hAnsi="Consolas" w:cs="Consolas"/>
          <w:color w:val="0000FF"/>
          <w:sz w:val="19"/>
          <w:szCs w:val="19"/>
          <w:highlight w:val="white"/>
        </w:rPr>
        <w:t>idInv</w:t>
      </w:r>
      <w:r>
        <w:rPr>
          <w:rFonts w:ascii="Consolas" w:hAnsi="Consolas" w:cs="Consolas"/>
          <w:color w:val="0000FF"/>
          <w:sz w:val="19"/>
          <w:szCs w:val="19"/>
          <w:highlight w:val="white"/>
        </w:rPr>
        <w:t>&gt;</w:t>
      </w:r>
      <w:r>
        <w:rPr>
          <w:szCs w:val="28"/>
        </w:rPr>
        <w:t xml:space="preserve">: id </w:t>
      </w:r>
      <w:r>
        <w:rPr>
          <w:szCs w:val="28"/>
        </w:rPr>
        <w:t>hóa</w:t>
      </w:r>
      <w:r>
        <w:rPr>
          <w:szCs w:val="28"/>
        </w:rPr>
        <w:t xml:space="preserve"> </w:t>
      </w:r>
      <w:r>
        <w:rPr>
          <w:szCs w:val="28"/>
        </w:rPr>
        <w:t>đơn</w:t>
      </w:r>
      <w:r>
        <w:rPr>
          <w:szCs w:val="28"/>
        </w:rPr>
        <w:t xml:space="preserve"> </w:t>
      </w:r>
      <w:r>
        <w:rPr>
          <w:szCs w:val="28"/>
        </w:rPr>
        <w:t>trên</w:t>
      </w:r>
      <w:r>
        <w:rPr>
          <w:szCs w:val="28"/>
        </w:rPr>
        <w:t xml:space="preserve"> </w:t>
      </w:r>
      <w:r>
        <w:rPr>
          <w:szCs w:val="28"/>
        </w:rPr>
        <w:t>hệ</w:t>
      </w:r>
      <w:r>
        <w:rPr>
          <w:szCs w:val="28"/>
        </w:rPr>
        <w:t xml:space="preserve"> </w:t>
      </w:r>
      <w:r>
        <w:rPr>
          <w:szCs w:val="28"/>
        </w:rPr>
        <w:t>thống</w:t>
      </w:r>
      <w:r>
        <w:rPr>
          <w:szCs w:val="28"/>
        </w:rPr>
        <w:t xml:space="preserve"> </w:t>
      </w:r>
      <w:r>
        <w:rPr>
          <w:szCs w:val="28"/>
        </w:rPr>
        <w:t>vnpt</w:t>
      </w:r>
    </w:p>
    <w:p w:rsidR="009D1437" w:rsidP="009D1437" w14:paraId="2785D7D2" w14:textId="77777777">
      <w:pPr>
        <w:rPr>
          <w:szCs w:val="28"/>
        </w:rPr>
      </w:pPr>
      <w:r>
        <w:rPr>
          <w:szCs w:val="28"/>
        </w:rPr>
        <w:tab/>
      </w:r>
      <w:r>
        <w:rPr>
          <w:szCs w:val="28"/>
        </w:rPr>
        <w:tab/>
      </w:r>
      <w:r>
        <w:rPr>
          <w:szCs w:val="28"/>
        </w:rPr>
        <w:tab/>
        <w:t xml:space="preserve">tag </w:t>
      </w:r>
      <w:r>
        <w:rPr>
          <w:rFonts w:ascii="Consolas" w:hAnsi="Consolas" w:cs="Consolas"/>
          <w:color w:val="0000FF"/>
          <w:sz w:val="19"/>
          <w:szCs w:val="19"/>
          <w:highlight w:val="white"/>
        </w:rPr>
        <w:t>&lt;</w:t>
      </w:r>
      <w:r>
        <w:rPr>
          <w:rFonts w:ascii="Consolas" w:hAnsi="Consolas" w:cs="Consolas"/>
          <w:color w:val="0000FF"/>
          <w:sz w:val="19"/>
          <w:szCs w:val="19"/>
          <w:highlight w:val="white"/>
        </w:rPr>
        <w:t>hashValue</w:t>
      </w:r>
      <w:r>
        <w:rPr>
          <w:rFonts w:ascii="Consolas" w:hAnsi="Consolas" w:cs="Consolas"/>
          <w:color w:val="0000FF"/>
          <w:sz w:val="19"/>
          <w:szCs w:val="19"/>
          <w:highlight w:val="white"/>
        </w:rPr>
        <w:t>&gt;</w:t>
      </w:r>
      <w:r>
        <w:rPr>
          <w:szCs w:val="28"/>
        </w:rPr>
        <w:t xml:space="preserve">:  </w:t>
      </w:r>
      <w:r>
        <w:rPr>
          <w:szCs w:val="28"/>
        </w:rPr>
        <w:t>chuỗi</w:t>
      </w:r>
      <w:r>
        <w:rPr>
          <w:szCs w:val="28"/>
        </w:rPr>
        <w:t xml:space="preserve"> hash</w:t>
      </w:r>
    </w:p>
    <w:p w:rsidR="009D1437" w:rsidP="009D1437" w14:paraId="54B55A65" w14:textId="77777777">
      <w:pPr>
        <w:rPr>
          <w:szCs w:val="28"/>
        </w:rPr>
      </w:pPr>
      <w:r>
        <w:rPr>
          <w:szCs w:val="28"/>
        </w:rPr>
        <w:tab/>
      </w:r>
      <w:r>
        <w:rPr>
          <w:szCs w:val="28"/>
        </w:rPr>
        <w:tab/>
      </w:r>
      <w:r>
        <w:rPr>
          <w:szCs w:val="28"/>
        </w:rPr>
        <w:tab/>
        <w:t xml:space="preserve">tag </w:t>
      </w:r>
      <w:r>
        <w:rPr>
          <w:rFonts w:ascii="Consolas" w:hAnsi="Consolas" w:cs="Consolas"/>
          <w:color w:val="0000FF"/>
          <w:sz w:val="19"/>
          <w:szCs w:val="19"/>
          <w:highlight w:val="white"/>
        </w:rPr>
        <w:t>&lt;pattern&gt;</w:t>
      </w:r>
      <w:r>
        <w:rPr>
          <w:szCs w:val="28"/>
        </w:rPr>
        <w:t xml:space="preserve">: </w:t>
      </w:r>
      <w:r>
        <w:rPr>
          <w:szCs w:val="28"/>
        </w:rPr>
        <w:t>mẫu</w:t>
      </w:r>
      <w:r>
        <w:rPr>
          <w:szCs w:val="28"/>
        </w:rPr>
        <w:t xml:space="preserve"> </w:t>
      </w:r>
      <w:r>
        <w:rPr>
          <w:szCs w:val="28"/>
        </w:rPr>
        <w:t>số</w:t>
      </w:r>
    </w:p>
    <w:p w:rsidR="009D1437" w:rsidP="009D1437" w14:paraId="4C59BCFE" w14:textId="77777777">
      <w:pPr>
        <w:rPr>
          <w:szCs w:val="28"/>
        </w:rPr>
      </w:pPr>
      <w:r>
        <w:rPr>
          <w:szCs w:val="28"/>
        </w:rPr>
        <w:tab/>
      </w:r>
      <w:r>
        <w:rPr>
          <w:szCs w:val="28"/>
        </w:rPr>
        <w:tab/>
      </w:r>
      <w:r>
        <w:rPr>
          <w:szCs w:val="28"/>
        </w:rPr>
        <w:tab/>
        <w:t xml:space="preserve">tag </w:t>
      </w:r>
      <w:r>
        <w:rPr>
          <w:rFonts w:ascii="Consolas" w:hAnsi="Consolas" w:cs="Consolas"/>
          <w:color w:val="0000FF"/>
          <w:sz w:val="19"/>
          <w:szCs w:val="19"/>
          <w:highlight w:val="white"/>
        </w:rPr>
        <w:t>&lt;serial&gt;</w:t>
      </w:r>
      <w:r>
        <w:rPr>
          <w:szCs w:val="28"/>
        </w:rPr>
        <w:t xml:space="preserve">: </w:t>
      </w:r>
      <w:r>
        <w:rPr>
          <w:szCs w:val="28"/>
        </w:rPr>
        <w:t>ký</w:t>
      </w:r>
      <w:r>
        <w:rPr>
          <w:szCs w:val="28"/>
        </w:rPr>
        <w:t xml:space="preserve"> </w:t>
      </w:r>
      <w:r>
        <w:rPr>
          <w:szCs w:val="28"/>
        </w:rPr>
        <w:t>hiệu</w:t>
      </w:r>
    </w:p>
    <w:p w:rsidR="009D1437" w:rsidP="00C35F19" w14:paraId="29B4301F" w14:textId="77777777">
      <w:pPr>
        <w:pStyle w:val="Heading3"/>
      </w:pPr>
      <w:bookmarkStart w:id="626" w:name="_Toc106724546"/>
      <w:r>
        <w:t>Gửi</w:t>
      </w:r>
      <w:r>
        <w:t xml:space="preserve"> </w:t>
      </w:r>
      <w:r>
        <w:t>điều</w:t>
      </w:r>
      <w:r>
        <w:t xml:space="preserve"> </w:t>
      </w:r>
      <w:r>
        <w:t>chỉnh</w:t>
      </w:r>
      <w:r>
        <w:t xml:space="preserve">, </w:t>
      </w:r>
      <w:r>
        <w:t>thay</w:t>
      </w:r>
      <w:r>
        <w:t xml:space="preserve"> </w:t>
      </w:r>
      <w:r>
        <w:t>thế</w:t>
      </w:r>
      <w:r>
        <w:t xml:space="preserve"> </w:t>
      </w:r>
      <w:r>
        <w:rPr>
          <w:lang w:val="en-US"/>
        </w:rPr>
        <w:t>không</w:t>
      </w:r>
      <w:r>
        <w:rPr>
          <w:lang w:val="en-US"/>
        </w:rPr>
        <w:t xml:space="preserve"> </w:t>
      </w:r>
      <w:r>
        <w:rPr>
          <w:lang w:val="en-US"/>
        </w:rPr>
        <w:t>tồn</w:t>
      </w:r>
      <w:r>
        <w:rPr>
          <w:lang w:val="en-US"/>
        </w:rPr>
        <w:t xml:space="preserve"> </w:t>
      </w:r>
      <w:r>
        <w:rPr>
          <w:lang w:val="en-US"/>
        </w:rPr>
        <w:t>tại</w:t>
      </w:r>
      <w:r>
        <w:rPr>
          <w:lang w:val="en-US"/>
        </w:rPr>
        <w:t xml:space="preserve"> </w:t>
      </w:r>
      <w:r>
        <w:rPr>
          <w:lang w:val="en-US"/>
        </w:rPr>
        <w:t>hóa</w:t>
      </w:r>
      <w:r>
        <w:rPr>
          <w:lang w:val="en-US"/>
        </w:rPr>
        <w:t xml:space="preserve"> </w:t>
      </w:r>
      <w:r>
        <w:rPr>
          <w:lang w:val="en-US"/>
        </w:rPr>
        <w:t>đơn</w:t>
      </w:r>
      <w:r>
        <w:rPr>
          <w:lang w:val="en-US"/>
        </w:rPr>
        <w:t xml:space="preserve"> </w:t>
      </w:r>
      <w:r>
        <w:rPr>
          <w:lang w:val="en-US"/>
        </w:rPr>
        <w:t>cũ</w:t>
      </w:r>
      <w:r>
        <w:rPr>
          <w:lang w:val="en-US"/>
        </w:rPr>
        <w:t xml:space="preserve"> </w:t>
      </w:r>
      <w:r>
        <w:rPr>
          <w:lang w:val="en-US"/>
        </w:rPr>
        <w:t>với</w:t>
      </w:r>
      <w:ins w:id="627" w:author="Comparison" w:date="2022-04-14T16:30:00Z">
        <w:r>
          <w:t xml:space="preserve"> </w:t>
        </w:r>
      </w:ins>
      <w:r>
        <w:rPr>
          <w:lang w:val="en-US"/>
        </w:rPr>
        <w:t>Token</w:t>
      </w:r>
      <w:r>
        <w:t xml:space="preserve"> (</w:t>
      </w:r>
      <w:r>
        <w:t>Bước</w:t>
      </w:r>
      <w:r>
        <w:t xml:space="preserve"> 2)</w:t>
      </w:r>
      <w:bookmarkEnd w:id="626"/>
    </w:p>
    <w:p w:rsidR="009D1437" w14:paraId="00A6D28F" w14:textId="77777777">
      <w:pPr>
        <w:pStyle w:val="N"/>
        <w:pPrChange w:id="628" w:author="Comparison" w:date="2022-04-14T16:30:00Z">
          <w:pPr>
            <w:tabs>
              <w:tab w:val="left" w:pos="720"/>
            </w:tabs>
          </w:pPr>
        </w:pPrChange>
      </w:pPr>
      <w:r>
        <w:t>URL</w:t>
      </w:r>
    </w:p>
    <w:p w:rsidR="009D1437" w14:paraId="1AE85B65" w14:textId="77777777">
      <w:pPr>
        <w:tabs>
          <w:tab w:val="clear" w:pos="720"/>
        </w:tabs>
        <w:spacing w:after="160" w:line="259" w:lineRule="auto"/>
        <w:ind w:left="0"/>
        <w:pPrChange w:id="629" w:author="Comparison" w:date="2022-04-14T16:30:00Z">
          <w:pPr>
            <w:tabs>
              <w:tab w:val="left" w:pos="720"/>
            </w:tabs>
            <w:ind w:left="720"/>
          </w:pPr>
        </w:pPrChange>
        <w:rPr>
          <w:b/>
        </w:rPr>
      </w:pPr>
      <w:r>
        <w:tab/>
        <w:t xml:space="preserve"> string </w:t>
      </w:r>
      <w:r>
        <w:rPr>
          <w:b/>
          <w:color w:val="000000"/>
        </w:rPr>
        <w:t>AdjustReplaceWithOutInvToken</w:t>
      </w:r>
      <w:r>
        <w:rPr>
          <w:b/>
        </w:rPr>
        <w:t xml:space="preserve"> (</w:t>
      </w:r>
      <w:r>
        <w:rPr>
          <w:rFonts w:ascii="Consolas" w:hAnsi="Consolas" w:cs="Consolas"/>
          <w:color w:val="0000FF"/>
          <w:sz w:val="19"/>
          <w:szCs w:val="19"/>
        </w:rPr>
        <w:t>string</w:t>
      </w:r>
      <w:r>
        <w:rPr>
          <w:rFonts w:ascii="Consolas" w:hAnsi="Consolas" w:cs="Consolas"/>
          <w:color w:val="000000"/>
          <w:sz w:val="19"/>
          <w:szCs w:val="19"/>
        </w:rPr>
        <w:t xml:space="preserve"> Account, </w:t>
      </w:r>
      <w:r>
        <w:rPr>
          <w:rFonts w:ascii="Consolas" w:hAnsi="Consolas" w:cs="Consolas"/>
          <w:color w:val="0000FF"/>
          <w:sz w:val="19"/>
          <w:szCs w:val="19"/>
        </w:rPr>
        <w:t>string</w:t>
      </w:r>
      <w:r>
        <w:rPr>
          <w:rFonts w:ascii="Consolas" w:hAnsi="Consolas" w:cs="Consolas"/>
          <w:color w:val="000000"/>
          <w:sz w:val="19"/>
          <w:szCs w:val="19"/>
        </w:rPr>
        <w:t xml:space="preserve"> </w:t>
      </w:r>
      <w:r>
        <w:rPr>
          <w:rFonts w:ascii="Consolas" w:hAnsi="Consolas" w:cs="Consolas"/>
          <w:color w:val="000000"/>
          <w:sz w:val="19"/>
          <w:szCs w:val="19"/>
        </w:rPr>
        <w:t>ACpass</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r>
        <w:rPr>
          <w:rFonts w:ascii="Consolas" w:hAnsi="Consolas" w:cs="Consolas"/>
          <w:color w:val="000000"/>
          <w:sz w:val="19"/>
          <w:szCs w:val="19"/>
        </w:rPr>
        <w:t>xmlInvData</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username, </w:t>
      </w:r>
      <w:r>
        <w:rPr>
          <w:rFonts w:ascii="Consolas" w:hAnsi="Consolas" w:cs="Consolas"/>
          <w:color w:val="0000FF"/>
          <w:sz w:val="19"/>
          <w:szCs w:val="19"/>
        </w:rPr>
        <w:t>string</w:t>
      </w:r>
      <w:r>
        <w:rPr>
          <w:rFonts w:ascii="Consolas" w:hAnsi="Consolas" w:cs="Consolas"/>
          <w:color w:val="000000"/>
          <w:sz w:val="19"/>
          <w:szCs w:val="19"/>
        </w:rPr>
        <w:t xml:space="preserve"> </w:t>
      </w:r>
      <w:r>
        <w:rPr>
          <w:rFonts w:ascii="Consolas" w:hAnsi="Consolas" w:cs="Consolas"/>
          <w:color w:val="000000"/>
          <w:sz w:val="19"/>
          <w:szCs w:val="19"/>
        </w:rPr>
        <w:t>password,</w:t>
      </w:r>
      <w:r>
        <w:rPr>
          <w:rFonts w:ascii="Consolas" w:hAnsi="Consolas" w:cs="Consolas"/>
          <w:color w:val="0000FF"/>
          <w:sz w:val="19"/>
          <w:szCs w:val="19"/>
        </w:rPr>
        <w:t>int</w:t>
      </w:r>
      <w:r>
        <w:rPr>
          <w:rFonts w:ascii="Consolas" w:hAnsi="Consolas" w:cs="Consolas"/>
          <w:color w:val="0000FF"/>
          <w:sz w:val="19"/>
          <w:szCs w:val="19"/>
        </w:rPr>
        <w:t xml:space="preserve"> </w:t>
      </w:r>
      <w:r>
        <w:rPr>
          <w:rFonts w:ascii="Consolas" w:hAnsi="Consolas" w:cs="Consolas"/>
          <w:color w:val="000000"/>
          <w:sz w:val="19"/>
          <w:szCs w:val="19"/>
        </w:rPr>
        <w:t xml:space="preserve">type, </w:t>
      </w:r>
      <w:r>
        <w:rPr>
          <w:rFonts w:ascii="Consolas" w:hAnsi="Consolas" w:cs="Consolas"/>
          <w:color w:val="0000FF"/>
          <w:sz w:val="19"/>
          <w:szCs w:val="19"/>
        </w:rPr>
        <w:t>string</w:t>
      </w:r>
      <w:r>
        <w:rPr>
          <w:rFonts w:ascii="Consolas" w:hAnsi="Consolas" w:cs="Consolas"/>
          <w:color w:val="000000"/>
          <w:sz w:val="19"/>
          <w:szCs w:val="19"/>
        </w:rPr>
        <w:t xml:space="preserve"> pattern =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serial = </w:t>
      </w:r>
      <w:r>
        <w:rPr>
          <w:rFonts w:ascii="Consolas" w:hAnsi="Consolas" w:cs="Consolas"/>
          <w:color w:val="A31515"/>
          <w:sz w:val="19"/>
          <w:szCs w:val="19"/>
        </w:rPr>
        <w:t>""</w:t>
      </w:r>
      <w:r>
        <w:rPr>
          <w:b/>
        </w:rPr>
        <w:t xml:space="preserve">) </w:t>
      </w:r>
    </w:p>
    <w:p w:rsidR="009D1437" w:rsidP="009D1437" w14:paraId="5F06E1F2" w14:textId="77777777">
      <w:pPr>
        <w:pStyle w:val="N"/>
      </w:pPr>
      <w:r>
        <w:t>DESCRIPTION</w:t>
      </w:r>
    </w:p>
    <w:p w:rsidR="009D1437" w:rsidP="009D1437" w14:paraId="2616E55B" w14:textId="77777777">
      <w:pPr>
        <w:pStyle w:val="N"/>
      </w:pPr>
      <w:r>
        <w:tab/>
        <w:t>Đây là web service cho phép gửi thông tin điều chỉnh, thay thế hóa đơn  không tồn tại trong hệ thống với các hệ thống sử dụng token, sau khi thực hiện gọi hàm Lấy giá trị Hash ở bước 1 (</w:t>
      </w:r>
      <w:r>
        <w:rPr>
          <w:b/>
        </w:rPr>
        <w:t>3.2.15</w:t>
      </w:r>
      <w:r>
        <w:t>)</w:t>
      </w:r>
    </w:p>
    <w:p w:rsidR="009D1437" w:rsidP="009D1437" w14:paraId="5769AD86" w14:textId="77777777">
      <w:pPr>
        <w:pStyle w:val="N"/>
      </w:pPr>
      <w:r>
        <w:t>HTTP METHOD</w:t>
      </w:r>
    </w:p>
    <w:p w:rsidR="009D1437" w:rsidP="009D1437" w14:paraId="0C32C2E0" w14:textId="77777777">
      <w:pPr>
        <w:pStyle w:val="N"/>
        <w:rPr>
          <w:b/>
        </w:rPr>
      </w:pPr>
      <w:r>
        <w:tab/>
      </w:r>
      <w:r>
        <w:tab/>
        <w:t>POST</w:t>
      </w:r>
    </w:p>
    <w:p w:rsidR="009D1437" w:rsidP="009D1437" w14:paraId="126AD302" w14:textId="77777777">
      <w:pPr>
        <w:pStyle w:val="N"/>
      </w:pPr>
      <w:r>
        <w:t>REQUEST BODY</w:t>
      </w:r>
    </w:p>
    <w:p w:rsidR="009D1437" w:rsidP="009D1437" w14:paraId="272DC015" w14:textId="77777777">
      <w:pPr>
        <w:pStyle w:val="ListParagraph"/>
        <w:numPr>
          <w:ilvl w:val="0"/>
          <w:numId w:val="2"/>
        </w:numPr>
        <w:spacing w:after="0" w:line="360" w:lineRule="auto"/>
        <w:ind w:left="1080"/>
        <w:jc w:val="both"/>
        <w:rPr>
          <w:rFonts w:eastAsia="Calibri"/>
          <w:b/>
          <w:u w:val="single"/>
        </w:rPr>
      </w:pPr>
      <w:r>
        <w:rPr>
          <w:rFonts w:eastAsia="Calibri"/>
          <w:b/>
        </w:rPr>
        <w:t>Account/</w:t>
      </w:r>
      <w:r>
        <w:rPr>
          <w:rFonts w:eastAsia="Calibri"/>
          <w:b/>
        </w:rPr>
        <w:t>ACPass</w:t>
      </w:r>
      <w:r>
        <w:rPr>
          <w:rFonts w:eastAsia="Calibri"/>
          <w:b/>
        </w:rPr>
        <w:t xml:space="preserve">:  </w:t>
      </w:r>
      <w:r>
        <w:rPr>
          <w:rFonts w:eastAsia="Calibri"/>
        </w:rPr>
        <w:t xml:space="preserve">Tài </w:t>
      </w:r>
      <w:r>
        <w:rPr>
          <w:rFonts w:eastAsia="Calibri"/>
        </w:rPr>
        <w:t>khoản</w:t>
      </w:r>
      <w:r>
        <w:rPr>
          <w:rFonts w:eastAsia="Calibri"/>
        </w:rPr>
        <w:t xml:space="preserve"> </w:t>
      </w:r>
      <w:r>
        <w:rPr>
          <w:rFonts w:eastAsia="Calibri"/>
        </w:rPr>
        <w:t>được</w:t>
      </w:r>
      <w:r>
        <w:rPr>
          <w:rFonts w:eastAsia="Calibri"/>
        </w:rPr>
        <w:t xml:space="preserve"> </w:t>
      </w:r>
      <w:r>
        <w:rPr>
          <w:rFonts w:eastAsia="Calibri"/>
        </w:rPr>
        <w:t>cấp</w:t>
      </w:r>
      <w:r>
        <w:rPr>
          <w:rFonts w:eastAsia="Calibri"/>
        </w:rPr>
        <w:t xml:space="preserve"> </w:t>
      </w:r>
      <w:r>
        <w:rPr>
          <w:rFonts w:eastAsia="Calibri"/>
        </w:rPr>
        <w:t>phát</w:t>
      </w:r>
      <w:r>
        <w:rPr>
          <w:rFonts w:eastAsia="Calibri"/>
        </w:rPr>
        <w:t xml:space="preserve"> </w:t>
      </w:r>
      <w:r>
        <w:rPr>
          <w:rFonts w:eastAsia="Calibri"/>
        </w:rPr>
        <w:t>cho</w:t>
      </w:r>
      <w:r>
        <w:rPr>
          <w:rFonts w:eastAsia="Calibri"/>
        </w:rPr>
        <w:t xml:space="preserve"> </w:t>
      </w:r>
      <w:r>
        <w:rPr>
          <w:rFonts w:eastAsia="Calibri"/>
        </w:rPr>
        <w:t>nhân</w:t>
      </w:r>
      <w:r>
        <w:rPr>
          <w:rFonts w:eastAsia="Calibri"/>
        </w:rPr>
        <w:t xml:space="preserve"> </w:t>
      </w:r>
      <w:r>
        <w:rPr>
          <w:rFonts w:eastAsia="Calibri"/>
        </w:rPr>
        <w:t>viên</w:t>
      </w:r>
      <w:r>
        <w:rPr>
          <w:rFonts w:eastAsia="Calibri"/>
        </w:rPr>
        <w:t xml:space="preserve"> </w:t>
      </w:r>
      <w:r>
        <w:rPr>
          <w:rFonts w:eastAsia="Calibri"/>
        </w:rPr>
        <w:t>gọi</w:t>
      </w:r>
      <w:r>
        <w:rPr>
          <w:rFonts w:eastAsia="Calibri"/>
        </w:rPr>
        <w:t xml:space="preserve"> </w:t>
      </w:r>
      <w:r>
        <w:rPr>
          <w:rFonts w:eastAsia="Calibri"/>
        </w:rPr>
        <w:t>lệnh</w:t>
      </w:r>
      <w:r>
        <w:rPr>
          <w:rFonts w:eastAsia="Calibri"/>
        </w:rPr>
        <w:t xml:space="preserve"> </w:t>
      </w:r>
      <w:r>
        <w:rPr>
          <w:rFonts w:eastAsia="Calibri"/>
        </w:rPr>
        <w:t>gửi</w:t>
      </w:r>
      <w:r>
        <w:rPr>
          <w:rFonts w:eastAsia="Calibri"/>
        </w:rPr>
        <w:t xml:space="preserve"> </w:t>
      </w:r>
      <w:r>
        <w:rPr>
          <w:rFonts w:eastAsia="Calibri"/>
        </w:rPr>
        <w:t>thông</w:t>
      </w:r>
      <w:r>
        <w:rPr>
          <w:rFonts w:eastAsia="Calibri"/>
        </w:rPr>
        <w:t xml:space="preserve"> </w:t>
      </w:r>
      <w:r>
        <w:rPr>
          <w:rFonts w:eastAsia="Calibri"/>
        </w:rPr>
        <w:t>điệp</w:t>
      </w:r>
      <w:r>
        <w:rPr>
          <w:rFonts w:eastAsia="Calibri"/>
        </w:rPr>
        <w:t>.</w:t>
      </w:r>
    </w:p>
    <w:p w:rsidR="009D1437" w:rsidP="009D1437" w14:paraId="212E9CA1" w14:textId="77777777">
      <w:pPr>
        <w:pStyle w:val="ListParagraph"/>
        <w:numPr>
          <w:ilvl w:val="0"/>
          <w:numId w:val="2"/>
        </w:numPr>
        <w:spacing w:after="0" w:line="360" w:lineRule="auto"/>
        <w:ind w:left="1080"/>
        <w:jc w:val="both"/>
        <w:rPr>
          <w:rFonts w:eastAsia="Calibri"/>
          <w:b/>
          <w:u w:val="single"/>
        </w:rPr>
      </w:pPr>
      <w:r>
        <w:rPr>
          <w:b/>
          <w:color w:val="000000"/>
        </w:rPr>
        <w:t>username</w:t>
      </w:r>
      <w:r>
        <w:rPr>
          <w:rFonts w:eastAsia="Calibri"/>
          <w:b/>
        </w:rPr>
        <w:t>/</w:t>
      </w:r>
      <w:r>
        <w:rPr>
          <w:b/>
          <w:color w:val="000000"/>
        </w:rPr>
        <w:t>password</w:t>
      </w:r>
      <w:r>
        <w:rPr>
          <w:rFonts w:eastAsia="Calibri"/>
        </w:rPr>
        <w:t xml:space="preserve">: Tài </w:t>
      </w:r>
      <w:r>
        <w:rPr>
          <w:rFonts w:eastAsia="Calibri"/>
        </w:rPr>
        <w:t>khoản</w:t>
      </w:r>
      <w:r>
        <w:rPr>
          <w:rFonts w:eastAsia="Calibri"/>
        </w:rPr>
        <w:t xml:space="preserve"> </w:t>
      </w:r>
      <w:r>
        <w:rPr>
          <w:rFonts w:eastAsia="Calibri"/>
        </w:rPr>
        <w:t>được</w:t>
      </w:r>
      <w:r>
        <w:rPr>
          <w:rFonts w:eastAsia="Calibri"/>
        </w:rPr>
        <w:t xml:space="preserve"> </w:t>
      </w:r>
      <w:r>
        <w:rPr>
          <w:rFonts w:eastAsia="Calibri"/>
        </w:rPr>
        <w:t>cấp</w:t>
      </w:r>
      <w:r>
        <w:rPr>
          <w:rFonts w:eastAsia="Calibri"/>
        </w:rPr>
        <w:t xml:space="preserve"> </w:t>
      </w:r>
      <w:r>
        <w:rPr>
          <w:rFonts w:eastAsia="Calibri"/>
        </w:rPr>
        <w:t>phát</w:t>
      </w:r>
      <w:r>
        <w:rPr>
          <w:rFonts w:eastAsia="Calibri"/>
        </w:rPr>
        <w:t xml:space="preserve"> </w:t>
      </w:r>
      <w:r>
        <w:rPr>
          <w:rFonts w:eastAsia="Calibri"/>
        </w:rPr>
        <w:t>cho</w:t>
      </w:r>
      <w:r>
        <w:rPr>
          <w:rFonts w:eastAsia="Calibri"/>
        </w:rPr>
        <w:t xml:space="preserve"> </w:t>
      </w:r>
      <w:r>
        <w:rPr>
          <w:rFonts w:eastAsia="Calibri"/>
        </w:rPr>
        <w:t>khách</w:t>
      </w:r>
      <w:r>
        <w:rPr>
          <w:rFonts w:eastAsia="Calibri"/>
        </w:rPr>
        <w:t xml:space="preserve"> </w:t>
      </w:r>
      <w:r>
        <w:rPr>
          <w:rFonts w:eastAsia="Calibri"/>
        </w:rPr>
        <w:t>hàng</w:t>
      </w:r>
      <w:r>
        <w:rPr>
          <w:rFonts w:eastAsia="Calibri"/>
        </w:rPr>
        <w:t xml:space="preserve"> </w:t>
      </w:r>
      <w:r>
        <w:rPr>
          <w:rFonts w:eastAsia="Calibri"/>
        </w:rPr>
        <w:t>để</w:t>
      </w:r>
      <w:r>
        <w:rPr>
          <w:rFonts w:eastAsia="Calibri"/>
        </w:rPr>
        <w:t xml:space="preserve"> </w:t>
      </w:r>
      <w:r>
        <w:rPr>
          <w:rFonts w:eastAsia="Calibri"/>
        </w:rPr>
        <w:t>gọi</w:t>
      </w:r>
      <w:r>
        <w:rPr>
          <w:rFonts w:eastAsia="Calibri"/>
        </w:rPr>
        <w:t xml:space="preserve"> </w:t>
      </w:r>
      <w:r>
        <w:rPr>
          <w:rFonts w:eastAsia="Calibri"/>
        </w:rPr>
        <w:t>đến</w:t>
      </w:r>
      <w:r>
        <w:rPr>
          <w:rFonts w:eastAsia="Calibri"/>
        </w:rPr>
        <w:t xml:space="preserve"> webservice (</w:t>
      </w:r>
      <w:r>
        <w:rPr>
          <w:rFonts w:eastAsia="Calibri"/>
        </w:rPr>
        <w:t>tài</w:t>
      </w:r>
      <w:r>
        <w:rPr>
          <w:rFonts w:eastAsia="Calibri"/>
        </w:rPr>
        <w:t xml:space="preserve"> </w:t>
      </w:r>
      <w:r>
        <w:rPr>
          <w:rFonts w:eastAsia="Calibri"/>
        </w:rPr>
        <w:t>khoản</w:t>
      </w:r>
      <w:r>
        <w:rPr>
          <w:rFonts w:eastAsia="Calibri"/>
        </w:rPr>
        <w:t xml:space="preserve"> </w:t>
      </w:r>
      <w:r>
        <w:rPr>
          <w:rFonts w:eastAsia="Calibri"/>
        </w:rPr>
        <w:t>có</w:t>
      </w:r>
      <w:r>
        <w:rPr>
          <w:rFonts w:eastAsia="Calibri"/>
        </w:rPr>
        <w:t xml:space="preserve"> </w:t>
      </w:r>
      <w:r>
        <w:rPr>
          <w:rFonts w:eastAsia="Calibri"/>
        </w:rPr>
        <w:t>quyền</w:t>
      </w:r>
      <w:r>
        <w:rPr>
          <w:rFonts w:eastAsia="Calibri"/>
        </w:rPr>
        <w:t xml:space="preserve"> </w:t>
      </w:r>
      <w:r>
        <w:rPr>
          <w:rFonts w:eastAsia="Calibri"/>
        </w:rPr>
        <w:t>ServiceRole</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r>
        <w:rPr>
          <w:rFonts w:eastAsia="Calibri"/>
        </w:rPr>
        <w:t>).</w:t>
      </w:r>
    </w:p>
    <w:p w:rsidR="009D1437" w:rsidP="009D1437" w14:paraId="143B8C68" w14:textId="77777777">
      <w:pPr>
        <w:pStyle w:val="ListParagraph"/>
        <w:numPr>
          <w:ilvl w:val="0"/>
          <w:numId w:val="2"/>
        </w:numPr>
        <w:spacing w:after="0" w:line="360" w:lineRule="auto"/>
        <w:ind w:left="1080"/>
        <w:jc w:val="both"/>
        <w:rPr>
          <w:rFonts w:eastAsia="Calibri"/>
          <w:b/>
          <w:u w:val="single"/>
        </w:rPr>
      </w:pPr>
      <w:r>
        <w:rPr>
          <w:b/>
          <w:color w:val="000000"/>
        </w:rPr>
        <w:t>xmlInvData</w:t>
      </w:r>
      <w:r>
        <w:rPr>
          <w:color w:val="000000"/>
        </w:rPr>
        <w:t xml:space="preserve">: </w:t>
      </w:r>
      <w:r>
        <w:rPr>
          <w:color w:val="000000"/>
        </w:rPr>
        <w:t>chuỗi</w:t>
      </w:r>
      <w:r>
        <w:rPr>
          <w:color w:val="000000"/>
        </w:rPr>
        <w:t xml:space="preserve"> xml </w:t>
      </w:r>
      <w:r>
        <w:rPr>
          <w:color w:val="000000"/>
        </w:rPr>
        <w:t>dữ</w:t>
      </w:r>
      <w:r>
        <w:rPr>
          <w:color w:val="000000"/>
        </w:rPr>
        <w:t xml:space="preserve"> </w:t>
      </w:r>
      <w:r>
        <w:rPr>
          <w:color w:val="000000"/>
        </w:rPr>
        <w:t>liệu</w:t>
      </w:r>
      <w:r>
        <w:rPr>
          <w:color w:val="000000"/>
        </w:rPr>
        <w:t xml:space="preserve"> ký hash.</w:t>
      </w:r>
      <w:r>
        <w:rPr>
          <w:rFonts w:eastAsia="Calibri"/>
          <w:b/>
          <w:u w:val="single"/>
        </w:rPr>
        <w:t xml:space="preserve"> </w:t>
      </w:r>
    </w:p>
    <w:p w:rsidR="009D1437" w:rsidP="009D1437" w14:paraId="4B8622EF" w14:textId="77777777">
      <w:pPr>
        <w:pStyle w:val="ListParagraph"/>
        <w:numPr>
          <w:ilvl w:val="0"/>
          <w:numId w:val="2"/>
        </w:numPr>
        <w:spacing w:after="0" w:line="360" w:lineRule="auto"/>
        <w:ind w:left="1080"/>
        <w:jc w:val="both"/>
        <w:rPr>
          <w:rFonts w:eastAsia="Calibri"/>
          <w:b/>
          <w:u w:val="single"/>
        </w:rPr>
      </w:pPr>
      <w:r>
        <w:rPr>
          <w:b/>
          <w:color w:val="000000"/>
        </w:rPr>
        <w:t>Type</w:t>
      </w:r>
      <w:r>
        <w:rPr>
          <w:rFonts w:eastAsia="Calibri"/>
          <w:b/>
          <w:u w:val="single"/>
        </w:rPr>
        <w:t xml:space="preserve">: </w:t>
      </w:r>
      <w:r>
        <w:rPr>
          <w:color w:val="000000"/>
        </w:rPr>
        <w:t>phát</w:t>
      </w:r>
      <w:r>
        <w:rPr>
          <w:color w:val="000000"/>
        </w:rPr>
        <w:t xml:space="preserve"> </w:t>
      </w:r>
      <w:r>
        <w:rPr>
          <w:color w:val="000000"/>
        </w:rPr>
        <w:t>hành</w:t>
      </w:r>
      <w:r>
        <w:rPr>
          <w:color w:val="000000"/>
        </w:rPr>
        <w:t xml:space="preserve"> </w:t>
      </w:r>
      <w:r>
        <w:rPr>
          <w:color w:val="000000"/>
        </w:rPr>
        <w:t>mới</w:t>
      </w:r>
      <w:r>
        <w:rPr>
          <w:color w:val="000000"/>
        </w:rPr>
        <w:t xml:space="preserve">: 0, </w:t>
      </w:r>
      <w:r>
        <w:rPr>
          <w:color w:val="000000"/>
        </w:rPr>
        <w:t>thay</w:t>
      </w:r>
      <w:r>
        <w:rPr>
          <w:color w:val="000000"/>
        </w:rPr>
        <w:t xml:space="preserve"> </w:t>
      </w:r>
      <w:r>
        <w:rPr>
          <w:color w:val="000000"/>
        </w:rPr>
        <w:t>thế</w:t>
      </w:r>
      <w:r>
        <w:rPr>
          <w:color w:val="000000"/>
        </w:rPr>
        <w:t xml:space="preserve"> = 1, </w:t>
      </w:r>
      <w:r>
        <w:rPr>
          <w:color w:val="000000"/>
        </w:rPr>
        <w:t>điều</w:t>
      </w:r>
      <w:r>
        <w:rPr>
          <w:color w:val="000000"/>
        </w:rPr>
        <w:t xml:space="preserve"> </w:t>
      </w:r>
      <w:r>
        <w:rPr>
          <w:color w:val="000000"/>
        </w:rPr>
        <w:t>chỉnh</w:t>
      </w:r>
      <w:r>
        <w:rPr>
          <w:color w:val="000000"/>
        </w:rPr>
        <w:t xml:space="preserve"> </w:t>
      </w:r>
      <w:r>
        <w:rPr>
          <w:color w:val="000000"/>
        </w:rPr>
        <w:t>tăng</w:t>
      </w:r>
      <w:r>
        <w:rPr>
          <w:color w:val="000000"/>
        </w:rPr>
        <w:t xml:space="preserve"> = 2, </w:t>
      </w:r>
      <w:r>
        <w:rPr>
          <w:color w:val="000000"/>
        </w:rPr>
        <w:t>điều</w:t>
      </w:r>
      <w:r>
        <w:rPr>
          <w:color w:val="000000"/>
        </w:rPr>
        <w:t xml:space="preserve"> </w:t>
      </w:r>
      <w:r>
        <w:rPr>
          <w:color w:val="000000"/>
        </w:rPr>
        <w:t>chỉnh</w:t>
      </w:r>
      <w:r>
        <w:rPr>
          <w:color w:val="000000"/>
        </w:rPr>
        <w:t xml:space="preserve"> </w:t>
      </w:r>
      <w:r>
        <w:rPr>
          <w:color w:val="000000"/>
        </w:rPr>
        <w:t>giảm</w:t>
      </w:r>
      <w:r>
        <w:rPr>
          <w:color w:val="000000"/>
        </w:rPr>
        <w:t xml:space="preserve"> = 3, </w:t>
      </w:r>
      <w:r>
        <w:rPr>
          <w:color w:val="000000"/>
        </w:rPr>
        <w:t>điều</w:t>
      </w:r>
      <w:r>
        <w:rPr>
          <w:color w:val="000000"/>
        </w:rPr>
        <w:t xml:space="preserve"> </w:t>
      </w:r>
      <w:r>
        <w:rPr>
          <w:color w:val="000000"/>
        </w:rPr>
        <w:t>chỉnh</w:t>
      </w:r>
      <w:r>
        <w:rPr>
          <w:color w:val="000000"/>
        </w:rPr>
        <w:t xml:space="preserve"> </w:t>
      </w:r>
      <w:r>
        <w:rPr>
          <w:color w:val="000000"/>
        </w:rPr>
        <w:t>thông</w:t>
      </w:r>
      <w:r>
        <w:rPr>
          <w:color w:val="000000"/>
        </w:rPr>
        <w:t xml:space="preserve"> tin = 4</w:t>
      </w:r>
    </w:p>
    <w:p w:rsidR="009D1437" w:rsidP="009D1437" w14:paraId="73F70AA8" w14:textId="77777777">
      <w:pPr>
        <w:pStyle w:val="ListParagraph"/>
        <w:numPr>
          <w:ilvl w:val="0"/>
          <w:numId w:val="2"/>
        </w:numPr>
        <w:spacing w:after="0" w:line="360" w:lineRule="auto"/>
        <w:ind w:left="1080"/>
        <w:jc w:val="both"/>
        <w:rPr>
          <w:rFonts w:eastAsia="Calibri"/>
          <w:b/>
        </w:rPr>
      </w:pPr>
      <w:r>
        <w:rPr>
          <w:b/>
        </w:rPr>
        <w:t>pattern</w:t>
      </w:r>
      <w:r>
        <w:t xml:space="preserve">: </w:t>
      </w:r>
      <w:r>
        <w:t>Mẫu</w:t>
      </w:r>
      <w:r>
        <w:t xml:space="preserve"> </w:t>
      </w:r>
      <w:r>
        <w:t>số</w:t>
      </w:r>
    </w:p>
    <w:p w:rsidR="009D1437" w14:paraId="6760B515" w14:textId="77777777">
      <w:pPr>
        <w:pStyle w:val="ListParagraph"/>
        <w:numPr>
          <w:ilvl w:val="0"/>
          <w:numId w:val="2"/>
        </w:numPr>
        <w:spacing w:after="0" w:line="360" w:lineRule="auto"/>
        <w:ind w:left="1080" w:hanging="360"/>
        <w:jc w:val="both"/>
        <w:pPrChange w:id="630" w:author="Comparison" w:date="2022-04-14T16:30:00Z">
          <w:pPr>
            <w:pStyle w:val="ListParagraph"/>
            <w:spacing w:after="0" w:line="360" w:lineRule="auto"/>
            <w:jc w:val="both"/>
          </w:pPr>
        </w:pPrChange>
        <w:rPr>
          <w:b/>
        </w:rPr>
      </w:pPr>
      <w:r>
        <w:rPr>
          <w:b/>
        </w:rPr>
        <w:t>serial</w:t>
      </w:r>
      <w:r>
        <w:t xml:space="preserve">: </w:t>
      </w:r>
      <w:r>
        <w:t>Ký</w:t>
      </w:r>
      <w:r>
        <w:t xml:space="preserve"> </w:t>
      </w:r>
      <w:r>
        <w:t>hiệu</w:t>
      </w:r>
    </w:p>
    <w:p w:rsidR="009D1437" w:rsidP="009D1437" w14:paraId="040FCFC2" w14:textId="77777777">
      <w:pPr>
        <w:pStyle w:val="N"/>
      </w:pPr>
      <w:r>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Change w:id="631" w:author="Comparison" w:date="2022-04-14T16:30:00Z">
          <w:tblPr>
            <w:tblLayout w:type="fixed"/>
          </w:tblPr>
        </w:tblPrChange>
      </w:tblPr>
      <w:tblGrid>
        <w:gridCol w:w="2430"/>
        <w:gridCol w:w="4950"/>
        <w:gridCol w:w="1885"/>
        <w:tblGridChange>
          <w:tblGrid>
            <w:gridCol w:w="704"/>
            <w:gridCol w:w="1710"/>
            <w:gridCol w:w="16"/>
            <w:gridCol w:w="524"/>
            <w:gridCol w:w="4426"/>
            <w:gridCol w:w="74"/>
            <w:gridCol w:w="399"/>
            <w:gridCol w:w="1412"/>
            <w:gridCol w:w="704"/>
          </w:tblGrid>
        </w:tblGridChange>
      </w:tblGrid>
      <w:tr w14:paraId="1ACF37E4" w14:textId="77777777" w:rsidTr="00616EC4">
        <w:tblPrEx>
          <w:tblW w:w="0" w:type="auto"/>
          <w:tblInd w:w="85" w:type="dxa"/>
          <w:tblLayout w:type="fixed"/>
          <w:tblLook w:val="04A0"/>
          <w:tblPrExChange w:id="632" w:author="Comparison" w:date="2022-04-14T16:30:00Z">
            <w:tblPrEx>
              <w:tblLayout w:type="fixed"/>
            </w:tblPrEx>
          </w:tblPrExChange>
        </w:tblPrEx>
        <w:tc>
          <w:tcPr>
            <w:tcW w:w="2430" w:type="dxa"/>
            <w:tcBorders>
              <w:top w:val="single" w:sz="4" w:space="0" w:color="2E74B5"/>
              <w:left w:val="single" w:sz="4" w:space="0" w:color="2E74B5"/>
              <w:bottom w:val="single" w:sz="4" w:space="0" w:color="2E74B5"/>
              <w:right w:val="single" w:sz="4" w:space="0" w:color="2E74B5"/>
            </w:tcBorders>
            <w:shd w:val="clear" w:color="auto" w:fill="F2F2F2"/>
            <w:hideMark/>
            <w:tcPrChange w:id="633" w:author="Comparison" w:date="2022-04-14T16:30:00Z">
              <w:tcPr>
                <w:tcW w:w="1710" w:type="dxa"/>
                <w:tcBorders>
                  <w:top w:val="single" w:sz="4" w:space="0" w:color="2E74B5"/>
                  <w:left w:val="single" w:sz="4" w:space="5" w:color="2E74B5"/>
                  <w:bottom w:val="single" w:sz="4" w:space="0" w:color="2E74B5"/>
                  <w:right w:val="single" w:sz="4" w:space="5" w:color="2E74B5"/>
                </w:tcBorders>
                <w:shd w:val="clear" w:color="auto" w:fill="F2F2F2"/>
                <w:hideMark/>
              </w:tcPr>
            </w:tcPrChange>
          </w:tcPr>
          <w:p w:rsidR="009D1437" w14:paraId="6DA1F2E1" w14:textId="77777777">
            <w:pPr>
              <w:pStyle w:val="ListParagraph"/>
              <w:jc w:val="left"/>
              <w:pPrChange w:id="634" w:author="Comparison" w:date="2022-04-14T16:30:00Z">
                <w:pPr>
                  <w:pStyle w:val="ListParagraph"/>
                  <w:jc w:val="center"/>
                </w:pPr>
              </w:pPrChange>
            </w:pPr>
            <w:r>
              <w:t>Kết</w:t>
            </w:r>
            <w:r>
              <w:t xml:space="preserve"> </w:t>
            </w:r>
            <w:r>
              <w:t>quả</w:t>
            </w:r>
          </w:p>
        </w:tc>
        <w:tc>
          <w:tcPr>
            <w:tcW w:w="4950" w:type="dxa"/>
            <w:tcBorders>
              <w:top w:val="single" w:sz="4" w:space="0" w:color="2E74B5"/>
              <w:left w:val="single" w:sz="4" w:space="0" w:color="2E74B5"/>
              <w:bottom w:val="single" w:sz="4" w:space="0" w:color="2E74B5"/>
              <w:right w:val="single" w:sz="4" w:space="0" w:color="2E74B5"/>
            </w:tcBorders>
            <w:shd w:val="clear" w:color="auto" w:fill="F2F2F2"/>
            <w:hideMark/>
            <w:tcPrChange w:id="635" w:author="Comparison" w:date="2022-04-14T16:30:00Z">
              <w:tcPr>
                <w:tcW w:w="5040" w:type="dxa"/>
                <w:gridSpan w:val="4"/>
                <w:tcBorders>
                  <w:top w:val="single" w:sz="4" w:space="0" w:color="2E74B5"/>
                  <w:left w:val="single" w:sz="4" w:space="5" w:color="2E74B5"/>
                  <w:bottom w:val="single" w:sz="4" w:space="0" w:color="2E74B5"/>
                  <w:right w:val="single" w:sz="4" w:space="5" w:color="2E74B5"/>
                </w:tcBorders>
                <w:shd w:val="clear" w:color="auto" w:fill="F2F2F2"/>
                <w:hideMark/>
              </w:tcPr>
            </w:tcPrChange>
          </w:tcPr>
          <w:p w:rsidR="009D1437" w:rsidP="00616EC4" w14:paraId="78EFA4C9" w14:textId="77777777">
            <w:pPr>
              <w:pStyle w:val="ListParagraph"/>
            </w:pPr>
            <w:r>
              <w:t>Mô</w:t>
            </w:r>
            <w:r>
              <w:t xml:space="preserve"> </w:t>
            </w:r>
            <w:r>
              <w:t>tả</w:t>
            </w:r>
          </w:p>
        </w:tc>
        <w:tc>
          <w:tcPr>
            <w:tcW w:w="1885" w:type="dxa"/>
            <w:tcBorders>
              <w:top w:val="single" w:sz="4" w:space="0" w:color="2E74B5"/>
              <w:left w:val="single" w:sz="4" w:space="0" w:color="2E74B5"/>
              <w:bottom w:val="single" w:sz="4" w:space="0" w:color="2E74B5"/>
              <w:right w:val="single" w:sz="4" w:space="0" w:color="2E74B5"/>
            </w:tcBorders>
            <w:shd w:val="clear" w:color="auto" w:fill="F2F2F2"/>
            <w:hideMark/>
            <w:tcPrChange w:id="636" w:author="Comparison" w:date="2022-04-14T16:30:00Z">
              <w:tcPr>
                <w:tcW w:w="2515" w:type="dxa"/>
                <w:gridSpan w:val="3"/>
                <w:tcBorders>
                  <w:top w:val="single" w:sz="4" w:space="0" w:color="2E74B5"/>
                  <w:left w:val="single" w:sz="4" w:space="5" w:color="2E74B5"/>
                  <w:bottom w:val="single" w:sz="4" w:space="0" w:color="2E74B5"/>
                  <w:right w:val="single" w:sz="4" w:space="5" w:color="2E74B5"/>
                </w:tcBorders>
                <w:shd w:val="clear" w:color="auto" w:fill="F2F2F2"/>
                <w:hideMark/>
              </w:tcPr>
            </w:tcPrChange>
          </w:tcPr>
          <w:p w:rsidR="009D1437" w:rsidP="00616EC4" w14:paraId="1C91A763" w14:textId="77777777">
            <w:pPr>
              <w:pStyle w:val="ListParagraph"/>
            </w:pPr>
            <w:r>
              <w:t>Ghi</w:t>
            </w:r>
            <w:r>
              <w:t xml:space="preserve"> </w:t>
            </w:r>
            <w:r>
              <w:t>chú</w:t>
            </w:r>
          </w:p>
        </w:tc>
      </w:tr>
      <w:tr w14:paraId="711E48ED"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auto"/>
              <w:right w:val="single" w:sz="4" w:space="0" w:color="2E74B5"/>
            </w:tcBorders>
            <w:hideMark/>
          </w:tcPr>
          <w:p w:rsidR="009D1437" w:rsidP="00616EC4" w14:paraId="1A9FDEC7" w14:textId="77777777">
            <w:pPr>
              <w:autoSpaceDE w:val="0"/>
              <w:autoSpaceDN w:val="0"/>
              <w:adjustRightInd w:val="0"/>
              <w:rPr>
                <w:rFonts w:eastAsia="Calibri"/>
                <w:sz w:val="19"/>
                <w:szCs w:val="19"/>
              </w:rPr>
            </w:pPr>
            <w:r>
              <w:rPr>
                <w:rFonts w:eastAsia="Calibri"/>
              </w:rPr>
              <w:t>ERR:1</w:t>
            </w:r>
          </w:p>
        </w:tc>
        <w:tc>
          <w:tcPr>
            <w:tcW w:w="4950" w:type="dxa"/>
            <w:tcBorders>
              <w:top w:val="single" w:sz="4" w:space="0" w:color="2E74B5"/>
              <w:left w:val="single" w:sz="4" w:space="0" w:color="2E74B5"/>
              <w:bottom w:val="single" w:sz="4" w:space="0" w:color="2E74B5"/>
              <w:right w:val="single" w:sz="4" w:space="0" w:color="2E74B5"/>
            </w:tcBorders>
            <w:hideMark/>
          </w:tcPr>
          <w:p w:rsidR="009D1437" w:rsidP="00616EC4" w14:paraId="02322D92" w14:textId="77777777">
            <w:pPr>
              <w:pStyle w:val="ListParagraph"/>
              <w:spacing w:after="0" w:line="240" w:lineRule="auto"/>
              <w:ind w:left="0"/>
              <w:rPr>
                <w:rFonts w:eastAsia="Calibri"/>
              </w:rPr>
            </w:pPr>
            <w:r>
              <w:rPr>
                <w:rFonts w:eastAsia="Calibri"/>
              </w:rPr>
              <w:t xml:space="preserve">Tài </w:t>
            </w:r>
            <w:r>
              <w:rPr>
                <w:rFonts w:eastAsia="Calibri"/>
              </w:rPr>
              <w:t>khoản</w:t>
            </w:r>
            <w:r>
              <w:rPr>
                <w:rFonts w:eastAsia="Calibri"/>
              </w:rPr>
              <w:t xml:space="preserve"> </w:t>
            </w:r>
            <w:r>
              <w:rPr>
                <w:rFonts w:eastAsia="Calibri"/>
              </w:rPr>
              <w:t>đăng</w:t>
            </w:r>
            <w:r>
              <w:rPr>
                <w:rFonts w:eastAsia="Calibri"/>
              </w:rPr>
              <w:t xml:space="preserve"> </w:t>
            </w:r>
            <w:r>
              <w:rPr>
                <w:rFonts w:eastAsia="Calibri"/>
              </w:rPr>
              <w:t>nhập</w:t>
            </w:r>
            <w:r>
              <w:rPr>
                <w:rFonts w:eastAsia="Calibri"/>
              </w:rPr>
              <w:t xml:space="preserve"> </w:t>
            </w:r>
            <w:r>
              <w:rPr>
                <w:rFonts w:eastAsia="Calibri"/>
              </w:rPr>
              <w:t>sai</w:t>
            </w:r>
            <w:r>
              <w:rPr>
                <w:rFonts w:eastAsia="Calibri"/>
              </w:rPr>
              <w:t xml:space="preserve"> </w:t>
            </w:r>
            <w:r>
              <w:rPr>
                <w:rFonts w:eastAsia="Calibri"/>
              </w:rPr>
              <w:t>hoặc</w:t>
            </w:r>
            <w:r>
              <w:rPr>
                <w:rFonts w:eastAsia="Calibri"/>
              </w:rPr>
              <w:t xml:space="preserve"> </w:t>
            </w:r>
            <w:r>
              <w:rPr>
                <w:rFonts w:eastAsia="Calibri"/>
              </w:rPr>
              <w:t>không</w:t>
            </w:r>
            <w:r>
              <w:rPr>
                <w:rFonts w:eastAsia="Calibri"/>
              </w:rPr>
              <w:t xml:space="preserve"> </w:t>
            </w:r>
            <w:r>
              <w:rPr>
                <w:rFonts w:eastAsia="Calibri"/>
              </w:rPr>
              <w:t>có</w:t>
            </w:r>
            <w:r>
              <w:rPr>
                <w:rFonts w:eastAsia="Calibri"/>
              </w:rPr>
              <w:t xml:space="preserve"> </w:t>
            </w:r>
            <w:r>
              <w:rPr>
                <w:rFonts w:eastAsia="Calibri"/>
              </w:rPr>
              <w:t>quyền</w:t>
            </w:r>
            <w:r>
              <w:rPr>
                <w:rFonts w:eastAsia="Calibri"/>
              </w:rPr>
              <w:t xml:space="preserve"> </w:t>
            </w:r>
          </w:p>
        </w:tc>
        <w:tc>
          <w:tcPr>
            <w:tcW w:w="1885" w:type="dxa"/>
            <w:tcBorders>
              <w:top w:val="single" w:sz="4" w:space="0" w:color="2E74B5"/>
              <w:left w:val="single" w:sz="4" w:space="0" w:color="2E74B5"/>
              <w:bottom w:val="single" w:sz="4" w:space="0" w:color="2E74B5"/>
              <w:right w:val="single" w:sz="4" w:space="0" w:color="2E74B5"/>
            </w:tcBorders>
          </w:tcPr>
          <w:p w:rsidR="009D1437" w:rsidP="00616EC4" w14:paraId="5A0AF322" w14:textId="77777777">
            <w:pPr>
              <w:pStyle w:val="ListParagraph"/>
              <w:ind w:left="0"/>
              <w:jc w:val="both"/>
            </w:pPr>
          </w:p>
        </w:tc>
      </w:tr>
      <w:tr w14:paraId="4C5EFA55"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hideMark/>
          </w:tcPr>
          <w:p w:rsidR="009D1437" w:rsidP="00616EC4" w14:paraId="31E09A52" w14:textId="77777777">
            <w:pPr>
              <w:autoSpaceDE w:val="0"/>
              <w:autoSpaceDN w:val="0"/>
              <w:adjustRightInd w:val="0"/>
              <w:rPr>
                <w:rFonts w:eastAsia="Calibri"/>
              </w:rPr>
            </w:pPr>
            <w:r>
              <w:rPr>
                <w:rFonts w:eastAsia="Calibri"/>
              </w:rPr>
              <w:t>ERR:21</w:t>
            </w:r>
          </w:p>
        </w:tc>
        <w:tc>
          <w:tcPr>
            <w:tcW w:w="4950" w:type="dxa"/>
            <w:tcBorders>
              <w:top w:val="single" w:sz="4" w:space="0" w:color="2E74B5"/>
              <w:left w:val="single" w:sz="4" w:space="0" w:color="2E74B5"/>
              <w:bottom w:val="single" w:sz="4" w:space="0" w:color="2E74B5"/>
              <w:right w:val="single" w:sz="4" w:space="0" w:color="2E74B5"/>
            </w:tcBorders>
            <w:hideMark/>
          </w:tcPr>
          <w:p w:rsidR="009D1437" w:rsidP="00616EC4" w14:paraId="108CF6C3" w14:textId="77777777">
            <w:pPr>
              <w:rPr>
                <w:rFonts w:eastAsia="Calibri"/>
              </w:rPr>
            </w:pPr>
            <w:r>
              <w:rPr>
                <w:rFonts w:eastAsia="Calibri"/>
              </w:rPr>
              <w:t>Không</w:t>
            </w:r>
            <w:r>
              <w:rPr>
                <w:rFonts w:eastAsia="Calibri"/>
              </w:rPr>
              <w:t xml:space="preserve"> </w:t>
            </w:r>
            <w:r>
              <w:rPr>
                <w:rFonts w:eastAsia="Calibri"/>
              </w:rPr>
              <w:t>tìm</w:t>
            </w:r>
            <w:r>
              <w:rPr>
                <w:rFonts w:eastAsia="Calibri"/>
              </w:rPr>
              <w:t xml:space="preserve"> </w:t>
            </w:r>
            <w:r>
              <w:rPr>
                <w:rFonts w:eastAsia="Calibri"/>
              </w:rPr>
              <w:t>thấy</w:t>
            </w:r>
            <w:r>
              <w:rPr>
                <w:rFonts w:eastAsia="Calibri"/>
              </w:rPr>
              <w:t xml:space="preserve"> </w:t>
            </w:r>
            <w:r>
              <w:rPr>
                <w:rFonts w:eastAsia="Calibri"/>
              </w:rPr>
              <w:t>công</w:t>
            </w:r>
            <w:r>
              <w:rPr>
                <w:rFonts w:eastAsia="Calibri"/>
              </w:rPr>
              <w:t xml:space="preserve"> ty </w:t>
            </w:r>
            <w:r>
              <w:rPr>
                <w:rFonts w:eastAsia="Calibri"/>
              </w:rPr>
              <w:t>hoặc</w:t>
            </w:r>
            <w:r>
              <w:rPr>
                <w:rFonts w:eastAsia="Calibri"/>
              </w:rPr>
              <w:t xml:space="preserve"> </w:t>
            </w:r>
            <w:r>
              <w:rPr>
                <w:rFonts w:eastAsia="Calibri"/>
              </w:rPr>
              <w:t>tài</w:t>
            </w:r>
            <w:r>
              <w:rPr>
                <w:rFonts w:eastAsia="Calibri"/>
              </w:rPr>
              <w:t xml:space="preserve"> </w:t>
            </w:r>
            <w:r>
              <w:rPr>
                <w:rFonts w:eastAsia="Calibri"/>
              </w:rPr>
              <w:t>khoản</w:t>
            </w:r>
            <w:r>
              <w:rPr>
                <w:rFonts w:eastAsia="Calibri"/>
              </w:rPr>
              <w:t xml:space="preserve"> </w:t>
            </w:r>
            <w:r>
              <w:rPr>
                <w:rFonts w:eastAsia="Calibri"/>
              </w:rPr>
              <w:t>không</w:t>
            </w:r>
            <w:r>
              <w:rPr>
                <w:rFonts w:eastAsia="Calibri"/>
              </w:rPr>
              <w:t xml:space="preserve"> </w:t>
            </w:r>
            <w:r>
              <w:rPr>
                <w:rFonts w:eastAsia="Calibri"/>
              </w:rPr>
              <w:t>tồn</w:t>
            </w:r>
            <w:r>
              <w:rPr>
                <w:rFonts w:eastAsia="Calibri"/>
              </w:rPr>
              <w:t xml:space="preserve"> </w:t>
            </w:r>
            <w:r>
              <w:rPr>
                <w:rFonts w:eastAsia="Calibri"/>
              </w:rPr>
              <w:t>tại</w:t>
            </w:r>
          </w:p>
        </w:tc>
        <w:tc>
          <w:tcPr>
            <w:tcW w:w="1885" w:type="dxa"/>
            <w:tcBorders>
              <w:top w:val="single" w:sz="4" w:space="0" w:color="2E74B5"/>
              <w:left w:val="single" w:sz="4" w:space="0" w:color="2E74B5"/>
              <w:bottom w:val="single" w:sz="4" w:space="0" w:color="2E74B5"/>
              <w:right w:val="single" w:sz="4" w:space="0" w:color="2E74B5"/>
            </w:tcBorders>
          </w:tcPr>
          <w:p w:rsidR="009D1437" w:rsidP="00616EC4" w14:paraId="0AE34872" w14:textId="77777777">
            <w:pPr>
              <w:jc w:val="both"/>
            </w:pPr>
          </w:p>
        </w:tc>
      </w:tr>
      <w:tr w14:paraId="5E6F9533"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hideMark/>
          </w:tcPr>
          <w:p w:rsidR="009D1437" w:rsidP="00616EC4" w14:paraId="72B65C34" w14:textId="77777777">
            <w:pPr>
              <w:autoSpaceDE w:val="0"/>
              <w:autoSpaceDN w:val="0"/>
              <w:adjustRightInd w:val="0"/>
              <w:rPr>
                <w:rFonts w:eastAsia="Calibri"/>
              </w:rPr>
            </w:pPr>
            <w:r>
              <w:rPr>
                <w:rFonts w:eastAsia="Calibri"/>
              </w:rPr>
              <w:t>ERR:22</w:t>
            </w:r>
          </w:p>
        </w:tc>
        <w:tc>
          <w:tcPr>
            <w:tcW w:w="4950" w:type="dxa"/>
            <w:tcBorders>
              <w:top w:val="single" w:sz="4" w:space="0" w:color="2E74B5"/>
              <w:left w:val="single" w:sz="4" w:space="0" w:color="2E74B5"/>
              <w:bottom w:val="single" w:sz="4" w:space="0" w:color="2E74B5"/>
              <w:right w:val="single" w:sz="4" w:space="0" w:color="2E74B5"/>
            </w:tcBorders>
            <w:hideMark/>
          </w:tcPr>
          <w:p w:rsidR="009D1437" w:rsidP="00616EC4" w14:paraId="58FC221D" w14:textId="77777777">
            <w:pPr>
              <w:rPr>
                <w:rFonts w:eastAsia="Calibri"/>
              </w:rPr>
            </w:pPr>
            <w:r>
              <w:rPr>
                <w:rFonts w:eastAsia="Calibri"/>
              </w:rPr>
              <w:t xml:space="preserve">Công ty </w:t>
            </w:r>
            <w:r>
              <w:rPr>
                <w:rFonts w:eastAsia="Calibri"/>
              </w:rPr>
              <w:t>chưa</w:t>
            </w:r>
            <w:r>
              <w:rPr>
                <w:rFonts w:eastAsia="Calibri"/>
              </w:rPr>
              <w:t xml:space="preserve"> </w:t>
            </w:r>
            <w:r>
              <w:rPr>
                <w:rFonts w:eastAsia="Calibri"/>
              </w:rPr>
              <w:t>đăng</w:t>
            </w:r>
            <w:r>
              <w:rPr>
                <w:rFonts w:eastAsia="Calibri"/>
              </w:rPr>
              <w:t xml:space="preserve"> </w:t>
            </w:r>
            <w:r>
              <w:rPr>
                <w:rFonts w:eastAsia="Calibri"/>
              </w:rPr>
              <w:t>ký</w:t>
            </w:r>
            <w:r>
              <w:rPr>
                <w:rFonts w:eastAsia="Calibri"/>
              </w:rPr>
              <w:t xml:space="preserve"> </w:t>
            </w:r>
            <w:r>
              <w:rPr>
                <w:rFonts w:eastAsia="Calibri"/>
              </w:rPr>
              <w:t>chứng</w:t>
            </w:r>
            <w:r>
              <w:rPr>
                <w:rFonts w:eastAsia="Calibri"/>
              </w:rPr>
              <w:t xml:space="preserve"> </w:t>
            </w:r>
            <w:r>
              <w:rPr>
                <w:rFonts w:eastAsia="Calibri"/>
              </w:rPr>
              <w:t>thư</w:t>
            </w:r>
            <w:r>
              <w:rPr>
                <w:rFonts w:eastAsia="Calibri"/>
              </w:rPr>
              <w:t xml:space="preserve"> </w:t>
            </w:r>
            <w:r>
              <w:rPr>
                <w:rFonts w:eastAsia="Calibri"/>
              </w:rPr>
              <w:t>số</w:t>
            </w:r>
          </w:p>
        </w:tc>
        <w:tc>
          <w:tcPr>
            <w:tcW w:w="1885" w:type="dxa"/>
            <w:tcBorders>
              <w:top w:val="single" w:sz="4" w:space="0" w:color="2E74B5"/>
              <w:left w:val="single" w:sz="4" w:space="0" w:color="2E74B5"/>
              <w:bottom w:val="single" w:sz="4" w:space="0" w:color="2E74B5"/>
              <w:right w:val="single" w:sz="4" w:space="0" w:color="2E74B5"/>
            </w:tcBorders>
          </w:tcPr>
          <w:p w:rsidR="009D1437" w:rsidP="00616EC4" w14:paraId="5BB589AD" w14:textId="77777777">
            <w:pPr>
              <w:pStyle w:val="ListParagraph"/>
              <w:ind w:left="0"/>
              <w:jc w:val="both"/>
            </w:pPr>
          </w:p>
        </w:tc>
      </w:tr>
      <w:tr w14:paraId="32640140"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hideMark/>
          </w:tcPr>
          <w:p w:rsidR="009D1437" w:rsidP="00616EC4" w14:paraId="79BBC02F" w14:textId="77777777">
            <w:pPr>
              <w:autoSpaceDE w:val="0"/>
              <w:autoSpaceDN w:val="0"/>
              <w:adjustRightInd w:val="0"/>
              <w:rPr>
                <w:rFonts w:eastAsia="Calibri"/>
              </w:rPr>
            </w:pPr>
            <w:r>
              <w:rPr>
                <w:rFonts w:eastAsia="Calibri"/>
              </w:rPr>
              <w:t>ERR:28</w:t>
            </w:r>
          </w:p>
        </w:tc>
        <w:tc>
          <w:tcPr>
            <w:tcW w:w="4950" w:type="dxa"/>
            <w:tcBorders>
              <w:top w:val="single" w:sz="4" w:space="0" w:color="2E74B5"/>
              <w:left w:val="single" w:sz="4" w:space="0" w:color="2E74B5"/>
              <w:bottom w:val="single" w:sz="4" w:space="0" w:color="2E74B5"/>
              <w:right w:val="single" w:sz="4" w:space="0" w:color="2E74B5"/>
            </w:tcBorders>
            <w:hideMark/>
          </w:tcPr>
          <w:p w:rsidR="009D1437" w:rsidP="00616EC4" w14:paraId="32C8B22D" w14:textId="77777777">
            <w:pPr>
              <w:rPr>
                <w:rFonts w:eastAsia="Calibri"/>
              </w:rPr>
            </w:pPr>
            <w:r>
              <w:rPr>
                <w:rFonts w:eastAsia="Calibri"/>
              </w:rPr>
              <w:t>Chưa</w:t>
            </w:r>
            <w:r>
              <w:rPr>
                <w:rFonts w:eastAsia="Calibri"/>
              </w:rPr>
              <w:t xml:space="preserve"> </w:t>
            </w:r>
            <w:r>
              <w:rPr>
                <w:rFonts w:eastAsia="Calibri"/>
              </w:rPr>
              <w:t>có</w:t>
            </w:r>
            <w:r>
              <w:rPr>
                <w:rFonts w:eastAsia="Calibri"/>
              </w:rPr>
              <w:t xml:space="preserve"> </w:t>
            </w:r>
            <w:r>
              <w:rPr>
                <w:rFonts w:eastAsia="Calibri"/>
              </w:rPr>
              <w:t>thông</w:t>
            </w:r>
            <w:r>
              <w:rPr>
                <w:rFonts w:eastAsia="Calibri"/>
              </w:rPr>
              <w:t xml:space="preserve"> tin </w:t>
            </w:r>
            <w:r>
              <w:rPr>
                <w:rFonts w:eastAsia="Calibri"/>
              </w:rPr>
              <w:t>chứng</w:t>
            </w:r>
            <w:r>
              <w:rPr>
                <w:rFonts w:eastAsia="Calibri"/>
              </w:rPr>
              <w:t xml:space="preserve"> </w:t>
            </w:r>
            <w:r>
              <w:rPr>
                <w:rFonts w:eastAsia="Calibri"/>
              </w:rPr>
              <w:t>thư</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p>
        </w:tc>
        <w:tc>
          <w:tcPr>
            <w:tcW w:w="1885" w:type="dxa"/>
            <w:tcBorders>
              <w:top w:val="single" w:sz="4" w:space="0" w:color="2E74B5"/>
              <w:left w:val="single" w:sz="4" w:space="0" w:color="2E74B5"/>
              <w:bottom w:val="single" w:sz="4" w:space="0" w:color="2E74B5"/>
              <w:right w:val="single" w:sz="4" w:space="0" w:color="2E74B5"/>
            </w:tcBorders>
          </w:tcPr>
          <w:p w:rsidR="009D1437" w:rsidP="00616EC4" w14:paraId="58683FCA" w14:textId="77777777">
            <w:pPr>
              <w:pStyle w:val="ListParagraph"/>
              <w:ind w:left="0"/>
              <w:jc w:val="both"/>
            </w:pPr>
          </w:p>
        </w:tc>
      </w:tr>
      <w:tr w14:paraId="66541E6F"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hideMark/>
          </w:tcPr>
          <w:p w:rsidR="009D1437" w:rsidP="00616EC4" w14:paraId="4190B80F" w14:textId="77777777">
            <w:pPr>
              <w:autoSpaceDE w:val="0"/>
              <w:autoSpaceDN w:val="0"/>
              <w:adjustRightInd w:val="0"/>
              <w:rPr>
                <w:rFonts w:eastAsia="Calibri"/>
              </w:rPr>
            </w:pPr>
            <w:r>
              <w:rPr>
                <w:rFonts w:eastAsia="Calibri"/>
              </w:rPr>
              <w:t>ERR:24</w:t>
            </w:r>
          </w:p>
        </w:tc>
        <w:tc>
          <w:tcPr>
            <w:tcW w:w="4950" w:type="dxa"/>
            <w:tcBorders>
              <w:top w:val="single" w:sz="4" w:space="0" w:color="2E74B5"/>
              <w:left w:val="single" w:sz="4" w:space="0" w:color="2E74B5"/>
              <w:bottom w:val="single" w:sz="4" w:space="0" w:color="2E74B5"/>
              <w:right w:val="single" w:sz="4" w:space="0" w:color="2E74B5"/>
            </w:tcBorders>
            <w:hideMark/>
          </w:tcPr>
          <w:p w:rsidR="009D1437" w:rsidP="00616EC4" w14:paraId="67F2000C" w14:textId="77777777">
            <w:pPr>
              <w:rPr>
                <w:rFonts w:eastAsia="Calibri"/>
              </w:rPr>
            </w:pPr>
            <w:r>
              <w:rPr>
                <w:rFonts w:eastAsia="Calibri"/>
              </w:rPr>
              <w:t>Chứng</w:t>
            </w:r>
            <w:r>
              <w:rPr>
                <w:rFonts w:eastAsia="Calibri"/>
              </w:rPr>
              <w:t xml:space="preserve"> </w:t>
            </w:r>
            <w:r>
              <w:rPr>
                <w:rFonts w:eastAsia="Calibri"/>
              </w:rPr>
              <w:t>thư</w:t>
            </w:r>
            <w:r>
              <w:rPr>
                <w:rFonts w:eastAsia="Calibri"/>
              </w:rPr>
              <w:t xml:space="preserve"> </w:t>
            </w:r>
            <w:r>
              <w:rPr>
                <w:rFonts w:eastAsia="Calibri"/>
              </w:rPr>
              <w:t>truyền</w:t>
            </w:r>
            <w:r>
              <w:rPr>
                <w:rFonts w:eastAsia="Calibri"/>
              </w:rPr>
              <w:t xml:space="preserve"> </w:t>
            </w:r>
            <w:r>
              <w:rPr>
                <w:rFonts w:eastAsia="Calibri"/>
              </w:rPr>
              <w:t>lên</w:t>
            </w:r>
            <w:r>
              <w:rPr>
                <w:rFonts w:eastAsia="Calibri"/>
              </w:rPr>
              <w:t xml:space="preserve"> </w:t>
            </w:r>
            <w:r>
              <w:rPr>
                <w:rFonts w:eastAsia="Calibri"/>
              </w:rPr>
              <w:t>không</w:t>
            </w:r>
            <w:r>
              <w:rPr>
                <w:rFonts w:eastAsia="Calibri"/>
              </w:rPr>
              <w:t xml:space="preserve"> </w:t>
            </w:r>
            <w:r>
              <w:rPr>
                <w:rFonts w:eastAsia="Calibri"/>
              </w:rPr>
              <w:t>đúng</w:t>
            </w:r>
            <w:r>
              <w:rPr>
                <w:rFonts w:eastAsia="Calibri"/>
              </w:rPr>
              <w:t xml:space="preserve"> </w:t>
            </w:r>
            <w:r>
              <w:rPr>
                <w:rFonts w:eastAsia="Calibri"/>
              </w:rPr>
              <w:t>với</w:t>
            </w:r>
            <w:r>
              <w:rPr>
                <w:rFonts w:eastAsia="Calibri"/>
              </w:rPr>
              <w:t xml:space="preserve"> </w:t>
            </w:r>
            <w:r>
              <w:rPr>
                <w:rFonts w:eastAsia="Calibri"/>
              </w:rPr>
              <w:t>chứng</w:t>
            </w:r>
            <w:r>
              <w:rPr>
                <w:rFonts w:eastAsia="Calibri"/>
              </w:rPr>
              <w:t xml:space="preserve"> </w:t>
            </w:r>
            <w:r>
              <w:rPr>
                <w:rFonts w:eastAsia="Calibri"/>
              </w:rPr>
              <w:t>thư</w:t>
            </w:r>
            <w:r>
              <w:rPr>
                <w:rFonts w:eastAsia="Calibri"/>
              </w:rPr>
              <w:t xml:space="preserve"> </w:t>
            </w:r>
            <w:r>
              <w:rPr>
                <w:rFonts w:eastAsia="Calibri"/>
              </w:rPr>
              <w:t>đăng</w:t>
            </w:r>
            <w:r>
              <w:rPr>
                <w:rFonts w:eastAsia="Calibri"/>
              </w:rPr>
              <w:t xml:space="preserve"> </w:t>
            </w:r>
            <w:r>
              <w:rPr>
                <w:rFonts w:eastAsia="Calibri"/>
              </w:rPr>
              <w:t>ký</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p>
        </w:tc>
        <w:tc>
          <w:tcPr>
            <w:tcW w:w="1885" w:type="dxa"/>
            <w:tcBorders>
              <w:top w:val="single" w:sz="4" w:space="0" w:color="2E74B5"/>
              <w:left w:val="single" w:sz="4" w:space="0" w:color="2E74B5"/>
              <w:bottom w:val="single" w:sz="4" w:space="0" w:color="2E74B5"/>
              <w:right w:val="single" w:sz="4" w:space="0" w:color="2E74B5"/>
            </w:tcBorders>
          </w:tcPr>
          <w:p w:rsidR="009D1437" w:rsidP="00616EC4" w14:paraId="49F8BC14" w14:textId="77777777">
            <w:pPr>
              <w:pStyle w:val="ListParagraph"/>
              <w:ind w:left="0"/>
              <w:jc w:val="both"/>
            </w:pPr>
          </w:p>
        </w:tc>
      </w:tr>
      <w:tr w14:paraId="70E996E6"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hideMark/>
          </w:tcPr>
          <w:p w:rsidR="009D1437" w:rsidP="00616EC4" w14:paraId="442079FE" w14:textId="77777777">
            <w:pPr>
              <w:autoSpaceDE w:val="0"/>
              <w:autoSpaceDN w:val="0"/>
              <w:adjustRightInd w:val="0"/>
              <w:rPr>
                <w:rFonts w:eastAsia="Calibri"/>
              </w:rPr>
            </w:pPr>
            <w:r>
              <w:rPr>
                <w:rFonts w:eastAsia="Calibri"/>
              </w:rPr>
              <w:t>ERR:27</w:t>
            </w:r>
          </w:p>
        </w:tc>
        <w:tc>
          <w:tcPr>
            <w:tcW w:w="4950" w:type="dxa"/>
            <w:tcBorders>
              <w:top w:val="single" w:sz="4" w:space="0" w:color="2E74B5"/>
              <w:left w:val="single" w:sz="4" w:space="0" w:color="2E74B5"/>
              <w:bottom w:val="single" w:sz="4" w:space="0" w:color="2E74B5"/>
              <w:right w:val="single" w:sz="4" w:space="0" w:color="2E74B5"/>
            </w:tcBorders>
            <w:hideMark/>
          </w:tcPr>
          <w:p w:rsidR="009D1437" w:rsidP="00616EC4" w14:paraId="2CF4CDCE" w14:textId="77777777">
            <w:pPr>
              <w:pStyle w:val="ListParagraph"/>
              <w:spacing w:after="0" w:line="240" w:lineRule="auto"/>
              <w:ind w:left="0"/>
              <w:rPr>
                <w:rFonts w:eastAsia="Calibri"/>
              </w:rPr>
            </w:pPr>
            <w:r>
              <w:rPr>
                <w:rFonts w:eastAsia="Calibri"/>
              </w:rPr>
              <w:t>Chứng</w:t>
            </w:r>
            <w:r>
              <w:rPr>
                <w:rFonts w:eastAsia="Calibri"/>
              </w:rPr>
              <w:t xml:space="preserve"> </w:t>
            </w:r>
            <w:r>
              <w:rPr>
                <w:rFonts w:eastAsia="Calibri"/>
              </w:rPr>
              <w:t>thư</w:t>
            </w:r>
            <w:r>
              <w:rPr>
                <w:rFonts w:eastAsia="Calibri"/>
              </w:rPr>
              <w:t xml:space="preserve"> </w:t>
            </w:r>
            <w:r>
              <w:rPr>
                <w:rFonts w:eastAsia="Calibri"/>
              </w:rPr>
              <w:t>chưa</w:t>
            </w:r>
            <w:r>
              <w:rPr>
                <w:rFonts w:eastAsia="Calibri"/>
              </w:rPr>
              <w:t xml:space="preserve"> </w:t>
            </w:r>
            <w:r>
              <w:rPr>
                <w:rFonts w:eastAsia="Calibri"/>
              </w:rPr>
              <w:t>đến</w:t>
            </w:r>
            <w:r>
              <w:rPr>
                <w:rFonts w:eastAsia="Calibri"/>
              </w:rPr>
              <w:t xml:space="preserve"> </w:t>
            </w:r>
            <w:r>
              <w:rPr>
                <w:rFonts w:eastAsia="Calibri"/>
              </w:rPr>
              <w:t>thời</w:t>
            </w:r>
            <w:r>
              <w:rPr>
                <w:rFonts w:eastAsia="Calibri"/>
              </w:rPr>
              <w:t xml:space="preserve"> </w:t>
            </w:r>
            <w:r>
              <w:rPr>
                <w:rFonts w:eastAsia="Calibri"/>
              </w:rPr>
              <w:t>điểm</w:t>
            </w:r>
            <w:r>
              <w:rPr>
                <w:rFonts w:eastAsia="Calibri"/>
              </w:rPr>
              <w:t xml:space="preserve"> </w:t>
            </w:r>
            <w:r>
              <w:rPr>
                <w:rFonts w:eastAsia="Calibri"/>
              </w:rPr>
              <w:t>sử</w:t>
            </w:r>
            <w:r>
              <w:rPr>
                <w:rFonts w:eastAsia="Calibri"/>
              </w:rPr>
              <w:t xml:space="preserve"> </w:t>
            </w:r>
            <w:r>
              <w:rPr>
                <w:rFonts w:eastAsia="Calibri"/>
              </w:rPr>
              <w:t>dụng</w:t>
            </w:r>
          </w:p>
        </w:tc>
        <w:tc>
          <w:tcPr>
            <w:tcW w:w="1885" w:type="dxa"/>
            <w:tcBorders>
              <w:top w:val="single" w:sz="4" w:space="0" w:color="2E74B5"/>
              <w:left w:val="single" w:sz="4" w:space="0" w:color="2E74B5"/>
              <w:bottom w:val="single" w:sz="4" w:space="0" w:color="2E74B5"/>
              <w:right w:val="single" w:sz="4" w:space="0" w:color="2E74B5"/>
            </w:tcBorders>
          </w:tcPr>
          <w:p w:rsidR="009D1437" w:rsidP="00616EC4" w14:paraId="46882B15" w14:textId="77777777">
            <w:pPr>
              <w:pStyle w:val="ListParagraph"/>
              <w:ind w:left="0"/>
              <w:jc w:val="both"/>
            </w:pPr>
          </w:p>
        </w:tc>
      </w:tr>
      <w:tr w14:paraId="69A26849"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hideMark/>
          </w:tcPr>
          <w:p w:rsidR="009D1437" w:rsidP="00616EC4" w14:paraId="4C4EE054" w14:textId="77777777">
            <w:pPr>
              <w:autoSpaceDE w:val="0"/>
              <w:autoSpaceDN w:val="0"/>
              <w:adjustRightInd w:val="0"/>
              <w:rPr>
                <w:rFonts w:eastAsia="Calibri"/>
              </w:rPr>
            </w:pPr>
            <w:r>
              <w:rPr>
                <w:rFonts w:eastAsia="Calibri"/>
              </w:rPr>
              <w:t>ERR:26</w:t>
            </w:r>
          </w:p>
        </w:tc>
        <w:tc>
          <w:tcPr>
            <w:tcW w:w="4950" w:type="dxa"/>
            <w:tcBorders>
              <w:top w:val="single" w:sz="4" w:space="0" w:color="2E74B5"/>
              <w:left w:val="single" w:sz="4" w:space="0" w:color="2E74B5"/>
              <w:bottom w:val="single" w:sz="4" w:space="0" w:color="2E74B5"/>
              <w:right w:val="single" w:sz="4" w:space="0" w:color="2E74B5"/>
            </w:tcBorders>
            <w:hideMark/>
          </w:tcPr>
          <w:p w:rsidR="009D1437" w:rsidP="00616EC4" w14:paraId="0900CA37" w14:textId="77777777">
            <w:pPr>
              <w:pStyle w:val="ListParagraph"/>
              <w:spacing w:after="0" w:line="240" w:lineRule="auto"/>
              <w:ind w:left="0"/>
              <w:rPr>
                <w:rFonts w:eastAsia="Calibri"/>
              </w:rPr>
            </w:pPr>
            <w:r>
              <w:rPr>
                <w:rFonts w:eastAsia="Calibri"/>
              </w:rPr>
              <w:t>Chứng</w:t>
            </w:r>
            <w:r>
              <w:rPr>
                <w:rFonts w:eastAsia="Calibri"/>
              </w:rPr>
              <w:t xml:space="preserve"> </w:t>
            </w:r>
            <w:r>
              <w:rPr>
                <w:rFonts w:eastAsia="Calibri"/>
              </w:rPr>
              <w:t>thư</w:t>
            </w:r>
            <w:r>
              <w:rPr>
                <w:rFonts w:eastAsia="Calibri"/>
              </w:rPr>
              <w:t xml:space="preserve"> </w:t>
            </w:r>
            <w:r>
              <w:rPr>
                <w:rFonts w:eastAsia="Calibri"/>
              </w:rPr>
              <w:t>số</w:t>
            </w:r>
            <w:r>
              <w:rPr>
                <w:rFonts w:eastAsia="Calibri"/>
              </w:rPr>
              <w:t xml:space="preserve"> </w:t>
            </w:r>
            <w:r>
              <w:rPr>
                <w:rFonts w:eastAsia="Calibri"/>
              </w:rPr>
              <w:t>hết</w:t>
            </w:r>
            <w:r>
              <w:rPr>
                <w:rFonts w:eastAsia="Calibri"/>
              </w:rPr>
              <w:t xml:space="preserve"> </w:t>
            </w:r>
            <w:r>
              <w:rPr>
                <w:rFonts w:eastAsia="Calibri"/>
              </w:rPr>
              <w:t>hạn</w:t>
            </w:r>
          </w:p>
        </w:tc>
        <w:tc>
          <w:tcPr>
            <w:tcW w:w="1885" w:type="dxa"/>
            <w:tcBorders>
              <w:top w:val="single" w:sz="4" w:space="0" w:color="2E74B5"/>
              <w:left w:val="single" w:sz="4" w:space="0" w:color="2E74B5"/>
              <w:bottom w:val="single" w:sz="4" w:space="0" w:color="2E74B5"/>
              <w:right w:val="single" w:sz="4" w:space="0" w:color="2E74B5"/>
            </w:tcBorders>
          </w:tcPr>
          <w:p w:rsidR="009D1437" w:rsidP="00616EC4" w14:paraId="7E5A4F55" w14:textId="77777777">
            <w:pPr>
              <w:pStyle w:val="ListParagraph"/>
              <w:ind w:left="0"/>
              <w:jc w:val="both"/>
            </w:pPr>
          </w:p>
        </w:tc>
      </w:tr>
      <w:tr w14:paraId="101F14BF"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hideMark/>
          </w:tcPr>
          <w:p w:rsidR="009D1437" w:rsidP="00616EC4" w14:paraId="1687B4D4" w14:textId="77777777">
            <w:pPr>
              <w:autoSpaceDE w:val="0"/>
              <w:autoSpaceDN w:val="0"/>
              <w:adjustRightInd w:val="0"/>
              <w:rPr>
                <w:rFonts w:eastAsia="Calibri"/>
              </w:rPr>
            </w:pPr>
            <w:r>
              <w:rPr>
                <w:rFonts w:eastAsia="Calibri"/>
              </w:rPr>
              <w:t>ERR:3</w:t>
            </w:r>
          </w:p>
        </w:tc>
        <w:tc>
          <w:tcPr>
            <w:tcW w:w="4950" w:type="dxa"/>
            <w:tcBorders>
              <w:top w:val="single" w:sz="4" w:space="0" w:color="2E74B5"/>
              <w:left w:val="single" w:sz="4" w:space="0" w:color="2E74B5"/>
              <w:bottom w:val="single" w:sz="4" w:space="0" w:color="2E74B5"/>
              <w:right w:val="single" w:sz="4" w:space="0" w:color="2E74B5"/>
            </w:tcBorders>
            <w:hideMark/>
          </w:tcPr>
          <w:p w:rsidR="009D1437" w:rsidP="00616EC4" w14:paraId="6F30E99A" w14:textId="77777777">
            <w:pPr>
              <w:pStyle w:val="ListParagraph"/>
              <w:spacing w:after="0" w:line="240" w:lineRule="auto"/>
              <w:ind w:left="0"/>
              <w:rPr>
                <w:rFonts w:eastAsia="Calibri"/>
              </w:rPr>
            </w:pPr>
            <w:r>
              <w:rPr>
                <w:rFonts w:eastAsia="Calibri"/>
              </w:rPr>
              <w:t>Dữ</w:t>
            </w:r>
            <w:r>
              <w:rPr>
                <w:rFonts w:eastAsia="Calibri"/>
              </w:rPr>
              <w:t xml:space="preserve"> </w:t>
            </w:r>
            <w:r>
              <w:rPr>
                <w:rFonts w:eastAsia="Calibri"/>
              </w:rPr>
              <w:t>liệu</w:t>
            </w:r>
            <w:r>
              <w:rPr>
                <w:rFonts w:eastAsia="Calibri"/>
              </w:rPr>
              <w:t xml:space="preserve"> xml </w:t>
            </w:r>
            <w:r>
              <w:rPr>
                <w:rFonts w:eastAsia="Calibri"/>
              </w:rPr>
              <w:t>đầu</w:t>
            </w:r>
            <w:r>
              <w:rPr>
                <w:rFonts w:eastAsia="Calibri"/>
              </w:rPr>
              <w:t xml:space="preserve"> </w:t>
            </w:r>
            <w:r>
              <w:rPr>
                <w:rFonts w:eastAsia="Calibri"/>
              </w:rPr>
              <w:t>vào</w:t>
            </w:r>
            <w:r>
              <w:rPr>
                <w:rFonts w:eastAsia="Calibri"/>
              </w:rPr>
              <w:t xml:space="preserve"> </w:t>
            </w:r>
            <w:r>
              <w:rPr>
                <w:rFonts w:eastAsia="Calibri"/>
              </w:rPr>
              <w:t>không</w:t>
            </w:r>
            <w:r>
              <w:rPr>
                <w:rFonts w:eastAsia="Calibri"/>
              </w:rPr>
              <w:t xml:space="preserve"> </w:t>
            </w:r>
            <w:r>
              <w:rPr>
                <w:rFonts w:eastAsia="Calibri"/>
              </w:rPr>
              <w:t>đúng</w:t>
            </w:r>
            <w:r>
              <w:rPr>
                <w:rFonts w:eastAsia="Calibri"/>
              </w:rPr>
              <w:t xml:space="preserve"> </w:t>
            </w:r>
            <w:r>
              <w:rPr>
                <w:rFonts w:eastAsia="Calibri"/>
              </w:rPr>
              <w:t>quy</w:t>
            </w:r>
            <w:r>
              <w:rPr>
                <w:rFonts w:eastAsia="Calibri"/>
              </w:rPr>
              <w:t xml:space="preserve"> </w:t>
            </w:r>
            <w:r>
              <w:rPr>
                <w:rFonts w:eastAsia="Calibri"/>
              </w:rPr>
              <w:t>định</w:t>
            </w:r>
          </w:p>
        </w:tc>
        <w:tc>
          <w:tcPr>
            <w:tcW w:w="1885" w:type="dxa"/>
            <w:tcBorders>
              <w:top w:val="single" w:sz="4" w:space="0" w:color="2E74B5"/>
              <w:left w:val="single" w:sz="4" w:space="0" w:color="2E74B5"/>
              <w:bottom w:val="single" w:sz="4" w:space="0" w:color="2E74B5"/>
              <w:right w:val="single" w:sz="4" w:space="0" w:color="2E74B5"/>
            </w:tcBorders>
          </w:tcPr>
          <w:p w:rsidR="009D1437" w:rsidP="00616EC4" w14:paraId="427EA8D0" w14:textId="77777777">
            <w:pPr>
              <w:pStyle w:val="ListParagraph"/>
              <w:ind w:left="0"/>
              <w:jc w:val="both"/>
            </w:pPr>
          </w:p>
        </w:tc>
      </w:tr>
      <w:tr w14:paraId="5A0522F3"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hideMark/>
          </w:tcPr>
          <w:p w:rsidR="009D1437" w:rsidP="00616EC4" w14:paraId="136BAD6B" w14:textId="77777777">
            <w:pPr>
              <w:autoSpaceDE w:val="0"/>
              <w:autoSpaceDN w:val="0"/>
              <w:adjustRightInd w:val="0"/>
              <w:rPr>
                <w:rFonts w:eastAsia="Calibri"/>
              </w:rPr>
            </w:pPr>
            <w:r>
              <w:rPr>
                <w:rFonts w:eastAsia="Calibri"/>
              </w:rPr>
              <w:t>ERR:20</w:t>
            </w:r>
          </w:p>
        </w:tc>
        <w:tc>
          <w:tcPr>
            <w:tcW w:w="4950" w:type="dxa"/>
            <w:tcBorders>
              <w:top w:val="single" w:sz="4" w:space="0" w:color="2E74B5"/>
              <w:left w:val="single" w:sz="4" w:space="0" w:color="2E74B5"/>
              <w:bottom w:val="single" w:sz="4" w:space="0" w:color="2E74B5"/>
              <w:right w:val="single" w:sz="4" w:space="0" w:color="2E74B5"/>
            </w:tcBorders>
            <w:hideMark/>
          </w:tcPr>
          <w:p w:rsidR="009D1437" w:rsidP="00616EC4" w14:paraId="24E8A708" w14:textId="77777777">
            <w:pPr>
              <w:pStyle w:val="ListParagraph"/>
              <w:spacing w:after="0" w:line="240" w:lineRule="auto"/>
              <w:ind w:left="0"/>
              <w:rPr>
                <w:rFonts w:eastAsia="Calibri"/>
              </w:rPr>
            </w:pPr>
            <w:r>
              <w:t>Không</w:t>
            </w:r>
            <w:r>
              <w:t xml:space="preserve"> </w:t>
            </w:r>
            <w:r>
              <w:t>tìm</w:t>
            </w:r>
            <w:r>
              <w:t xml:space="preserve"> </w:t>
            </w:r>
            <w:r>
              <w:t>thấy</w:t>
            </w:r>
            <w:r>
              <w:t xml:space="preserve"> </w:t>
            </w:r>
            <w:r>
              <w:t>dải</w:t>
            </w:r>
            <w:r>
              <w:t xml:space="preserve"> </w:t>
            </w:r>
            <w:r>
              <w:t>hóa</w:t>
            </w:r>
            <w:r>
              <w:t xml:space="preserve"> </w:t>
            </w:r>
            <w:r>
              <w:t>đơn</w:t>
            </w:r>
          </w:p>
        </w:tc>
        <w:tc>
          <w:tcPr>
            <w:tcW w:w="1885" w:type="dxa"/>
            <w:tcBorders>
              <w:top w:val="single" w:sz="4" w:space="0" w:color="2E74B5"/>
              <w:left w:val="single" w:sz="4" w:space="0" w:color="2E74B5"/>
              <w:bottom w:val="single" w:sz="4" w:space="0" w:color="2E74B5"/>
              <w:right w:val="single" w:sz="4" w:space="0" w:color="2E74B5"/>
            </w:tcBorders>
            <w:hideMark/>
          </w:tcPr>
          <w:p w:rsidR="009D1437" w:rsidP="00616EC4" w14:paraId="0C5CAA7D" w14:textId="77777777">
            <w:pPr>
              <w:jc w:val="both"/>
            </w:pPr>
            <w:r>
              <w:t>Không</w:t>
            </w:r>
            <w:r>
              <w:t xml:space="preserve"> </w:t>
            </w:r>
            <w:r>
              <w:t>tìm</w:t>
            </w:r>
            <w:r>
              <w:t xml:space="preserve"> </w:t>
            </w:r>
            <w:r>
              <w:t>thấy</w:t>
            </w:r>
            <w:r>
              <w:t xml:space="preserve"> </w:t>
            </w:r>
            <w:r>
              <w:t>dải</w:t>
            </w:r>
            <w:r>
              <w:t xml:space="preserve"> </w:t>
            </w:r>
            <w:r>
              <w:t>hóa</w:t>
            </w:r>
            <w:r>
              <w:t xml:space="preserve"> </w:t>
            </w:r>
            <w:r>
              <w:t>đơn</w:t>
            </w:r>
            <w:r>
              <w:t xml:space="preserve"> </w:t>
            </w:r>
            <w:r>
              <w:t>hoặc</w:t>
            </w:r>
            <w:r>
              <w:t xml:space="preserve"> </w:t>
            </w:r>
            <w:r>
              <w:t>tài</w:t>
            </w:r>
            <w:r>
              <w:t xml:space="preserve"> </w:t>
            </w:r>
            <w:r>
              <w:t>khoản</w:t>
            </w:r>
            <w:r>
              <w:t xml:space="preserve"> </w:t>
            </w:r>
            <w:r>
              <w:t>phát</w:t>
            </w:r>
            <w:r>
              <w:t xml:space="preserve"> </w:t>
            </w:r>
            <w:r>
              <w:t>hành</w:t>
            </w:r>
            <w:r>
              <w:t xml:space="preserve"> </w:t>
            </w:r>
            <w:r>
              <w:t>không</w:t>
            </w:r>
            <w:r>
              <w:t xml:space="preserve"> </w:t>
            </w:r>
            <w:r>
              <w:t>có</w:t>
            </w:r>
            <w:r>
              <w:t xml:space="preserve"> </w:t>
            </w:r>
            <w:r>
              <w:t>quyền</w:t>
            </w:r>
            <w:r>
              <w:t xml:space="preserve"> </w:t>
            </w:r>
            <w:r>
              <w:t>phát</w:t>
            </w:r>
            <w:r>
              <w:t xml:space="preserve"> </w:t>
            </w:r>
            <w:r>
              <w:t>hành</w:t>
            </w:r>
            <w:r>
              <w:t xml:space="preserve"> </w:t>
            </w:r>
            <w:r>
              <w:t>hóa</w:t>
            </w:r>
            <w:r>
              <w:t xml:space="preserve"> </w:t>
            </w:r>
            <w:r>
              <w:t>đơn</w:t>
            </w:r>
            <w:r>
              <w:t xml:space="preserve"> </w:t>
            </w:r>
            <w:r>
              <w:t>trên</w:t>
            </w:r>
            <w:r>
              <w:t xml:space="preserve"> </w:t>
            </w:r>
            <w:r>
              <w:t>dải</w:t>
            </w:r>
            <w:r>
              <w:t xml:space="preserve"> </w:t>
            </w:r>
            <w:r>
              <w:t>hóa</w:t>
            </w:r>
            <w:r>
              <w:t xml:space="preserve"> </w:t>
            </w:r>
            <w:r>
              <w:t>đơn</w:t>
            </w:r>
            <w:r>
              <w:t xml:space="preserve"> </w:t>
            </w:r>
            <w:r>
              <w:t>truyền</w:t>
            </w:r>
            <w:r>
              <w:t xml:space="preserve"> </w:t>
            </w:r>
            <w:r>
              <w:t>lên</w:t>
            </w:r>
            <w:r>
              <w:t>.</w:t>
            </w:r>
          </w:p>
        </w:tc>
      </w:tr>
      <w:tr w14:paraId="3A401264" w14:textId="77777777" w:rsidTr="00616EC4">
        <w:tblPrEx>
          <w:tblW w:w="0" w:type="auto"/>
          <w:tblInd w:w="85" w:type="dxa"/>
          <w:tblLayout w:type="fixed"/>
          <w:tblLook w:val="04A0"/>
        </w:tblPrEx>
        <w:trPr>
          <w:trHeight w:val="368"/>
        </w:trPr>
        <w:tc>
          <w:tcPr>
            <w:tcW w:w="2430" w:type="dxa"/>
            <w:tcBorders>
              <w:top w:val="single" w:sz="4" w:space="0" w:color="2E74B5"/>
              <w:left w:val="single" w:sz="4" w:space="0" w:color="2E74B5"/>
              <w:bottom w:val="single" w:sz="4" w:space="0" w:color="2E74B5"/>
              <w:right w:val="single" w:sz="4" w:space="0" w:color="2E74B5"/>
            </w:tcBorders>
            <w:hideMark/>
          </w:tcPr>
          <w:p w:rsidR="009D1437" w:rsidP="00616EC4" w14:paraId="121A9E32" w14:textId="77777777">
            <w:pPr>
              <w:autoSpaceDE w:val="0"/>
              <w:autoSpaceDN w:val="0"/>
              <w:adjustRightInd w:val="0"/>
              <w:rPr>
                <w:rFonts w:eastAsia="Calibri"/>
              </w:rPr>
            </w:pPr>
            <w:r>
              <w:rPr>
                <w:rFonts w:eastAsia="Calibri"/>
              </w:rPr>
              <w:t>ERR:8</w:t>
            </w:r>
          </w:p>
        </w:tc>
        <w:tc>
          <w:tcPr>
            <w:tcW w:w="4950" w:type="dxa"/>
            <w:tcBorders>
              <w:top w:val="single" w:sz="4" w:space="0" w:color="2E74B5"/>
              <w:left w:val="single" w:sz="4" w:space="0" w:color="2E74B5"/>
              <w:bottom w:val="single" w:sz="4" w:space="0" w:color="2E74B5"/>
              <w:right w:val="single" w:sz="4" w:space="0" w:color="2E74B5"/>
            </w:tcBorders>
            <w:hideMark/>
          </w:tcPr>
          <w:p w:rsidR="009D1437" w:rsidP="00616EC4" w14:paraId="22339671" w14:textId="77777777">
            <w:pPr>
              <w:pStyle w:val="ListParagraph"/>
              <w:spacing w:after="0" w:line="240" w:lineRule="auto"/>
              <w:ind w:left="0"/>
              <w:rPr>
                <w:rFonts w:eastAsia="Calibri"/>
              </w:rPr>
            </w:pPr>
            <w:r>
              <w:rPr>
                <w:rFonts w:eastAsia="Calibri"/>
              </w:rPr>
              <w:t xml:space="preserve">Hóa </w:t>
            </w:r>
            <w:r>
              <w:rPr>
                <w:rFonts w:eastAsia="Calibri"/>
              </w:rPr>
              <w:t>đơn</w:t>
            </w:r>
            <w:r>
              <w:rPr>
                <w:rFonts w:eastAsia="Calibri"/>
              </w:rPr>
              <w:t xml:space="preserve"> </w:t>
            </w:r>
            <w:r>
              <w:rPr>
                <w:rFonts w:eastAsia="Calibri"/>
              </w:rPr>
              <w:t>điều</w:t>
            </w:r>
            <w:r>
              <w:rPr>
                <w:rFonts w:eastAsia="Calibri"/>
              </w:rPr>
              <w:t xml:space="preserve"> </w:t>
            </w:r>
            <w:r>
              <w:rPr>
                <w:rFonts w:eastAsia="Calibri"/>
              </w:rPr>
              <w:t>chỉnh</w:t>
            </w:r>
            <w:r>
              <w:rPr>
                <w:rFonts w:eastAsia="Calibri"/>
              </w:rPr>
              <w:t xml:space="preserve"> </w:t>
            </w:r>
            <w:r>
              <w:rPr>
                <w:rFonts w:eastAsia="Calibri"/>
              </w:rPr>
              <w:t>hoặc</w:t>
            </w:r>
            <w:r>
              <w:rPr>
                <w:rFonts w:eastAsia="Calibri"/>
              </w:rPr>
              <w:t xml:space="preserve"> </w:t>
            </w:r>
            <w:r>
              <w:rPr>
                <w:rFonts w:eastAsia="Calibri"/>
              </w:rPr>
              <w:t>thay</w:t>
            </w:r>
            <w:r>
              <w:rPr>
                <w:rFonts w:eastAsia="Calibri"/>
              </w:rPr>
              <w:t xml:space="preserve"> </w:t>
            </w:r>
            <w:r>
              <w:rPr>
                <w:rFonts w:eastAsia="Calibri"/>
              </w:rPr>
              <w:t>thế</w:t>
            </w:r>
            <w:r>
              <w:rPr>
                <w:rFonts w:eastAsia="Calibri"/>
              </w:rPr>
              <w:t xml:space="preserve"> </w:t>
            </w:r>
            <w:r>
              <w:rPr>
                <w:rFonts w:eastAsia="Calibri"/>
              </w:rPr>
              <w:t>chưa</w:t>
            </w:r>
            <w:r>
              <w:rPr>
                <w:rFonts w:eastAsia="Calibri"/>
              </w:rPr>
              <w:t xml:space="preserve"> </w:t>
            </w:r>
            <w:r>
              <w:rPr>
                <w:rFonts w:eastAsia="Calibri"/>
              </w:rPr>
              <w:t>phát</w:t>
            </w:r>
            <w:r>
              <w:rPr>
                <w:rFonts w:eastAsia="Calibri"/>
              </w:rPr>
              <w:t xml:space="preserve"> </w:t>
            </w:r>
            <w:r>
              <w:rPr>
                <w:rFonts w:eastAsia="Calibri"/>
              </w:rPr>
              <w:t>hành</w:t>
            </w:r>
            <w:r>
              <w:rPr>
                <w:rFonts w:eastAsia="Calibri"/>
              </w:rPr>
              <w:t xml:space="preserve"> </w:t>
            </w:r>
            <w:r>
              <w:rPr>
                <w:rFonts w:eastAsia="Calibri"/>
              </w:rPr>
              <w:t>hoặc</w:t>
            </w:r>
            <w:r>
              <w:rPr>
                <w:rFonts w:eastAsia="Calibri"/>
              </w:rPr>
              <w:t xml:space="preserve"> </w:t>
            </w:r>
            <w:r>
              <w:rPr>
                <w:rFonts w:eastAsia="Calibri"/>
              </w:rPr>
              <w:t>đã</w:t>
            </w:r>
            <w:r>
              <w:rPr>
                <w:rFonts w:eastAsia="Calibri"/>
              </w:rPr>
              <w:t xml:space="preserve"> </w:t>
            </w:r>
            <w:r>
              <w:rPr>
                <w:rFonts w:eastAsia="Calibri"/>
              </w:rPr>
              <w:t>điều</w:t>
            </w:r>
            <w:r>
              <w:rPr>
                <w:rFonts w:eastAsia="Calibri"/>
              </w:rPr>
              <w:t xml:space="preserve"> </w:t>
            </w:r>
            <w:r>
              <w:rPr>
                <w:rFonts w:eastAsia="Calibri"/>
              </w:rPr>
              <w:t>chỉnh</w:t>
            </w:r>
            <w:r>
              <w:rPr>
                <w:rFonts w:eastAsia="Calibri"/>
              </w:rPr>
              <w:t xml:space="preserve">  </w:t>
            </w:r>
            <w:r>
              <w:rPr>
                <w:rFonts w:eastAsia="Calibri"/>
              </w:rPr>
              <w:t>không</w:t>
            </w:r>
            <w:r>
              <w:rPr>
                <w:rFonts w:eastAsia="Calibri"/>
              </w:rPr>
              <w:t xml:space="preserve"> </w:t>
            </w:r>
            <w:r>
              <w:rPr>
                <w:rFonts w:eastAsia="Calibri"/>
              </w:rPr>
              <w:t>được</w:t>
            </w:r>
            <w:r>
              <w:rPr>
                <w:rFonts w:eastAsia="Calibri"/>
              </w:rPr>
              <w:t xml:space="preserve"> </w:t>
            </w:r>
            <w:r>
              <w:rPr>
                <w:rFonts w:eastAsia="Calibri"/>
              </w:rPr>
              <w:t>thay</w:t>
            </w:r>
            <w:r>
              <w:rPr>
                <w:rFonts w:eastAsia="Calibri"/>
              </w:rPr>
              <w:t xml:space="preserve"> </w:t>
            </w:r>
            <w:r>
              <w:rPr>
                <w:rFonts w:eastAsia="Calibri"/>
              </w:rPr>
              <w:t>thế</w:t>
            </w:r>
          </w:p>
        </w:tc>
        <w:tc>
          <w:tcPr>
            <w:tcW w:w="1885" w:type="dxa"/>
            <w:tcBorders>
              <w:top w:val="single" w:sz="4" w:space="0" w:color="2E74B5"/>
              <w:left w:val="single" w:sz="4" w:space="0" w:color="2E74B5"/>
              <w:bottom w:val="single" w:sz="4" w:space="0" w:color="2E74B5"/>
              <w:right w:val="single" w:sz="4" w:space="0" w:color="2E74B5"/>
            </w:tcBorders>
          </w:tcPr>
          <w:p w:rsidR="009D1437" w:rsidP="00616EC4" w14:paraId="301F4252" w14:textId="77777777">
            <w:pPr>
              <w:ind w:left="360"/>
              <w:jc w:val="both"/>
            </w:pPr>
          </w:p>
        </w:tc>
      </w:tr>
      <w:tr w14:paraId="34FA14CA"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hideMark/>
          </w:tcPr>
          <w:p w:rsidR="009D1437" w:rsidP="00616EC4" w14:paraId="470E4E8F" w14:textId="77777777">
            <w:pPr>
              <w:autoSpaceDE w:val="0"/>
              <w:autoSpaceDN w:val="0"/>
              <w:adjustRightInd w:val="0"/>
              <w:rPr>
                <w:rFonts w:eastAsia="Calibri"/>
              </w:rPr>
            </w:pPr>
            <w:r>
              <w:rPr>
                <w:rFonts w:eastAsia="Calibri"/>
              </w:rPr>
              <w:t>ERR:2</w:t>
            </w:r>
          </w:p>
        </w:tc>
        <w:tc>
          <w:tcPr>
            <w:tcW w:w="4950" w:type="dxa"/>
            <w:tcBorders>
              <w:top w:val="single" w:sz="4" w:space="0" w:color="2E74B5"/>
              <w:left w:val="single" w:sz="4" w:space="0" w:color="2E74B5"/>
              <w:bottom w:val="single" w:sz="4" w:space="0" w:color="2E74B5"/>
              <w:right w:val="single" w:sz="4" w:space="0" w:color="2E74B5"/>
            </w:tcBorders>
            <w:hideMark/>
          </w:tcPr>
          <w:p w:rsidR="009D1437" w:rsidP="00616EC4" w14:paraId="0AE8A1B0" w14:textId="77777777">
            <w:pPr>
              <w:pStyle w:val="ListParagraph"/>
              <w:spacing w:after="0" w:line="240" w:lineRule="auto"/>
              <w:ind w:left="0"/>
              <w:rPr>
                <w:rFonts w:eastAsia="Calibri"/>
              </w:rPr>
            </w:pPr>
            <w:r>
              <w:t>Không</w:t>
            </w:r>
            <w:r>
              <w:t xml:space="preserve"> </w:t>
            </w:r>
            <w:r>
              <w:t>tồn</w:t>
            </w:r>
            <w:r>
              <w:t xml:space="preserve"> </w:t>
            </w:r>
            <w:r>
              <w:t>tại</w:t>
            </w:r>
            <w:r>
              <w:t xml:space="preserve"> </w:t>
            </w:r>
            <w:r>
              <w:t>hóa</w:t>
            </w:r>
            <w:r>
              <w:t xml:space="preserve"> </w:t>
            </w:r>
            <w:r>
              <w:t>đơn</w:t>
            </w:r>
            <w:r>
              <w:t xml:space="preserve"> </w:t>
            </w:r>
            <w:r>
              <w:t>cần</w:t>
            </w:r>
            <w:r>
              <w:t xml:space="preserve"> </w:t>
            </w:r>
            <w:r>
              <w:t>thay</w:t>
            </w:r>
            <w:r>
              <w:t xml:space="preserve"> </w:t>
            </w:r>
            <w:r>
              <w:t>thế</w:t>
            </w:r>
            <w:r>
              <w:t xml:space="preserve"> </w:t>
            </w:r>
            <w:r>
              <w:t>và</w:t>
            </w:r>
            <w:r>
              <w:t xml:space="preserve"> </w:t>
            </w:r>
            <w:r>
              <w:t>điều</w:t>
            </w:r>
            <w:r>
              <w:t xml:space="preserve"> </w:t>
            </w:r>
            <w:r>
              <w:t>chỉnh</w:t>
            </w:r>
          </w:p>
        </w:tc>
        <w:tc>
          <w:tcPr>
            <w:tcW w:w="1885" w:type="dxa"/>
            <w:tcBorders>
              <w:top w:val="single" w:sz="4" w:space="0" w:color="2E74B5"/>
              <w:left w:val="single" w:sz="4" w:space="0" w:color="2E74B5"/>
              <w:bottom w:val="single" w:sz="4" w:space="0" w:color="2E74B5"/>
              <w:right w:val="single" w:sz="4" w:space="0" w:color="2E74B5"/>
            </w:tcBorders>
          </w:tcPr>
          <w:p w:rsidR="009D1437" w:rsidP="00616EC4" w14:paraId="198F9955" w14:textId="77777777">
            <w:pPr>
              <w:ind w:left="360"/>
              <w:jc w:val="both"/>
            </w:pPr>
          </w:p>
        </w:tc>
      </w:tr>
      <w:tr w14:paraId="2EEA78E0" w14:textId="77777777" w:rsidTr="00616EC4">
        <w:tblPrEx>
          <w:tblW w:w="0" w:type="auto"/>
          <w:tblInd w:w="85" w:type="dxa"/>
          <w:tblLayout w:type="fixed"/>
          <w:tblLook w:val="04A0"/>
          <w:tblPrExChange w:id="637" w:author="Comparison" w:date="2022-04-14T16:30:00Z">
            <w:tblPrEx>
              <w:tblLayout w:type="fixed"/>
            </w:tblPrEx>
          </w:tblPrExChange>
        </w:tblPrEx>
        <w:trPr>
          <w:trHeight w:val="413"/>
          <w:trPrChange w:id="638" w:author="Comparison" w:date="2022-04-14T16:30:00Z">
            <w:trPr>
              <w:gridBefore w:val="1"/>
              <w:wBefore w:w="704" w:type="dxa"/>
            </w:trPr>
          </w:trPrChange>
        </w:trPr>
        <w:tc>
          <w:tcPr>
            <w:tcW w:w="2430" w:type="dxa"/>
            <w:tcBorders>
              <w:top w:val="single" w:sz="4" w:space="0" w:color="2E74B5"/>
              <w:left w:val="single" w:sz="4" w:space="0" w:color="2E74B5"/>
              <w:bottom w:val="single" w:sz="4" w:space="0" w:color="2E74B5"/>
              <w:right w:val="single" w:sz="4" w:space="0" w:color="2E74B5"/>
            </w:tcBorders>
            <w:hideMark/>
            <w:tcPrChange w:id="639" w:author="Comparison" w:date="2022-04-14T16:30:00Z">
              <w:tcPr>
                <w:tcW w:w="2250" w:type="dxa"/>
                <w:gridSpan w:val="3"/>
                <w:tcBorders>
                  <w:top w:val="single" w:sz="4" w:space="0" w:color="2E74B5"/>
                  <w:left w:val="single" w:sz="4" w:space="5" w:color="2E74B5"/>
                  <w:bottom w:val="single" w:sz="4" w:space="0" w:color="2E74B5"/>
                  <w:right w:val="single" w:sz="4" w:space="5" w:color="2E74B5"/>
                </w:tcBorders>
                <w:hideMark/>
              </w:tcPr>
            </w:tcPrChange>
          </w:tcPr>
          <w:p w:rsidR="009D1437" w:rsidP="00616EC4" w14:paraId="78FC6B16" w14:textId="77777777">
            <w:pPr>
              <w:autoSpaceDE w:val="0"/>
              <w:autoSpaceDN w:val="0"/>
              <w:adjustRightInd w:val="0"/>
              <w:rPr>
                <w:rFonts w:eastAsia="Calibri"/>
              </w:rPr>
            </w:pPr>
            <w:r>
              <w:rPr>
                <w:rFonts w:eastAsia="Calibri"/>
              </w:rPr>
              <w:t>ERR:5</w:t>
            </w:r>
          </w:p>
        </w:tc>
        <w:tc>
          <w:tcPr>
            <w:tcW w:w="4950" w:type="dxa"/>
            <w:tcBorders>
              <w:top w:val="single" w:sz="4" w:space="0" w:color="2E74B5"/>
              <w:left w:val="single" w:sz="4" w:space="0" w:color="2E74B5"/>
              <w:bottom w:val="single" w:sz="4" w:space="0" w:color="2E74B5"/>
              <w:right w:val="single" w:sz="4" w:space="0" w:color="2E74B5"/>
            </w:tcBorders>
            <w:hideMark/>
            <w:tcPrChange w:id="640" w:author="Comparison" w:date="2022-04-14T16:30:00Z">
              <w:tcPr>
                <w:tcW w:w="4899" w:type="dxa"/>
                <w:gridSpan w:val="3"/>
                <w:tcBorders>
                  <w:top w:val="single" w:sz="4" w:space="0" w:color="2E74B5"/>
                  <w:left w:val="single" w:sz="4" w:space="5" w:color="2E74B5"/>
                  <w:bottom w:val="single" w:sz="4" w:space="0" w:color="2E74B5"/>
                  <w:right w:val="single" w:sz="4" w:space="5" w:color="2E74B5"/>
                </w:tcBorders>
                <w:hideMark/>
              </w:tcPr>
            </w:tcPrChange>
          </w:tcPr>
          <w:p w:rsidR="009D1437" w:rsidP="00616EC4" w14:paraId="06A525CE" w14:textId="77777777">
            <w:pPr>
              <w:pStyle w:val="ListParagraph"/>
              <w:spacing w:after="0" w:line="240" w:lineRule="auto"/>
              <w:ind w:left="0"/>
              <w:rPr>
                <w:rFonts w:eastAsia="Calibri"/>
              </w:rPr>
            </w:pPr>
            <w:r>
              <w:rPr>
                <w:rFonts w:eastAsia="Calibri"/>
              </w:rPr>
              <w:t>Có</w:t>
            </w:r>
            <w:r>
              <w:rPr>
                <w:rFonts w:eastAsia="Calibri"/>
              </w:rPr>
              <w:t xml:space="preserve"> </w:t>
            </w:r>
            <w:r>
              <w:rPr>
                <w:rFonts w:eastAsia="Calibri"/>
              </w:rPr>
              <w:t>lỗi</w:t>
            </w:r>
            <w:r>
              <w:rPr>
                <w:rFonts w:eastAsia="Calibri"/>
              </w:rPr>
              <w:t xml:space="preserve"> </w:t>
            </w:r>
            <w:r>
              <w:rPr>
                <w:rFonts w:eastAsia="Calibri"/>
              </w:rPr>
              <w:t>xảy</w:t>
            </w:r>
            <w:r>
              <w:rPr>
                <w:rFonts w:eastAsia="Calibri"/>
              </w:rPr>
              <w:t xml:space="preserve"> </w:t>
            </w:r>
            <w:r>
              <w:rPr>
                <w:rFonts w:eastAsia="Calibri"/>
              </w:rPr>
              <w:t>ra</w:t>
            </w:r>
          </w:p>
        </w:tc>
        <w:tc>
          <w:tcPr>
            <w:tcW w:w="1885" w:type="dxa"/>
            <w:tcBorders>
              <w:top w:val="single" w:sz="4" w:space="0" w:color="2E74B5"/>
              <w:left w:val="single" w:sz="4" w:space="0" w:color="2E74B5"/>
              <w:bottom w:val="single" w:sz="4" w:space="0" w:color="2E74B5"/>
              <w:right w:val="single" w:sz="4" w:space="0" w:color="2E74B5"/>
            </w:tcBorders>
            <w:hideMark/>
            <w:tcPrChange w:id="641" w:author="Comparison" w:date="2022-04-14T16:30:00Z">
              <w:tcPr>
                <w:tcW w:w="2116" w:type="dxa"/>
                <w:gridSpan w:val="2"/>
                <w:tcBorders>
                  <w:top w:val="single" w:sz="4" w:space="0" w:color="2E74B5"/>
                  <w:left w:val="single" w:sz="4" w:space="5" w:color="2E74B5"/>
                  <w:bottom w:val="single" w:sz="4" w:space="0" w:color="2E74B5"/>
                  <w:right w:val="single" w:sz="4" w:space="5" w:color="2E74B5"/>
                </w:tcBorders>
                <w:hideMark/>
              </w:tcPr>
            </w:tcPrChange>
          </w:tcPr>
          <w:p w:rsidR="009D1437" w14:paraId="08A7F83A" w14:textId="77777777">
            <w:pPr>
              <w:jc w:val="both"/>
              <w:pPrChange w:id="642" w:author="Comparison" w:date="2022-04-14T16:30:00Z">
                <w:pPr>
                  <w:pStyle w:val="ListParagraph"/>
                </w:pPr>
              </w:pPrChange>
            </w:pPr>
            <w:r>
              <w:t>Ló</w:t>
            </w:r>
            <w:r>
              <w:t xml:space="preserve"> </w:t>
            </w:r>
            <w:r>
              <w:t>lỗi</w:t>
            </w:r>
            <w:r>
              <w:t xml:space="preserve"> </w:t>
            </w:r>
            <w:r>
              <w:t>xảy</w:t>
            </w:r>
            <w:r>
              <w:t xml:space="preserve"> </w:t>
            </w:r>
            <w:r>
              <w:t>ra</w:t>
            </w:r>
            <w:r>
              <w:t xml:space="preserve"> </w:t>
            </w:r>
            <w:r>
              <w:t>hóa</w:t>
            </w:r>
            <w:r>
              <w:t xml:space="preserve"> </w:t>
            </w:r>
            <w:r>
              <w:t>đơn</w:t>
            </w:r>
            <w:r>
              <w:t xml:space="preserve"> </w:t>
            </w:r>
            <w:r>
              <w:t>cầ</w:t>
            </w:r>
          </w:p>
        </w:tc>
      </w:tr>
      <w:tr w14:paraId="789717E9"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hideMark/>
          </w:tcPr>
          <w:p w:rsidR="009D1437" w:rsidP="00616EC4" w14:paraId="742BFEDE" w14:textId="77777777">
            <w:pPr>
              <w:autoSpaceDE w:val="0"/>
              <w:autoSpaceDN w:val="0"/>
              <w:adjustRightInd w:val="0"/>
              <w:rPr>
                <w:rFonts w:eastAsia="Calibri"/>
              </w:rPr>
            </w:pPr>
            <w:r>
              <w:rPr>
                <w:rFonts w:eastAsia="Calibri"/>
              </w:rPr>
              <w:t>ERR:30</w:t>
            </w:r>
          </w:p>
        </w:tc>
        <w:tc>
          <w:tcPr>
            <w:tcW w:w="4950" w:type="dxa"/>
            <w:tcBorders>
              <w:top w:val="single" w:sz="4" w:space="0" w:color="2E74B5"/>
              <w:left w:val="single" w:sz="4" w:space="0" w:color="2E74B5"/>
              <w:bottom w:val="single" w:sz="4" w:space="0" w:color="2E74B5"/>
              <w:right w:val="single" w:sz="4" w:space="0" w:color="2E74B5"/>
            </w:tcBorders>
            <w:hideMark/>
          </w:tcPr>
          <w:p w:rsidR="009D1437" w:rsidP="00616EC4" w14:paraId="56DD6E27" w14:textId="77777777">
            <w:pPr>
              <w:pStyle w:val="ListParagraph"/>
              <w:ind w:left="0"/>
              <w:jc w:val="both"/>
            </w:pPr>
            <w:r>
              <w:t>Tạo</w:t>
            </w:r>
            <w:r>
              <w:t xml:space="preserve"> </w:t>
            </w:r>
            <w:r>
              <w:t>mới</w:t>
            </w:r>
            <w:r>
              <w:t xml:space="preserve"> </w:t>
            </w:r>
            <w:r>
              <w:t>hóa</w:t>
            </w:r>
            <w:r>
              <w:t xml:space="preserve"> </w:t>
            </w:r>
            <w:r>
              <w:t>đơn</w:t>
            </w:r>
            <w:r>
              <w:t xml:space="preserve"> </w:t>
            </w:r>
            <w:r>
              <w:t>có</w:t>
            </w:r>
            <w:r>
              <w:t xml:space="preserve"> </w:t>
            </w:r>
            <w:r>
              <w:t>lỗi</w:t>
            </w:r>
          </w:p>
        </w:tc>
        <w:tc>
          <w:tcPr>
            <w:tcW w:w="1885" w:type="dxa"/>
            <w:tcBorders>
              <w:top w:val="single" w:sz="4" w:space="0" w:color="2E74B5"/>
              <w:left w:val="single" w:sz="4" w:space="0" w:color="2E74B5"/>
              <w:bottom w:val="single" w:sz="4" w:space="0" w:color="2E74B5"/>
              <w:right w:val="single" w:sz="4" w:space="0" w:color="2E74B5"/>
            </w:tcBorders>
          </w:tcPr>
          <w:p w:rsidR="009D1437" w:rsidP="00616EC4" w14:paraId="07D7B067" w14:textId="77777777">
            <w:pPr>
              <w:ind w:left="360"/>
              <w:jc w:val="both"/>
            </w:pPr>
          </w:p>
        </w:tc>
      </w:tr>
      <w:tr w14:paraId="7F4E9AF8"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hideMark/>
          </w:tcPr>
          <w:p w:rsidR="009D1437" w:rsidP="00616EC4" w14:paraId="577D4433" w14:textId="77777777">
            <w:pPr>
              <w:autoSpaceDE w:val="0"/>
              <w:autoSpaceDN w:val="0"/>
              <w:adjustRightInd w:val="0"/>
              <w:rPr>
                <w:rFonts w:eastAsia="Calibri"/>
              </w:rPr>
            </w:pPr>
            <w:r>
              <w:rPr>
                <w:rFonts w:eastAsia="Calibri"/>
              </w:rPr>
              <w:t xml:space="preserve">OK: </w:t>
            </w:r>
            <w:r>
              <w:rPr>
                <w:rFonts w:eastAsia="Calibri"/>
              </w:rPr>
              <w:t>pattern;serial;invNumber</w:t>
            </w:r>
          </w:p>
          <w:p w:rsidR="009D1437" w:rsidP="00616EC4" w14:paraId="7BAE2A6C" w14:textId="77777777">
            <w:pPr>
              <w:autoSpaceDE w:val="0"/>
              <w:autoSpaceDN w:val="0"/>
              <w:adjustRightInd w:val="0"/>
              <w:rPr>
                <w:rFonts w:eastAsia="Calibri"/>
              </w:rPr>
            </w:pPr>
            <w:r>
              <w:rPr>
                <w:rFonts w:eastAsia="Calibri"/>
              </w:rPr>
              <w:t>(</w:t>
            </w:r>
            <w:r>
              <w:rPr>
                <w:rFonts w:eastAsia="Calibri"/>
              </w:rPr>
              <w:t>Ví</w:t>
            </w:r>
            <w:r>
              <w:rPr>
                <w:rFonts w:eastAsia="Calibri"/>
              </w:rPr>
              <w:t xml:space="preserve"> </w:t>
            </w:r>
            <w:r>
              <w:rPr>
                <w:rFonts w:eastAsia="Calibri"/>
              </w:rPr>
              <w:t>dụ</w:t>
            </w:r>
            <w:r>
              <w:rPr>
                <w:rFonts w:eastAsia="Calibri"/>
              </w:rPr>
              <w:t>:</w:t>
            </w:r>
          </w:p>
          <w:p w:rsidR="009D1437" w:rsidP="00616EC4" w14:paraId="639E5F87" w14:textId="77777777">
            <w:pPr>
              <w:autoSpaceDE w:val="0"/>
              <w:autoSpaceDN w:val="0"/>
              <w:adjustRightInd w:val="0"/>
              <w:rPr>
                <w:rFonts w:eastAsia="Calibri"/>
              </w:rPr>
            </w:pPr>
            <w:r>
              <w:rPr>
                <w:rFonts w:eastAsia="Calibri"/>
              </w:rPr>
              <w:t>OK:01GTKT3/001;AA/12E;0000002)</w:t>
            </w:r>
          </w:p>
        </w:tc>
        <w:tc>
          <w:tcPr>
            <w:tcW w:w="4950" w:type="dxa"/>
            <w:tcBorders>
              <w:top w:val="single" w:sz="4" w:space="0" w:color="2E74B5"/>
              <w:left w:val="single" w:sz="4" w:space="0" w:color="2E74B5"/>
              <w:bottom w:val="single" w:sz="4" w:space="0" w:color="2E74B5"/>
              <w:right w:val="single" w:sz="4" w:space="0" w:color="2E74B5"/>
            </w:tcBorders>
          </w:tcPr>
          <w:p w:rsidR="009D1437" w:rsidP="00616EC4" w14:paraId="4DC3A645" w14:textId="77777777">
            <w:pPr>
              <w:pStyle w:val="ListParagraph"/>
              <w:numPr>
                <w:ilvl w:val="0"/>
                <w:numId w:val="4"/>
              </w:numPr>
              <w:spacing w:after="0" w:line="240" w:lineRule="auto"/>
              <w:rPr>
                <w:rFonts w:eastAsia="Calibri"/>
              </w:rPr>
            </w:pPr>
            <w:r>
              <w:rPr>
                <w:rFonts w:eastAsia="Calibri"/>
              </w:rPr>
              <w:t xml:space="preserve">OK </w:t>
            </w:r>
            <w:r>
              <w:rPr>
                <w:rFonts w:ascii="Wingdings" w:eastAsia="Calibri" w:hAnsi="Wingdings"/>
              </w:rPr>
              <w:sym w:font="Wingdings" w:char="F0E0"/>
            </w:r>
            <w:r>
              <w:rPr>
                <w:rFonts w:eastAsia="Calibri"/>
              </w:rPr>
              <w:t xml:space="preserve"> </w:t>
            </w:r>
            <w:r>
              <w:rPr>
                <w:rFonts w:eastAsia="Calibri"/>
              </w:rPr>
              <w:t>đã</w:t>
            </w:r>
            <w:r>
              <w:rPr>
                <w:rFonts w:eastAsia="Calibri"/>
              </w:rPr>
              <w:t xml:space="preserve"> </w:t>
            </w:r>
            <w:r>
              <w:rPr>
                <w:rFonts w:eastAsia="Calibri"/>
              </w:rPr>
              <w:t>phát</w:t>
            </w:r>
            <w:r>
              <w:rPr>
                <w:rFonts w:eastAsia="Calibri"/>
              </w:rPr>
              <w:t xml:space="preserve"> </w:t>
            </w:r>
            <w:r>
              <w:rPr>
                <w:rFonts w:eastAsia="Calibri"/>
              </w:rPr>
              <w:t>hành</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thành</w:t>
            </w:r>
            <w:r>
              <w:rPr>
                <w:rFonts w:eastAsia="Calibri"/>
              </w:rPr>
              <w:t xml:space="preserve"> </w:t>
            </w:r>
            <w:r>
              <w:rPr>
                <w:rFonts w:eastAsia="Calibri"/>
              </w:rPr>
              <w:t>công</w:t>
            </w:r>
          </w:p>
          <w:p w:rsidR="009D1437" w:rsidP="00616EC4" w14:paraId="65CE71F1" w14:textId="77777777">
            <w:pPr>
              <w:pStyle w:val="ListParagraph"/>
              <w:numPr>
                <w:ilvl w:val="0"/>
                <w:numId w:val="4"/>
              </w:numPr>
              <w:spacing w:after="0" w:line="240" w:lineRule="auto"/>
              <w:rPr>
                <w:rFonts w:eastAsia="Calibri"/>
              </w:rPr>
            </w:pPr>
            <w:r>
              <w:rPr>
                <w:rFonts w:eastAsia="Calibri"/>
              </w:rPr>
              <w:t>Patter</w:t>
            </w:r>
            <w:r>
              <w:rPr>
                <w:rFonts w:ascii="Wingdings" w:eastAsia="Calibri" w:hAnsi="Wingdings"/>
              </w:rPr>
              <w:sym w:font="Wingdings" w:char="F0E0"/>
            </w:r>
            <w:r>
              <w:rPr>
                <w:rFonts w:eastAsia="Calibri"/>
              </w:rPr>
              <w:t xml:space="preserve"> </w:t>
            </w:r>
            <w:r>
              <w:rPr>
                <w:rFonts w:eastAsia="Calibri"/>
              </w:rPr>
              <w:t>Mẫu</w:t>
            </w:r>
            <w:r>
              <w:rPr>
                <w:rFonts w:eastAsia="Calibri"/>
              </w:rPr>
              <w:t xml:space="preserve"> </w:t>
            </w:r>
            <w:r>
              <w:rPr>
                <w:rFonts w:eastAsia="Calibri"/>
              </w:rPr>
              <w:t>số</w:t>
            </w:r>
            <w:r>
              <w:rPr>
                <w:rFonts w:eastAsia="Calibri"/>
              </w:rPr>
              <w:t xml:space="preserve"> </w:t>
            </w:r>
            <w:r>
              <w:rPr>
                <w:rFonts w:eastAsia="Calibri"/>
              </w:rPr>
              <w:t>của</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điều</w:t>
            </w:r>
            <w:r>
              <w:rPr>
                <w:rFonts w:eastAsia="Calibri"/>
              </w:rPr>
              <w:t xml:space="preserve"> </w:t>
            </w:r>
            <w:r>
              <w:rPr>
                <w:rFonts w:eastAsia="Calibri"/>
              </w:rPr>
              <w:t>chỉnh,thay</w:t>
            </w:r>
            <w:r>
              <w:rPr>
                <w:rFonts w:eastAsia="Calibri"/>
              </w:rPr>
              <w:t xml:space="preserve"> </w:t>
            </w:r>
            <w:r>
              <w:rPr>
                <w:rFonts w:eastAsia="Calibri"/>
              </w:rPr>
              <w:t>thế</w:t>
            </w:r>
            <w:r>
              <w:rPr>
                <w:rFonts w:eastAsia="Calibri"/>
              </w:rPr>
              <w:t xml:space="preserve"> </w:t>
            </w:r>
          </w:p>
          <w:p w:rsidR="009D1437" w:rsidP="00616EC4" w14:paraId="3BF61254" w14:textId="77777777">
            <w:pPr>
              <w:pStyle w:val="ListParagraph"/>
              <w:numPr>
                <w:ilvl w:val="0"/>
                <w:numId w:val="4"/>
              </w:numPr>
              <w:spacing w:after="0" w:line="240" w:lineRule="auto"/>
              <w:rPr>
                <w:rFonts w:eastAsia="Calibri"/>
              </w:rPr>
            </w:pPr>
            <w:r>
              <w:rPr>
                <w:rFonts w:eastAsia="Calibri"/>
              </w:rPr>
              <w:t xml:space="preserve">Serial </w:t>
            </w:r>
            <w:r>
              <w:rPr>
                <w:rFonts w:ascii="Wingdings" w:eastAsia="Calibri" w:hAnsi="Wingdings"/>
              </w:rPr>
              <w:sym w:font="Wingdings" w:char="F0E0"/>
            </w:r>
            <w:r>
              <w:rPr>
                <w:rFonts w:eastAsia="Calibri"/>
              </w:rPr>
              <w:t xml:space="preserve"> </w:t>
            </w:r>
            <w:r>
              <w:rPr>
                <w:rFonts w:eastAsia="Calibri"/>
              </w:rPr>
              <w:t>serial</w:t>
            </w:r>
            <w:r>
              <w:rPr>
                <w:rFonts w:eastAsia="Calibri"/>
              </w:rPr>
              <w:t xml:space="preserve"> </w:t>
            </w:r>
            <w:r>
              <w:rPr>
                <w:rFonts w:eastAsia="Calibri"/>
              </w:rPr>
              <w:t>của</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điều</w:t>
            </w:r>
            <w:r>
              <w:rPr>
                <w:rFonts w:eastAsia="Calibri"/>
              </w:rPr>
              <w:t xml:space="preserve"> </w:t>
            </w:r>
            <w:r>
              <w:rPr>
                <w:rFonts w:eastAsia="Calibri"/>
              </w:rPr>
              <w:t>chỉnh,thay</w:t>
            </w:r>
            <w:r>
              <w:rPr>
                <w:rFonts w:eastAsia="Calibri"/>
              </w:rPr>
              <w:t xml:space="preserve"> </w:t>
            </w:r>
            <w:r>
              <w:rPr>
                <w:rFonts w:eastAsia="Calibri"/>
              </w:rPr>
              <w:t>thế</w:t>
            </w:r>
            <w:r>
              <w:rPr>
                <w:rFonts w:eastAsia="Calibri"/>
              </w:rPr>
              <w:t xml:space="preserve"> </w:t>
            </w:r>
          </w:p>
          <w:p w:rsidR="009D1437" w:rsidP="00616EC4" w14:paraId="6A29E9F1" w14:textId="77777777">
            <w:pPr>
              <w:pStyle w:val="ListParagraph"/>
              <w:numPr>
                <w:ilvl w:val="0"/>
                <w:numId w:val="4"/>
              </w:numPr>
              <w:spacing w:after="0" w:line="240" w:lineRule="auto"/>
              <w:rPr>
                <w:rFonts w:eastAsia="Calibri"/>
              </w:rPr>
            </w:pPr>
            <w:r>
              <w:rPr>
                <w:rFonts w:eastAsia="Calibri"/>
              </w:rPr>
              <w:t>invNumber</w:t>
            </w:r>
            <w:r>
              <w:rPr>
                <w:rFonts w:eastAsia="Calibri"/>
              </w:rPr>
              <w:t xml:space="preserve">: </w:t>
            </w:r>
            <w:r>
              <w:rPr>
                <w:rFonts w:eastAsia="Calibri"/>
              </w:rPr>
              <w:t>số</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điều</w:t>
            </w:r>
            <w:r>
              <w:rPr>
                <w:rFonts w:eastAsia="Calibri"/>
              </w:rPr>
              <w:t xml:space="preserve"> </w:t>
            </w:r>
            <w:r>
              <w:rPr>
                <w:rFonts w:eastAsia="Calibri"/>
              </w:rPr>
              <w:t>chỉnh,thay</w:t>
            </w:r>
            <w:r>
              <w:rPr>
                <w:rFonts w:eastAsia="Calibri"/>
              </w:rPr>
              <w:t xml:space="preserve"> </w:t>
            </w:r>
            <w:r>
              <w:rPr>
                <w:rFonts w:eastAsia="Calibri"/>
              </w:rPr>
              <w:t>thế</w:t>
            </w:r>
            <w:r>
              <w:rPr>
                <w:rFonts w:eastAsia="Calibri"/>
              </w:rPr>
              <w:t xml:space="preserve"> </w:t>
            </w:r>
          </w:p>
          <w:p w:rsidR="009D1437" w:rsidP="00616EC4" w14:paraId="6500C30D" w14:textId="77777777">
            <w:pPr>
              <w:pStyle w:val="ListParagraph"/>
              <w:spacing w:after="0" w:line="240" w:lineRule="auto"/>
              <w:rPr>
                <w:rFonts w:eastAsia="Calibri"/>
              </w:rPr>
            </w:pPr>
          </w:p>
        </w:tc>
        <w:tc>
          <w:tcPr>
            <w:tcW w:w="1885" w:type="dxa"/>
            <w:tcBorders>
              <w:top w:val="single" w:sz="4" w:space="0" w:color="2E74B5"/>
              <w:left w:val="single" w:sz="4" w:space="0" w:color="2E74B5"/>
              <w:bottom w:val="single" w:sz="4" w:space="0" w:color="2E74B5"/>
              <w:right w:val="single" w:sz="4" w:space="0" w:color="2E74B5"/>
            </w:tcBorders>
          </w:tcPr>
          <w:p w:rsidR="009D1437" w:rsidP="00616EC4" w14:paraId="6947B744" w14:textId="77777777">
            <w:pPr>
              <w:ind w:left="360"/>
              <w:jc w:val="both"/>
            </w:pPr>
          </w:p>
        </w:tc>
      </w:tr>
    </w:tbl>
    <w:p w:rsidR="009D1437" w:rsidP="009D1437" w14:paraId="059C122F" w14:textId="77777777">
      <w:pPr>
        <w:rPr>
          <w:lang w:eastAsia="x-none"/>
        </w:rPr>
      </w:pPr>
    </w:p>
    <w:p w:rsidR="009D1437" w:rsidP="009D1437" w14:paraId="4F7252BD" w14:textId="77777777">
      <w:pPr>
        <w:rPr>
          <w:b/>
          <w:lang w:eastAsia="x-none"/>
        </w:rPr>
      </w:pPr>
      <w:r>
        <w:rPr>
          <w:b/>
          <w:lang w:eastAsia="x-none"/>
        </w:rPr>
        <w:t>Cấu</w:t>
      </w:r>
      <w:r>
        <w:rPr>
          <w:b/>
          <w:lang w:eastAsia="x-none"/>
        </w:rPr>
        <w:t xml:space="preserve"> </w:t>
      </w:r>
      <w:r>
        <w:rPr>
          <w:b/>
          <w:lang w:eastAsia="x-none"/>
        </w:rPr>
        <w:t>trúc</w:t>
      </w:r>
      <w:r>
        <w:rPr>
          <w:b/>
          <w:lang w:eastAsia="x-none"/>
        </w:rPr>
        <w:t xml:space="preserve"> </w:t>
      </w:r>
      <w:r>
        <w:rPr>
          <w:b/>
          <w:lang w:eastAsia="x-none"/>
        </w:rPr>
        <w:t>chuỗi</w:t>
      </w:r>
      <w:r>
        <w:rPr>
          <w:b/>
          <w:lang w:eastAsia="x-none"/>
        </w:rPr>
        <w:t xml:space="preserve"> </w:t>
      </w:r>
      <w:r>
        <w:rPr>
          <w:b/>
          <w:lang w:eastAsia="x-none"/>
        </w:rPr>
        <w:t>xmlData</w:t>
      </w:r>
      <w:r>
        <w:rPr>
          <w:b/>
          <w:lang w:eastAsia="x-none"/>
        </w:rPr>
        <w:t xml:space="preserve"> </w:t>
      </w:r>
      <w:r>
        <w:rPr>
          <w:b/>
          <w:lang w:eastAsia="x-none"/>
        </w:rPr>
        <w:t>truyền</w:t>
      </w:r>
      <w:r>
        <w:rPr>
          <w:b/>
          <w:lang w:eastAsia="x-none"/>
        </w:rPr>
        <w:t xml:space="preserve"> </w:t>
      </w:r>
      <w:r>
        <w:rPr>
          <w:b/>
          <w:lang w:eastAsia="x-none"/>
        </w:rPr>
        <w:t>lên</w:t>
      </w:r>
      <w:r>
        <w:rPr>
          <w:b/>
          <w:lang w:eastAsia="x-none"/>
        </w:rPr>
        <w:t>:</w:t>
      </w:r>
    </w:p>
    <w:p w:rsidR="009D1437" w:rsidP="009D1437" w14:paraId="6FDD094E" w14:textId="77777777">
      <w:pPr>
        <w:ind w:firstLine="720"/>
        <w:rPr>
          <w:rStyle w:val="hljs-tag"/>
          <w:rFonts w:ascii="Courier New" w:hAnsi="Courier New" w:cs="Courier New"/>
          <w:color w:val="0000FF"/>
          <w:sz w:val="18"/>
          <w:szCs w:val="18"/>
        </w:rPr>
      </w:pPr>
      <w:r>
        <w:rPr>
          <w:rStyle w:val="hljs-tag"/>
          <w:color w:val="0000FF"/>
          <w:sz w:val="18"/>
          <w:szCs w:val="18"/>
        </w:rPr>
        <w:t>&lt;</w:t>
      </w:r>
      <w:r>
        <w:rPr>
          <w:rStyle w:val="hljs-name"/>
          <w:rFonts w:ascii="Courier New" w:hAnsi="Courier New" w:cs="Courier New"/>
          <w:color w:val="0000FF"/>
          <w:sz w:val="18"/>
          <w:szCs w:val="18"/>
        </w:rPr>
        <w:t>Invoices</w:t>
      </w:r>
      <w:r>
        <w:rPr>
          <w:rStyle w:val="hljs-tag"/>
          <w:color w:val="0000FF"/>
          <w:sz w:val="18"/>
          <w:szCs w:val="18"/>
        </w:rPr>
        <w:t>&gt;</w:t>
      </w:r>
    </w:p>
    <w:p w:rsidR="009D1437" w:rsidP="009D1437" w14:paraId="0DBADDB7" w14:textId="77777777">
      <w:pPr>
        <w:ind w:firstLine="720"/>
        <w:rPr>
          <w:color w:val="000000"/>
          <w:shd w:val="clear" w:color="auto" w:fill="FFFFFF"/>
        </w:rPr>
      </w:pPr>
      <w:r>
        <w:rPr>
          <w:rFonts w:ascii="Courier New" w:hAnsi="Courier New" w:cs="Courier New"/>
          <w:color w:val="000000"/>
          <w:sz w:val="18"/>
          <w:szCs w:val="18"/>
          <w:shd w:val="clear" w:color="auto" w:fill="FFFFFF"/>
        </w:rPr>
        <w:t xml:space="preserve"> </w:t>
      </w:r>
      <w:r>
        <w:rPr>
          <w:rFonts w:ascii="Courier New" w:hAnsi="Courier New" w:cs="Courier New"/>
          <w:color w:val="000000"/>
          <w:sz w:val="18"/>
          <w:szCs w:val="18"/>
          <w:shd w:val="clear" w:color="auto" w:fill="FFFFFF"/>
        </w:rPr>
        <w:tab/>
      </w:r>
      <w:r>
        <w:rPr>
          <w:rStyle w:val="hljs-tag"/>
          <w:color w:val="0000FF"/>
          <w:sz w:val="18"/>
          <w:szCs w:val="18"/>
        </w:rPr>
        <w:t>&lt;</w:t>
      </w:r>
      <w:r>
        <w:rPr>
          <w:rStyle w:val="hljs-name"/>
          <w:rFonts w:ascii="Courier New" w:hAnsi="Courier New" w:cs="Courier New"/>
          <w:color w:val="0000FF"/>
          <w:sz w:val="18"/>
          <w:szCs w:val="18"/>
        </w:rPr>
        <w:t>SerialCert</w:t>
      </w:r>
      <w:r>
        <w:rPr>
          <w:rStyle w:val="hljs-tag"/>
          <w:color w:val="0000FF"/>
          <w:sz w:val="18"/>
          <w:szCs w:val="18"/>
        </w:rPr>
        <w:t>&gt;</w:t>
      </w:r>
      <w:r>
        <w:rPr>
          <w:rFonts w:ascii="Courier New" w:hAnsi="Courier New" w:cs="Courier New"/>
          <w:color w:val="000000"/>
          <w:sz w:val="18"/>
          <w:szCs w:val="18"/>
          <w:shd w:val="clear" w:color="auto" w:fill="FFFFFF"/>
        </w:rPr>
        <w:t>54010101BFD227F36296CA2414AC334E</w:t>
      </w:r>
      <w:r>
        <w:rPr>
          <w:rStyle w:val="hljs-tag"/>
          <w:color w:val="0000FF"/>
          <w:sz w:val="18"/>
          <w:szCs w:val="18"/>
        </w:rPr>
        <w:t>&lt;/</w:t>
      </w:r>
      <w:r>
        <w:rPr>
          <w:rStyle w:val="hljs-name"/>
          <w:rFonts w:ascii="Courier New" w:hAnsi="Courier New" w:cs="Courier New"/>
          <w:color w:val="0000FF"/>
          <w:sz w:val="18"/>
          <w:szCs w:val="18"/>
        </w:rPr>
        <w:t>SerialCert</w:t>
      </w:r>
      <w:r>
        <w:rPr>
          <w:rStyle w:val="hljs-tag"/>
          <w:color w:val="0000FF"/>
          <w:sz w:val="18"/>
          <w:szCs w:val="18"/>
        </w:rPr>
        <w:t>&gt;</w:t>
      </w:r>
      <w:r>
        <w:rPr>
          <w:rFonts w:ascii="Courier New" w:hAnsi="Courier New" w:cs="Courier New"/>
          <w:color w:val="000000"/>
          <w:sz w:val="18"/>
          <w:szCs w:val="18"/>
          <w:shd w:val="clear" w:color="auto" w:fill="FFFFFF"/>
        </w:rPr>
        <w:t xml:space="preserve"> </w:t>
      </w:r>
    </w:p>
    <w:p w:rsidR="009D1437" w:rsidP="009D1437" w14:paraId="54D86A01" w14:textId="77777777">
      <w:pPr>
        <w:ind w:left="720" w:firstLine="720"/>
        <w:rPr>
          <w:rFonts w:ascii="Courier New" w:hAnsi="Courier New" w:cs="Courier New"/>
          <w:color w:val="000000"/>
          <w:sz w:val="18"/>
          <w:szCs w:val="18"/>
          <w:shd w:val="clear" w:color="auto" w:fill="FFFFFF"/>
        </w:rPr>
      </w:pPr>
      <w:r>
        <w:rPr>
          <w:rStyle w:val="hljs-tag"/>
          <w:color w:val="0000FF"/>
          <w:sz w:val="18"/>
          <w:szCs w:val="18"/>
        </w:rPr>
        <w:t>&lt;</w:t>
      </w:r>
      <w:r>
        <w:rPr>
          <w:rStyle w:val="hljs-name"/>
          <w:rFonts w:ascii="Courier New" w:hAnsi="Courier New" w:cs="Courier New"/>
          <w:color w:val="0000FF"/>
          <w:sz w:val="18"/>
          <w:szCs w:val="18"/>
        </w:rPr>
        <w:t>PatternOld</w:t>
      </w:r>
      <w:r>
        <w:rPr>
          <w:rStyle w:val="hljs-tag"/>
          <w:color w:val="0000FF"/>
          <w:sz w:val="18"/>
          <w:szCs w:val="18"/>
        </w:rPr>
        <w:t>&gt;</w:t>
      </w:r>
      <w:r>
        <w:rPr>
          <w:rFonts w:ascii="Courier New" w:hAnsi="Courier New" w:cs="Courier New"/>
          <w:color w:val="000000"/>
          <w:sz w:val="18"/>
          <w:szCs w:val="18"/>
          <w:shd w:val="clear" w:color="auto" w:fill="FFFFFF"/>
        </w:rPr>
        <w:t>1/003</w:t>
      </w:r>
      <w:r>
        <w:rPr>
          <w:rStyle w:val="hljs-tag"/>
          <w:color w:val="0000FF"/>
          <w:sz w:val="18"/>
          <w:szCs w:val="18"/>
        </w:rPr>
        <w:t>&lt;/</w:t>
      </w:r>
      <w:r>
        <w:rPr>
          <w:rStyle w:val="hljs-name"/>
          <w:rFonts w:ascii="Courier New" w:hAnsi="Courier New" w:cs="Courier New"/>
          <w:color w:val="0000FF"/>
          <w:sz w:val="18"/>
          <w:szCs w:val="18"/>
        </w:rPr>
        <w:t>PatternOld</w:t>
      </w:r>
      <w:r>
        <w:rPr>
          <w:rStyle w:val="hljs-tag"/>
          <w:color w:val="0000FF"/>
          <w:sz w:val="18"/>
          <w:szCs w:val="18"/>
        </w:rPr>
        <w:t>&gt;</w:t>
      </w:r>
      <w:r>
        <w:rPr>
          <w:rFonts w:ascii="Courier New" w:hAnsi="Courier New" w:cs="Courier New"/>
          <w:color w:val="000000"/>
          <w:sz w:val="18"/>
          <w:szCs w:val="18"/>
          <w:shd w:val="clear" w:color="auto" w:fill="FFFFFF"/>
        </w:rPr>
        <w:t xml:space="preserve"> </w:t>
      </w:r>
    </w:p>
    <w:p w:rsidR="009D1437" w:rsidP="009D1437" w14:paraId="0D678EDE" w14:textId="77777777">
      <w:pPr>
        <w:ind w:left="720" w:firstLine="720"/>
        <w:rPr>
          <w:rStyle w:val="hljs-tag"/>
          <w:color w:val="0000FF"/>
        </w:rPr>
      </w:pPr>
      <w:r>
        <w:rPr>
          <w:rStyle w:val="hljs-tag"/>
          <w:color w:val="0000FF"/>
          <w:sz w:val="18"/>
          <w:szCs w:val="18"/>
        </w:rPr>
        <w:t>&lt;</w:t>
      </w:r>
      <w:r>
        <w:rPr>
          <w:rStyle w:val="hljs-name"/>
          <w:rFonts w:ascii="Courier New" w:hAnsi="Courier New" w:cs="Courier New"/>
          <w:color w:val="0000FF"/>
          <w:sz w:val="18"/>
          <w:szCs w:val="18"/>
        </w:rPr>
        <w:t>SerialOld</w:t>
      </w:r>
      <w:r>
        <w:rPr>
          <w:rStyle w:val="hljs-tag"/>
          <w:color w:val="0000FF"/>
          <w:sz w:val="18"/>
          <w:szCs w:val="18"/>
        </w:rPr>
        <w:t>&gt;</w:t>
      </w:r>
      <w:r>
        <w:rPr>
          <w:rFonts w:ascii="Courier New" w:hAnsi="Courier New" w:cs="Courier New"/>
          <w:color w:val="000000"/>
          <w:sz w:val="18"/>
          <w:szCs w:val="18"/>
          <w:shd w:val="clear" w:color="auto" w:fill="FFFFFF"/>
        </w:rPr>
        <w:t>C22TWS</w:t>
      </w:r>
      <w:r>
        <w:rPr>
          <w:rStyle w:val="hljs-tag"/>
          <w:color w:val="0000FF"/>
          <w:sz w:val="18"/>
          <w:szCs w:val="18"/>
        </w:rPr>
        <w:t>&lt;/</w:t>
      </w:r>
      <w:r>
        <w:rPr>
          <w:rStyle w:val="hljs-name"/>
          <w:rFonts w:ascii="Courier New" w:hAnsi="Courier New" w:cs="Courier New"/>
          <w:color w:val="0000FF"/>
          <w:sz w:val="18"/>
          <w:szCs w:val="18"/>
        </w:rPr>
        <w:t>SerialOld</w:t>
      </w:r>
      <w:r>
        <w:rPr>
          <w:rStyle w:val="hljs-tag"/>
          <w:color w:val="0000FF"/>
          <w:sz w:val="18"/>
          <w:szCs w:val="18"/>
        </w:rPr>
        <w:t>&gt;</w:t>
      </w:r>
    </w:p>
    <w:p w:rsidR="009D1437" w:rsidP="009D1437" w14:paraId="58E0A0B5" w14:textId="77777777">
      <w:pPr>
        <w:ind w:firstLine="720"/>
        <w:rPr>
          <w:rStyle w:val="hljs-tag"/>
          <w:color w:val="0000FF"/>
          <w:sz w:val="18"/>
          <w:szCs w:val="18"/>
        </w:rPr>
      </w:pPr>
      <w:r>
        <w:rPr>
          <w:rFonts w:ascii="Courier New" w:hAnsi="Courier New" w:cs="Courier New"/>
          <w:color w:val="000000"/>
          <w:sz w:val="18"/>
          <w:szCs w:val="18"/>
          <w:shd w:val="clear" w:color="auto" w:fill="FFFFFF"/>
        </w:rPr>
        <w:t xml:space="preserve"> </w:t>
      </w:r>
      <w:r>
        <w:rPr>
          <w:rFonts w:ascii="Courier New" w:hAnsi="Courier New" w:cs="Courier New"/>
          <w:color w:val="000000"/>
          <w:sz w:val="18"/>
          <w:szCs w:val="18"/>
          <w:shd w:val="clear" w:color="auto" w:fill="FFFFFF"/>
        </w:rPr>
        <w:tab/>
      </w:r>
      <w:r>
        <w:rPr>
          <w:rStyle w:val="hljs-tag"/>
          <w:color w:val="0000FF"/>
          <w:sz w:val="18"/>
          <w:szCs w:val="18"/>
        </w:rPr>
        <w:t>&lt;</w:t>
      </w:r>
      <w:r>
        <w:rPr>
          <w:rStyle w:val="hljs-name"/>
          <w:rFonts w:ascii="Courier New" w:hAnsi="Courier New" w:cs="Courier New"/>
          <w:color w:val="0000FF"/>
          <w:sz w:val="18"/>
          <w:szCs w:val="18"/>
        </w:rPr>
        <w:t>NoOlde</w:t>
      </w:r>
      <w:r>
        <w:rPr>
          <w:rStyle w:val="hljs-tag"/>
          <w:color w:val="0000FF"/>
          <w:sz w:val="18"/>
          <w:szCs w:val="18"/>
        </w:rPr>
        <w:t>&gt;</w:t>
      </w:r>
      <w:r>
        <w:rPr>
          <w:rFonts w:ascii="Courier New" w:hAnsi="Courier New" w:cs="Courier New"/>
          <w:color w:val="000000"/>
          <w:sz w:val="18"/>
          <w:szCs w:val="18"/>
          <w:shd w:val="clear" w:color="auto" w:fill="FFFFFF"/>
        </w:rPr>
        <w:t>00000001</w:t>
      </w:r>
      <w:r>
        <w:rPr>
          <w:rStyle w:val="hljs-tag"/>
          <w:color w:val="0000FF"/>
          <w:sz w:val="18"/>
          <w:szCs w:val="18"/>
        </w:rPr>
        <w:t>&lt;/</w:t>
      </w:r>
      <w:r>
        <w:rPr>
          <w:rStyle w:val="hljs-name"/>
          <w:rFonts w:ascii="Courier New" w:hAnsi="Courier New" w:cs="Courier New"/>
          <w:color w:val="0000FF"/>
          <w:sz w:val="18"/>
          <w:szCs w:val="18"/>
        </w:rPr>
        <w:t>NoOlde</w:t>
      </w:r>
      <w:r>
        <w:rPr>
          <w:rStyle w:val="hljs-tag"/>
          <w:color w:val="0000FF"/>
          <w:sz w:val="18"/>
          <w:szCs w:val="18"/>
        </w:rPr>
        <w:t>&gt;</w:t>
      </w:r>
    </w:p>
    <w:p w:rsidR="009D1437" w:rsidP="009D1437" w14:paraId="3C821339" w14:textId="77777777">
      <w:pPr>
        <w:ind w:firstLine="720"/>
        <w:rPr>
          <w:color w:val="000000"/>
          <w:shd w:val="clear" w:color="auto" w:fill="FFFFFF"/>
        </w:rPr>
      </w:pPr>
      <w:r>
        <w:rPr>
          <w:rFonts w:ascii="Courier New" w:hAnsi="Courier New" w:cs="Courier New"/>
          <w:color w:val="000000"/>
          <w:sz w:val="18"/>
          <w:szCs w:val="18"/>
          <w:shd w:val="clear" w:color="auto" w:fill="FFFFFF"/>
        </w:rPr>
        <w:t xml:space="preserve"> </w:t>
      </w:r>
      <w:r>
        <w:rPr>
          <w:rFonts w:ascii="Courier New" w:hAnsi="Courier New" w:cs="Courier New"/>
          <w:color w:val="000000"/>
          <w:sz w:val="18"/>
          <w:szCs w:val="18"/>
          <w:shd w:val="clear" w:color="auto" w:fill="FFFFFF"/>
        </w:rPr>
        <w:tab/>
      </w:r>
      <w:r>
        <w:rPr>
          <w:rStyle w:val="hljs-tag"/>
          <w:color w:val="0000FF"/>
          <w:sz w:val="18"/>
          <w:szCs w:val="18"/>
        </w:rPr>
        <w:t>&lt;</w:t>
      </w:r>
      <w:r>
        <w:rPr>
          <w:rStyle w:val="hljs-name"/>
          <w:rFonts w:ascii="Courier New" w:hAnsi="Courier New" w:cs="Courier New"/>
          <w:color w:val="0000FF"/>
          <w:sz w:val="18"/>
          <w:szCs w:val="18"/>
        </w:rPr>
        <w:t>Inv</w:t>
      </w:r>
      <w:r>
        <w:rPr>
          <w:rStyle w:val="hljs-tag"/>
          <w:color w:val="0000FF"/>
          <w:sz w:val="18"/>
          <w:szCs w:val="18"/>
        </w:rPr>
        <w:t>&gt;</w:t>
      </w:r>
      <w:r>
        <w:rPr>
          <w:rFonts w:ascii="Courier New" w:hAnsi="Courier New" w:cs="Courier New"/>
          <w:color w:val="000000"/>
          <w:sz w:val="18"/>
          <w:szCs w:val="18"/>
          <w:shd w:val="clear" w:color="auto" w:fill="FFFFFF"/>
        </w:rPr>
        <w:t xml:space="preserve"> </w:t>
      </w:r>
    </w:p>
    <w:p w:rsidR="009D1437" w:rsidP="009D1437" w14:paraId="652858E2" w14:textId="77777777">
      <w:pPr>
        <w:ind w:left="1440" w:firstLine="720"/>
        <w:rPr>
          <w:rFonts w:ascii="Courier New" w:hAnsi="Courier New" w:cs="Courier New"/>
          <w:color w:val="000000"/>
          <w:sz w:val="18"/>
          <w:szCs w:val="18"/>
          <w:shd w:val="clear" w:color="auto" w:fill="FFFFFF"/>
        </w:rPr>
      </w:pPr>
      <w:r>
        <w:rPr>
          <w:rStyle w:val="hljs-tag"/>
          <w:color w:val="0000FF"/>
          <w:sz w:val="18"/>
          <w:szCs w:val="18"/>
        </w:rPr>
        <w:t>&lt;</w:t>
      </w:r>
      <w:r>
        <w:rPr>
          <w:rStyle w:val="hljs-name"/>
          <w:rFonts w:ascii="Courier New" w:hAnsi="Courier New" w:cs="Courier New"/>
          <w:color w:val="0000FF"/>
          <w:sz w:val="18"/>
          <w:szCs w:val="18"/>
        </w:rPr>
        <w:t>key</w:t>
      </w:r>
      <w:r>
        <w:rPr>
          <w:rStyle w:val="hljs-tag"/>
          <w:color w:val="0000FF"/>
          <w:sz w:val="18"/>
          <w:szCs w:val="18"/>
        </w:rPr>
        <w:t>&gt;</w:t>
      </w:r>
      <w:r>
        <w:rPr>
          <w:rFonts w:ascii="Courier New" w:hAnsi="Courier New" w:cs="Courier New"/>
          <w:color w:val="000000"/>
          <w:sz w:val="18"/>
          <w:szCs w:val="18"/>
          <w:shd w:val="clear" w:color="auto" w:fill="FFFFFF"/>
        </w:rPr>
        <w:t>25904521-A4FB-4A43-BEF8-8455D64A0429</w:t>
      </w:r>
      <w:r>
        <w:rPr>
          <w:rStyle w:val="hljs-tag"/>
          <w:color w:val="0000FF"/>
          <w:sz w:val="18"/>
          <w:szCs w:val="18"/>
        </w:rPr>
        <w:t>&lt;/</w:t>
      </w:r>
      <w:r>
        <w:rPr>
          <w:rStyle w:val="hljs-name"/>
          <w:rFonts w:ascii="Courier New" w:hAnsi="Courier New" w:cs="Courier New"/>
          <w:color w:val="0000FF"/>
          <w:sz w:val="18"/>
          <w:szCs w:val="18"/>
        </w:rPr>
        <w:t>key</w:t>
      </w:r>
      <w:r>
        <w:rPr>
          <w:rStyle w:val="hljs-tag"/>
          <w:color w:val="0000FF"/>
          <w:sz w:val="18"/>
          <w:szCs w:val="18"/>
        </w:rPr>
        <w:t>&gt;</w:t>
      </w:r>
      <w:r>
        <w:rPr>
          <w:rFonts w:ascii="Courier New" w:hAnsi="Courier New" w:cs="Courier New"/>
          <w:color w:val="000000"/>
          <w:sz w:val="18"/>
          <w:szCs w:val="18"/>
          <w:shd w:val="clear" w:color="auto" w:fill="FFFFFF"/>
        </w:rPr>
        <w:t xml:space="preserve"> </w:t>
      </w:r>
    </w:p>
    <w:p w:rsidR="009D1437" w:rsidP="009D1437" w14:paraId="57E6B483" w14:textId="77777777">
      <w:pPr>
        <w:ind w:left="1440" w:firstLine="720"/>
        <w:rPr>
          <w:rFonts w:ascii="Courier New" w:hAnsi="Courier New" w:cs="Courier New"/>
          <w:color w:val="000000"/>
          <w:sz w:val="18"/>
          <w:szCs w:val="18"/>
          <w:shd w:val="clear" w:color="auto" w:fill="FFFFFF"/>
        </w:rPr>
      </w:pPr>
      <w:r>
        <w:rPr>
          <w:rStyle w:val="hljs-tag"/>
          <w:color w:val="0000FF"/>
          <w:sz w:val="18"/>
          <w:szCs w:val="18"/>
        </w:rPr>
        <w:t>&lt;</w:t>
      </w:r>
      <w:r>
        <w:rPr>
          <w:rStyle w:val="hljs-name"/>
          <w:rFonts w:ascii="Courier New" w:hAnsi="Courier New" w:cs="Courier New"/>
          <w:color w:val="0000FF"/>
          <w:sz w:val="18"/>
          <w:szCs w:val="18"/>
        </w:rPr>
        <w:t>idInv</w:t>
      </w:r>
      <w:r>
        <w:rPr>
          <w:rStyle w:val="hljs-tag"/>
          <w:color w:val="0000FF"/>
          <w:sz w:val="18"/>
          <w:szCs w:val="18"/>
        </w:rPr>
        <w:t>&gt;</w:t>
      </w:r>
      <w:r>
        <w:rPr>
          <w:rFonts w:ascii="Courier New" w:hAnsi="Courier New" w:cs="Courier New"/>
          <w:color w:val="000000"/>
          <w:sz w:val="18"/>
          <w:szCs w:val="18"/>
          <w:shd w:val="clear" w:color="auto" w:fill="FFFFFF"/>
        </w:rPr>
        <w:t>20043083</w:t>
      </w:r>
      <w:r>
        <w:rPr>
          <w:rStyle w:val="hljs-tag"/>
          <w:color w:val="0000FF"/>
          <w:sz w:val="18"/>
          <w:szCs w:val="18"/>
        </w:rPr>
        <w:t>&lt;/</w:t>
      </w:r>
      <w:r>
        <w:rPr>
          <w:rStyle w:val="hljs-name"/>
          <w:rFonts w:ascii="Courier New" w:hAnsi="Courier New" w:cs="Courier New"/>
          <w:color w:val="0000FF"/>
          <w:sz w:val="18"/>
          <w:szCs w:val="18"/>
        </w:rPr>
        <w:t>idInv</w:t>
      </w:r>
      <w:r>
        <w:rPr>
          <w:rStyle w:val="hljs-tag"/>
          <w:color w:val="0000FF"/>
          <w:sz w:val="18"/>
          <w:szCs w:val="18"/>
        </w:rPr>
        <w:t>&gt;</w:t>
      </w:r>
      <w:r>
        <w:rPr>
          <w:rFonts w:ascii="Courier New" w:hAnsi="Courier New" w:cs="Courier New"/>
          <w:color w:val="000000"/>
          <w:sz w:val="18"/>
          <w:szCs w:val="18"/>
          <w:shd w:val="clear" w:color="auto" w:fill="FFFFFF"/>
        </w:rPr>
        <w:t xml:space="preserve"> </w:t>
      </w:r>
    </w:p>
    <w:p w:rsidR="009D1437" w:rsidP="009D1437" w14:paraId="48A7DA55" w14:textId="77777777">
      <w:pPr>
        <w:ind w:left="1440" w:firstLine="720"/>
        <w:rPr>
          <w:rStyle w:val="hljs-tag"/>
          <w:color w:val="0000FF"/>
        </w:rPr>
      </w:pPr>
      <w:r>
        <w:rPr>
          <w:rStyle w:val="hljs-tag"/>
          <w:color w:val="0000FF"/>
          <w:sz w:val="18"/>
          <w:szCs w:val="18"/>
        </w:rPr>
        <w:t>&lt;</w:t>
      </w:r>
      <w:r>
        <w:rPr>
          <w:rStyle w:val="hljs-name"/>
          <w:rFonts w:ascii="Courier New" w:hAnsi="Courier New" w:cs="Courier New"/>
          <w:color w:val="0000FF"/>
          <w:sz w:val="18"/>
          <w:szCs w:val="18"/>
        </w:rPr>
        <w:t>signValue</w:t>
      </w:r>
      <w:r>
        <w:rPr>
          <w:rStyle w:val="hljs-tag"/>
          <w:color w:val="0000FF"/>
          <w:sz w:val="18"/>
          <w:szCs w:val="18"/>
        </w:rPr>
        <w:t>&gt;</w:t>
      </w:r>
      <w:r>
        <w:rPr>
          <w:rFonts w:ascii="Courier New" w:hAnsi="Courier New" w:cs="Courier New"/>
          <w:color w:val="000000"/>
          <w:sz w:val="18"/>
          <w:szCs w:val="18"/>
          <w:shd w:val="clear" w:color="auto" w:fill="FFFFFF"/>
        </w:rPr>
        <w:t>EKkR0sNI67yHpuvLKWFdVg1jg4Rkm3gSZZAj0m+t/T0O/RGpg2wjItTxBLmZgoUU08szexYTzZQX+x37IExQTtd27XE5D0APA08jjXe/MG+uVRSFoPxf5H9pgwcwlIWVusZhTpLZrTkEhr2fEg+haW9fKuizKI+mur6NlndpJWE=</w:t>
      </w:r>
      <w:r>
        <w:rPr>
          <w:rStyle w:val="hljs-tag"/>
          <w:color w:val="0000FF"/>
          <w:sz w:val="18"/>
          <w:szCs w:val="18"/>
        </w:rPr>
        <w:t>&lt;/</w:t>
      </w:r>
      <w:r>
        <w:rPr>
          <w:rStyle w:val="hljs-name"/>
          <w:rFonts w:ascii="Courier New" w:hAnsi="Courier New" w:cs="Courier New"/>
          <w:color w:val="0000FF"/>
          <w:sz w:val="18"/>
          <w:szCs w:val="18"/>
        </w:rPr>
        <w:t>signValue</w:t>
      </w:r>
      <w:r>
        <w:rPr>
          <w:rStyle w:val="hljs-tag"/>
          <w:color w:val="0000FF"/>
          <w:sz w:val="18"/>
          <w:szCs w:val="18"/>
        </w:rPr>
        <w:t>&gt;</w:t>
      </w:r>
    </w:p>
    <w:p w:rsidR="009D1437" w:rsidP="009D1437" w14:paraId="6A6FD96D" w14:textId="77777777">
      <w:pPr>
        <w:ind w:left="720" w:firstLine="720"/>
        <w:rPr>
          <w:rStyle w:val="hljs-tag"/>
          <w:color w:val="0000FF"/>
          <w:sz w:val="18"/>
          <w:szCs w:val="18"/>
        </w:rPr>
      </w:pPr>
      <w:r>
        <w:rPr>
          <w:rStyle w:val="hljs-tag"/>
          <w:color w:val="0000FF"/>
          <w:sz w:val="18"/>
          <w:szCs w:val="18"/>
        </w:rPr>
        <w:t>&lt;/</w:t>
      </w:r>
      <w:r>
        <w:rPr>
          <w:rStyle w:val="hljs-name"/>
          <w:rFonts w:ascii="Courier New" w:hAnsi="Courier New" w:cs="Courier New"/>
          <w:color w:val="0000FF"/>
          <w:sz w:val="18"/>
          <w:szCs w:val="18"/>
        </w:rPr>
        <w:t>Inv</w:t>
      </w:r>
      <w:r>
        <w:rPr>
          <w:rStyle w:val="hljs-tag"/>
          <w:color w:val="0000FF"/>
          <w:sz w:val="18"/>
          <w:szCs w:val="18"/>
        </w:rPr>
        <w:t>&gt;</w:t>
      </w:r>
    </w:p>
    <w:p w:rsidR="009D1437" w:rsidP="009D1437" w14:paraId="5FF50FAD" w14:textId="77777777">
      <w:pPr>
        <w:ind w:firstLine="720"/>
        <w:rPr>
          <w:rStyle w:val="hljs-tag"/>
          <w:color w:val="0000FF"/>
          <w:sz w:val="18"/>
          <w:szCs w:val="18"/>
        </w:rPr>
      </w:pPr>
      <w:r>
        <w:rPr>
          <w:rFonts w:ascii="Courier New" w:hAnsi="Courier New" w:cs="Courier New"/>
          <w:color w:val="000000"/>
          <w:sz w:val="18"/>
          <w:szCs w:val="18"/>
          <w:shd w:val="clear" w:color="auto" w:fill="FFFFFF"/>
        </w:rPr>
        <w:t xml:space="preserve"> </w:t>
      </w:r>
      <w:r>
        <w:rPr>
          <w:rStyle w:val="hljs-tag"/>
          <w:color w:val="0000FF"/>
          <w:sz w:val="18"/>
          <w:szCs w:val="18"/>
        </w:rPr>
        <w:t>&lt;/</w:t>
      </w:r>
      <w:r>
        <w:rPr>
          <w:rStyle w:val="hljs-name"/>
          <w:rFonts w:ascii="Courier New" w:hAnsi="Courier New" w:cs="Courier New"/>
          <w:color w:val="0000FF"/>
          <w:sz w:val="18"/>
          <w:szCs w:val="18"/>
        </w:rPr>
        <w:t>Invoices</w:t>
      </w:r>
      <w:r>
        <w:rPr>
          <w:rStyle w:val="hljs-tag"/>
          <w:color w:val="0000FF"/>
          <w:sz w:val="18"/>
          <w:szCs w:val="18"/>
        </w:rPr>
        <w:t>&gt;</w:t>
      </w:r>
    </w:p>
    <w:p w:rsidR="009D1437" w:rsidP="009D1437" w14:paraId="57673AF6" w14:textId="77777777">
      <w:pPr>
        <w:ind w:firstLine="720"/>
        <w:rPr>
          <w:szCs w:val="28"/>
        </w:rPr>
      </w:pPr>
      <w:r>
        <w:rPr>
          <w:szCs w:val="28"/>
        </w:rPr>
        <w:t xml:space="preserve">Trong </w:t>
      </w:r>
      <w:r>
        <w:rPr>
          <w:szCs w:val="28"/>
        </w:rPr>
        <w:t>đó</w:t>
      </w:r>
      <w:r>
        <w:rPr>
          <w:szCs w:val="28"/>
        </w:rPr>
        <w:t xml:space="preserve">: </w:t>
      </w:r>
      <w:r>
        <w:rPr>
          <w:szCs w:val="28"/>
        </w:rPr>
        <w:tab/>
        <w:t xml:space="preserve">tag </w:t>
      </w:r>
      <w:r>
        <w:rPr>
          <w:rFonts w:ascii="Consolas" w:hAnsi="Consolas" w:cs="Consolas"/>
          <w:color w:val="0000FF"/>
          <w:sz w:val="19"/>
          <w:szCs w:val="19"/>
          <w:highlight w:val="white"/>
        </w:rPr>
        <w:t>&lt;</w:t>
      </w:r>
      <w:r>
        <w:rPr>
          <w:rFonts w:ascii="Consolas" w:hAnsi="Consolas" w:cs="Consolas"/>
          <w:color w:val="0000FF"/>
          <w:sz w:val="19"/>
          <w:szCs w:val="19"/>
          <w:highlight w:val="white"/>
        </w:rPr>
        <w:t>SerialCert</w:t>
      </w:r>
      <w:r>
        <w:rPr>
          <w:rFonts w:ascii="Consolas" w:hAnsi="Consolas" w:cs="Consolas"/>
          <w:color w:val="0000FF"/>
          <w:sz w:val="19"/>
          <w:szCs w:val="19"/>
          <w:highlight w:val="white"/>
        </w:rPr>
        <w:t>&gt;</w:t>
      </w:r>
      <w:r>
        <w:rPr>
          <w:rFonts w:ascii="Consolas" w:hAnsi="Consolas" w:cs="Consolas"/>
          <w:color w:val="0000FF"/>
          <w:sz w:val="19"/>
          <w:szCs w:val="19"/>
        </w:rPr>
        <w:t xml:space="preserve">: </w:t>
      </w:r>
      <w:r>
        <w:rPr>
          <w:szCs w:val="28"/>
        </w:rPr>
        <w:t xml:space="preserve">serial </w:t>
      </w:r>
      <w:r>
        <w:rPr>
          <w:szCs w:val="28"/>
        </w:rPr>
        <w:t>chứng</w:t>
      </w:r>
      <w:r>
        <w:rPr>
          <w:szCs w:val="28"/>
        </w:rPr>
        <w:t xml:space="preserve"> </w:t>
      </w:r>
      <w:r>
        <w:rPr>
          <w:szCs w:val="28"/>
        </w:rPr>
        <w:t>thư</w:t>
      </w:r>
      <w:r>
        <w:rPr>
          <w:szCs w:val="28"/>
        </w:rPr>
        <w:t xml:space="preserve"> </w:t>
      </w:r>
      <w:r>
        <w:rPr>
          <w:szCs w:val="28"/>
        </w:rPr>
        <w:t>của</w:t>
      </w:r>
      <w:r>
        <w:rPr>
          <w:szCs w:val="28"/>
        </w:rPr>
        <w:t xml:space="preserve"> </w:t>
      </w:r>
      <w:r>
        <w:rPr>
          <w:szCs w:val="28"/>
        </w:rPr>
        <w:t>công</w:t>
      </w:r>
      <w:r>
        <w:rPr>
          <w:szCs w:val="28"/>
        </w:rPr>
        <w:t xml:space="preserve"> ty</w:t>
      </w:r>
    </w:p>
    <w:p w:rsidR="009D1437" w:rsidP="009D1437" w14:paraId="2E4DC46A" w14:textId="77777777">
      <w:pPr>
        <w:pStyle w:val="ListParagraph"/>
        <w:numPr>
          <w:ilvl w:val="2"/>
          <w:numId w:val="4"/>
        </w:numPr>
        <w:spacing w:after="0" w:line="240" w:lineRule="auto"/>
        <w:rPr>
          <w:rFonts w:eastAsia="Calibri"/>
        </w:rPr>
      </w:pPr>
      <w:r>
        <w:rPr>
          <w:szCs w:val="28"/>
        </w:rPr>
        <w:t xml:space="preserve">tag </w:t>
      </w:r>
      <w:r>
        <w:rPr>
          <w:rFonts w:ascii="Consolas" w:hAnsi="Consolas" w:cs="Consolas"/>
          <w:color w:val="0000FF"/>
          <w:sz w:val="19"/>
          <w:szCs w:val="19"/>
          <w:highlight w:val="white"/>
        </w:rPr>
        <w:t>&lt;</w:t>
      </w:r>
      <w:r>
        <w:rPr>
          <w:rStyle w:val="Heading1Char"/>
          <w:rFonts w:ascii="Courier New" w:hAnsi="Courier New" w:eastAsiaTheme="minorHAnsi" w:cs="Courier New"/>
          <w:color w:val="0000FF"/>
          <w:sz w:val="18"/>
          <w:szCs w:val="18"/>
        </w:rPr>
        <w:t xml:space="preserve"> </w:t>
      </w:r>
      <w:r>
        <w:rPr>
          <w:rStyle w:val="hljs-name"/>
          <w:rFonts w:ascii="Courier New" w:hAnsi="Courier New" w:cs="Courier New"/>
          <w:color w:val="0000FF"/>
          <w:sz w:val="18"/>
          <w:szCs w:val="18"/>
        </w:rPr>
        <w:t>PatternOld</w:t>
      </w:r>
      <w:r>
        <w:rPr>
          <w:rFonts w:ascii="Consolas" w:hAnsi="Consolas" w:cs="Consolas"/>
          <w:color w:val="0000FF"/>
          <w:sz w:val="19"/>
          <w:szCs w:val="19"/>
          <w:highlight w:val="white"/>
        </w:rPr>
        <w:t xml:space="preserve"> &gt;</w:t>
      </w:r>
      <w:r>
        <w:rPr>
          <w:szCs w:val="28"/>
        </w:rPr>
        <w:t xml:space="preserve">: </w:t>
      </w:r>
      <w:r>
        <w:rPr>
          <w:rFonts w:eastAsia="Calibri"/>
        </w:rPr>
        <w:t>Mẫu</w:t>
      </w:r>
      <w:r>
        <w:rPr>
          <w:rFonts w:eastAsia="Calibri"/>
        </w:rPr>
        <w:t xml:space="preserve"> </w:t>
      </w:r>
      <w:r>
        <w:rPr>
          <w:rFonts w:eastAsia="Calibri"/>
        </w:rPr>
        <w:t>số</w:t>
      </w:r>
      <w:r>
        <w:rPr>
          <w:rFonts w:eastAsia="Calibri"/>
        </w:rPr>
        <w:t xml:space="preserve"> </w:t>
      </w:r>
      <w:r>
        <w:rPr>
          <w:rFonts w:eastAsia="Calibri"/>
        </w:rPr>
        <w:t>của</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điều</w:t>
      </w:r>
      <w:r>
        <w:rPr>
          <w:rFonts w:eastAsia="Calibri"/>
        </w:rPr>
        <w:t xml:space="preserve"> </w:t>
      </w:r>
      <w:r>
        <w:rPr>
          <w:rFonts w:eastAsia="Calibri"/>
        </w:rPr>
        <w:t>chỉnh,thay</w:t>
      </w:r>
      <w:r>
        <w:rPr>
          <w:rFonts w:eastAsia="Calibri"/>
        </w:rPr>
        <w:t xml:space="preserve"> </w:t>
      </w:r>
      <w:r>
        <w:rPr>
          <w:rFonts w:eastAsia="Calibri"/>
        </w:rPr>
        <w:t>thế</w:t>
      </w:r>
      <w:r>
        <w:rPr>
          <w:rFonts w:eastAsia="Calibri"/>
        </w:rPr>
        <w:t xml:space="preserve"> </w:t>
      </w:r>
      <w:r>
        <w:rPr>
          <w:rFonts w:eastAsia="Calibri"/>
        </w:rPr>
        <w:t>cũ</w:t>
      </w:r>
    </w:p>
    <w:p w:rsidR="009D1437" w:rsidP="009D1437" w14:paraId="7874D033" w14:textId="77777777">
      <w:pPr>
        <w:ind w:left="2160"/>
        <w:rPr>
          <w:rFonts w:eastAsia="Calibri"/>
        </w:rPr>
      </w:pPr>
      <w:r>
        <w:rPr>
          <w:szCs w:val="28"/>
        </w:rPr>
        <w:t>tag&lt;</w:t>
      </w:r>
      <w:r>
        <w:rPr>
          <w:rStyle w:val="Heading1Char"/>
          <w:rFonts w:ascii="Courier New" w:hAnsi="Courier New" w:eastAsiaTheme="minorHAnsi" w:cs="Courier New"/>
          <w:color w:val="0000FF"/>
          <w:sz w:val="18"/>
          <w:szCs w:val="18"/>
        </w:rPr>
        <w:t xml:space="preserve"> </w:t>
      </w:r>
      <w:r>
        <w:rPr>
          <w:rStyle w:val="hljs-name"/>
          <w:rFonts w:ascii="Courier New" w:hAnsi="Courier New" w:cs="Courier New"/>
          <w:color w:val="0000FF"/>
          <w:sz w:val="18"/>
          <w:szCs w:val="18"/>
        </w:rPr>
        <w:t>SerialOld</w:t>
      </w:r>
      <w:r>
        <w:rPr>
          <w:szCs w:val="28"/>
        </w:rPr>
        <w:t xml:space="preserve"> &gt;:</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điều</w:t>
      </w:r>
      <w:r>
        <w:rPr>
          <w:rFonts w:eastAsia="Calibri"/>
        </w:rPr>
        <w:t xml:space="preserve"> </w:t>
      </w:r>
      <w:r>
        <w:rPr>
          <w:rFonts w:eastAsia="Calibri"/>
        </w:rPr>
        <w:t>chỉnh,thay</w:t>
      </w:r>
      <w:r>
        <w:rPr>
          <w:rFonts w:eastAsia="Calibri"/>
        </w:rPr>
        <w:t xml:space="preserve"> </w:t>
      </w:r>
      <w:r>
        <w:rPr>
          <w:rFonts w:eastAsia="Calibri"/>
        </w:rPr>
        <w:t>thế</w:t>
      </w:r>
      <w:r>
        <w:rPr>
          <w:rFonts w:eastAsia="Calibri"/>
        </w:rPr>
        <w:t xml:space="preserve"> </w:t>
      </w:r>
      <w:r>
        <w:rPr>
          <w:rFonts w:eastAsia="Calibri"/>
        </w:rPr>
        <w:t>cũ</w:t>
      </w:r>
    </w:p>
    <w:p w:rsidR="009D1437" w:rsidP="009D1437" w14:paraId="34642F7C" w14:textId="77777777">
      <w:pPr>
        <w:ind w:left="2160"/>
        <w:rPr>
          <w:rFonts w:ascii="Courier New" w:hAnsi="Courier New" w:cs="Courier New"/>
          <w:sz w:val="18"/>
          <w:szCs w:val="18"/>
        </w:rPr>
      </w:pPr>
      <w:r>
        <w:rPr>
          <w:rFonts w:eastAsia="Calibri"/>
        </w:rPr>
        <w:t>tag&lt;</w:t>
      </w:r>
      <w:r>
        <w:rPr>
          <w:rStyle w:val="Heading1Char"/>
          <w:rFonts w:ascii="Courier New" w:hAnsi="Courier New" w:eastAsiaTheme="minorHAnsi" w:cs="Courier New"/>
          <w:color w:val="0000FF"/>
          <w:sz w:val="18"/>
          <w:szCs w:val="18"/>
        </w:rPr>
        <w:t xml:space="preserve"> </w:t>
      </w:r>
      <w:r>
        <w:rPr>
          <w:rStyle w:val="hljs-name"/>
          <w:rFonts w:ascii="Courier New" w:hAnsi="Courier New" w:cs="Courier New"/>
          <w:color w:val="0000FF"/>
          <w:sz w:val="18"/>
          <w:szCs w:val="18"/>
        </w:rPr>
        <w:t>NoOlde</w:t>
      </w:r>
      <w:r>
        <w:rPr>
          <w:rStyle w:val="hljs-name"/>
          <w:rFonts w:ascii="Courier New" w:hAnsi="Courier New" w:cs="Courier New"/>
          <w:color w:val="0000FF"/>
          <w:sz w:val="18"/>
          <w:szCs w:val="18"/>
        </w:rPr>
        <w:t xml:space="preserve">&gt; : </w:t>
      </w:r>
      <w:r>
        <w:rPr>
          <w:rStyle w:val="hljs-name"/>
          <w:rFonts w:ascii="Courier New" w:hAnsi="Courier New" w:cs="Courier New"/>
          <w:sz w:val="18"/>
          <w:szCs w:val="18"/>
        </w:rPr>
        <w:t>số</w:t>
      </w:r>
      <w:r>
        <w:rPr>
          <w:rStyle w:val="hljs-name"/>
          <w:rFonts w:ascii="Courier New" w:hAnsi="Courier New" w:cs="Courier New"/>
          <w:sz w:val="18"/>
          <w:szCs w:val="18"/>
        </w:rPr>
        <w:t xml:space="preserve"> </w:t>
      </w:r>
      <w:r>
        <w:rPr>
          <w:rStyle w:val="hljs-name"/>
          <w:rFonts w:ascii="Courier New" w:hAnsi="Courier New" w:cs="Courier New"/>
          <w:sz w:val="18"/>
          <w:szCs w:val="18"/>
        </w:rPr>
        <w:t>hóa</w:t>
      </w:r>
      <w:r>
        <w:rPr>
          <w:rStyle w:val="hljs-name"/>
          <w:rFonts w:ascii="Courier New" w:hAnsi="Courier New" w:cs="Courier New"/>
          <w:sz w:val="18"/>
          <w:szCs w:val="18"/>
        </w:rPr>
        <w:t xml:space="preserve"> </w:t>
      </w:r>
      <w:r>
        <w:rPr>
          <w:rStyle w:val="hljs-name"/>
          <w:rFonts w:ascii="Courier New" w:hAnsi="Courier New" w:cs="Courier New"/>
          <w:sz w:val="18"/>
          <w:szCs w:val="18"/>
        </w:rPr>
        <w:t>đơn</w:t>
      </w:r>
      <w:r>
        <w:rPr>
          <w:rStyle w:val="hljs-name"/>
          <w:rFonts w:ascii="Courier New" w:hAnsi="Courier New" w:cs="Courier New"/>
          <w:sz w:val="18"/>
          <w:szCs w:val="18"/>
        </w:rPr>
        <w:t xml:space="preserve"> </w:t>
      </w:r>
      <w:r>
        <w:rPr>
          <w:rStyle w:val="hljs-name"/>
          <w:rFonts w:ascii="Courier New" w:hAnsi="Courier New" w:cs="Courier New"/>
          <w:sz w:val="18"/>
          <w:szCs w:val="18"/>
        </w:rPr>
        <w:t>cũ</w:t>
      </w:r>
    </w:p>
    <w:p w:rsidR="009D1437" w:rsidP="009D1437" w14:paraId="027E84BD" w14:textId="77777777">
      <w:pPr>
        <w:rPr>
          <w:szCs w:val="28"/>
        </w:rPr>
      </w:pPr>
      <w:r>
        <w:rPr>
          <w:szCs w:val="28"/>
        </w:rPr>
        <w:tab/>
      </w:r>
      <w:r>
        <w:rPr>
          <w:szCs w:val="28"/>
        </w:rPr>
        <w:tab/>
      </w:r>
      <w:r>
        <w:rPr>
          <w:szCs w:val="28"/>
        </w:rPr>
        <w:tab/>
        <w:t xml:space="preserve">tag </w:t>
      </w:r>
      <w:r>
        <w:rPr>
          <w:rFonts w:ascii="Consolas" w:hAnsi="Consolas" w:cs="Consolas"/>
          <w:color w:val="0000FF"/>
          <w:sz w:val="19"/>
          <w:szCs w:val="19"/>
          <w:highlight w:val="white"/>
        </w:rPr>
        <w:t>&lt;</w:t>
      </w:r>
      <w:r>
        <w:rPr>
          <w:rFonts w:ascii="Consolas" w:hAnsi="Consolas" w:cs="Consolas"/>
          <w:color w:val="0000FF"/>
          <w:sz w:val="19"/>
          <w:szCs w:val="19"/>
          <w:highlight w:val="white"/>
        </w:rPr>
        <w:t>idInv</w:t>
      </w:r>
      <w:r>
        <w:rPr>
          <w:rFonts w:ascii="Consolas" w:hAnsi="Consolas" w:cs="Consolas"/>
          <w:color w:val="0000FF"/>
          <w:sz w:val="19"/>
          <w:szCs w:val="19"/>
          <w:highlight w:val="white"/>
        </w:rPr>
        <w:t>&gt;</w:t>
      </w:r>
      <w:r>
        <w:rPr>
          <w:szCs w:val="28"/>
        </w:rPr>
        <w:t xml:space="preserve">: id </w:t>
      </w:r>
      <w:r>
        <w:rPr>
          <w:szCs w:val="28"/>
        </w:rPr>
        <w:t>hóa</w:t>
      </w:r>
      <w:r>
        <w:rPr>
          <w:szCs w:val="28"/>
        </w:rPr>
        <w:t xml:space="preserve"> </w:t>
      </w:r>
      <w:r>
        <w:rPr>
          <w:szCs w:val="28"/>
        </w:rPr>
        <w:t>đơn</w:t>
      </w:r>
      <w:r>
        <w:rPr>
          <w:szCs w:val="28"/>
        </w:rPr>
        <w:t xml:space="preserve"> </w:t>
      </w:r>
      <w:r>
        <w:rPr>
          <w:szCs w:val="28"/>
        </w:rPr>
        <w:t>trên</w:t>
      </w:r>
      <w:r>
        <w:rPr>
          <w:szCs w:val="28"/>
        </w:rPr>
        <w:t xml:space="preserve"> </w:t>
      </w:r>
      <w:r>
        <w:rPr>
          <w:szCs w:val="28"/>
        </w:rPr>
        <w:t>hệ</w:t>
      </w:r>
      <w:r>
        <w:rPr>
          <w:szCs w:val="28"/>
        </w:rPr>
        <w:t xml:space="preserve"> </w:t>
      </w:r>
      <w:r>
        <w:rPr>
          <w:szCs w:val="28"/>
        </w:rPr>
        <w:t>thống</w:t>
      </w:r>
      <w:r>
        <w:rPr>
          <w:szCs w:val="28"/>
        </w:rPr>
        <w:t xml:space="preserve"> </w:t>
      </w:r>
      <w:r>
        <w:rPr>
          <w:szCs w:val="28"/>
        </w:rPr>
        <w:t>vnpt</w:t>
      </w:r>
    </w:p>
    <w:p w:rsidR="009D1437" w:rsidP="009D1437" w14:paraId="4AB6EE39" w14:textId="77777777">
      <w:pPr>
        <w:rPr>
          <w:szCs w:val="28"/>
        </w:rPr>
      </w:pPr>
      <w:r>
        <w:rPr>
          <w:szCs w:val="28"/>
        </w:rPr>
        <w:tab/>
      </w:r>
      <w:r>
        <w:rPr>
          <w:szCs w:val="28"/>
        </w:rPr>
        <w:tab/>
      </w:r>
      <w:r>
        <w:rPr>
          <w:szCs w:val="28"/>
        </w:rPr>
        <w:tab/>
        <w:t xml:space="preserve">tag </w:t>
      </w:r>
      <w:r>
        <w:rPr>
          <w:rFonts w:ascii="Consolas" w:hAnsi="Consolas" w:cs="Consolas"/>
          <w:color w:val="0000FF"/>
          <w:sz w:val="19"/>
          <w:szCs w:val="19"/>
          <w:highlight w:val="white"/>
        </w:rPr>
        <w:t>&lt;</w:t>
      </w:r>
      <w:r>
        <w:rPr>
          <w:rFonts w:ascii="Consolas" w:hAnsi="Consolas" w:cs="Consolas"/>
          <w:color w:val="0000FF"/>
          <w:sz w:val="19"/>
          <w:szCs w:val="19"/>
          <w:highlight w:val="white"/>
        </w:rPr>
        <w:t>signValue</w:t>
      </w:r>
      <w:r>
        <w:rPr>
          <w:rFonts w:ascii="Consolas" w:hAnsi="Consolas" w:cs="Consolas"/>
          <w:color w:val="0000FF"/>
          <w:sz w:val="19"/>
          <w:szCs w:val="19"/>
          <w:highlight w:val="white"/>
        </w:rPr>
        <w:t>&gt;</w:t>
      </w:r>
      <w:r>
        <w:rPr>
          <w:szCs w:val="28"/>
        </w:rPr>
        <w:t xml:space="preserve">:  </w:t>
      </w:r>
      <w:r>
        <w:rPr>
          <w:szCs w:val="28"/>
        </w:rPr>
        <w:t>chuỗi</w:t>
      </w:r>
      <w:r>
        <w:rPr>
          <w:szCs w:val="28"/>
        </w:rPr>
        <w:t xml:space="preserve"> </w:t>
      </w:r>
      <w:r>
        <w:rPr>
          <w:szCs w:val="28"/>
        </w:rPr>
        <w:t>ký</w:t>
      </w:r>
    </w:p>
    <w:p w:rsidR="009D1437" w:rsidP="009D1437" w14:paraId="66DDD6F3" w14:textId="77777777">
      <w:pPr>
        <w:ind w:left="1440" w:firstLine="720"/>
        <w:rPr>
          <w:szCs w:val="28"/>
        </w:rPr>
      </w:pPr>
      <w:r>
        <w:rPr>
          <w:szCs w:val="28"/>
        </w:rPr>
        <w:t xml:space="preserve">tag </w:t>
      </w:r>
      <w:r>
        <w:rPr>
          <w:rFonts w:ascii="Consolas" w:hAnsi="Consolas" w:cs="Consolas"/>
          <w:color w:val="0000FF"/>
          <w:sz w:val="19"/>
          <w:szCs w:val="19"/>
          <w:highlight w:val="white"/>
        </w:rPr>
        <w:t>&lt;key&gt;</w:t>
      </w:r>
      <w:r>
        <w:rPr>
          <w:szCs w:val="28"/>
        </w:rPr>
        <w:t xml:space="preserve">: </w:t>
      </w:r>
      <w:r>
        <w:rPr>
          <w:szCs w:val="28"/>
        </w:rPr>
        <w:t>fkey</w:t>
      </w:r>
    </w:p>
    <w:p w:rsidR="009D1437" w:rsidP="009D1437" w14:paraId="678C1BBD" w14:textId="77777777">
      <w:pPr>
        <w:rPr>
          <w:szCs w:val="28"/>
        </w:rPr>
      </w:pPr>
    </w:p>
    <w:p w:rsidR="009D1437" w:rsidP="00C35F19" w14:paraId="05111E58" w14:textId="77777777">
      <w:pPr>
        <w:pStyle w:val="Heading3"/>
      </w:pPr>
      <w:bookmarkStart w:id="643" w:name="_Toc106724547"/>
      <w:r>
        <w:t xml:space="preserve">Thay </w:t>
      </w:r>
      <w:r>
        <w:t>thế</w:t>
      </w:r>
      <w:r>
        <w:t xml:space="preserve">, </w:t>
      </w:r>
      <w:r>
        <w:t>điều</w:t>
      </w:r>
      <w:r>
        <w:t xml:space="preserve"> </w:t>
      </w:r>
      <w:r>
        <w:t>chỉnh</w:t>
      </w:r>
      <w:r>
        <w:t xml:space="preserve"> </w:t>
      </w:r>
      <w:r>
        <w:t>hóa</w:t>
      </w:r>
      <w:r>
        <w:t xml:space="preserve"> </w:t>
      </w:r>
      <w:r>
        <w:t>đơn</w:t>
      </w:r>
      <w:r>
        <w:t xml:space="preserve"> </w:t>
      </w:r>
      <w:r>
        <w:t>sử</w:t>
      </w:r>
      <w:r>
        <w:t xml:space="preserve"> </w:t>
      </w:r>
      <w:r>
        <w:t>dụng</w:t>
      </w:r>
      <w:r>
        <w:t xml:space="preserve"> </w:t>
      </w:r>
      <w:r>
        <w:rPr>
          <w:lang w:val="en-US"/>
        </w:rPr>
        <w:t>SmartCa</w:t>
      </w:r>
      <w:r>
        <w:rPr>
          <w:lang w:val="en-US"/>
        </w:rPr>
        <w:t xml:space="preserve"> </w:t>
      </w:r>
      <w:r>
        <w:t>(</w:t>
      </w:r>
      <w:r>
        <w:t>bước</w:t>
      </w:r>
      <w:r>
        <w:t xml:space="preserve"> 2)</w:t>
      </w:r>
      <w:bookmarkEnd w:id="643"/>
    </w:p>
    <w:p w:rsidR="009D1437" w:rsidRPr="00593BE8" w:rsidP="009D1437" w14:paraId="7CC5D308" w14:textId="77777777">
      <w:pPr>
        <w:pStyle w:val="N"/>
      </w:pPr>
      <w:r w:rsidRPr="00593BE8">
        <w:t>URL</w:t>
      </w:r>
    </w:p>
    <w:p w:rsidR="009D1437" w:rsidP="009D1437" w14:paraId="4C3DDB88" w14:textId="77777777">
      <w:pPr>
        <w:pStyle w:val="N"/>
      </w:pPr>
      <w:r>
        <w:tab/>
      </w:r>
      <w:r w:rsidRPr="00007702">
        <w:t xml:space="preserve"> </w:t>
      </w:r>
      <w:r>
        <w:t>s</w:t>
      </w:r>
      <w:r w:rsidRPr="00EB3AC8">
        <w:t xml:space="preserve">tring </w:t>
      </w:r>
      <w:r w:rsidRPr="004D457E">
        <w:rPr>
          <w:b/>
        </w:rPr>
        <w:t>AdjustReplaceInvSmartCA</w:t>
      </w:r>
      <w:r w:rsidRPr="00761E77">
        <w:t xml:space="preserve"> (string Account, string ACpass, string xmlInvData, </w:t>
      </w:r>
      <w:r w:rsidRPr="00761E77">
        <w:t>string username, string password, int type, string pattern = "", string serial = "")</w:t>
      </w:r>
    </w:p>
    <w:p w:rsidR="009D1437" w:rsidRPr="00593BE8" w:rsidP="009D1437" w14:paraId="7C1BD388" w14:textId="77777777">
      <w:pPr>
        <w:pStyle w:val="N"/>
      </w:pPr>
      <w:r w:rsidRPr="00593BE8">
        <w:t>DESCRIPTION</w:t>
      </w:r>
    </w:p>
    <w:p w:rsidR="009D1437" w:rsidP="009D1437" w14:paraId="528F1485" w14:textId="77777777">
      <w:pPr>
        <w:pStyle w:val="N"/>
      </w:pPr>
      <w:r>
        <w:tab/>
        <w:t>Đây là web service cho phép thay thế , điều chỉnh hóa đơn cho các khách hàng sử dụng SmartCA, sau khi thực hiện gọi hàm Lấy giá trị Hash ở bước 1 (</w:t>
      </w:r>
      <w:r>
        <w:rPr>
          <w:b/>
        </w:rPr>
        <w:t>3.1.25</w:t>
      </w:r>
      <w:r>
        <w:t>)</w:t>
      </w:r>
    </w:p>
    <w:p w:rsidR="009D1437" w:rsidRPr="00007702" w:rsidP="009D1437" w14:paraId="561325EE" w14:textId="77777777">
      <w:pPr>
        <w:pStyle w:val="N"/>
      </w:pPr>
      <w:r w:rsidRPr="00663B3E">
        <w:t>HTTP METHOD</w:t>
      </w:r>
    </w:p>
    <w:p w:rsidR="009D1437" w:rsidRPr="00007702" w:rsidP="009D1437" w14:paraId="37A2FFB7" w14:textId="77777777">
      <w:pPr>
        <w:pStyle w:val="N"/>
        <w:rPr>
          <w:b/>
        </w:rPr>
      </w:pPr>
      <w:r w:rsidRPr="00610AFD">
        <w:tab/>
      </w:r>
      <w:r w:rsidRPr="00610AFD">
        <w:tab/>
        <w:t>POST</w:t>
      </w:r>
    </w:p>
    <w:p w:rsidR="009D1437" w:rsidRPr="00610AFD" w:rsidP="009D1437" w14:paraId="0338EAAC" w14:textId="77777777">
      <w:pPr>
        <w:pStyle w:val="N"/>
      </w:pPr>
      <w:r w:rsidRPr="00610AFD">
        <w:t>REQUEST BODY</w:t>
      </w:r>
    </w:p>
    <w:p w:rsidR="009D1437" w:rsidRPr="009372AD" w:rsidP="009D1437" w14:paraId="398F7E22" w14:textId="77777777">
      <w:pPr>
        <w:pStyle w:val="ListParagraph"/>
        <w:numPr>
          <w:ilvl w:val="0"/>
          <w:numId w:val="3"/>
        </w:numPr>
        <w:spacing w:after="0" w:line="360" w:lineRule="auto"/>
        <w:jc w:val="both"/>
        <w:rPr>
          <w:rFonts w:eastAsia="Calibri"/>
          <w:b/>
          <w:u w:val="single"/>
        </w:rPr>
      </w:pPr>
      <w:r>
        <w:rPr>
          <w:rFonts w:eastAsia="Calibri"/>
          <w:b/>
        </w:rPr>
        <w:t>Account/</w:t>
      </w:r>
      <w:r>
        <w:rPr>
          <w:rFonts w:eastAsia="Calibri"/>
          <w:b/>
        </w:rPr>
        <w:t>ACPass</w:t>
      </w:r>
      <w:r w:rsidRPr="009372AD">
        <w:rPr>
          <w:rFonts w:eastAsia="Calibri"/>
          <w:b/>
        </w:rPr>
        <w:t xml:space="preserve">:  </w:t>
      </w:r>
      <w:r w:rsidRPr="009372AD">
        <w:rPr>
          <w:rFonts w:eastAsia="Calibri"/>
        </w:rPr>
        <w:t xml:space="preserve">Tài </w:t>
      </w:r>
      <w:r w:rsidRPr="009372AD">
        <w:rPr>
          <w:rFonts w:eastAsia="Calibri"/>
        </w:rPr>
        <w:t>khoản</w:t>
      </w:r>
      <w:r w:rsidRPr="009372AD">
        <w:rPr>
          <w:rFonts w:eastAsia="Calibri"/>
        </w:rPr>
        <w:t xml:space="preserve"> </w:t>
      </w:r>
      <w:r w:rsidRPr="009372AD">
        <w:rPr>
          <w:rFonts w:eastAsia="Calibri"/>
        </w:rPr>
        <w:t>được</w:t>
      </w:r>
      <w:r w:rsidRPr="009372AD">
        <w:rPr>
          <w:rFonts w:eastAsia="Calibri"/>
        </w:rPr>
        <w:t xml:space="preserve"> </w:t>
      </w:r>
      <w:r w:rsidRPr="009372AD">
        <w:rPr>
          <w:rFonts w:eastAsia="Calibri"/>
        </w:rPr>
        <w:t>cấp</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cho</w:t>
      </w:r>
      <w:r w:rsidRPr="009372AD">
        <w:rPr>
          <w:rFonts w:eastAsia="Calibri"/>
        </w:rPr>
        <w:t xml:space="preserve"> </w:t>
      </w:r>
      <w:r w:rsidRPr="009372AD">
        <w:rPr>
          <w:rFonts w:eastAsia="Calibri"/>
        </w:rPr>
        <w:t>nhân</w:t>
      </w:r>
      <w:r w:rsidRPr="009372AD">
        <w:rPr>
          <w:rFonts w:eastAsia="Calibri"/>
        </w:rPr>
        <w:t xml:space="preserve"> </w:t>
      </w:r>
      <w:r w:rsidRPr="009372AD">
        <w:rPr>
          <w:rFonts w:eastAsia="Calibri"/>
        </w:rPr>
        <w:t>viên</w:t>
      </w:r>
      <w:r w:rsidRPr="009372AD">
        <w:rPr>
          <w:rFonts w:eastAsia="Calibri"/>
        </w:rPr>
        <w:t xml:space="preserve"> </w:t>
      </w:r>
      <w:r w:rsidRPr="009372AD">
        <w:rPr>
          <w:rFonts w:eastAsia="Calibri"/>
        </w:rPr>
        <w:t>gọi</w:t>
      </w:r>
      <w:r w:rsidRPr="009372AD">
        <w:rPr>
          <w:rFonts w:eastAsia="Calibri"/>
        </w:rPr>
        <w:t xml:space="preserve"> </w:t>
      </w:r>
      <w:r w:rsidRPr="009372AD">
        <w:rPr>
          <w:rFonts w:eastAsia="Calibri"/>
        </w:rPr>
        <w:t>lệnh</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hành</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p>
    <w:p w:rsidR="009D1437" w:rsidRPr="000D3AC0" w:rsidP="009D1437" w14:paraId="50E6BA4A" w14:textId="77777777">
      <w:pPr>
        <w:pStyle w:val="ListParagraph"/>
        <w:numPr>
          <w:ilvl w:val="0"/>
          <w:numId w:val="2"/>
        </w:numPr>
        <w:spacing w:after="0" w:line="360" w:lineRule="auto"/>
        <w:ind w:left="1080"/>
        <w:jc w:val="both"/>
        <w:rPr>
          <w:rFonts w:eastAsia="Calibri"/>
          <w:b/>
          <w:u w:val="single"/>
        </w:rPr>
      </w:pPr>
      <w:r w:rsidRPr="009372AD">
        <w:rPr>
          <w:rFonts w:eastAsia="Calibri"/>
          <w:b/>
        </w:rPr>
        <w:t>Username/pass</w:t>
      </w:r>
      <w:r w:rsidRPr="009372AD">
        <w:rPr>
          <w:rFonts w:eastAsia="Calibri"/>
        </w:rPr>
        <w:t xml:space="preserve">: Tài </w:t>
      </w:r>
      <w:r w:rsidRPr="009372AD">
        <w:rPr>
          <w:rFonts w:eastAsia="Calibri"/>
        </w:rPr>
        <w:t>khoản</w:t>
      </w:r>
      <w:r w:rsidRPr="009372AD">
        <w:rPr>
          <w:rFonts w:eastAsia="Calibri"/>
        </w:rPr>
        <w:t xml:space="preserve"> </w:t>
      </w:r>
      <w:r w:rsidRPr="009372AD">
        <w:rPr>
          <w:rFonts w:eastAsia="Calibri"/>
        </w:rPr>
        <w:t>được</w:t>
      </w:r>
      <w:r w:rsidRPr="009372AD">
        <w:rPr>
          <w:rFonts w:eastAsia="Calibri"/>
        </w:rPr>
        <w:t xml:space="preserve"> </w:t>
      </w:r>
      <w:r w:rsidRPr="009372AD">
        <w:rPr>
          <w:rFonts w:eastAsia="Calibri"/>
        </w:rPr>
        <w:t>cấp</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cho</w:t>
      </w:r>
      <w:r w:rsidRPr="009372AD">
        <w:rPr>
          <w:rFonts w:eastAsia="Calibri"/>
        </w:rPr>
        <w:t xml:space="preserve"> </w:t>
      </w:r>
      <w:r w:rsidRPr="009372AD">
        <w:rPr>
          <w:rFonts w:eastAsia="Calibri"/>
        </w:rPr>
        <w:t>khách</w:t>
      </w:r>
      <w:r w:rsidRPr="009372AD">
        <w:rPr>
          <w:rFonts w:eastAsia="Calibri"/>
        </w:rPr>
        <w:t xml:space="preserve"> </w:t>
      </w:r>
      <w:r w:rsidRPr="009372AD">
        <w:rPr>
          <w:rFonts w:eastAsia="Calibri"/>
        </w:rPr>
        <w:t>hàng</w:t>
      </w:r>
      <w:r w:rsidRPr="009372AD">
        <w:rPr>
          <w:rFonts w:eastAsia="Calibri"/>
        </w:rPr>
        <w:t xml:space="preserve"> </w:t>
      </w:r>
      <w:r w:rsidRPr="009372AD">
        <w:rPr>
          <w:rFonts w:eastAsia="Calibri"/>
        </w:rPr>
        <w:t>để</w:t>
      </w:r>
      <w:r w:rsidRPr="009372AD">
        <w:rPr>
          <w:rFonts w:eastAsia="Calibri"/>
        </w:rPr>
        <w:t xml:space="preserve"> </w:t>
      </w:r>
      <w:r w:rsidRPr="009372AD">
        <w:rPr>
          <w:rFonts w:eastAsia="Calibri"/>
        </w:rPr>
        <w:t>gọi</w:t>
      </w:r>
      <w:r w:rsidRPr="009372AD">
        <w:rPr>
          <w:rFonts w:eastAsia="Calibri"/>
        </w:rPr>
        <w:t xml:space="preserve"> </w:t>
      </w:r>
      <w:r>
        <w:rPr>
          <w:rFonts w:eastAsia="Calibri"/>
        </w:rPr>
        <w:t>đến</w:t>
      </w:r>
      <w:r>
        <w:rPr>
          <w:rFonts w:eastAsia="Calibri"/>
        </w:rPr>
        <w:t xml:space="preserve"> webservice (</w:t>
      </w:r>
      <w:r>
        <w:rPr>
          <w:rFonts w:eastAsia="Calibri"/>
        </w:rPr>
        <w:t>tài</w:t>
      </w:r>
      <w:r>
        <w:rPr>
          <w:rFonts w:eastAsia="Calibri"/>
        </w:rPr>
        <w:t xml:space="preserve"> </w:t>
      </w:r>
      <w:r>
        <w:rPr>
          <w:rFonts w:eastAsia="Calibri"/>
        </w:rPr>
        <w:t>khoản</w:t>
      </w:r>
      <w:r>
        <w:rPr>
          <w:rFonts w:eastAsia="Calibri"/>
        </w:rPr>
        <w:t xml:space="preserve"> </w:t>
      </w:r>
      <w:r>
        <w:rPr>
          <w:rFonts w:eastAsia="Calibri"/>
        </w:rPr>
        <w:t>có</w:t>
      </w:r>
      <w:r>
        <w:rPr>
          <w:rFonts w:eastAsia="Calibri"/>
        </w:rPr>
        <w:t xml:space="preserve"> </w:t>
      </w:r>
      <w:r>
        <w:rPr>
          <w:rFonts w:eastAsia="Calibri"/>
        </w:rPr>
        <w:t>quyền</w:t>
      </w:r>
      <w:r>
        <w:rPr>
          <w:rFonts w:eastAsia="Calibri"/>
        </w:rPr>
        <w:t xml:space="preserve"> </w:t>
      </w:r>
      <w:r>
        <w:rPr>
          <w:rFonts w:eastAsia="Calibri"/>
        </w:rPr>
        <w:t>ServiceRole</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r>
        <w:rPr>
          <w:rFonts w:eastAsia="Calibri"/>
        </w:rPr>
        <w:t>)</w:t>
      </w:r>
      <w:r w:rsidRPr="009372AD">
        <w:rPr>
          <w:rFonts w:eastAsia="Calibri"/>
        </w:rPr>
        <w:t>.</w:t>
      </w:r>
    </w:p>
    <w:p w:rsidR="009D1437" w:rsidRPr="00DA6FA0" w:rsidP="009D1437" w14:paraId="3E8594DB" w14:textId="77777777">
      <w:pPr>
        <w:pStyle w:val="ListParagraph"/>
        <w:numPr>
          <w:ilvl w:val="0"/>
          <w:numId w:val="2"/>
        </w:numPr>
        <w:spacing w:after="0" w:line="360" w:lineRule="auto"/>
        <w:ind w:left="1080"/>
        <w:jc w:val="both"/>
        <w:rPr>
          <w:rFonts w:eastAsia="Calibri"/>
          <w:b/>
          <w:u w:val="single"/>
        </w:rPr>
      </w:pPr>
      <w:r w:rsidRPr="000D3AC0">
        <w:rPr>
          <w:b/>
          <w:color w:val="000000"/>
          <w:highlight w:val="white"/>
        </w:rPr>
        <w:t>xmlInvData</w:t>
      </w:r>
      <w:r w:rsidRPr="000D3AC0">
        <w:rPr>
          <w:color w:val="000000"/>
        </w:rPr>
        <w:t xml:space="preserve">: </w:t>
      </w:r>
      <w:r w:rsidRPr="000D3AC0">
        <w:rPr>
          <w:color w:val="000000"/>
        </w:rPr>
        <w:t>chuỗ</w:t>
      </w:r>
      <w:r>
        <w:rPr>
          <w:color w:val="000000"/>
        </w:rPr>
        <w:t>i</w:t>
      </w:r>
      <w:r>
        <w:rPr>
          <w:color w:val="000000"/>
        </w:rPr>
        <w:t xml:space="preserve"> xml </w:t>
      </w:r>
      <w:r>
        <w:rPr>
          <w:color w:val="000000"/>
        </w:rPr>
        <w:t>thông</w:t>
      </w:r>
      <w:r>
        <w:rPr>
          <w:color w:val="000000"/>
        </w:rPr>
        <w:t xml:space="preserve"> tin </w:t>
      </w:r>
      <w:r>
        <w:rPr>
          <w:color w:val="000000"/>
        </w:rPr>
        <w:t>hóa</w:t>
      </w:r>
      <w:r>
        <w:rPr>
          <w:color w:val="000000"/>
        </w:rPr>
        <w:t xml:space="preserve"> </w:t>
      </w:r>
      <w:r>
        <w:rPr>
          <w:color w:val="000000"/>
        </w:rPr>
        <w:t>đơn</w:t>
      </w:r>
      <w:r>
        <w:rPr>
          <w:color w:val="000000"/>
        </w:rPr>
        <w:t xml:space="preserve"> ( </w:t>
      </w:r>
      <w:r>
        <w:rPr>
          <w:color w:val="000000"/>
        </w:rPr>
        <w:t>theo</w:t>
      </w:r>
      <w:r>
        <w:rPr>
          <w:color w:val="000000"/>
        </w:rPr>
        <w:t xml:space="preserve"> </w:t>
      </w:r>
      <w:r>
        <w:rPr>
          <w:color w:val="000000"/>
        </w:rPr>
        <w:t>mô</w:t>
      </w:r>
      <w:r>
        <w:rPr>
          <w:color w:val="000000"/>
        </w:rPr>
        <w:t xml:space="preserve"> </w:t>
      </w:r>
      <w:r>
        <w:rPr>
          <w:color w:val="000000"/>
        </w:rPr>
        <w:t>tả</w:t>
      </w:r>
      <w:r>
        <w:rPr>
          <w:color w:val="000000"/>
        </w:rPr>
        <w:t>)</w:t>
      </w:r>
    </w:p>
    <w:p w:rsidR="009D1437" w:rsidRPr="00DA6FA0" w:rsidP="009D1437" w14:paraId="25AC6595" w14:textId="77777777">
      <w:pPr>
        <w:pStyle w:val="ListParagraph"/>
        <w:numPr>
          <w:ilvl w:val="0"/>
          <w:numId w:val="2"/>
        </w:numPr>
        <w:spacing w:after="0" w:line="360" w:lineRule="auto"/>
        <w:ind w:left="1080"/>
        <w:jc w:val="both"/>
        <w:rPr>
          <w:rFonts w:eastAsia="Calibri"/>
          <w:b/>
          <w:u w:val="single"/>
        </w:rPr>
      </w:pPr>
      <w:r w:rsidRPr="00DA6FA0">
        <w:rPr>
          <w:b/>
          <w:highlight w:val="white"/>
        </w:rPr>
        <w:t>type</w:t>
      </w:r>
      <w:r w:rsidRPr="00DA6FA0">
        <w:t xml:space="preserve">: </w:t>
      </w:r>
      <w:r w:rsidRPr="00DA6FA0">
        <w:t>thay</w:t>
      </w:r>
      <w:r w:rsidRPr="00DA6FA0">
        <w:t xml:space="preserve"> </w:t>
      </w:r>
      <w:r w:rsidRPr="00DA6FA0">
        <w:t>thế</w:t>
      </w:r>
      <w:r w:rsidRPr="00DA6FA0">
        <w:t xml:space="preserve"> = 1, </w:t>
      </w:r>
      <w:r w:rsidRPr="00DA6FA0">
        <w:t>điều</w:t>
      </w:r>
      <w:r w:rsidRPr="00DA6FA0">
        <w:t xml:space="preserve"> </w:t>
      </w:r>
      <w:r w:rsidRPr="00DA6FA0">
        <w:t>chỉnh</w:t>
      </w:r>
      <w:r w:rsidRPr="00DA6FA0">
        <w:t xml:space="preserve"> </w:t>
      </w:r>
      <w:r w:rsidRPr="00DA6FA0">
        <w:t>tăng</w:t>
      </w:r>
      <w:r w:rsidRPr="00DA6FA0">
        <w:t xml:space="preserve"> = 2, </w:t>
      </w:r>
      <w:r w:rsidRPr="00DA6FA0">
        <w:t>điều</w:t>
      </w:r>
      <w:r w:rsidRPr="00DA6FA0">
        <w:t xml:space="preserve"> </w:t>
      </w:r>
      <w:r w:rsidRPr="00DA6FA0">
        <w:t>chỉnh</w:t>
      </w:r>
      <w:r w:rsidRPr="00DA6FA0">
        <w:t xml:space="preserve"> </w:t>
      </w:r>
      <w:r w:rsidRPr="00DA6FA0">
        <w:t>giả</w:t>
      </w:r>
      <w:r>
        <w:t>m</w:t>
      </w:r>
      <w:r>
        <w:t xml:space="preserve"> = </w:t>
      </w:r>
      <w:r w:rsidRPr="00DA6FA0">
        <w:t xml:space="preserve">3, </w:t>
      </w:r>
      <w:r w:rsidRPr="00DA6FA0">
        <w:t>điều</w:t>
      </w:r>
      <w:r w:rsidRPr="00DA6FA0">
        <w:t xml:space="preserve"> </w:t>
      </w:r>
      <w:r w:rsidRPr="00DA6FA0">
        <w:t>chỉnh</w:t>
      </w:r>
      <w:r w:rsidRPr="00DA6FA0">
        <w:t xml:space="preserve"> </w:t>
      </w:r>
      <w:r w:rsidRPr="00DA6FA0">
        <w:t>thông</w:t>
      </w:r>
      <w:r w:rsidRPr="00DA6FA0">
        <w:t xml:space="preserve"> tin = 4</w:t>
      </w:r>
    </w:p>
    <w:p w:rsidR="009D1437" w:rsidRPr="005A1839" w:rsidP="009D1437" w14:paraId="61C1DEAB" w14:textId="77777777">
      <w:pPr>
        <w:pStyle w:val="ListParagraph"/>
        <w:numPr>
          <w:ilvl w:val="0"/>
          <w:numId w:val="2"/>
        </w:numPr>
        <w:spacing w:after="0" w:line="360" w:lineRule="auto"/>
        <w:ind w:left="1080"/>
        <w:jc w:val="both"/>
        <w:rPr>
          <w:rFonts w:eastAsia="Calibri"/>
          <w:b/>
          <w:u w:val="single"/>
        </w:rPr>
      </w:pPr>
      <w:r w:rsidRPr="005A1839">
        <w:rPr>
          <w:b/>
          <w:color w:val="000000"/>
          <w:highlight w:val="white"/>
        </w:rPr>
        <w:t>pattern</w:t>
      </w:r>
      <w:r w:rsidRPr="005A1839">
        <w:rPr>
          <w:color w:val="000000"/>
        </w:rPr>
        <w:t xml:space="preserve">: </w:t>
      </w:r>
      <w:r w:rsidRPr="005A1839">
        <w:rPr>
          <w:color w:val="000000"/>
        </w:rPr>
        <w:t>mẫu</w:t>
      </w:r>
      <w:r w:rsidRPr="005A1839">
        <w:rPr>
          <w:color w:val="000000"/>
        </w:rPr>
        <w:t xml:space="preserve"> </w:t>
      </w:r>
      <w:r w:rsidRPr="005A1839">
        <w:rPr>
          <w:color w:val="000000"/>
        </w:rPr>
        <w:t>số</w:t>
      </w:r>
      <w:r>
        <w:rPr>
          <w:color w:val="000000"/>
        </w:rPr>
        <w:t xml:space="preserve"> </w:t>
      </w:r>
      <w:r>
        <w:rPr>
          <w:color w:val="000000"/>
        </w:rPr>
        <w:t>hóa</w:t>
      </w:r>
      <w:r>
        <w:rPr>
          <w:color w:val="000000"/>
        </w:rPr>
        <w:t xml:space="preserve"> </w:t>
      </w:r>
      <w:r>
        <w:rPr>
          <w:color w:val="000000"/>
        </w:rPr>
        <w:t>đơn</w:t>
      </w:r>
    </w:p>
    <w:p w:rsidR="009D1437" w:rsidRPr="005A1839" w:rsidP="009D1437" w14:paraId="65882248" w14:textId="77777777">
      <w:pPr>
        <w:pStyle w:val="ListParagraph"/>
        <w:numPr>
          <w:ilvl w:val="0"/>
          <w:numId w:val="2"/>
        </w:numPr>
        <w:spacing w:after="0" w:line="360" w:lineRule="auto"/>
        <w:ind w:left="1080"/>
        <w:jc w:val="both"/>
        <w:rPr>
          <w:rFonts w:eastAsia="Calibri"/>
          <w:b/>
          <w:u w:val="single"/>
        </w:rPr>
      </w:pPr>
      <w:r w:rsidRPr="005A1839">
        <w:rPr>
          <w:b/>
          <w:color w:val="000000"/>
          <w:highlight w:val="white"/>
        </w:rPr>
        <w:t>serial</w:t>
      </w:r>
      <w:r w:rsidRPr="005A1839">
        <w:rPr>
          <w:color w:val="000000"/>
        </w:rPr>
        <w:t xml:space="preserve">: </w:t>
      </w:r>
      <w:r w:rsidRPr="005A1839">
        <w:rPr>
          <w:color w:val="000000"/>
        </w:rPr>
        <w:t>ký</w:t>
      </w:r>
      <w:r w:rsidRPr="005A1839">
        <w:rPr>
          <w:color w:val="000000"/>
        </w:rPr>
        <w:t xml:space="preserve"> </w:t>
      </w:r>
      <w:r w:rsidRPr="005A1839">
        <w:rPr>
          <w:color w:val="000000"/>
        </w:rPr>
        <w:t>hiệu</w:t>
      </w:r>
      <w:r>
        <w:rPr>
          <w:color w:val="000000"/>
        </w:rPr>
        <w:t xml:space="preserve"> </w:t>
      </w:r>
      <w:r>
        <w:rPr>
          <w:color w:val="000000"/>
        </w:rPr>
        <w:t>hóa</w:t>
      </w:r>
      <w:r>
        <w:rPr>
          <w:color w:val="000000"/>
        </w:rPr>
        <w:t xml:space="preserve"> </w:t>
      </w:r>
      <w:r>
        <w:rPr>
          <w:color w:val="000000"/>
        </w:rPr>
        <w:t>đơn</w:t>
      </w:r>
    </w:p>
    <w:p w:rsidR="009D1437" w:rsidP="009D1437" w14:paraId="32980E08" w14:textId="7777777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430"/>
        <w:gridCol w:w="4950"/>
        <w:gridCol w:w="1885"/>
      </w:tblGrid>
      <w:tr w14:paraId="47704DFF"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0E5F15A3" w14:textId="77777777">
            <w:pPr>
              <w:pStyle w:val="ListParagraph"/>
            </w:pPr>
            <w:r>
              <w:t>Kết</w:t>
            </w:r>
            <w:r>
              <w:t xml:space="preserve"> </w:t>
            </w:r>
            <w:r>
              <w:t>quả</w:t>
            </w:r>
          </w:p>
        </w:tc>
        <w:tc>
          <w:tcPr>
            <w:tcW w:w="495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70CDC1B0" w14:textId="77777777">
            <w:pPr>
              <w:pStyle w:val="ListParagraph"/>
            </w:pPr>
            <w:r w:rsidRPr="00660ABB">
              <w:t>Mô</w:t>
            </w:r>
            <w:r w:rsidRPr="00660ABB">
              <w:t xml:space="preserve"> </w:t>
            </w:r>
            <w:r w:rsidRPr="00660ABB">
              <w:t>tả</w:t>
            </w:r>
          </w:p>
        </w:tc>
        <w:tc>
          <w:tcPr>
            <w:tcW w:w="1885"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208C74FA" w14:textId="77777777">
            <w:pPr>
              <w:pStyle w:val="ListParagraph"/>
            </w:pPr>
            <w:r>
              <w:t>Ghi</w:t>
            </w:r>
            <w:r>
              <w:t xml:space="preserve"> </w:t>
            </w:r>
            <w:r>
              <w:t>chú</w:t>
            </w:r>
          </w:p>
        </w:tc>
      </w:tr>
      <w:tr w14:paraId="17817146" w14:textId="77777777" w:rsidTr="00616EC4">
        <w:tblPrEx>
          <w:tblW w:w="0" w:type="auto"/>
          <w:tblInd w:w="85" w:type="dxa"/>
          <w:tblLayout w:type="fixed"/>
          <w:tblLook w:val="04A0"/>
        </w:tblPrEx>
        <w:tc>
          <w:tcPr>
            <w:tcW w:w="2430" w:type="dxa"/>
            <w:tcBorders>
              <w:top w:val="single" w:sz="4" w:space="0" w:color="2E74B5"/>
              <w:left w:val="single" w:sz="4" w:space="0" w:color="2E74B5"/>
              <w:right w:val="single" w:sz="4" w:space="0" w:color="2E74B5"/>
            </w:tcBorders>
            <w:shd w:val="clear" w:color="auto" w:fill="auto"/>
          </w:tcPr>
          <w:p w:rsidR="009D1437" w:rsidRPr="009372AD" w:rsidP="00616EC4" w14:paraId="3A6D0BCD" w14:textId="77777777">
            <w:pPr>
              <w:autoSpaceDE w:val="0"/>
              <w:autoSpaceDN w:val="0"/>
              <w:adjustRightInd w:val="0"/>
              <w:rPr>
                <w:rFonts w:eastAsia="Calibri"/>
                <w:sz w:val="19"/>
                <w:szCs w:val="19"/>
              </w:rPr>
            </w:pPr>
            <w:r w:rsidRPr="009372AD">
              <w:rPr>
                <w:rFonts w:eastAsia="Calibri"/>
              </w:rPr>
              <w:t>ERR:1</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46A7AFD" w14:textId="77777777">
            <w:pPr>
              <w:pStyle w:val="ListParagraph"/>
              <w:spacing w:after="0" w:line="240" w:lineRule="auto"/>
              <w:ind w:left="0"/>
              <w:rPr>
                <w:rFonts w:eastAsia="Calibri"/>
              </w:rPr>
            </w:pPr>
            <w:r w:rsidRPr="009372AD">
              <w:rPr>
                <w:rFonts w:eastAsia="Calibri"/>
              </w:rPr>
              <w:t xml:space="preserve">Tài </w:t>
            </w:r>
            <w:r w:rsidRPr="009372AD">
              <w:rPr>
                <w:rFonts w:eastAsia="Calibri"/>
              </w:rPr>
              <w:t>khoản</w:t>
            </w:r>
            <w:r w:rsidRPr="009372AD">
              <w:rPr>
                <w:rFonts w:eastAsia="Calibri"/>
              </w:rPr>
              <w:t xml:space="preserve"> </w:t>
            </w:r>
            <w:r w:rsidRPr="009372AD">
              <w:rPr>
                <w:rFonts w:eastAsia="Calibri"/>
              </w:rPr>
              <w:t>đăng</w:t>
            </w:r>
            <w:r w:rsidRPr="009372AD">
              <w:rPr>
                <w:rFonts w:eastAsia="Calibri"/>
              </w:rPr>
              <w:t xml:space="preserve"> </w:t>
            </w:r>
            <w:r w:rsidRPr="009372AD">
              <w:rPr>
                <w:rFonts w:eastAsia="Calibri"/>
              </w:rPr>
              <w:t>nhập</w:t>
            </w:r>
            <w:r w:rsidRPr="009372AD">
              <w:rPr>
                <w:rFonts w:eastAsia="Calibri"/>
              </w:rPr>
              <w:t xml:space="preserve"> </w:t>
            </w:r>
            <w:r w:rsidRPr="009372AD">
              <w:rPr>
                <w:rFonts w:eastAsia="Calibri"/>
              </w:rPr>
              <w:t>sai</w:t>
            </w:r>
            <w:r w:rsidRPr="009372AD">
              <w:rPr>
                <w:rFonts w:eastAsia="Calibri"/>
              </w:rPr>
              <w:t xml:space="preserve"> </w:t>
            </w:r>
            <w:r w:rsidRPr="009372AD">
              <w:rPr>
                <w:rFonts w:eastAsia="Calibri"/>
              </w:rPr>
              <w:t>hoặc</w:t>
            </w:r>
            <w:r w:rsidRPr="009372AD">
              <w:rPr>
                <w:rFonts w:eastAsia="Calibri"/>
              </w:rPr>
              <w:t xml:space="preserve"> </w:t>
            </w:r>
            <w:r w:rsidRPr="009372AD">
              <w:rPr>
                <w:rFonts w:eastAsia="Calibri"/>
              </w:rPr>
              <w:t>không</w:t>
            </w:r>
            <w:r w:rsidRPr="009372AD">
              <w:rPr>
                <w:rFonts w:eastAsia="Calibri"/>
              </w:rPr>
              <w:t xml:space="preserve"> </w:t>
            </w:r>
            <w:r w:rsidRPr="009372AD">
              <w:rPr>
                <w:rFonts w:eastAsia="Calibri"/>
              </w:rPr>
              <w:t>có</w:t>
            </w:r>
            <w:r w:rsidRPr="009372AD">
              <w:rPr>
                <w:rFonts w:eastAsia="Calibri"/>
              </w:rPr>
              <w:t xml:space="preserve"> </w:t>
            </w:r>
            <w:r w:rsidRPr="009372AD">
              <w:rPr>
                <w:rFonts w:eastAsia="Calibri"/>
              </w:rPr>
              <w:t>quyề</w:t>
            </w:r>
            <w:r>
              <w:rPr>
                <w:rFonts w:eastAsia="Calibri"/>
              </w:rPr>
              <w:t>n</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03FCE247" w14:textId="77777777">
            <w:pPr>
              <w:pStyle w:val="ListParagraph"/>
              <w:ind w:left="0"/>
              <w:jc w:val="both"/>
            </w:pPr>
          </w:p>
        </w:tc>
      </w:tr>
      <w:tr w14:paraId="28B48B08"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5BE335BD" w14:textId="77777777">
            <w:pPr>
              <w:autoSpaceDE w:val="0"/>
              <w:autoSpaceDN w:val="0"/>
              <w:adjustRightInd w:val="0"/>
              <w:rPr>
                <w:rFonts w:eastAsia="Calibri"/>
              </w:rPr>
            </w:pPr>
            <w:r w:rsidRPr="00E22984">
              <w:rPr>
                <w:rFonts w:eastAsia="Calibri"/>
              </w:rPr>
              <w:t>ERR:21</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6916D0D" w14:textId="77777777">
            <w:pPr>
              <w:rPr>
                <w:rFonts w:eastAsia="Calibri"/>
              </w:rPr>
            </w:pPr>
            <w:r>
              <w:rPr>
                <w:rFonts w:eastAsia="Calibri"/>
              </w:rPr>
              <w:t>Không</w:t>
            </w:r>
            <w:r>
              <w:rPr>
                <w:rFonts w:eastAsia="Calibri"/>
              </w:rPr>
              <w:t xml:space="preserve"> </w:t>
            </w:r>
            <w:r>
              <w:rPr>
                <w:rFonts w:eastAsia="Calibri"/>
              </w:rPr>
              <w:t>tìm</w:t>
            </w:r>
            <w:r>
              <w:rPr>
                <w:rFonts w:eastAsia="Calibri"/>
              </w:rPr>
              <w:t xml:space="preserve"> </w:t>
            </w:r>
            <w:r>
              <w:rPr>
                <w:rFonts w:eastAsia="Calibri"/>
              </w:rPr>
              <w:t>thấy</w:t>
            </w:r>
            <w:r>
              <w:rPr>
                <w:rFonts w:eastAsia="Calibri"/>
              </w:rPr>
              <w:t xml:space="preserve"> </w:t>
            </w:r>
            <w:r>
              <w:rPr>
                <w:rFonts w:eastAsia="Calibri"/>
              </w:rPr>
              <w:t>công</w:t>
            </w:r>
            <w:r>
              <w:rPr>
                <w:rFonts w:eastAsia="Calibri"/>
              </w:rPr>
              <w:t xml:space="preserve"> ty </w:t>
            </w:r>
            <w:r>
              <w:rPr>
                <w:rFonts w:eastAsia="Calibri"/>
              </w:rPr>
              <w:t>hoặc</w:t>
            </w:r>
            <w:r>
              <w:rPr>
                <w:rFonts w:eastAsia="Calibri"/>
              </w:rPr>
              <w:t xml:space="preserve"> </w:t>
            </w:r>
            <w:r>
              <w:rPr>
                <w:rFonts w:eastAsia="Calibri"/>
              </w:rPr>
              <w:t>tài</w:t>
            </w:r>
            <w:r>
              <w:rPr>
                <w:rFonts w:eastAsia="Calibri"/>
              </w:rPr>
              <w:t xml:space="preserve"> </w:t>
            </w:r>
            <w:r>
              <w:rPr>
                <w:rFonts w:eastAsia="Calibri"/>
              </w:rPr>
              <w:t>khoản</w:t>
            </w:r>
            <w:r>
              <w:rPr>
                <w:rFonts w:eastAsia="Calibri"/>
              </w:rPr>
              <w:t xml:space="preserve"> </w:t>
            </w:r>
            <w:r>
              <w:rPr>
                <w:rFonts w:eastAsia="Calibri"/>
              </w:rPr>
              <w:t>không</w:t>
            </w:r>
            <w:r>
              <w:rPr>
                <w:rFonts w:eastAsia="Calibri"/>
              </w:rPr>
              <w:t xml:space="preserve"> </w:t>
            </w:r>
            <w:r>
              <w:rPr>
                <w:rFonts w:eastAsia="Calibri"/>
              </w:rPr>
              <w:t>tồn</w:t>
            </w:r>
            <w:r>
              <w:rPr>
                <w:rFonts w:eastAsia="Calibri"/>
              </w:rPr>
              <w:t xml:space="preserve"> </w:t>
            </w:r>
            <w:r>
              <w:rPr>
                <w:rFonts w:eastAsia="Calibri"/>
              </w:rPr>
              <w:t>tại</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041159F4" w14:textId="77777777">
            <w:pPr>
              <w:jc w:val="both"/>
            </w:pPr>
          </w:p>
        </w:tc>
      </w:tr>
      <w:tr w14:paraId="2A0238D2"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1467DE2" w14:textId="77777777">
            <w:pPr>
              <w:autoSpaceDE w:val="0"/>
              <w:autoSpaceDN w:val="0"/>
              <w:adjustRightInd w:val="0"/>
              <w:rPr>
                <w:rFonts w:eastAsia="Calibri"/>
              </w:rPr>
            </w:pPr>
            <w:r w:rsidRPr="00E22984">
              <w:rPr>
                <w:rFonts w:eastAsia="Calibri"/>
              </w:rPr>
              <w:t>ERR:22</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85827FB" w14:textId="77777777">
            <w:pPr>
              <w:rPr>
                <w:rFonts w:eastAsia="Calibri"/>
              </w:rPr>
            </w:pPr>
            <w:r>
              <w:rPr>
                <w:rFonts w:eastAsia="Calibri"/>
              </w:rPr>
              <w:t xml:space="preserve">Công ty </w:t>
            </w:r>
            <w:r>
              <w:rPr>
                <w:rFonts w:eastAsia="Calibri"/>
              </w:rPr>
              <w:t>chưa</w:t>
            </w:r>
            <w:r>
              <w:rPr>
                <w:rFonts w:eastAsia="Calibri"/>
              </w:rPr>
              <w:t xml:space="preserve"> </w:t>
            </w:r>
            <w:r>
              <w:rPr>
                <w:rFonts w:eastAsia="Calibri"/>
              </w:rPr>
              <w:t>đăng</w:t>
            </w:r>
            <w:r>
              <w:rPr>
                <w:rFonts w:eastAsia="Calibri"/>
              </w:rPr>
              <w:t xml:space="preserve"> </w:t>
            </w:r>
            <w:r>
              <w:rPr>
                <w:rFonts w:eastAsia="Calibri"/>
              </w:rPr>
              <w:t>ký</w:t>
            </w:r>
            <w:r>
              <w:rPr>
                <w:rFonts w:eastAsia="Calibri"/>
              </w:rPr>
              <w:t xml:space="preserve"> </w:t>
            </w:r>
            <w:r>
              <w:rPr>
                <w:rFonts w:eastAsia="Calibri"/>
              </w:rPr>
              <w:t>chứng</w:t>
            </w:r>
            <w:r>
              <w:rPr>
                <w:rFonts w:eastAsia="Calibri"/>
              </w:rPr>
              <w:t xml:space="preserve"> </w:t>
            </w:r>
            <w:r>
              <w:rPr>
                <w:rFonts w:eastAsia="Calibri"/>
              </w:rPr>
              <w:t>thư</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6902C310" w14:textId="77777777">
            <w:pPr>
              <w:pStyle w:val="ListParagraph"/>
              <w:ind w:left="0"/>
              <w:jc w:val="both"/>
            </w:pPr>
          </w:p>
        </w:tc>
      </w:tr>
      <w:tr w14:paraId="62059E4C"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24A9B5E" w14:textId="77777777">
            <w:pPr>
              <w:autoSpaceDE w:val="0"/>
              <w:autoSpaceDN w:val="0"/>
              <w:adjustRightInd w:val="0"/>
              <w:rPr>
                <w:rFonts w:eastAsia="Calibri"/>
              </w:rPr>
            </w:pPr>
            <w:r w:rsidRPr="00E22984">
              <w:rPr>
                <w:rFonts w:eastAsia="Calibri"/>
              </w:rPr>
              <w:t>ERR:28</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3373F22" w14:textId="77777777">
            <w:pPr>
              <w:rPr>
                <w:rFonts w:eastAsia="Calibri"/>
              </w:rPr>
            </w:pPr>
            <w:r>
              <w:rPr>
                <w:rFonts w:eastAsia="Calibri"/>
              </w:rPr>
              <w:t>Chưa</w:t>
            </w:r>
            <w:r>
              <w:rPr>
                <w:rFonts w:eastAsia="Calibri"/>
              </w:rPr>
              <w:t xml:space="preserve"> </w:t>
            </w:r>
            <w:r>
              <w:rPr>
                <w:rFonts w:eastAsia="Calibri"/>
              </w:rPr>
              <w:t>có</w:t>
            </w:r>
            <w:r>
              <w:rPr>
                <w:rFonts w:eastAsia="Calibri"/>
              </w:rPr>
              <w:t xml:space="preserve"> </w:t>
            </w:r>
            <w:r>
              <w:rPr>
                <w:rFonts w:eastAsia="Calibri"/>
              </w:rPr>
              <w:t>thông</w:t>
            </w:r>
            <w:r>
              <w:rPr>
                <w:rFonts w:eastAsia="Calibri"/>
              </w:rPr>
              <w:t xml:space="preserve"> tin </w:t>
            </w:r>
            <w:r>
              <w:rPr>
                <w:rFonts w:eastAsia="Calibri"/>
              </w:rPr>
              <w:t>chứng</w:t>
            </w:r>
            <w:r>
              <w:rPr>
                <w:rFonts w:eastAsia="Calibri"/>
              </w:rPr>
              <w:t xml:space="preserve"> </w:t>
            </w:r>
            <w:r>
              <w:rPr>
                <w:rFonts w:eastAsia="Calibri"/>
              </w:rPr>
              <w:t>thư</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297E0153" w14:textId="77777777">
            <w:pPr>
              <w:pStyle w:val="ListParagraph"/>
              <w:ind w:left="0"/>
              <w:jc w:val="both"/>
            </w:pPr>
          </w:p>
        </w:tc>
      </w:tr>
      <w:tr w14:paraId="1B003F44"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C96BEF3" w14:textId="77777777">
            <w:pPr>
              <w:autoSpaceDE w:val="0"/>
              <w:autoSpaceDN w:val="0"/>
              <w:adjustRightInd w:val="0"/>
              <w:rPr>
                <w:rFonts w:eastAsia="Calibri"/>
              </w:rPr>
            </w:pPr>
            <w:r w:rsidRPr="00E22984">
              <w:rPr>
                <w:rFonts w:eastAsia="Calibri"/>
              </w:rPr>
              <w:t>ERR:24</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E2834FD" w14:textId="77777777">
            <w:pPr>
              <w:rPr>
                <w:rFonts w:eastAsia="Calibri"/>
              </w:rPr>
            </w:pPr>
            <w:r>
              <w:rPr>
                <w:rFonts w:eastAsia="Calibri"/>
              </w:rPr>
              <w:t>Chứng</w:t>
            </w:r>
            <w:r>
              <w:rPr>
                <w:rFonts w:eastAsia="Calibri"/>
              </w:rPr>
              <w:t xml:space="preserve"> </w:t>
            </w:r>
            <w:r>
              <w:rPr>
                <w:rFonts w:eastAsia="Calibri"/>
              </w:rPr>
              <w:t>thư</w:t>
            </w:r>
            <w:r>
              <w:rPr>
                <w:rFonts w:eastAsia="Calibri"/>
              </w:rPr>
              <w:t xml:space="preserve"> </w:t>
            </w:r>
            <w:r>
              <w:rPr>
                <w:rFonts w:eastAsia="Calibri"/>
              </w:rPr>
              <w:t>truyền</w:t>
            </w:r>
            <w:r>
              <w:rPr>
                <w:rFonts w:eastAsia="Calibri"/>
              </w:rPr>
              <w:t xml:space="preserve"> </w:t>
            </w:r>
            <w:r>
              <w:rPr>
                <w:rFonts w:eastAsia="Calibri"/>
              </w:rPr>
              <w:t>lên</w:t>
            </w:r>
            <w:r>
              <w:rPr>
                <w:rFonts w:eastAsia="Calibri"/>
              </w:rPr>
              <w:t xml:space="preserve"> </w:t>
            </w:r>
            <w:r>
              <w:rPr>
                <w:rFonts w:eastAsia="Calibri"/>
              </w:rPr>
              <w:t>không</w:t>
            </w:r>
            <w:r>
              <w:rPr>
                <w:rFonts w:eastAsia="Calibri"/>
              </w:rPr>
              <w:t xml:space="preserve"> </w:t>
            </w:r>
            <w:r>
              <w:rPr>
                <w:rFonts w:eastAsia="Calibri"/>
              </w:rPr>
              <w:t>đúng</w:t>
            </w:r>
            <w:r>
              <w:rPr>
                <w:rFonts w:eastAsia="Calibri"/>
              </w:rPr>
              <w:t xml:space="preserve"> </w:t>
            </w:r>
            <w:r>
              <w:rPr>
                <w:rFonts w:eastAsia="Calibri"/>
              </w:rPr>
              <w:t>với</w:t>
            </w:r>
            <w:r>
              <w:rPr>
                <w:rFonts w:eastAsia="Calibri"/>
              </w:rPr>
              <w:t xml:space="preserve"> </w:t>
            </w:r>
            <w:r>
              <w:rPr>
                <w:rFonts w:eastAsia="Calibri"/>
              </w:rPr>
              <w:t>chứng</w:t>
            </w:r>
            <w:r>
              <w:rPr>
                <w:rFonts w:eastAsia="Calibri"/>
              </w:rPr>
              <w:t xml:space="preserve"> </w:t>
            </w:r>
            <w:r>
              <w:rPr>
                <w:rFonts w:eastAsia="Calibri"/>
              </w:rPr>
              <w:t>thư</w:t>
            </w:r>
            <w:r>
              <w:rPr>
                <w:rFonts w:eastAsia="Calibri"/>
              </w:rPr>
              <w:t xml:space="preserve"> </w:t>
            </w:r>
            <w:r>
              <w:rPr>
                <w:rFonts w:eastAsia="Calibri"/>
              </w:rPr>
              <w:t>đăng</w:t>
            </w:r>
            <w:r>
              <w:rPr>
                <w:rFonts w:eastAsia="Calibri"/>
              </w:rPr>
              <w:t xml:space="preserve"> </w:t>
            </w:r>
            <w:r>
              <w:rPr>
                <w:rFonts w:eastAsia="Calibri"/>
              </w:rPr>
              <w:t>ký</w:t>
            </w:r>
            <w:r>
              <w:rPr>
                <w:rFonts w:eastAsia="Calibri"/>
              </w:rPr>
              <w:t xml:space="preserve"> </w:t>
            </w:r>
            <w:r>
              <w:rPr>
                <w:rFonts w:eastAsia="Calibri"/>
              </w:rPr>
              <w:t>trong</w:t>
            </w:r>
            <w:r>
              <w:rPr>
                <w:rFonts w:eastAsia="Calibri"/>
              </w:rPr>
              <w:t xml:space="preserve"> </w:t>
            </w:r>
            <w:r>
              <w:rPr>
                <w:rFonts w:eastAsia="Calibri"/>
              </w:rPr>
              <w:t>hệ</w:t>
            </w:r>
            <w:r>
              <w:rPr>
                <w:rFonts w:eastAsia="Calibri"/>
              </w:rPr>
              <w:t xml:space="preserve"> </w:t>
            </w:r>
            <w:r>
              <w:rPr>
                <w:rFonts w:eastAsia="Calibri"/>
              </w:rPr>
              <w:t>thống</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3785970A" w14:textId="77777777">
            <w:pPr>
              <w:pStyle w:val="ListParagraph"/>
              <w:ind w:left="0"/>
              <w:jc w:val="both"/>
            </w:pPr>
          </w:p>
        </w:tc>
      </w:tr>
      <w:tr w14:paraId="1EB7D97E"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387C501" w14:textId="77777777">
            <w:pPr>
              <w:autoSpaceDE w:val="0"/>
              <w:autoSpaceDN w:val="0"/>
              <w:adjustRightInd w:val="0"/>
              <w:rPr>
                <w:rFonts w:eastAsia="Calibri"/>
              </w:rPr>
            </w:pPr>
            <w:r w:rsidRPr="00E22984">
              <w:rPr>
                <w:rFonts w:eastAsia="Calibri"/>
              </w:rPr>
              <w:t>ERR:27</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A9DA522" w14:textId="77777777">
            <w:pPr>
              <w:pStyle w:val="ListParagraph"/>
              <w:spacing w:after="0" w:line="240" w:lineRule="auto"/>
              <w:ind w:left="0"/>
              <w:rPr>
                <w:rFonts w:eastAsia="Calibri"/>
              </w:rPr>
            </w:pPr>
            <w:r>
              <w:rPr>
                <w:rFonts w:eastAsia="Calibri"/>
              </w:rPr>
              <w:t>Chứng</w:t>
            </w:r>
            <w:r>
              <w:rPr>
                <w:rFonts w:eastAsia="Calibri"/>
              </w:rPr>
              <w:t xml:space="preserve"> </w:t>
            </w:r>
            <w:r>
              <w:rPr>
                <w:rFonts w:eastAsia="Calibri"/>
              </w:rPr>
              <w:t>thư</w:t>
            </w:r>
            <w:r>
              <w:rPr>
                <w:rFonts w:eastAsia="Calibri"/>
              </w:rPr>
              <w:t xml:space="preserve"> </w:t>
            </w:r>
            <w:r>
              <w:rPr>
                <w:rFonts w:eastAsia="Calibri"/>
              </w:rPr>
              <w:t>chưa</w:t>
            </w:r>
            <w:r>
              <w:rPr>
                <w:rFonts w:eastAsia="Calibri"/>
              </w:rPr>
              <w:t xml:space="preserve"> </w:t>
            </w:r>
            <w:r>
              <w:rPr>
                <w:rFonts w:eastAsia="Calibri"/>
              </w:rPr>
              <w:t>đến</w:t>
            </w:r>
            <w:r>
              <w:rPr>
                <w:rFonts w:eastAsia="Calibri"/>
              </w:rPr>
              <w:t xml:space="preserve"> </w:t>
            </w:r>
            <w:r>
              <w:rPr>
                <w:rFonts w:eastAsia="Calibri"/>
              </w:rPr>
              <w:t>thời</w:t>
            </w:r>
            <w:r>
              <w:rPr>
                <w:rFonts w:eastAsia="Calibri"/>
              </w:rPr>
              <w:t xml:space="preserve"> </w:t>
            </w:r>
            <w:r>
              <w:rPr>
                <w:rFonts w:eastAsia="Calibri"/>
              </w:rPr>
              <w:t>điểm</w:t>
            </w:r>
            <w:r>
              <w:rPr>
                <w:rFonts w:eastAsia="Calibri"/>
              </w:rPr>
              <w:t xml:space="preserve"> </w:t>
            </w:r>
            <w:r>
              <w:rPr>
                <w:rFonts w:eastAsia="Calibri"/>
              </w:rPr>
              <w:t>sử</w:t>
            </w:r>
            <w:r>
              <w:rPr>
                <w:rFonts w:eastAsia="Calibri"/>
              </w:rPr>
              <w:t xml:space="preserve"> </w:t>
            </w:r>
            <w:r>
              <w:rPr>
                <w:rFonts w:eastAsia="Calibri"/>
              </w:rPr>
              <w:t>dụng</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4CD4E73C" w14:textId="77777777">
            <w:pPr>
              <w:pStyle w:val="ListParagraph"/>
              <w:ind w:left="0"/>
              <w:jc w:val="both"/>
            </w:pPr>
          </w:p>
        </w:tc>
      </w:tr>
      <w:tr w14:paraId="772A6250"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E1F7172" w14:textId="77777777">
            <w:pPr>
              <w:autoSpaceDE w:val="0"/>
              <w:autoSpaceDN w:val="0"/>
              <w:adjustRightInd w:val="0"/>
              <w:rPr>
                <w:rFonts w:eastAsia="Calibri"/>
              </w:rPr>
            </w:pPr>
            <w:r w:rsidRPr="00E22984">
              <w:rPr>
                <w:rFonts w:eastAsia="Calibri"/>
              </w:rPr>
              <w:t>ERR:26</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674FDE81" w14:textId="77777777">
            <w:pPr>
              <w:pStyle w:val="ListParagraph"/>
              <w:spacing w:after="0" w:line="240" w:lineRule="auto"/>
              <w:ind w:left="0"/>
              <w:rPr>
                <w:rFonts w:eastAsia="Calibri"/>
              </w:rPr>
            </w:pPr>
            <w:r>
              <w:rPr>
                <w:rFonts w:eastAsia="Calibri"/>
              </w:rPr>
              <w:t>Chứng</w:t>
            </w:r>
            <w:r>
              <w:rPr>
                <w:rFonts w:eastAsia="Calibri"/>
              </w:rPr>
              <w:t xml:space="preserve"> </w:t>
            </w:r>
            <w:r>
              <w:rPr>
                <w:rFonts w:eastAsia="Calibri"/>
              </w:rPr>
              <w:t>thư</w:t>
            </w:r>
            <w:r>
              <w:rPr>
                <w:rFonts w:eastAsia="Calibri"/>
              </w:rPr>
              <w:t xml:space="preserve"> </w:t>
            </w:r>
            <w:r>
              <w:rPr>
                <w:rFonts w:eastAsia="Calibri"/>
              </w:rPr>
              <w:t>hết</w:t>
            </w:r>
            <w:r>
              <w:rPr>
                <w:rFonts w:eastAsia="Calibri"/>
              </w:rPr>
              <w:t xml:space="preserve"> </w:t>
            </w:r>
            <w:r>
              <w:rPr>
                <w:rFonts w:eastAsia="Calibri"/>
              </w:rPr>
              <w:t>hạn</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7E17EEA0" w14:textId="77777777">
            <w:pPr>
              <w:pStyle w:val="ListParagraph"/>
              <w:ind w:left="0"/>
              <w:jc w:val="both"/>
            </w:pPr>
          </w:p>
        </w:tc>
      </w:tr>
      <w:tr w14:paraId="2874E72B"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00A905F" w14:textId="77777777">
            <w:pPr>
              <w:autoSpaceDE w:val="0"/>
              <w:autoSpaceDN w:val="0"/>
              <w:adjustRightInd w:val="0"/>
              <w:rPr>
                <w:rFonts w:eastAsia="Calibri"/>
              </w:rPr>
            </w:pPr>
            <w:r w:rsidRPr="00E22984">
              <w:rPr>
                <w:rFonts w:eastAsia="Calibri"/>
              </w:rPr>
              <w:t>ERR:3</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2051695A" w14:textId="77777777">
            <w:pPr>
              <w:pStyle w:val="ListParagraph"/>
              <w:spacing w:after="0" w:line="240" w:lineRule="auto"/>
              <w:ind w:left="0"/>
              <w:rPr>
                <w:rFonts w:eastAsia="Calibri"/>
              </w:rPr>
            </w:pPr>
            <w:r w:rsidRPr="009372AD">
              <w:rPr>
                <w:rFonts w:eastAsia="Calibri"/>
              </w:rPr>
              <w:t>Dữ</w:t>
            </w:r>
            <w:r w:rsidRPr="009372AD">
              <w:rPr>
                <w:rFonts w:eastAsia="Calibri"/>
              </w:rPr>
              <w:t xml:space="preserve"> </w:t>
            </w:r>
            <w:r w:rsidRPr="009372AD">
              <w:rPr>
                <w:rFonts w:eastAsia="Calibri"/>
              </w:rPr>
              <w:t>liệu</w:t>
            </w:r>
            <w:r w:rsidRPr="009372AD">
              <w:rPr>
                <w:rFonts w:eastAsia="Calibri"/>
              </w:rPr>
              <w:t xml:space="preserve"> xml </w:t>
            </w:r>
            <w:r w:rsidRPr="009372AD">
              <w:rPr>
                <w:rFonts w:eastAsia="Calibri"/>
              </w:rPr>
              <w:t>đầu</w:t>
            </w:r>
            <w:r w:rsidRPr="009372AD">
              <w:rPr>
                <w:rFonts w:eastAsia="Calibri"/>
              </w:rPr>
              <w:t xml:space="preserve"> </w:t>
            </w:r>
            <w:r w:rsidRPr="009372AD">
              <w:rPr>
                <w:rFonts w:eastAsia="Calibri"/>
              </w:rPr>
              <w:t>vào</w:t>
            </w:r>
            <w:r w:rsidRPr="009372AD">
              <w:rPr>
                <w:rFonts w:eastAsia="Calibri"/>
              </w:rPr>
              <w:t xml:space="preserve"> </w:t>
            </w:r>
            <w:r w:rsidRPr="009372AD">
              <w:rPr>
                <w:rFonts w:eastAsia="Calibri"/>
              </w:rPr>
              <w:t>không</w:t>
            </w:r>
            <w:r w:rsidRPr="009372AD">
              <w:rPr>
                <w:rFonts w:eastAsia="Calibri"/>
              </w:rPr>
              <w:t xml:space="preserve"> </w:t>
            </w:r>
            <w:r w:rsidRPr="009372AD">
              <w:rPr>
                <w:rFonts w:eastAsia="Calibri"/>
              </w:rPr>
              <w:t>đúng</w:t>
            </w:r>
            <w:r w:rsidRPr="009372AD">
              <w:rPr>
                <w:rFonts w:eastAsia="Calibri"/>
              </w:rPr>
              <w:t xml:space="preserve"> </w:t>
            </w:r>
            <w:r w:rsidRPr="009372AD">
              <w:rPr>
                <w:rFonts w:eastAsia="Calibri"/>
              </w:rPr>
              <w:t>quy</w:t>
            </w:r>
            <w:r w:rsidRPr="009372AD">
              <w:rPr>
                <w:rFonts w:eastAsia="Calibri"/>
              </w:rPr>
              <w:t xml:space="preserve"> </w:t>
            </w:r>
            <w:r w:rsidRPr="009372AD">
              <w:rPr>
                <w:rFonts w:eastAsia="Calibri"/>
              </w:rPr>
              <w:t>định</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6E435731" w14:textId="77777777">
            <w:pPr>
              <w:pStyle w:val="ListParagraph"/>
              <w:ind w:left="0"/>
              <w:jc w:val="both"/>
            </w:pPr>
          </w:p>
        </w:tc>
      </w:tr>
      <w:tr w14:paraId="1A3B7D6B"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27D5138C" w14:textId="77777777">
            <w:pPr>
              <w:autoSpaceDE w:val="0"/>
              <w:autoSpaceDN w:val="0"/>
              <w:adjustRightInd w:val="0"/>
              <w:rPr>
                <w:rFonts w:eastAsia="Calibri"/>
              </w:rPr>
            </w:pPr>
            <w:r w:rsidRPr="00E22984">
              <w:rPr>
                <w:rFonts w:eastAsia="Calibri"/>
              </w:rPr>
              <w:t>ERR:20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345B9ACE" w14:textId="77777777">
            <w:pPr>
              <w:pStyle w:val="ListParagraph"/>
              <w:spacing w:after="0" w:line="240" w:lineRule="auto"/>
              <w:ind w:left="0"/>
              <w:rPr>
                <w:rFonts w:eastAsia="Calibri"/>
              </w:rPr>
            </w:pPr>
            <w:r>
              <w:t>Không</w:t>
            </w:r>
            <w:r>
              <w:t xml:space="preserve"> </w:t>
            </w:r>
            <w:r>
              <w:t>tìm</w:t>
            </w:r>
            <w:r>
              <w:t xml:space="preserve"> </w:t>
            </w:r>
            <w:r>
              <w:t>thấy</w:t>
            </w:r>
            <w:r>
              <w:t xml:space="preserve"> </w:t>
            </w:r>
            <w:r>
              <w:t>dải</w:t>
            </w:r>
            <w:r>
              <w:t xml:space="preserve"> </w:t>
            </w:r>
            <w:r>
              <w:t>hóa</w:t>
            </w:r>
            <w:r>
              <w:t xml:space="preserve"> </w:t>
            </w:r>
            <w:r>
              <w:t>đơn</w:t>
            </w:r>
          </w:p>
        </w:tc>
        <w:tc>
          <w:tcPr>
            <w:tcW w:w="1885" w:type="dxa"/>
            <w:tcBorders>
              <w:top w:val="single" w:sz="4" w:space="0" w:color="2E74B5"/>
              <w:left w:val="single" w:sz="4" w:space="0" w:color="2E74B5"/>
              <w:bottom w:val="single" w:sz="4" w:space="0" w:color="2E74B5"/>
              <w:right w:val="single" w:sz="4" w:space="0" w:color="2E74B5"/>
            </w:tcBorders>
          </w:tcPr>
          <w:p w:rsidR="009D1437" w:rsidRPr="00731CD1" w:rsidP="00616EC4" w14:paraId="394EAC79" w14:textId="77777777">
            <w:pPr>
              <w:jc w:val="both"/>
            </w:pPr>
            <w:r>
              <w:t>Không</w:t>
            </w:r>
            <w:r>
              <w:t xml:space="preserve"> </w:t>
            </w:r>
            <w:r>
              <w:t>tìm</w:t>
            </w:r>
            <w:r>
              <w:t xml:space="preserve"> </w:t>
            </w:r>
            <w:r>
              <w:t>thấy</w:t>
            </w:r>
            <w:r>
              <w:t xml:space="preserve"> </w:t>
            </w:r>
            <w:r>
              <w:t>dải</w:t>
            </w:r>
            <w:r>
              <w:t xml:space="preserve"> </w:t>
            </w:r>
            <w:r>
              <w:t>hóa</w:t>
            </w:r>
            <w:r>
              <w:t xml:space="preserve"> </w:t>
            </w:r>
            <w:r>
              <w:t>đơn</w:t>
            </w:r>
            <w:r>
              <w:t xml:space="preserve"> </w:t>
            </w:r>
            <w:r>
              <w:t>hoặc</w:t>
            </w:r>
            <w:r>
              <w:t xml:space="preserve"> </w:t>
            </w:r>
            <w:r>
              <w:t>tài</w:t>
            </w:r>
            <w:r>
              <w:t xml:space="preserve"> </w:t>
            </w:r>
            <w:r>
              <w:t>khoản</w:t>
            </w:r>
            <w:r>
              <w:t xml:space="preserve"> </w:t>
            </w:r>
            <w:r>
              <w:t>phát</w:t>
            </w:r>
            <w:r>
              <w:t xml:space="preserve"> </w:t>
            </w:r>
            <w:r>
              <w:t>hành</w:t>
            </w:r>
            <w:r>
              <w:t xml:space="preserve"> </w:t>
            </w:r>
            <w:r>
              <w:t>không</w:t>
            </w:r>
            <w:r>
              <w:t xml:space="preserve"> </w:t>
            </w:r>
            <w:r>
              <w:t>có</w:t>
            </w:r>
            <w:r>
              <w:t xml:space="preserve"> </w:t>
            </w:r>
            <w:r>
              <w:t>quyền</w:t>
            </w:r>
            <w:r>
              <w:t xml:space="preserve"> </w:t>
            </w:r>
            <w:r>
              <w:t>phát</w:t>
            </w:r>
            <w:r>
              <w:t xml:space="preserve"> </w:t>
            </w:r>
            <w:r>
              <w:t>hành</w:t>
            </w:r>
            <w:r>
              <w:t xml:space="preserve"> </w:t>
            </w:r>
            <w:r>
              <w:t>hóa</w:t>
            </w:r>
            <w:r>
              <w:t xml:space="preserve"> </w:t>
            </w:r>
            <w:r>
              <w:t>đơn</w:t>
            </w:r>
            <w:r>
              <w:t xml:space="preserve"> </w:t>
            </w:r>
            <w:r>
              <w:t>trên</w:t>
            </w:r>
            <w:r>
              <w:t xml:space="preserve"> </w:t>
            </w:r>
            <w:r>
              <w:t>dải</w:t>
            </w:r>
            <w:r>
              <w:t xml:space="preserve"> </w:t>
            </w:r>
            <w:r>
              <w:t>hóa</w:t>
            </w:r>
            <w:r>
              <w:t xml:space="preserve"> </w:t>
            </w:r>
            <w:r>
              <w:t>đơn</w:t>
            </w:r>
            <w:r>
              <w:t xml:space="preserve"> </w:t>
            </w:r>
            <w:r>
              <w:t>truyền</w:t>
            </w:r>
            <w:r>
              <w:t xml:space="preserve"> </w:t>
            </w:r>
            <w:r>
              <w:t>lên</w:t>
            </w:r>
            <w:r>
              <w:t>.</w:t>
            </w:r>
          </w:p>
        </w:tc>
      </w:tr>
      <w:tr w14:paraId="68B348EB" w14:textId="77777777" w:rsidTr="00616EC4">
        <w:tblPrEx>
          <w:tblW w:w="0" w:type="auto"/>
          <w:tblInd w:w="85" w:type="dxa"/>
          <w:tblLayout w:type="fixed"/>
          <w:tblLook w:val="04A0"/>
        </w:tblPrEx>
        <w:trPr>
          <w:trHeight w:val="368"/>
        </w:trPr>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7473514" w14:textId="77777777">
            <w:pPr>
              <w:autoSpaceDE w:val="0"/>
              <w:autoSpaceDN w:val="0"/>
              <w:adjustRightInd w:val="0"/>
              <w:rPr>
                <w:rFonts w:eastAsia="Calibri"/>
              </w:rPr>
            </w:pPr>
            <w:r w:rsidRPr="00E22984">
              <w:rPr>
                <w:rFonts w:eastAsia="Calibri"/>
              </w:rPr>
              <w:t>ERR:6</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01CC3DD9" w14:textId="77777777">
            <w:pPr>
              <w:pStyle w:val="ListParagraph"/>
              <w:spacing w:after="0" w:line="240" w:lineRule="auto"/>
              <w:ind w:left="0"/>
              <w:rPr>
                <w:rFonts w:eastAsia="Calibri"/>
              </w:rPr>
            </w:pPr>
            <w:r>
              <w:rPr>
                <w:rFonts w:eastAsia="Calibri"/>
              </w:rPr>
              <w:t>Không</w:t>
            </w:r>
            <w:r>
              <w:rPr>
                <w:rFonts w:eastAsia="Calibri"/>
              </w:rPr>
              <w:t xml:space="preserve"> </w:t>
            </w:r>
            <w:r>
              <w:rPr>
                <w:rFonts w:eastAsia="Calibri"/>
              </w:rPr>
              <w:t>còn</w:t>
            </w:r>
            <w:r>
              <w:rPr>
                <w:rFonts w:eastAsia="Calibri"/>
              </w:rPr>
              <w:t xml:space="preserve"> </w:t>
            </w:r>
            <w:r>
              <w:rPr>
                <w:rFonts w:eastAsia="Calibri"/>
              </w:rPr>
              <w:t>đủ</w:t>
            </w:r>
            <w:r>
              <w:rPr>
                <w:rFonts w:eastAsia="Calibri"/>
              </w:rPr>
              <w:t xml:space="preserve"> </w:t>
            </w:r>
            <w:r>
              <w:rPr>
                <w:rFonts w:eastAsia="Calibri"/>
              </w:rPr>
              <w:t>số</w:t>
            </w:r>
            <w:r>
              <w:rPr>
                <w:rFonts w:eastAsia="Calibri"/>
              </w:rPr>
              <w:t xml:space="preserve"> </w:t>
            </w:r>
            <w:r>
              <w:rPr>
                <w:rFonts w:eastAsia="Calibri"/>
              </w:rPr>
              <w:t>lượng</w:t>
            </w:r>
            <w:r>
              <w:rPr>
                <w:rFonts w:eastAsia="Calibri"/>
              </w:rPr>
              <w:t xml:space="preserve"> </w:t>
            </w:r>
            <w:r>
              <w:rPr>
                <w:rFonts w:eastAsia="Calibri"/>
              </w:rPr>
              <w:t>hóa</w:t>
            </w:r>
            <w:r>
              <w:rPr>
                <w:rFonts w:eastAsia="Calibri"/>
              </w:rPr>
              <w:t xml:space="preserve"> </w:t>
            </w:r>
            <w:r>
              <w:rPr>
                <w:rFonts w:eastAsia="Calibri"/>
              </w:rPr>
              <w:t>đơn</w:t>
            </w:r>
            <w:r>
              <w:rPr>
                <w:rFonts w:eastAsia="Calibri"/>
              </w:rPr>
              <w:t xml:space="preserve"> </w:t>
            </w:r>
            <w:r>
              <w:rPr>
                <w:rFonts w:eastAsia="Calibri"/>
              </w:rPr>
              <w:t>để</w:t>
            </w:r>
            <w:r>
              <w:rPr>
                <w:rFonts w:eastAsia="Calibri"/>
              </w:rPr>
              <w:t xml:space="preserve"> </w:t>
            </w:r>
            <w:r>
              <w:rPr>
                <w:rFonts w:eastAsia="Calibri"/>
              </w:rPr>
              <w:t>phát</w:t>
            </w:r>
            <w:r>
              <w:rPr>
                <w:rFonts w:eastAsia="Calibri"/>
              </w:rPr>
              <w:t xml:space="preserve"> </w:t>
            </w:r>
            <w:r>
              <w:rPr>
                <w:rFonts w:eastAsia="Calibri"/>
              </w:rPr>
              <w:t>hành</w:t>
            </w:r>
          </w:p>
        </w:tc>
        <w:tc>
          <w:tcPr>
            <w:tcW w:w="1885" w:type="dxa"/>
            <w:tcBorders>
              <w:top w:val="single" w:sz="4" w:space="0" w:color="2E74B5"/>
              <w:left w:val="single" w:sz="4" w:space="0" w:color="2E74B5"/>
              <w:bottom w:val="single" w:sz="4" w:space="0" w:color="2E74B5"/>
              <w:right w:val="single" w:sz="4" w:space="0" w:color="2E74B5"/>
            </w:tcBorders>
          </w:tcPr>
          <w:p w:rsidR="009D1437" w:rsidRPr="00731CD1" w:rsidP="00616EC4" w14:paraId="136D71CC" w14:textId="77777777">
            <w:pPr>
              <w:ind w:left="360"/>
              <w:jc w:val="both"/>
            </w:pPr>
          </w:p>
        </w:tc>
      </w:tr>
      <w:tr w14:paraId="0C2CBCF6"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41015DDA" w14:textId="77777777">
            <w:pPr>
              <w:autoSpaceDE w:val="0"/>
              <w:autoSpaceDN w:val="0"/>
              <w:adjustRightInd w:val="0"/>
              <w:rPr>
                <w:rFonts w:eastAsia="Calibri"/>
              </w:rPr>
            </w:pPr>
            <w:r w:rsidRPr="00E22984">
              <w:rPr>
                <w:rFonts w:eastAsia="Calibri"/>
              </w:rPr>
              <w:t>ERR:10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6C7A3F0C" w14:textId="77777777">
            <w:pPr>
              <w:pStyle w:val="ListParagraph"/>
              <w:spacing w:after="0" w:line="240" w:lineRule="auto"/>
              <w:ind w:left="0"/>
              <w:rPr>
                <w:rFonts w:eastAsia="Calibri"/>
              </w:rPr>
            </w:pPr>
            <w:r>
              <w:t xml:space="preserve">Lô </w:t>
            </w:r>
            <w:r>
              <w:t>có</w:t>
            </w:r>
            <w:r>
              <w:t xml:space="preserve"> </w:t>
            </w:r>
            <w:r>
              <w:t>số</w:t>
            </w:r>
            <w:r>
              <w:t xml:space="preserve"> </w:t>
            </w:r>
            <w:r>
              <w:t>hóa</w:t>
            </w:r>
            <w:r>
              <w:t xml:space="preserve"> </w:t>
            </w:r>
            <w:r>
              <w:t>đơn</w:t>
            </w:r>
            <w:r>
              <w:t xml:space="preserve"> </w:t>
            </w:r>
            <w:r>
              <w:t>vượt</w:t>
            </w:r>
            <w:r>
              <w:t xml:space="preserve"> </w:t>
            </w:r>
            <w:r>
              <w:t>quá</w:t>
            </w:r>
            <w:r>
              <w:t xml:space="preserve"> max </w:t>
            </w:r>
            <w:r>
              <w:t>cho</w:t>
            </w:r>
            <w:r>
              <w:t xml:space="preserve"> </w:t>
            </w:r>
            <w:r>
              <w:t>phép</w:t>
            </w:r>
          </w:p>
        </w:tc>
        <w:tc>
          <w:tcPr>
            <w:tcW w:w="1885" w:type="dxa"/>
            <w:tcBorders>
              <w:top w:val="single" w:sz="4" w:space="0" w:color="2E74B5"/>
              <w:left w:val="single" w:sz="4" w:space="0" w:color="2E74B5"/>
              <w:bottom w:val="single" w:sz="4" w:space="0" w:color="2E74B5"/>
              <w:right w:val="single" w:sz="4" w:space="0" w:color="2E74B5"/>
            </w:tcBorders>
          </w:tcPr>
          <w:p w:rsidR="009D1437" w:rsidRPr="00731CD1" w:rsidP="00616EC4" w14:paraId="28D19ACF" w14:textId="77777777">
            <w:pPr>
              <w:ind w:left="360"/>
              <w:jc w:val="both"/>
            </w:pPr>
          </w:p>
        </w:tc>
      </w:tr>
      <w:tr w14:paraId="3EE486F9" w14:textId="77777777" w:rsidTr="00616EC4">
        <w:tblPrEx>
          <w:tblW w:w="0" w:type="auto"/>
          <w:tblInd w:w="85" w:type="dxa"/>
          <w:tblLayout w:type="fixed"/>
          <w:tblLook w:val="04A0"/>
        </w:tblPrEx>
        <w:trPr>
          <w:trHeight w:val="413"/>
        </w:trPr>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2B59E0F7" w14:textId="77777777">
            <w:pPr>
              <w:autoSpaceDE w:val="0"/>
              <w:autoSpaceDN w:val="0"/>
              <w:adjustRightInd w:val="0"/>
              <w:rPr>
                <w:rFonts w:eastAsia="Calibri"/>
              </w:rPr>
            </w:pPr>
            <w:r w:rsidRPr="00E22984">
              <w:rPr>
                <w:rFonts w:eastAsia="Calibri"/>
              </w:rPr>
              <w:t>ERR:5</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32183507" w14:textId="77777777">
            <w:pPr>
              <w:pStyle w:val="ListParagraph"/>
              <w:spacing w:after="0" w:line="240" w:lineRule="auto"/>
              <w:ind w:left="0"/>
              <w:rPr>
                <w:rFonts w:eastAsia="Calibri"/>
              </w:rPr>
            </w:pPr>
            <w:r>
              <w:rPr>
                <w:rFonts w:eastAsia="Calibri"/>
              </w:rPr>
              <w:t>Có</w:t>
            </w:r>
            <w:r>
              <w:rPr>
                <w:rFonts w:eastAsia="Calibri"/>
              </w:rPr>
              <w:t xml:space="preserve"> </w:t>
            </w:r>
            <w:r>
              <w:rPr>
                <w:rFonts w:eastAsia="Calibri"/>
              </w:rPr>
              <w:t>lỗi</w:t>
            </w:r>
            <w:r>
              <w:rPr>
                <w:rFonts w:eastAsia="Calibri"/>
              </w:rPr>
              <w:t xml:space="preserve"> </w:t>
            </w:r>
            <w:r>
              <w:rPr>
                <w:rFonts w:eastAsia="Calibri"/>
              </w:rPr>
              <w:t>xảy</w:t>
            </w:r>
            <w:r>
              <w:rPr>
                <w:rFonts w:eastAsia="Calibri"/>
              </w:rPr>
              <w:t xml:space="preserve"> </w:t>
            </w:r>
            <w:r>
              <w:rPr>
                <w:rFonts w:eastAsia="Calibri"/>
              </w:rPr>
              <w:t>ra</w:t>
            </w:r>
          </w:p>
        </w:tc>
        <w:tc>
          <w:tcPr>
            <w:tcW w:w="1885" w:type="dxa"/>
            <w:tcBorders>
              <w:top w:val="single" w:sz="4" w:space="0" w:color="2E74B5"/>
              <w:left w:val="single" w:sz="4" w:space="0" w:color="2E74B5"/>
              <w:bottom w:val="single" w:sz="4" w:space="0" w:color="2E74B5"/>
              <w:right w:val="single" w:sz="4" w:space="0" w:color="2E74B5"/>
            </w:tcBorders>
          </w:tcPr>
          <w:p w:rsidR="009D1437" w:rsidRPr="00731CD1" w:rsidP="00616EC4" w14:paraId="65B72A74" w14:textId="77777777">
            <w:pPr>
              <w:jc w:val="both"/>
            </w:pPr>
            <w:r>
              <w:t>Lỗi</w:t>
            </w:r>
            <w:r>
              <w:t xml:space="preserve"> </w:t>
            </w:r>
            <w:r>
              <w:t>không</w:t>
            </w:r>
            <w:r>
              <w:t xml:space="preserve"> </w:t>
            </w:r>
            <w:r>
              <w:t>xác</w:t>
            </w:r>
            <w:r>
              <w:t xml:space="preserve"> </w:t>
            </w:r>
            <w:r>
              <w:t>định</w:t>
            </w:r>
          </w:p>
        </w:tc>
      </w:tr>
      <w:tr w14:paraId="47D419E5"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E22984" w:rsidP="00616EC4" w14:paraId="601AC856" w14:textId="77777777">
            <w:pPr>
              <w:autoSpaceDE w:val="0"/>
              <w:autoSpaceDN w:val="0"/>
              <w:adjustRightInd w:val="0"/>
              <w:rPr>
                <w:rFonts w:eastAsia="Calibri"/>
              </w:rPr>
            </w:pPr>
            <w:r w:rsidRPr="00E22984">
              <w:rPr>
                <w:rFonts w:eastAsia="Calibri"/>
              </w:rPr>
              <w:t>ERR:30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7E8468D3" w14:textId="77777777">
            <w:pPr>
              <w:pStyle w:val="ListParagraph"/>
              <w:ind w:left="0"/>
              <w:jc w:val="both"/>
            </w:pPr>
            <w:r>
              <w:t>Tạo</w:t>
            </w:r>
            <w:r>
              <w:t xml:space="preserve"> </w:t>
            </w:r>
            <w:r>
              <w:t>mới</w:t>
            </w:r>
            <w:r>
              <w:t xml:space="preserve"> </w:t>
            </w:r>
            <w:r>
              <w:t>hóa</w:t>
            </w:r>
            <w:r>
              <w:t xml:space="preserve"> </w:t>
            </w:r>
            <w:r>
              <w:t>đơn</w:t>
            </w:r>
            <w:r>
              <w:t xml:space="preserve"> </w:t>
            </w:r>
            <w:r>
              <w:t>có</w:t>
            </w:r>
            <w:r>
              <w:t xml:space="preserve"> </w:t>
            </w:r>
            <w:r>
              <w:t>lỗi</w:t>
            </w:r>
          </w:p>
        </w:tc>
        <w:tc>
          <w:tcPr>
            <w:tcW w:w="1885" w:type="dxa"/>
            <w:tcBorders>
              <w:top w:val="single" w:sz="4" w:space="0" w:color="2E74B5"/>
              <w:left w:val="single" w:sz="4" w:space="0" w:color="2E74B5"/>
              <w:bottom w:val="single" w:sz="4" w:space="0" w:color="2E74B5"/>
              <w:right w:val="single" w:sz="4" w:space="0" w:color="2E74B5"/>
            </w:tcBorders>
          </w:tcPr>
          <w:p w:rsidR="009D1437" w:rsidRPr="00731CD1" w:rsidP="00616EC4" w14:paraId="38B661D6" w14:textId="77777777">
            <w:pPr>
              <w:ind w:left="360"/>
              <w:jc w:val="both"/>
            </w:pPr>
          </w:p>
        </w:tc>
      </w:tr>
      <w:tr w14:paraId="62D87F04"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E22984" w:rsidP="00616EC4" w14:paraId="2EF24726" w14:textId="77777777">
            <w:pPr>
              <w:autoSpaceDE w:val="0"/>
              <w:autoSpaceDN w:val="0"/>
              <w:adjustRightInd w:val="0"/>
              <w:rPr>
                <w:rFonts w:eastAsia="Calibri"/>
              </w:rPr>
            </w:pPr>
            <w:r>
              <w:t>ERR:35</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1FA0584B" w14:textId="77777777">
            <w:pPr>
              <w:pStyle w:val="ListParagraph"/>
              <w:ind w:left="0"/>
              <w:jc w:val="both"/>
            </w:pPr>
            <w:r>
              <w:t xml:space="preserve">Công ty </w:t>
            </w:r>
            <w:r>
              <w:t>đăng</w:t>
            </w:r>
            <w:r>
              <w:t xml:space="preserve"> </w:t>
            </w:r>
            <w:r>
              <w:t>ký</w:t>
            </w:r>
            <w:r>
              <w:t xml:space="preserve"> DK01 </w:t>
            </w:r>
            <w:r>
              <w:t>cả</w:t>
            </w:r>
            <w:r>
              <w:t xml:space="preserve"> </w:t>
            </w:r>
            <w:r>
              <w:t>có</w:t>
            </w:r>
            <w:r>
              <w:t xml:space="preserve"> </w:t>
            </w:r>
            <w:r>
              <w:t>mã</w:t>
            </w:r>
            <w:r>
              <w:t xml:space="preserve">, </w:t>
            </w:r>
            <w:r>
              <w:t>không</w:t>
            </w:r>
            <w:r>
              <w:t xml:space="preserve"> </w:t>
            </w:r>
            <w:r>
              <w:t>mã</w:t>
            </w:r>
            <w:r>
              <w:t xml:space="preserve">. </w:t>
            </w:r>
            <w:r>
              <w:t>Tạo</w:t>
            </w:r>
            <w:r>
              <w:t xml:space="preserve"> </w:t>
            </w:r>
            <w:r>
              <w:t>cả</w:t>
            </w:r>
            <w:r>
              <w:t xml:space="preserve"> </w:t>
            </w:r>
            <w:r>
              <w:t>ký</w:t>
            </w:r>
            <w:r>
              <w:t xml:space="preserve"> </w:t>
            </w:r>
            <w:r>
              <w:t>hiệu</w:t>
            </w:r>
            <w:r>
              <w:t xml:space="preserve"> </w:t>
            </w:r>
            <w:r>
              <w:t>cả</w:t>
            </w:r>
            <w:r>
              <w:t xml:space="preserve"> 2 </w:t>
            </w:r>
            <w:r>
              <w:t>dải</w:t>
            </w:r>
            <w:r>
              <w:t xml:space="preserve"> </w:t>
            </w:r>
            <w:r>
              <w:t>có</w:t>
            </w:r>
            <w:r>
              <w:t xml:space="preserve"> </w:t>
            </w:r>
            <w:r>
              <w:t>mã</w:t>
            </w:r>
            <w:r>
              <w:t xml:space="preserve"> </w:t>
            </w:r>
            <w:r>
              <w:t>và</w:t>
            </w:r>
            <w:r>
              <w:t xml:space="preserve"> </w:t>
            </w:r>
            <w:r>
              <w:t>không</w:t>
            </w:r>
            <w:r>
              <w:t xml:space="preserve"> </w:t>
            </w:r>
            <w:r>
              <w:t>mã</w:t>
            </w:r>
            <w:r>
              <w:t xml:space="preserve"> </w:t>
            </w:r>
            <w:r>
              <w:t>sẽ</w:t>
            </w:r>
            <w:r>
              <w:t xml:space="preserve"> </w:t>
            </w:r>
            <w:r>
              <w:t>yêu</w:t>
            </w:r>
            <w:r>
              <w:t xml:space="preserve"> </w:t>
            </w:r>
            <w:r>
              <w:t>cầu</w:t>
            </w:r>
            <w:r>
              <w:t xml:space="preserve"> </w:t>
            </w:r>
            <w:r>
              <w:t>bắt</w:t>
            </w:r>
            <w:r>
              <w:t xml:space="preserve"> </w:t>
            </w:r>
            <w:r>
              <w:t>buộc</w:t>
            </w:r>
            <w:r>
              <w:t xml:space="preserve"> </w:t>
            </w:r>
            <w:r>
              <w:t>truyền</w:t>
            </w:r>
            <w:r>
              <w:t xml:space="preserve"> pattern, serial</w:t>
            </w:r>
          </w:p>
        </w:tc>
        <w:tc>
          <w:tcPr>
            <w:tcW w:w="1885" w:type="dxa"/>
            <w:tcBorders>
              <w:top w:val="single" w:sz="4" w:space="0" w:color="2E74B5"/>
              <w:left w:val="single" w:sz="4" w:space="0" w:color="2E74B5"/>
              <w:bottom w:val="single" w:sz="4" w:space="0" w:color="2E74B5"/>
              <w:right w:val="single" w:sz="4" w:space="0" w:color="2E74B5"/>
            </w:tcBorders>
          </w:tcPr>
          <w:p w:rsidR="009D1437" w:rsidRPr="00731CD1" w:rsidP="00616EC4" w14:paraId="656806C4" w14:textId="77777777">
            <w:pPr>
              <w:ind w:left="360"/>
              <w:jc w:val="both"/>
            </w:pPr>
          </w:p>
        </w:tc>
      </w:tr>
      <w:tr w14:paraId="1C6311C2"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268DB949" w14:textId="77777777">
            <w:pPr>
              <w:autoSpaceDE w:val="0"/>
              <w:autoSpaceDN w:val="0"/>
              <w:adjustRightInd w:val="0"/>
            </w:pPr>
            <w:r w:rsidRPr="00393E7A">
              <w:t>ERR:60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2609F086" w14:textId="77777777">
            <w:pPr>
              <w:pStyle w:val="ListParagraph"/>
              <w:ind w:left="0"/>
              <w:jc w:val="both"/>
            </w:pPr>
            <w:r w:rsidRPr="00393E7A">
              <w:t>Chỉ</w:t>
            </w:r>
            <w:r w:rsidRPr="00393E7A">
              <w:t xml:space="preserve"> </w:t>
            </w:r>
            <w:r w:rsidRPr="00393E7A">
              <w:t>được</w:t>
            </w:r>
            <w:r w:rsidRPr="00393E7A">
              <w:t xml:space="preserve"> </w:t>
            </w:r>
            <w:r w:rsidRPr="00393E7A">
              <w:t>phép</w:t>
            </w:r>
            <w:r w:rsidRPr="00393E7A">
              <w:t xml:space="preserve"> </w:t>
            </w:r>
            <w:r w:rsidRPr="00393E7A">
              <w:t>điều</w:t>
            </w:r>
            <w:r w:rsidRPr="00393E7A">
              <w:t xml:space="preserve"> </w:t>
            </w:r>
            <w:r w:rsidRPr="00393E7A">
              <w:t>chỉnh</w:t>
            </w:r>
            <w:r w:rsidRPr="00393E7A">
              <w:t xml:space="preserve"> </w:t>
            </w:r>
            <w:r w:rsidRPr="00393E7A">
              <w:t>hóa</w:t>
            </w:r>
            <w:r w:rsidRPr="00393E7A">
              <w:t xml:space="preserve"> </w:t>
            </w:r>
            <w:r w:rsidRPr="00393E7A">
              <w:t>đơn</w:t>
            </w:r>
            <w:r w:rsidRPr="00393E7A">
              <w:t xml:space="preserve"> </w:t>
            </w:r>
            <w:r w:rsidRPr="00393E7A">
              <w:t>cùng</w:t>
            </w:r>
            <w:r w:rsidRPr="00393E7A">
              <w:t xml:space="preserve"> </w:t>
            </w:r>
            <w:r w:rsidRPr="00393E7A">
              <w:t>loại</w:t>
            </w:r>
            <w:r w:rsidRPr="00393E7A">
              <w:t xml:space="preserve"> (</w:t>
            </w:r>
            <w:r w:rsidRPr="00393E7A">
              <w:t>Có</w:t>
            </w:r>
            <w:r w:rsidRPr="00393E7A">
              <w:t xml:space="preserve"> </w:t>
            </w:r>
            <w:r w:rsidRPr="00393E7A">
              <w:t>mã</w:t>
            </w:r>
            <w:r w:rsidRPr="00393E7A">
              <w:t xml:space="preserve"> / </w:t>
            </w:r>
            <w:r w:rsidRPr="00393E7A">
              <w:t>Không</w:t>
            </w:r>
            <w:r w:rsidRPr="00393E7A">
              <w:t xml:space="preserve"> </w:t>
            </w:r>
            <w:r w:rsidRPr="00393E7A">
              <w:t>mã</w:t>
            </w:r>
            <w:r w:rsidRPr="00393E7A">
              <w:t>).</w:t>
            </w:r>
          </w:p>
        </w:tc>
        <w:tc>
          <w:tcPr>
            <w:tcW w:w="1885" w:type="dxa"/>
            <w:tcBorders>
              <w:top w:val="single" w:sz="4" w:space="0" w:color="2E74B5"/>
              <w:left w:val="single" w:sz="4" w:space="0" w:color="2E74B5"/>
              <w:bottom w:val="single" w:sz="4" w:space="0" w:color="2E74B5"/>
              <w:right w:val="single" w:sz="4" w:space="0" w:color="2E74B5"/>
            </w:tcBorders>
          </w:tcPr>
          <w:p w:rsidR="009D1437" w:rsidRPr="00731CD1" w:rsidP="00616EC4" w14:paraId="665D17B3" w14:textId="77777777">
            <w:pPr>
              <w:ind w:left="360"/>
              <w:jc w:val="both"/>
            </w:pPr>
          </w:p>
        </w:tc>
      </w:tr>
      <w:tr w14:paraId="4B0719A6"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1FAD1040" w14:textId="77777777">
            <w:pPr>
              <w:autoSpaceDE w:val="0"/>
              <w:autoSpaceDN w:val="0"/>
              <w:adjustRightInd w:val="0"/>
            </w:pPr>
            <w:r w:rsidRPr="00393E7A">
              <w:t>ERR:61</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4D5539BF" w14:textId="77777777">
            <w:pPr>
              <w:pStyle w:val="ListParagraph"/>
              <w:ind w:left="0"/>
              <w:jc w:val="both"/>
            </w:pPr>
            <w:r w:rsidRPr="00393E7A">
              <w:t>Chỉ</w:t>
            </w:r>
            <w:r w:rsidRPr="00393E7A">
              <w:t xml:space="preserve"> </w:t>
            </w:r>
            <w:r w:rsidRPr="00393E7A">
              <w:t>được</w:t>
            </w:r>
            <w:r w:rsidRPr="00393E7A">
              <w:t xml:space="preserve"> </w:t>
            </w:r>
            <w:r w:rsidRPr="00393E7A">
              <w:t>phép</w:t>
            </w:r>
            <w:r w:rsidRPr="00393E7A">
              <w:t xml:space="preserve"> </w:t>
            </w:r>
            <w:r w:rsidRPr="00393E7A">
              <w:t>điều</w:t>
            </w:r>
            <w:r w:rsidRPr="00393E7A">
              <w:t xml:space="preserve"> </w:t>
            </w:r>
            <w:r w:rsidRPr="00393E7A">
              <w:t>chỉnh</w:t>
            </w:r>
            <w:r w:rsidRPr="00393E7A">
              <w:t xml:space="preserve"> </w:t>
            </w:r>
            <w:r w:rsidRPr="00393E7A">
              <w:t>hóa</w:t>
            </w:r>
            <w:r w:rsidRPr="00393E7A">
              <w:t xml:space="preserve"> </w:t>
            </w:r>
            <w:r w:rsidRPr="00393E7A">
              <w:t>đơn</w:t>
            </w:r>
            <w:r w:rsidRPr="00393E7A">
              <w:t xml:space="preserve"> </w:t>
            </w:r>
            <w:r w:rsidRPr="00393E7A">
              <w:t>cùng</w:t>
            </w:r>
            <w:r w:rsidRPr="00393E7A">
              <w:t xml:space="preserve"> </w:t>
            </w:r>
            <w:r w:rsidRPr="00393E7A">
              <w:t>loại</w:t>
            </w:r>
            <w:r w:rsidRPr="00393E7A">
              <w:t xml:space="preserve"> (HD GTGT / HD </w:t>
            </w:r>
            <w:r w:rsidRPr="00393E7A">
              <w:t>bán</w:t>
            </w:r>
            <w:r w:rsidRPr="00393E7A">
              <w:t xml:space="preserve"> </w:t>
            </w:r>
            <w:r w:rsidRPr="00393E7A">
              <w:t>hàng</w:t>
            </w:r>
            <w:r w:rsidRPr="00393E7A">
              <w:t>...).</w:t>
            </w:r>
          </w:p>
        </w:tc>
        <w:tc>
          <w:tcPr>
            <w:tcW w:w="1885" w:type="dxa"/>
            <w:tcBorders>
              <w:top w:val="single" w:sz="4" w:space="0" w:color="2E74B5"/>
              <w:left w:val="single" w:sz="4" w:space="0" w:color="2E74B5"/>
              <w:bottom w:val="single" w:sz="4" w:space="0" w:color="2E74B5"/>
              <w:right w:val="single" w:sz="4" w:space="0" w:color="2E74B5"/>
            </w:tcBorders>
          </w:tcPr>
          <w:p w:rsidR="009D1437" w:rsidRPr="00731CD1" w:rsidP="00616EC4" w14:paraId="59952DB3" w14:textId="77777777">
            <w:pPr>
              <w:ind w:left="360"/>
              <w:jc w:val="both"/>
            </w:pPr>
          </w:p>
        </w:tc>
      </w:tr>
      <w:tr w14:paraId="050A845C"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6A6FC52D" w14:textId="77777777">
            <w:pPr>
              <w:autoSpaceDE w:val="0"/>
              <w:autoSpaceDN w:val="0"/>
              <w:adjustRightInd w:val="0"/>
            </w:pPr>
            <w:r w:rsidRPr="00393E7A">
              <w:t>ERR:62</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5CEC4150" w14:textId="77777777">
            <w:pPr>
              <w:pStyle w:val="ListParagraph"/>
              <w:ind w:left="0"/>
              <w:jc w:val="both"/>
            </w:pPr>
            <w:r w:rsidRPr="00393E7A">
              <w:t>Không</w:t>
            </w:r>
            <w:r w:rsidRPr="00393E7A">
              <w:t xml:space="preserve"> </w:t>
            </w:r>
            <w:r w:rsidRPr="00393E7A">
              <w:t>được</w:t>
            </w:r>
            <w:r w:rsidRPr="00393E7A">
              <w:t xml:space="preserve"> </w:t>
            </w:r>
            <w:r w:rsidRPr="00393E7A">
              <w:t>dùng</w:t>
            </w:r>
            <w:r w:rsidRPr="00393E7A">
              <w:t xml:space="preserve"> </w:t>
            </w:r>
            <w:r w:rsidRPr="00393E7A">
              <w:t>không</w:t>
            </w:r>
            <w:r w:rsidRPr="00393E7A">
              <w:t xml:space="preserve"> </w:t>
            </w:r>
            <w:r w:rsidRPr="00393E7A">
              <w:t>mã</w:t>
            </w:r>
            <w:r w:rsidRPr="00393E7A">
              <w:t xml:space="preserve"> </w:t>
            </w:r>
            <w:r w:rsidRPr="00393E7A">
              <w:t>đăng</w:t>
            </w:r>
            <w:r w:rsidRPr="00393E7A">
              <w:t xml:space="preserve"> </w:t>
            </w:r>
            <w:r w:rsidRPr="00393E7A">
              <w:t>ký</w:t>
            </w:r>
            <w:r w:rsidRPr="00393E7A">
              <w:t xml:space="preserve"> </w:t>
            </w:r>
            <w:r w:rsidRPr="00393E7A">
              <w:t>gửi</w:t>
            </w:r>
            <w:r w:rsidRPr="00393E7A">
              <w:t xml:space="preserve"> </w:t>
            </w:r>
            <w:r w:rsidRPr="00393E7A">
              <w:t>bảng</w:t>
            </w:r>
            <w:r w:rsidRPr="00393E7A">
              <w:t xml:space="preserve"> </w:t>
            </w:r>
            <w:r w:rsidRPr="00393E7A">
              <w:t>tổng</w:t>
            </w:r>
            <w:r w:rsidRPr="00393E7A">
              <w:t xml:space="preserve"> </w:t>
            </w:r>
            <w:r w:rsidRPr="00393E7A">
              <w:t>hợp</w:t>
            </w:r>
            <w:r w:rsidRPr="00393E7A">
              <w:t xml:space="preserve"> </w:t>
            </w:r>
            <w:r w:rsidRPr="00393E7A">
              <w:t>thay</w:t>
            </w:r>
            <w:r w:rsidRPr="00393E7A">
              <w:t xml:space="preserve"> </w:t>
            </w:r>
            <w:r w:rsidRPr="00393E7A">
              <w:t>thế</w:t>
            </w:r>
            <w:r w:rsidRPr="00393E7A">
              <w:t xml:space="preserve">, </w:t>
            </w:r>
            <w:r w:rsidRPr="00393E7A">
              <w:t>điều</w:t>
            </w:r>
            <w:r w:rsidRPr="00393E7A">
              <w:t xml:space="preserve"> </w:t>
            </w:r>
            <w:r w:rsidRPr="00393E7A">
              <w:t>chỉnh</w:t>
            </w:r>
            <w:r w:rsidRPr="00393E7A">
              <w:t xml:space="preserve"> </w:t>
            </w:r>
            <w:r w:rsidRPr="00393E7A">
              <w:t>các</w:t>
            </w:r>
            <w:r w:rsidRPr="00393E7A">
              <w:t xml:space="preserve"> </w:t>
            </w:r>
            <w:r w:rsidRPr="00393E7A">
              <w:t>hóa</w:t>
            </w:r>
            <w:r w:rsidRPr="00393E7A">
              <w:t xml:space="preserve"> </w:t>
            </w:r>
            <w:r w:rsidRPr="00393E7A">
              <w:t>đơn</w:t>
            </w:r>
            <w:r w:rsidRPr="00393E7A">
              <w:t xml:space="preserve"> </w:t>
            </w:r>
            <w:r w:rsidRPr="00393E7A">
              <w:t>không</w:t>
            </w:r>
            <w:r w:rsidRPr="00393E7A">
              <w:t xml:space="preserve"> </w:t>
            </w:r>
            <w:r w:rsidRPr="00393E7A">
              <w:t>mã</w:t>
            </w:r>
            <w:r w:rsidRPr="00393E7A">
              <w:t xml:space="preserve"> </w:t>
            </w:r>
            <w:r w:rsidRPr="00393E7A">
              <w:t>gửi</w:t>
            </w:r>
            <w:r w:rsidRPr="00393E7A">
              <w:t xml:space="preserve"> </w:t>
            </w:r>
            <w:r w:rsidRPr="00393E7A">
              <w:t>thông</w:t>
            </w:r>
            <w:r w:rsidRPr="00393E7A">
              <w:t xml:space="preserve"> tin chi </w:t>
            </w:r>
            <w:r w:rsidRPr="00393E7A">
              <w:t>tiết</w:t>
            </w:r>
            <w:r w:rsidRPr="00393E7A">
              <w:t>.</w:t>
            </w:r>
          </w:p>
        </w:tc>
        <w:tc>
          <w:tcPr>
            <w:tcW w:w="1885" w:type="dxa"/>
            <w:tcBorders>
              <w:top w:val="single" w:sz="4" w:space="0" w:color="2E74B5"/>
              <w:left w:val="single" w:sz="4" w:space="0" w:color="2E74B5"/>
              <w:bottom w:val="single" w:sz="4" w:space="0" w:color="2E74B5"/>
              <w:right w:val="single" w:sz="4" w:space="0" w:color="2E74B5"/>
            </w:tcBorders>
          </w:tcPr>
          <w:p w:rsidR="009D1437" w:rsidRPr="00731CD1" w:rsidP="00616EC4" w14:paraId="6E927E77" w14:textId="77777777">
            <w:pPr>
              <w:ind w:left="360"/>
              <w:jc w:val="both"/>
            </w:pPr>
          </w:p>
        </w:tc>
      </w:tr>
      <w:tr w14:paraId="4A089F03"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F846AE6" w14:textId="77777777">
            <w:pPr>
              <w:autoSpaceDE w:val="0"/>
              <w:autoSpaceDN w:val="0"/>
              <w:adjustRightInd w:val="0"/>
              <w:rPr>
                <w:rFonts w:eastAsia="Calibri"/>
              </w:rPr>
            </w:pPr>
            <w:r w:rsidRPr="009372AD">
              <w:rPr>
                <w:rFonts w:eastAsia="Calibri"/>
              </w:rPr>
              <w:t xml:space="preserve">OK: </w:t>
            </w:r>
            <w:r w:rsidRPr="009372AD">
              <w:rPr>
                <w:rFonts w:eastAsia="Calibri"/>
              </w:rPr>
              <w:t>pattern;serial;invNumber</w:t>
            </w:r>
          </w:p>
          <w:p w:rsidR="009D1437" w:rsidRPr="009372AD" w:rsidP="00616EC4" w14:paraId="16060393" w14:textId="77777777">
            <w:pPr>
              <w:autoSpaceDE w:val="0"/>
              <w:autoSpaceDN w:val="0"/>
              <w:adjustRightInd w:val="0"/>
              <w:rPr>
                <w:rFonts w:eastAsia="Calibri"/>
              </w:rPr>
            </w:pPr>
            <w:r w:rsidRPr="009372AD">
              <w:rPr>
                <w:rFonts w:eastAsia="Calibri"/>
              </w:rPr>
              <w:t>(</w:t>
            </w:r>
            <w:r w:rsidRPr="009372AD">
              <w:rPr>
                <w:rFonts w:eastAsia="Calibri"/>
              </w:rPr>
              <w:t>Ví</w:t>
            </w:r>
            <w:r w:rsidRPr="009372AD">
              <w:rPr>
                <w:rFonts w:eastAsia="Calibri"/>
              </w:rPr>
              <w:t xml:space="preserve"> </w:t>
            </w:r>
            <w:r w:rsidRPr="009372AD">
              <w:rPr>
                <w:rFonts w:eastAsia="Calibri"/>
              </w:rPr>
              <w:t>dụ</w:t>
            </w:r>
            <w:r w:rsidRPr="009372AD">
              <w:rPr>
                <w:rFonts w:eastAsia="Calibri"/>
              </w:rPr>
              <w:t>:</w:t>
            </w:r>
          </w:p>
          <w:p w:rsidR="009D1437" w:rsidRPr="009372AD" w:rsidP="00616EC4" w14:paraId="7FC3E85A" w14:textId="77777777">
            <w:pPr>
              <w:autoSpaceDE w:val="0"/>
              <w:autoSpaceDN w:val="0"/>
              <w:adjustRightInd w:val="0"/>
              <w:rPr>
                <w:rFonts w:eastAsia="Calibri"/>
              </w:rPr>
            </w:pPr>
            <w:r w:rsidRPr="009372AD">
              <w:rPr>
                <w:rFonts w:eastAsia="Calibri"/>
              </w:rPr>
              <w:t>OK:01GTKT3/001;AA/12E;0000002)</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19B5CF9D" w14:textId="77777777">
            <w:pPr>
              <w:pStyle w:val="ListParagraph"/>
              <w:numPr>
                <w:ilvl w:val="0"/>
                <w:numId w:val="4"/>
              </w:numPr>
              <w:spacing w:after="0" w:line="240" w:lineRule="auto"/>
              <w:rPr>
                <w:rFonts w:eastAsia="Calibri"/>
              </w:rPr>
            </w:pPr>
            <w:r w:rsidRPr="009372AD">
              <w:rPr>
                <w:rFonts w:eastAsia="Calibri"/>
              </w:rPr>
              <w:t xml:space="preserve">OK </w:t>
            </w:r>
            <w:r w:rsidRPr="009372AD">
              <w:rPr>
                <w:rFonts w:ascii="Wingdings" w:eastAsia="Calibri" w:hAnsi="Wingdings"/>
              </w:rPr>
              <w:sym w:font="Wingdings" w:char="F0E0"/>
            </w:r>
            <w:r w:rsidRPr="009372AD">
              <w:rPr>
                <w:rFonts w:eastAsia="Calibri"/>
              </w:rPr>
              <w:t xml:space="preserve"> </w:t>
            </w:r>
            <w:r w:rsidRPr="009372AD">
              <w:rPr>
                <w:rFonts w:eastAsia="Calibri"/>
              </w:rPr>
              <w:t>đã</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hành</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sidRPr="009372AD">
              <w:rPr>
                <w:rFonts w:eastAsia="Calibri"/>
              </w:rPr>
              <w:t>thành</w:t>
            </w:r>
            <w:r w:rsidRPr="009372AD">
              <w:rPr>
                <w:rFonts w:eastAsia="Calibri"/>
              </w:rPr>
              <w:t xml:space="preserve"> </w:t>
            </w:r>
            <w:r w:rsidRPr="009372AD">
              <w:rPr>
                <w:rFonts w:eastAsia="Calibri"/>
              </w:rPr>
              <w:t>công</w:t>
            </w:r>
          </w:p>
          <w:p w:rsidR="009D1437" w:rsidRPr="009372AD" w:rsidP="00616EC4" w14:paraId="6EEA8AE1" w14:textId="77777777">
            <w:pPr>
              <w:pStyle w:val="ListParagraph"/>
              <w:numPr>
                <w:ilvl w:val="0"/>
                <w:numId w:val="4"/>
              </w:numPr>
              <w:spacing w:after="0" w:line="240" w:lineRule="auto"/>
              <w:rPr>
                <w:rFonts w:eastAsia="Calibri"/>
              </w:rPr>
            </w:pPr>
            <w:r w:rsidRPr="009372AD">
              <w:rPr>
                <w:rFonts w:eastAsia="Calibri"/>
              </w:rPr>
              <w:t>Patter</w:t>
            </w:r>
            <w:r w:rsidRPr="009372AD">
              <w:rPr>
                <w:rFonts w:ascii="Wingdings" w:eastAsia="Calibri" w:hAnsi="Wingdings"/>
              </w:rPr>
              <w:sym w:font="Wingdings" w:char="F0E0"/>
            </w:r>
            <w:r w:rsidRPr="009372AD">
              <w:rPr>
                <w:rFonts w:eastAsia="Calibri"/>
              </w:rPr>
              <w:t xml:space="preserve"> </w:t>
            </w:r>
            <w:r w:rsidRPr="009372AD">
              <w:rPr>
                <w:rFonts w:eastAsia="Calibri"/>
              </w:rPr>
              <w:t>Mẫu</w:t>
            </w:r>
            <w:r w:rsidRPr="009372AD">
              <w:rPr>
                <w:rFonts w:eastAsia="Calibri"/>
              </w:rPr>
              <w:t xml:space="preserve"> </w:t>
            </w:r>
            <w:r w:rsidRPr="009372AD">
              <w:rPr>
                <w:rFonts w:eastAsia="Calibri"/>
              </w:rPr>
              <w:t>số</w:t>
            </w:r>
            <w:r w:rsidRPr="009372AD">
              <w:rPr>
                <w:rFonts w:eastAsia="Calibri"/>
              </w:rPr>
              <w:t xml:space="preserve"> </w:t>
            </w:r>
            <w:r w:rsidRPr="009372AD">
              <w:rPr>
                <w:rFonts w:eastAsia="Calibri"/>
              </w:rPr>
              <w:t>của</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sidRPr="009372AD">
              <w:rPr>
                <w:rFonts w:eastAsia="Calibri"/>
              </w:rPr>
              <w:t>điều</w:t>
            </w:r>
            <w:r w:rsidRPr="009372AD">
              <w:rPr>
                <w:rFonts w:eastAsia="Calibri"/>
              </w:rPr>
              <w:t xml:space="preserve"> </w:t>
            </w:r>
            <w:r w:rsidRPr="009372AD">
              <w:rPr>
                <w:rFonts w:eastAsia="Calibri"/>
              </w:rPr>
              <w:t>chỉnh</w:t>
            </w:r>
            <w:r w:rsidRPr="009372AD">
              <w:rPr>
                <w:rFonts w:eastAsia="Calibri"/>
              </w:rPr>
              <w:t xml:space="preserve"> </w:t>
            </w:r>
          </w:p>
          <w:p w:rsidR="009D1437" w:rsidRPr="009372AD" w:rsidP="00616EC4" w14:paraId="36DED991" w14:textId="77777777">
            <w:pPr>
              <w:pStyle w:val="ListParagraph"/>
              <w:numPr>
                <w:ilvl w:val="0"/>
                <w:numId w:val="4"/>
              </w:numPr>
              <w:spacing w:after="0" w:line="240" w:lineRule="auto"/>
              <w:rPr>
                <w:rFonts w:eastAsia="Calibri"/>
              </w:rPr>
            </w:pPr>
            <w:r w:rsidRPr="009372AD">
              <w:rPr>
                <w:rFonts w:eastAsia="Calibri"/>
              </w:rPr>
              <w:t xml:space="preserve">Serial </w:t>
            </w:r>
            <w:r w:rsidRPr="009372AD">
              <w:rPr>
                <w:rFonts w:ascii="Wingdings" w:eastAsia="Calibri" w:hAnsi="Wingdings"/>
              </w:rPr>
              <w:sym w:font="Wingdings" w:char="F0E0"/>
            </w:r>
            <w:r w:rsidRPr="009372AD">
              <w:rPr>
                <w:rFonts w:eastAsia="Calibri"/>
              </w:rPr>
              <w:t xml:space="preserve"> </w:t>
            </w:r>
            <w:r w:rsidRPr="009372AD">
              <w:rPr>
                <w:rFonts w:eastAsia="Calibri"/>
              </w:rPr>
              <w:t>serial</w:t>
            </w:r>
            <w:r w:rsidRPr="009372AD">
              <w:rPr>
                <w:rFonts w:eastAsia="Calibri"/>
              </w:rPr>
              <w:t xml:space="preserve"> </w:t>
            </w:r>
            <w:r w:rsidRPr="009372AD">
              <w:rPr>
                <w:rFonts w:eastAsia="Calibri"/>
              </w:rPr>
              <w:t>của</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sidRPr="009372AD">
              <w:rPr>
                <w:rFonts w:eastAsia="Calibri"/>
              </w:rPr>
              <w:t>điều</w:t>
            </w:r>
            <w:r w:rsidRPr="009372AD">
              <w:rPr>
                <w:rFonts w:eastAsia="Calibri"/>
              </w:rPr>
              <w:t xml:space="preserve"> </w:t>
            </w:r>
            <w:r w:rsidRPr="009372AD">
              <w:rPr>
                <w:rFonts w:eastAsia="Calibri"/>
              </w:rPr>
              <w:t>chỉnh</w:t>
            </w:r>
            <w:r w:rsidRPr="009372AD">
              <w:rPr>
                <w:rFonts w:eastAsia="Calibri"/>
              </w:rPr>
              <w:t xml:space="preserve"> </w:t>
            </w:r>
          </w:p>
          <w:p w:rsidR="009D1437" w:rsidRPr="009372AD" w:rsidP="00616EC4" w14:paraId="1E4D6506" w14:textId="77777777">
            <w:pPr>
              <w:pStyle w:val="ListParagraph"/>
              <w:numPr>
                <w:ilvl w:val="0"/>
                <w:numId w:val="4"/>
              </w:numPr>
              <w:spacing w:after="0" w:line="240" w:lineRule="auto"/>
              <w:rPr>
                <w:rFonts w:eastAsia="Calibri"/>
              </w:rPr>
            </w:pPr>
            <w:r w:rsidRPr="009372AD">
              <w:rPr>
                <w:rFonts w:eastAsia="Calibri"/>
              </w:rPr>
              <w:t>invNumber</w:t>
            </w:r>
            <w:r w:rsidRPr="009372AD">
              <w:rPr>
                <w:rFonts w:eastAsia="Calibri"/>
              </w:rPr>
              <w:t xml:space="preserve">: </w:t>
            </w:r>
            <w:r w:rsidRPr="009372AD">
              <w:rPr>
                <w:rFonts w:eastAsia="Calibri"/>
              </w:rPr>
              <w:t>số</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r w:rsidRPr="009372AD">
              <w:rPr>
                <w:rFonts w:eastAsia="Calibri"/>
              </w:rPr>
              <w:t xml:space="preserve"> </w:t>
            </w:r>
            <w:r w:rsidRPr="009372AD">
              <w:rPr>
                <w:rFonts w:eastAsia="Calibri"/>
              </w:rPr>
              <w:t>điều</w:t>
            </w:r>
            <w:r w:rsidRPr="009372AD">
              <w:rPr>
                <w:rFonts w:eastAsia="Calibri"/>
              </w:rPr>
              <w:t xml:space="preserve"> </w:t>
            </w:r>
            <w:r w:rsidRPr="009372AD">
              <w:rPr>
                <w:rFonts w:eastAsia="Calibri"/>
              </w:rPr>
              <w:t>chỉnh</w:t>
            </w:r>
            <w:r w:rsidRPr="009372AD">
              <w:rPr>
                <w:rFonts w:eastAsia="Calibri"/>
              </w:rPr>
              <w:t xml:space="preserve"> </w:t>
            </w:r>
          </w:p>
          <w:p w:rsidR="009D1437" w:rsidRPr="009372AD" w:rsidP="00616EC4" w14:paraId="1A294663" w14:textId="77777777">
            <w:pPr>
              <w:pStyle w:val="ListParagraph"/>
              <w:spacing w:after="0" w:line="240" w:lineRule="auto"/>
              <w:rPr>
                <w:rFonts w:eastAsia="Calibri"/>
              </w:rPr>
            </w:pPr>
          </w:p>
        </w:tc>
        <w:tc>
          <w:tcPr>
            <w:tcW w:w="1885" w:type="dxa"/>
            <w:tcBorders>
              <w:top w:val="single" w:sz="4" w:space="0" w:color="2E74B5"/>
              <w:left w:val="single" w:sz="4" w:space="0" w:color="2E74B5"/>
              <w:bottom w:val="single" w:sz="4" w:space="0" w:color="2E74B5"/>
              <w:right w:val="single" w:sz="4" w:space="0" w:color="2E74B5"/>
            </w:tcBorders>
          </w:tcPr>
          <w:p w:rsidR="009D1437" w:rsidRPr="00731CD1" w:rsidP="00616EC4" w14:paraId="3C7E0813" w14:textId="77777777">
            <w:pPr>
              <w:ind w:left="360"/>
              <w:jc w:val="both"/>
            </w:pPr>
          </w:p>
        </w:tc>
      </w:tr>
    </w:tbl>
    <w:p w:rsidR="009D1437" w:rsidP="009D1437" w14:paraId="47C91553" w14:textId="77777777">
      <w:pPr>
        <w:rPr>
          <w:lang w:eastAsia="x-none"/>
        </w:rPr>
      </w:pPr>
    </w:p>
    <w:p w:rsidR="009D1437" w:rsidP="009D1437" w14:paraId="0843E5D3" w14:textId="77777777">
      <w:pPr>
        <w:autoSpaceDE w:val="0"/>
        <w:autoSpaceDN w:val="0"/>
        <w:adjustRightInd w:val="0"/>
        <w:rPr>
          <w:color w:val="000000"/>
        </w:rPr>
      </w:pPr>
      <w:r w:rsidRPr="004D7DA9">
        <w:rPr>
          <w:b/>
          <w:color w:val="000000"/>
        </w:rPr>
        <w:t>Cấu</w:t>
      </w:r>
      <w:r w:rsidRPr="004D7DA9">
        <w:rPr>
          <w:b/>
          <w:color w:val="000000"/>
        </w:rPr>
        <w:t xml:space="preserve"> </w:t>
      </w:r>
      <w:r w:rsidRPr="004D7DA9">
        <w:rPr>
          <w:b/>
          <w:color w:val="000000"/>
        </w:rPr>
        <w:t>trúc</w:t>
      </w:r>
      <w:r w:rsidRPr="004D7DA9">
        <w:rPr>
          <w:b/>
          <w:color w:val="000000"/>
        </w:rPr>
        <w:t xml:space="preserve"> </w:t>
      </w:r>
      <w:r w:rsidRPr="004D7DA9">
        <w:rPr>
          <w:b/>
          <w:color w:val="000000"/>
          <w:highlight w:val="white"/>
        </w:rPr>
        <w:t>xmlInvData</w:t>
      </w:r>
      <w:r w:rsidRPr="004D7DA9">
        <w:rPr>
          <w:color w:val="000000"/>
        </w:rPr>
        <w:t>:</w:t>
      </w:r>
    </w:p>
    <w:p w:rsidR="009D1437" w:rsidRPr="004D7DA9" w:rsidP="009D1437" w14:paraId="2FD48CDF" w14:textId="77777777">
      <w:pPr>
        <w:autoSpaceDE w:val="0"/>
        <w:autoSpaceDN w:val="0"/>
        <w:adjustRightInd w:val="0"/>
        <w:rPr>
          <w:color w:val="000000"/>
        </w:rPr>
      </w:pPr>
    </w:p>
    <w:p w:rsidR="009D1437" w:rsidRPr="00B45A22" w:rsidP="009D1437" w14:paraId="082D09DA" w14:textId="77777777">
      <w:pPr>
        <w:shd w:val="clear" w:color="auto" w:fill="FFFFFF"/>
        <w:rPr>
          <w:rFonts w:ascii="Courier New" w:hAnsi="Courier New" w:cs="Courier New"/>
          <w:b/>
          <w:bCs/>
          <w:color w:val="000000"/>
          <w:sz w:val="20"/>
          <w:szCs w:val="20"/>
        </w:rPr>
      </w:pPr>
      <w:r w:rsidRPr="00B45A22">
        <w:rPr>
          <w:rFonts w:ascii="Courier New" w:hAnsi="Courier New" w:cs="Courier New"/>
          <w:color w:val="0000FF"/>
          <w:sz w:val="20"/>
          <w:szCs w:val="20"/>
        </w:rPr>
        <w:t>&lt;Invoices&gt;</w:t>
      </w:r>
    </w:p>
    <w:p w:rsidR="009D1437" w:rsidRPr="00B45A22" w:rsidP="009D1437" w14:paraId="42DFA492" w14:textId="77777777">
      <w:pPr>
        <w:shd w:val="clear" w:color="auto" w:fill="FFFFFF"/>
        <w:rPr>
          <w:rFonts w:ascii="Courier New" w:hAnsi="Courier New" w:cs="Courier New"/>
          <w:b/>
          <w:bCs/>
          <w:color w:val="000000"/>
          <w:sz w:val="20"/>
          <w:szCs w:val="20"/>
        </w:rPr>
      </w:pPr>
      <w:r w:rsidRPr="00B45A22">
        <w:rPr>
          <w:rFonts w:ascii="Courier New" w:hAnsi="Courier New" w:cs="Courier New"/>
          <w:b/>
          <w:bCs/>
          <w:color w:val="000000"/>
          <w:sz w:val="20"/>
          <w:szCs w:val="20"/>
        </w:rPr>
        <w:t xml:space="preserve">    </w:t>
      </w:r>
      <w:r w:rsidRPr="00B45A22">
        <w:rPr>
          <w:rFonts w:ascii="Courier New" w:hAnsi="Courier New" w:cs="Courier New"/>
          <w:color w:val="0000FF"/>
          <w:sz w:val="20"/>
          <w:szCs w:val="20"/>
        </w:rPr>
        <w:t>&lt;</w:t>
      </w:r>
      <w:r w:rsidRPr="00B45A22">
        <w:rPr>
          <w:rFonts w:ascii="Courier New" w:hAnsi="Courier New" w:cs="Courier New"/>
          <w:color w:val="0000FF"/>
          <w:sz w:val="20"/>
          <w:szCs w:val="20"/>
        </w:rPr>
        <w:t>SerialCert</w:t>
      </w:r>
      <w:r w:rsidRPr="00B45A22">
        <w:rPr>
          <w:rFonts w:ascii="Courier New" w:hAnsi="Courier New" w:cs="Courier New"/>
          <w:color w:val="0000FF"/>
          <w:sz w:val="20"/>
          <w:szCs w:val="20"/>
        </w:rPr>
        <w:t>&gt;</w:t>
      </w:r>
      <w:r w:rsidRPr="00B45A22">
        <w:rPr>
          <w:rFonts w:ascii="Courier New" w:hAnsi="Courier New" w:cs="Courier New"/>
          <w:b/>
          <w:bCs/>
          <w:color w:val="000000"/>
          <w:sz w:val="20"/>
          <w:szCs w:val="20"/>
        </w:rPr>
        <w:t xml:space="preserve"> serial </w:t>
      </w:r>
      <w:r w:rsidRPr="00B45A22">
        <w:rPr>
          <w:rFonts w:ascii="Courier New" w:hAnsi="Courier New" w:cs="Courier New"/>
          <w:b/>
          <w:bCs/>
          <w:color w:val="000000"/>
          <w:sz w:val="20"/>
          <w:szCs w:val="20"/>
        </w:rPr>
        <w:t>chứng</w:t>
      </w:r>
      <w:r w:rsidRPr="00B45A22">
        <w:rPr>
          <w:rFonts w:ascii="Courier New" w:hAnsi="Courier New" w:cs="Courier New"/>
          <w:b/>
          <w:bCs/>
          <w:color w:val="000000"/>
          <w:sz w:val="20"/>
          <w:szCs w:val="20"/>
        </w:rPr>
        <w:t xml:space="preserve"> </w:t>
      </w:r>
      <w:r w:rsidRPr="00B45A22">
        <w:rPr>
          <w:rFonts w:ascii="Courier New" w:hAnsi="Courier New" w:cs="Courier New"/>
          <w:b/>
          <w:bCs/>
          <w:color w:val="000000"/>
          <w:sz w:val="20"/>
          <w:szCs w:val="20"/>
        </w:rPr>
        <w:t>thư</w:t>
      </w:r>
      <w:r w:rsidRPr="00B45A22">
        <w:rPr>
          <w:rFonts w:ascii="Courier New" w:hAnsi="Courier New" w:cs="Courier New"/>
          <w:b/>
          <w:bCs/>
          <w:color w:val="000000"/>
          <w:sz w:val="20"/>
          <w:szCs w:val="20"/>
        </w:rPr>
        <w:t xml:space="preserve"> </w:t>
      </w:r>
      <w:r w:rsidRPr="00B45A22">
        <w:rPr>
          <w:rFonts w:ascii="Courier New" w:hAnsi="Courier New" w:cs="Courier New"/>
          <w:b/>
          <w:bCs/>
          <w:color w:val="000000"/>
          <w:sz w:val="20"/>
          <w:szCs w:val="20"/>
        </w:rPr>
        <w:t>của</w:t>
      </w:r>
      <w:r w:rsidRPr="00B45A22">
        <w:rPr>
          <w:rFonts w:ascii="Courier New" w:hAnsi="Courier New" w:cs="Courier New"/>
          <w:b/>
          <w:bCs/>
          <w:color w:val="000000"/>
          <w:sz w:val="20"/>
          <w:szCs w:val="20"/>
        </w:rPr>
        <w:t xml:space="preserve"> </w:t>
      </w:r>
      <w:r w:rsidRPr="00B45A22">
        <w:rPr>
          <w:rFonts w:ascii="Courier New" w:hAnsi="Courier New" w:cs="Courier New"/>
          <w:b/>
          <w:bCs/>
          <w:color w:val="000000"/>
          <w:sz w:val="20"/>
          <w:szCs w:val="20"/>
        </w:rPr>
        <w:t>công</w:t>
      </w:r>
      <w:r w:rsidRPr="00B45A22">
        <w:rPr>
          <w:rFonts w:ascii="Courier New" w:hAnsi="Courier New" w:cs="Courier New"/>
          <w:b/>
          <w:bCs/>
          <w:color w:val="000000"/>
          <w:sz w:val="20"/>
          <w:szCs w:val="20"/>
        </w:rPr>
        <w:t xml:space="preserve"> ty </w:t>
      </w:r>
      <w:r w:rsidRPr="00B45A22">
        <w:rPr>
          <w:rFonts w:ascii="Courier New" w:hAnsi="Courier New" w:cs="Courier New"/>
          <w:color w:val="0000FF"/>
          <w:sz w:val="20"/>
          <w:szCs w:val="20"/>
        </w:rPr>
        <w:t>&lt;/</w:t>
      </w:r>
      <w:r w:rsidRPr="00B45A22">
        <w:rPr>
          <w:rFonts w:ascii="Courier New" w:hAnsi="Courier New" w:cs="Courier New"/>
          <w:color w:val="0000FF"/>
          <w:sz w:val="20"/>
          <w:szCs w:val="20"/>
        </w:rPr>
        <w:t>SerialCert</w:t>
      </w:r>
      <w:r w:rsidRPr="00B45A22">
        <w:rPr>
          <w:rFonts w:ascii="Courier New" w:hAnsi="Courier New" w:cs="Courier New"/>
          <w:color w:val="0000FF"/>
          <w:sz w:val="20"/>
          <w:szCs w:val="20"/>
        </w:rPr>
        <w:t>&gt;</w:t>
      </w:r>
    </w:p>
    <w:p w:rsidR="009D1437" w:rsidRPr="00B45A22" w:rsidP="009D1437" w14:paraId="18B94D9B" w14:textId="77777777">
      <w:pPr>
        <w:shd w:val="clear" w:color="auto" w:fill="FFFFFF"/>
        <w:rPr>
          <w:rFonts w:ascii="Courier New" w:hAnsi="Courier New" w:cs="Courier New"/>
          <w:b/>
          <w:bCs/>
          <w:color w:val="000000"/>
          <w:sz w:val="20"/>
          <w:szCs w:val="20"/>
        </w:rPr>
      </w:pPr>
      <w:r w:rsidRPr="00B45A22">
        <w:rPr>
          <w:rFonts w:ascii="Courier New" w:hAnsi="Courier New" w:cs="Courier New"/>
          <w:b/>
          <w:bCs/>
          <w:color w:val="000000"/>
          <w:sz w:val="20"/>
          <w:szCs w:val="20"/>
        </w:rPr>
        <w:t xml:space="preserve">    </w:t>
      </w:r>
      <w:r w:rsidRPr="00B45A22">
        <w:rPr>
          <w:rFonts w:ascii="Courier New" w:hAnsi="Courier New" w:cs="Courier New"/>
          <w:color w:val="0000FF"/>
          <w:sz w:val="20"/>
          <w:szCs w:val="20"/>
        </w:rPr>
        <w:t>&lt;</w:t>
      </w:r>
      <w:r w:rsidRPr="00B45A22">
        <w:rPr>
          <w:rFonts w:ascii="Courier New" w:hAnsi="Courier New" w:cs="Courier New"/>
          <w:color w:val="0000FF"/>
          <w:sz w:val="20"/>
          <w:szCs w:val="20"/>
        </w:rPr>
        <w:t>PatternOld</w:t>
      </w:r>
      <w:r w:rsidRPr="00B45A22">
        <w:rPr>
          <w:rFonts w:ascii="Courier New" w:hAnsi="Courier New" w:cs="Courier New"/>
          <w:color w:val="0000FF"/>
          <w:sz w:val="20"/>
          <w:szCs w:val="20"/>
        </w:rPr>
        <w:t>&gt;</w:t>
      </w:r>
      <w:r w:rsidRPr="00B45A22">
        <w:rPr>
          <w:rFonts w:ascii="Courier New" w:hAnsi="Courier New" w:cs="Courier New"/>
          <w:b/>
          <w:bCs/>
          <w:color w:val="000000"/>
          <w:sz w:val="20"/>
          <w:szCs w:val="20"/>
        </w:rPr>
        <w:t xml:space="preserve"> </w:t>
      </w:r>
      <w:r w:rsidRPr="00B45A22">
        <w:rPr>
          <w:rFonts w:ascii="Courier New" w:hAnsi="Courier New" w:cs="Courier New"/>
          <w:b/>
          <w:bCs/>
          <w:color w:val="000000"/>
          <w:sz w:val="20"/>
          <w:szCs w:val="20"/>
        </w:rPr>
        <w:t>mẫu</w:t>
      </w:r>
      <w:r w:rsidRPr="00B45A22">
        <w:rPr>
          <w:rFonts w:ascii="Courier New" w:hAnsi="Courier New" w:cs="Courier New"/>
          <w:b/>
          <w:bCs/>
          <w:color w:val="000000"/>
          <w:sz w:val="20"/>
          <w:szCs w:val="20"/>
        </w:rPr>
        <w:t xml:space="preserve"> </w:t>
      </w:r>
      <w:r w:rsidRPr="00B45A22">
        <w:rPr>
          <w:rFonts w:ascii="Courier New" w:hAnsi="Courier New" w:cs="Courier New"/>
          <w:b/>
          <w:bCs/>
          <w:color w:val="000000"/>
          <w:sz w:val="20"/>
          <w:szCs w:val="20"/>
        </w:rPr>
        <w:t>số</w:t>
      </w:r>
      <w:r w:rsidRPr="00B45A22">
        <w:rPr>
          <w:rFonts w:ascii="Courier New" w:hAnsi="Courier New" w:cs="Courier New"/>
          <w:b/>
          <w:bCs/>
          <w:color w:val="000000"/>
          <w:sz w:val="20"/>
          <w:szCs w:val="20"/>
        </w:rPr>
        <w:t xml:space="preserve"> </w:t>
      </w:r>
      <w:r w:rsidRPr="00B45A22">
        <w:rPr>
          <w:rFonts w:ascii="Courier New" w:hAnsi="Courier New" w:cs="Courier New"/>
          <w:b/>
          <w:bCs/>
          <w:color w:val="000000"/>
          <w:sz w:val="20"/>
          <w:szCs w:val="20"/>
        </w:rPr>
        <w:t>của</w:t>
      </w:r>
      <w:r w:rsidRPr="00B45A22">
        <w:rPr>
          <w:rFonts w:ascii="Courier New" w:hAnsi="Courier New" w:cs="Courier New"/>
          <w:b/>
          <w:bCs/>
          <w:color w:val="000000"/>
          <w:sz w:val="20"/>
          <w:szCs w:val="20"/>
        </w:rPr>
        <w:t xml:space="preserve"> </w:t>
      </w:r>
      <w:r w:rsidRPr="00B45A22">
        <w:rPr>
          <w:rFonts w:ascii="Courier New" w:hAnsi="Courier New" w:cs="Courier New"/>
          <w:b/>
          <w:bCs/>
          <w:color w:val="000000"/>
          <w:sz w:val="20"/>
          <w:szCs w:val="20"/>
        </w:rPr>
        <w:t>hóa</w:t>
      </w:r>
      <w:r w:rsidRPr="00B45A22">
        <w:rPr>
          <w:rFonts w:ascii="Courier New" w:hAnsi="Courier New" w:cs="Courier New"/>
          <w:b/>
          <w:bCs/>
          <w:color w:val="000000"/>
          <w:sz w:val="20"/>
          <w:szCs w:val="20"/>
        </w:rPr>
        <w:t xml:space="preserve"> </w:t>
      </w:r>
      <w:r w:rsidRPr="00B45A22">
        <w:rPr>
          <w:rFonts w:ascii="Courier New" w:hAnsi="Courier New" w:cs="Courier New"/>
          <w:b/>
          <w:bCs/>
          <w:color w:val="000000"/>
          <w:sz w:val="20"/>
          <w:szCs w:val="20"/>
        </w:rPr>
        <w:t>đơn</w:t>
      </w:r>
      <w:r w:rsidRPr="00B45A22">
        <w:rPr>
          <w:rFonts w:ascii="Courier New" w:hAnsi="Courier New" w:cs="Courier New"/>
          <w:b/>
          <w:bCs/>
          <w:color w:val="000000"/>
          <w:sz w:val="20"/>
          <w:szCs w:val="20"/>
        </w:rPr>
        <w:t xml:space="preserve"> </w:t>
      </w:r>
      <w:r w:rsidRPr="00B45A22">
        <w:rPr>
          <w:rFonts w:ascii="Courier New" w:hAnsi="Courier New" w:cs="Courier New"/>
          <w:b/>
          <w:bCs/>
          <w:color w:val="000000"/>
          <w:sz w:val="20"/>
          <w:szCs w:val="20"/>
        </w:rPr>
        <w:t>bị</w:t>
      </w:r>
      <w:r w:rsidRPr="00B45A22">
        <w:rPr>
          <w:rFonts w:ascii="Courier New" w:hAnsi="Courier New" w:cs="Courier New"/>
          <w:b/>
          <w:bCs/>
          <w:color w:val="000000"/>
          <w:sz w:val="20"/>
          <w:szCs w:val="20"/>
        </w:rPr>
        <w:t xml:space="preserve"> </w:t>
      </w:r>
      <w:r w:rsidRPr="00B45A22">
        <w:rPr>
          <w:rFonts w:ascii="Courier New" w:hAnsi="Courier New" w:cs="Courier New"/>
          <w:b/>
          <w:bCs/>
          <w:color w:val="000000"/>
          <w:sz w:val="20"/>
          <w:szCs w:val="20"/>
        </w:rPr>
        <w:t>điều</w:t>
      </w:r>
      <w:r w:rsidRPr="00B45A22">
        <w:rPr>
          <w:rFonts w:ascii="Courier New" w:hAnsi="Courier New" w:cs="Courier New"/>
          <w:b/>
          <w:bCs/>
          <w:color w:val="000000"/>
          <w:sz w:val="20"/>
          <w:szCs w:val="20"/>
        </w:rPr>
        <w:t xml:space="preserve"> </w:t>
      </w:r>
      <w:r w:rsidRPr="00B45A22">
        <w:rPr>
          <w:rFonts w:ascii="Courier New" w:hAnsi="Courier New" w:cs="Courier New"/>
          <w:b/>
          <w:bCs/>
          <w:color w:val="000000"/>
          <w:sz w:val="20"/>
          <w:szCs w:val="20"/>
        </w:rPr>
        <w:t>chỉnh</w:t>
      </w:r>
      <w:r w:rsidRPr="00B45A22">
        <w:rPr>
          <w:rFonts w:ascii="Courier New" w:hAnsi="Courier New" w:cs="Courier New"/>
          <w:b/>
          <w:bCs/>
          <w:color w:val="000000"/>
          <w:sz w:val="20"/>
          <w:szCs w:val="20"/>
        </w:rPr>
        <w:t xml:space="preserve">, </w:t>
      </w:r>
      <w:r w:rsidRPr="00B45A22">
        <w:rPr>
          <w:rFonts w:ascii="Courier New" w:hAnsi="Courier New" w:cs="Courier New"/>
          <w:b/>
          <w:bCs/>
          <w:color w:val="000000"/>
          <w:sz w:val="20"/>
          <w:szCs w:val="20"/>
        </w:rPr>
        <w:t>thay</w:t>
      </w:r>
      <w:r w:rsidRPr="00B45A22">
        <w:rPr>
          <w:rFonts w:ascii="Courier New" w:hAnsi="Courier New" w:cs="Courier New"/>
          <w:b/>
          <w:bCs/>
          <w:color w:val="000000"/>
          <w:sz w:val="20"/>
          <w:szCs w:val="20"/>
        </w:rPr>
        <w:t xml:space="preserve"> </w:t>
      </w:r>
      <w:r w:rsidRPr="00B45A22">
        <w:rPr>
          <w:rFonts w:ascii="Courier New" w:hAnsi="Courier New" w:cs="Courier New"/>
          <w:b/>
          <w:bCs/>
          <w:color w:val="000000"/>
          <w:sz w:val="20"/>
          <w:szCs w:val="20"/>
        </w:rPr>
        <w:t>thế</w:t>
      </w:r>
      <w:r w:rsidRPr="00B45A22">
        <w:rPr>
          <w:rFonts w:ascii="Courier New" w:hAnsi="Courier New" w:cs="Courier New"/>
          <w:b/>
          <w:bCs/>
          <w:color w:val="000000"/>
          <w:sz w:val="20"/>
          <w:szCs w:val="20"/>
        </w:rPr>
        <w:t xml:space="preserve"> </w:t>
      </w:r>
      <w:r w:rsidRPr="00B45A22">
        <w:rPr>
          <w:rFonts w:ascii="Courier New" w:hAnsi="Courier New" w:cs="Courier New"/>
          <w:color w:val="0000FF"/>
          <w:sz w:val="20"/>
          <w:szCs w:val="20"/>
        </w:rPr>
        <w:t>&lt;/</w:t>
      </w:r>
      <w:r w:rsidRPr="00B45A22">
        <w:rPr>
          <w:rFonts w:ascii="Courier New" w:hAnsi="Courier New" w:cs="Courier New"/>
          <w:color w:val="0000FF"/>
          <w:sz w:val="20"/>
          <w:szCs w:val="20"/>
        </w:rPr>
        <w:t>PatternOld</w:t>
      </w:r>
      <w:r w:rsidRPr="00B45A22">
        <w:rPr>
          <w:rFonts w:ascii="Courier New" w:hAnsi="Courier New" w:cs="Courier New"/>
          <w:color w:val="0000FF"/>
          <w:sz w:val="20"/>
          <w:szCs w:val="20"/>
        </w:rPr>
        <w:t>&gt;</w:t>
      </w:r>
    </w:p>
    <w:p w:rsidR="009D1437" w:rsidRPr="00B45A22" w:rsidP="009D1437" w14:paraId="17E3019D" w14:textId="77777777">
      <w:pPr>
        <w:shd w:val="clear" w:color="auto" w:fill="FFFFFF"/>
        <w:rPr>
          <w:rFonts w:ascii="Courier New" w:hAnsi="Courier New" w:cs="Courier New"/>
          <w:b/>
          <w:bCs/>
          <w:color w:val="000000"/>
          <w:sz w:val="20"/>
          <w:szCs w:val="20"/>
        </w:rPr>
      </w:pPr>
      <w:r w:rsidRPr="00B45A22">
        <w:rPr>
          <w:rFonts w:ascii="Courier New" w:hAnsi="Courier New" w:cs="Courier New"/>
          <w:b/>
          <w:bCs/>
          <w:color w:val="000000"/>
          <w:sz w:val="20"/>
          <w:szCs w:val="20"/>
        </w:rPr>
        <w:t xml:space="preserve">    </w:t>
      </w:r>
      <w:r w:rsidRPr="00B45A22">
        <w:rPr>
          <w:rFonts w:ascii="Courier New" w:hAnsi="Courier New" w:cs="Courier New"/>
          <w:color w:val="0000FF"/>
          <w:sz w:val="20"/>
          <w:szCs w:val="20"/>
        </w:rPr>
        <w:t>&lt;</w:t>
      </w:r>
      <w:r w:rsidRPr="00B45A22">
        <w:rPr>
          <w:rFonts w:ascii="Courier New" w:hAnsi="Courier New" w:cs="Courier New"/>
          <w:color w:val="0000FF"/>
          <w:sz w:val="20"/>
          <w:szCs w:val="20"/>
        </w:rPr>
        <w:t>SerialOld</w:t>
      </w:r>
      <w:r w:rsidRPr="00B45A22">
        <w:rPr>
          <w:rFonts w:ascii="Courier New" w:hAnsi="Courier New" w:cs="Courier New"/>
          <w:color w:val="0000FF"/>
          <w:sz w:val="20"/>
          <w:szCs w:val="20"/>
        </w:rPr>
        <w:t>&gt;</w:t>
      </w:r>
      <w:r w:rsidRPr="00B45A22">
        <w:rPr>
          <w:rFonts w:ascii="Courier New" w:hAnsi="Courier New" w:cs="Courier New"/>
          <w:b/>
          <w:bCs/>
          <w:color w:val="000000"/>
          <w:sz w:val="20"/>
          <w:szCs w:val="20"/>
        </w:rPr>
        <w:t xml:space="preserve"> </w:t>
      </w:r>
      <w:r w:rsidRPr="00B45A22">
        <w:rPr>
          <w:rFonts w:ascii="Courier New" w:hAnsi="Courier New" w:cs="Courier New"/>
          <w:b/>
          <w:bCs/>
          <w:color w:val="000000"/>
          <w:sz w:val="20"/>
          <w:szCs w:val="20"/>
        </w:rPr>
        <w:t>ký</w:t>
      </w:r>
      <w:r w:rsidRPr="00B45A22">
        <w:rPr>
          <w:rFonts w:ascii="Courier New" w:hAnsi="Courier New" w:cs="Courier New"/>
          <w:b/>
          <w:bCs/>
          <w:color w:val="000000"/>
          <w:sz w:val="20"/>
          <w:szCs w:val="20"/>
        </w:rPr>
        <w:t xml:space="preserve"> </w:t>
      </w:r>
      <w:r w:rsidRPr="00B45A22">
        <w:rPr>
          <w:rFonts w:ascii="Courier New" w:hAnsi="Courier New" w:cs="Courier New"/>
          <w:b/>
          <w:bCs/>
          <w:color w:val="000000"/>
          <w:sz w:val="20"/>
          <w:szCs w:val="20"/>
        </w:rPr>
        <w:t>hiệu</w:t>
      </w:r>
      <w:r w:rsidRPr="00B45A22">
        <w:rPr>
          <w:rFonts w:ascii="Courier New" w:hAnsi="Courier New" w:cs="Courier New"/>
          <w:b/>
          <w:bCs/>
          <w:color w:val="000000"/>
          <w:sz w:val="20"/>
          <w:szCs w:val="20"/>
        </w:rPr>
        <w:t xml:space="preserve"> </w:t>
      </w:r>
      <w:r w:rsidRPr="00B45A22">
        <w:rPr>
          <w:rFonts w:ascii="Courier New" w:hAnsi="Courier New" w:cs="Courier New"/>
          <w:b/>
          <w:bCs/>
          <w:color w:val="000000"/>
          <w:sz w:val="20"/>
          <w:szCs w:val="20"/>
        </w:rPr>
        <w:t>của</w:t>
      </w:r>
      <w:r w:rsidRPr="00B45A22">
        <w:rPr>
          <w:rFonts w:ascii="Courier New" w:hAnsi="Courier New" w:cs="Courier New"/>
          <w:b/>
          <w:bCs/>
          <w:color w:val="000000"/>
          <w:sz w:val="20"/>
          <w:szCs w:val="20"/>
        </w:rPr>
        <w:t xml:space="preserve"> </w:t>
      </w:r>
      <w:r w:rsidRPr="00B45A22">
        <w:rPr>
          <w:rFonts w:ascii="Courier New" w:hAnsi="Courier New" w:cs="Courier New"/>
          <w:b/>
          <w:bCs/>
          <w:color w:val="000000"/>
          <w:sz w:val="20"/>
          <w:szCs w:val="20"/>
        </w:rPr>
        <w:t>hóa</w:t>
      </w:r>
      <w:r w:rsidRPr="00B45A22">
        <w:rPr>
          <w:rFonts w:ascii="Courier New" w:hAnsi="Courier New" w:cs="Courier New"/>
          <w:b/>
          <w:bCs/>
          <w:color w:val="000000"/>
          <w:sz w:val="20"/>
          <w:szCs w:val="20"/>
        </w:rPr>
        <w:t xml:space="preserve"> </w:t>
      </w:r>
      <w:r w:rsidRPr="00B45A22">
        <w:rPr>
          <w:rFonts w:ascii="Courier New" w:hAnsi="Courier New" w:cs="Courier New"/>
          <w:b/>
          <w:bCs/>
          <w:color w:val="000000"/>
          <w:sz w:val="20"/>
          <w:szCs w:val="20"/>
        </w:rPr>
        <w:t>đơn</w:t>
      </w:r>
      <w:r w:rsidRPr="00B45A22">
        <w:rPr>
          <w:rFonts w:ascii="Courier New" w:hAnsi="Courier New" w:cs="Courier New"/>
          <w:b/>
          <w:bCs/>
          <w:color w:val="000000"/>
          <w:sz w:val="20"/>
          <w:szCs w:val="20"/>
        </w:rPr>
        <w:t xml:space="preserve"> </w:t>
      </w:r>
      <w:r w:rsidRPr="00B45A22">
        <w:rPr>
          <w:rFonts w:ascii="Courier New" w:hAnsi="Courier New" w:cs="Courier New"/>
          <w:b/>
          <w:bCs/>
          <w:color w:val="000000"/>
          <w:sz w:val="20"/>
          <w:szCs w:val="20"/>
        </w:rPr>
        <w:t>bị</w:t>
      </w:r>
      <w:r w:rsidRPr="00B45A22">
        <w:rPr>
          <w:rFonts w:ascii="Courier New" w:hAnsi="Courier New" w:cs="Courier New"/>
          <w:b/>
          <w:bCs/>
          <w:color w:val="000000"/>
          <w:sz w:val="20"/>
          <w:szCs w:val="20"/>
        </w:rPr>
        <w:t xml:space="preserve"> </w:t>
      </w:r>
      <w:r w:rsidRPr="00B45A22">
        <w:rPr>
          <w:rFonts w:ascii="Courier New" w:hAnsi="Courier New" w:cs="Courier New"/>
          <w:b/>
          <w:bCs/>
          <w:color w:val="000000"/>
          <w:sz w:val="20"/>
          <w:szCs w:val="20"/>
        </w:rPr>
        <w:t>điều</w:t>
      </w:r>
      <w:r w:rsidRPr="00B45A22">
        <w:rPr>
          <w:rFonts w:ascii="Courier New" w:hAnsi="Courier New" w:cs="Courier New"/>
          <w:b/>
          <w:bCs/>
          <w:color w:val="000000"/>
          <w:sz w:val="20"/>
          <w:szCs w:val="20"/>
        </w:rPr>
        <w:t xml:space="preserve"> </w:t>
      </w:r>
      <w:r w:rsidRPr="00B45A22">
        <w:rPr>
          <w:rFonts w:ascii="Courier New" w:hAnsi="Courier New" w:cs="Courier New"/>
          <w:b/>
          <w:bCs/>
          <w:color w:val="000000"/>
          <w:sz w:val="20"/>
          <w:szCs w:val="20"/>
        </w:rPr>
        <w:t>chỉnh</w:t>
      </w:r>
      <w:r w:rsidRPr="00B45A22">
        <w:rPr>
          <w:rFonts w:ascii="Courier New" w:hAnsi="Courier New" w:cs="Courier New"/>
          <w:b/>
          <w:bCs/>
          <w:color w:val="000000"/>
          <w:sz w:val="20"/>
          <w:szCs w:val="20"/>
        </w:rPr>
        <w:t xml:space="preserve">, </w:t>
      </w:r>
      <w:r w:rsidRPr="00B45A22">
        <w:rPr>
          <w:rFonts w:ascii="Courier New" w:hAnsi="Courier New" w:cs="Courier New"/>
          <w:b/>
          <w:bCs/>
          <w:color w:val="000000"/>
          <w:sz w:val="20"/>
          <w:szCs w:val="20"/>
        </w:rPr>
        <w:t>thay</w:t>
      </w:r>
      <w:r w:rsidRPr="00B45A22">
        <w:rPr>
          <w:rFonts w:ascii="Courier New" w:hAnsi="Courier New" w:cs="Courier New"/>
          <w:b/>
          <w:bCs/>
          <w:color w:val="000000"/>
          <w:sz w:val="20"/>
          <w:szCs w:val="20"/>
        </w:rPr>
        <w:t xml:space="preserve"> </w:t>
      </w:r>
      <w:r w:rsidRPr="00B45A22">
        <w:rPr>
          <w:rFonts w:ascii="Courier New" w:hAnsi="Courier New" w:cs="Courier New"/>
          <w:b/>
          <w:bCs/>
          <w:color w:val="000000"/>
          <w:sz w:val="20"/>
          <w:szCs w:val="20"/>
        </w:rPr>
        <w:t>thế</w:t>
      </w:r>
      <w:r w:rsidRPr="00B45A22">
        <w:rPr>
          <w:rFonts w:ascii="Courier New" w:hAnsi="Courier New" w:cs="Courier New"/>
          <w:b/>
          <w:bCs/>
          <w:color w:val="000000"/>
          <w:sz w:val="20"/>
          <w:szCs w:val="20"/>
        </w:rPr>
        <w:t xml:space="preserve"> </w:t>
      </w:r>
      <w:r w:rsidRPr="00B45A22">
        <w:rPr>
          <w:rFonts w:ascii="Courier New" w:hAnsi="Courier New" w:cs="Courier New"/>
          <w:color w:val="0000FF"/>
          <w:sz w:val="20"/>
          <w:szCs w:val="20"/>
        </w:rPr>
        <w:t>&lt;/</w:t>
      </w:r>
      <w:r w:rsidRPr="00B45A22">
        <w:rPr>
          <w:rFonts w:ascii="Courier New" w:hAnsi="Courier New" w:cs="Courier New"/>
          <w:color w:val="0000FF"/>
          <w:sz w:val="20"/>
          <w:szCs w:val="20"/>
        </w:rPr>
        <w:t>SerialOld</w:t>
      </w:r>
      <w:r w:rsidRPr="00B45A22">
        <w:rPr>
          <w:rFonts w:ascii="Courier New" w:hAnsi="Courier New" w:cs="Courier New"/>
          <w:color w:val="0000FF"/>
          <w:sz w:val="20"/>
          <w:szCs w:val="20"/>
        </w:rPr>
        <w:t>&gt;</w:t>
      </w:r>
    </w:p>
    <w:p w:rsidR="009D1437" w:rsidRPr="00B45A22" w:rsidP="009D1437" w14:paraId="7AC19064" w14:textId="77777777">
      <w:pPr>
        <w:shd w:val="clear" w:color="auto" w:fill="FFFFFF"/>
        <w:rPr>
          <w:rFonts w:ascii="Courier New" w:hAnsi="Courier New" w:cs="Courier New"/>
          <w:b/>
          <w:bCs/>
          <w:color w:val="000000"/>
          <w:sz w:val="20"/>
          <w:szCs w:val="20"/>
        </w:rPr>
      </w:pPr>
      <w:r w:rsidRPr="00B45A22">
        <w:rPr>
          <w:rFonts w:ascii="Courier New" w:hAnsi="Courier New" w:cs="Courier New"/>
          <w:b/>
          <w:bCs/>
          <w:color w:val="000000"/>
          <w:sz w:val="20"/>
          <w:szCs w:val="20"/>
        </w:rPr>
        <w:t xml:space="preserve">    </w:t>
      </w:r>
      <w:r w:rsidRPr="00B45A22">
        <w:rPr>
          <w:rFonts w:ascii="Courier New" w:hAnsi="Courier New" w:cs="Courier New"/>
          <w:color w:val="0000FF"/>
          <w:sz w:val="20"/>
          <w:szCs w:val="20"/>
        </w:rPr>
        <w:t>&lt;</w:t>
      </w:r>
      <w:r w:rsidRPr="00B45A22">
        <w:rPr>
          <w:rFonts w:ascii="Courier New" w:hAnsi="Courier New" w:cs="Courier New"/>
          <w:color w:val="0000FF"/>
          <w:sz w:val="20"/>
          <w:szCs w:val="20"/>
        </w:rPr>
        <w:t>NoOlde</w:t>
      </w:r>
      <w:r w:rsidRPr="00B45A22">
        <w:rPr>
          <w:rFonts w:ascii="Courier New" w:hAnsi="Courier New" w:cs="Courier New"/>
          <w:color w:val="0000FF"/>
          <w:sz w:val="20"/>
          <w:szCs w:val="20"/>
        </w:rPr>
        <w:t>&gt;</w:t>
      </w:r>
      <w:r w:rsidRPr="00B45A22">
        <w:rPr>
          <w:rFonts w:ascii="Courier New" w:hAnsi="Courier New" w:cs="Courier New"/>
          <w:b/>
          <w:bCs/>
          <w:color w:val="000000"/>
          <w:sz w:val="20"/>
          <w:szCs w:val="20"/>
        </w:rPr>
        <w:t xml:space="preserve"> </w:t>
      </w:r>
      <w:r w:rsidRPr="00B45A22">
        <w:rPr>
          <w:rFonts w:ascii="Courier New" w:hAnsi="Courier New" w:cs="Courier New"/>
          <w:b/>
          <w:bCs/>
          <w:color w:val="000000"/>
          <w:sz w:val="20"/>
          <w:szCs w:val="20"/>
        </w:rPr>
        <w:t>số</w:t>
      </w:r>
      <w:r w:rsidRPr="00B45A22">
        <w:rPr>
          <w:rFonts w:ascii="Courier New" w:hAnsi="Courier New" w:cs="Courier New"/>
          <w:b/>
          <w:bCs/>
          <w:color w:val="000000"/>
          <w:sz w:val="20"/>
          <w:szCs w:val="20"/>
        </w:rPr>
        <w:t xml:space="preserve"> </w:t>
      </w:r>
      <w:r w:rsidRPr="00B45A22">
        <w:rPr>
          <w:rFonts w:ascii="Courier New" w:hAnsi="Courier New" w:cs="Courier New"/>
          <w:b/>
          <w:bCs/>
          <w:color w:val="000000"/>
          <w:sz w:val="20"/>
          <w:szCs w:val="20"/>
        </w:rPr>
        <w:t>hóa</w:t>
      </w:r>
      <w:r w:rsidRPr="00B45A22">
        <w:rPr>
          <w:rFonts w:ascii="Courier New" w:hAnsi="Courier New" w:cs="Courier New"/>
          <w:b/>
          <w:bCs/>
          <w:color w:val="000000"/>
          <w:sz w:val="20"/>
          <w:szCs w:val="20"/>
        </w:rPr>
        <w:t xml:space="preserve"> </w:t>
      </w:r>
      <w:r w:rsidRPr="00B45A22">
        <w:rPr>
          <w:rFonts w:ascii="Courier New" w:hAnsi="Courier New" w:cs="Courier New"/>
          <w:b/>
          <w:bCs/>
          <w:color w:val="000000"/>
          <w:sz w:val="20"/>
          <w:szCs w:val="20"/>
        </w:rPr>
        <w:t>đơn</w:t>
      </w:r>
      <w:r w:rsidRPr="00B45A22">
        <w:rPr>
          <w:rFonts w:ascii="Courier New" w:hAnsi="Courier New" w:cs="Courier New"/>
          <w:b/>
          <w:bCs/>
          <w:color w:val="000000"/>
          <w:sz w:val="20"/>
          <w:szCs w:val="20"/>
        </w:rPr>
        <w:t xml:space="preserve"> </w:t>
      </w:r>
      <w:r w:rsidRPr="00B45A22">
        <w:rPr>
          <w:rFonts w:ascii="Courier New" w:hAnsi="Courier New" w:cs="Courier New"/>
          <w:b/>
          <w:bCs/>
          <w:color w:val="000000"/>
          <w:sz w:val="20"/>
          <w:szCs w:val="20"/>
        </w:rPr>
        <w:t>của</w:t>
      </w:r>
      <w:r w:rsidRPr="00B45A22">
        <w:rPr>
          <w:rFonts w:ascii="Courier New" w:hAnsi="Courier New" w:cs="Courier New"/>
          <w:b/>
          <w:bCs/>
          <w:color w:val="000000"/>
          <w:sz w:val="20"/>
          <w:szCs w:val="20"/>
        </w:rPr>
        <w:t xml:space="preserve"> </w:t>
      </w:r>
      <w:r w:rsidRPr="00B45A22">
        <w:rPr>
          <w:rFonts w:ascii="Courier New" w:hAnsi="Courier New" w:cs="Courier New"/>
          <w:b/>
          <w:bCs/>
          <w:color w:val="000000"/>
          <w:sz w:val="20"/>
          <w:szCs w:val="20"/>
        </w:rPr>
        <w:t>hóa</w:t>
      </w:r>
      <w:r w:rsidRPr="00B45A22">
        <w:rPr>
          <w:rFonts w:ascii="Courier New" w:hAnsi="Courier New" w:cs="Courier New"/>
          <w:b/>
          <w:bCs/>
          <w:color w:val="000000"/>
          <w:sz w:val="20"/>
          <w:szCs w:val="20"/>
        </w:rPr>
        <w:t xml:space="preserve"> </w:t>
      </w:r>
      <w:r w:rsidRPr="00B45A22">
        <w:rPr>
          <w:rFonts w:ascii="Courier New" w:hAnsi="Courier New" w:cs="Courier New"/>
          <w:b/>
          <w:bCs/>
          <w:color w:val="000000"/>
          <w:sz w:val="20"/>
          <w:szCs w:val="20"/>
        </w:rPr>
        <w:t>đơn</w:t>
      </w:r>
      <w:r w:rsidRPr="00B45A22">
        <w:rPr>
          <w:rFonts w:ascii="Courier New" w:hAnsi="Courier New" w:cs="Courier New"/>
          <w:b/>
          <w:bCs/>
          <w:color w:val="000000"/>
          <w:sz w:val="20"/>
          <w:szCs w:val="20"/>
        </w:rPr>
        <w:t xml:space="preserve"> </w:t>
      </w:r>
      <w:r w:rsidRPr="00B45A22">
        <w:rPr>
          <w:rFonts w:ascii="Courier New" w:hAnsi="Courier New" w:cs="Courier New"/>
          <w:b/>
          <w:bCs/>
          <w:color w:val="000000"/>
          <w:sz w:val="20"/>
          <w:szCs w:val="20"/>
        </w:rPr>
        <w:t>bị</w:t>
      </w:r>
      <w:r w:rsidRPr="00B45A22">
        <w:rPr>
          <w:rFonts w:ascii="Courier New" w:hAnsi="Courier New" w:cs="Courier New"/>
          <w:b/>
          <w:bCs/>
          <w:color w:val="000000"/>
          <w:sz w:val="20"/>
          <w:szCs w:val="20"/>
        </w:rPr>
        <w:t xml:space="preserve"> </w:t>
      </w:r>
      <w:r w:rsidRPr="00B45A22">
        <w:rPr>
          <w:rFonts w:ascii="Courier New" w:hAnsi="Courier New" w:cs="Courier New"/>
          <w:b/>
          <w:bCs/>
          <w:color w:val="000000"/>
          <w:sz w:val="20"/>
          <w:szCs w:val="20"/>
        </w:rPr>
        <w:t>điều</w:t>
      </w:r>
      <w:r w:rsidRPr="00B45A22">
        <w:rPr>
          <w:rFonts w:ascii="Courier New" w:hAnsi="Courier New" w:cs="Courier New"/>
          <w:b/>
          <w:bCs/>
          <w:color w:val="000000"/>
          <w:sz w:val="20"/>
          <w:szCs w:val="20"/>
        </w:rPr>
        <w:t xml:space="preserve"> </w:t>
      </w:r>
      <w:r w:rsidRPr="00B45A22">
        <w:rPr>
          <w:rFonts w:ascii="Courier New" w:hAnsi="Courier New" w:cs="Courier New"/>
          <w:b/>
          <w:bCs/>
          <w:color w:val="000000"/>
          <w:sz w:val="20"/>
          <w:szCs w:val="20"/>
        </w:rPr>
        <w:t>chỉnh</w:t>
      </w:r>
      <w:r w:rsidRPr="00B45A22">
        <w:rPr>
          <w:rFonts w:ascii="Courier New" w:hAnsi="Courier New" w:cs="Courier New"/>
          <w:b/>
          <w:bCs/>
          <w:color w:val="000000"/>
          <w:sz w:val="20"/>
          <w:szCs w:val="20"/>
        </w:rPr>
        <w:t xml:space="preserve">, </w:t>
      </w:r>
      <w:r w:rsidRPr="00B45A22">
        <w:rPr>
          <w:rFonts w:ascii="Courier New" w:hAnsi="Courier New" w:cs="Courier New"/>
          <w:b/>
          <w:bCs/>
          <w:color w:val="000000"/>
          <w:sz w:val="20"/>
          <w:szCs w:val="20"/>
        </w:rPr>
        <w:t>thay</w:t>
      </w:r>
      <w:r w:rsidRPr="00B45A22">
        <w:rPr>
          <w:rFonts w:ascii="Courier New" w:hAnsi="Courier New" w:cs="Courier New"/>
          <w:b/>
          <w:bCs/>
          <w:color w:val="000000"/>
          <w:sz w:val="20"/>
          <w:szCs w:val="20"/>
        </w:rPr>
        <w:t xml:space="preserve"> </w:t>
      </w:r>
      <w:r w:rsidRPr="00B45A22">
        <w:rPr>
          <w:rFonts w:ascii="Courier New" w:hAnsi="Courier New" w:cs="Courier New"/>
          <w:b/>
          <w:bCs/>
          <w:color w:val="000000"/>
          <w:sz w:val="20"/>
          <w:szCs w:val="20"/>
        </w:rPr>
        <w:t>thế</w:t>
      </w:r>
      <w:r w:rsidRPr="00B45A22">
        <w:rPr>
          <w:rFonts w:ascii="Courier New" w:hAnsi="Courier New" w:cs="Courier New"/>
          <w:b/>
          <w:bCs/>
          <w:color w:val="000000"/>
          <w:sz w:val="20"/>
          <w:szCs w:val="20"/>
        </w:rPr>
        <w:t xml:space="preserve"> </w:t>
      </w:r>
      <w:r w:rsidRPr="00B45A22">
        <w:rPr>
          <w:rFonts w:ascii="Courier New" w:hAnsi="Courier New" w:cs="Courier New"/>
          <w:color w:val="0000FF"/>
          <w:sz w:val="20"/>
          <w:szCs w:val="20"/>
        </w:rPr>
        <w:t>&lt;/</w:t>
      </w:r>
      <w:r w:rsidRPr="00B45A22">
        <w:rPr>
          <w:rFonts w:ascii="Courier New" w:hAnsi="Courier New" w:cs="Courier New"/>
          <w:color w:val="0000FF"/>
          <w:sz w:val="20"/>
          <w:szCs w:val="20"/>
        </w:rPr>
        <w:t>NoOlde</w:t>
      </w:r>
      <w:r w:rsidRPr="00B45A22">
        <w:rPr>
          <w:rFonts w:ascii="Courier New" w:hAnsi="Courier New" w:cs="Courier New"/>
          <w:color w:val="0000FF"/>
          <w:sz w:val="20"/>
          <w:szCs w:val="20"/>
        </w:rPr>
        <w:t>&gt;</w:t>
      </w:r>
    </w:p>
    <w:p w:rsidR="009D1437" w:rsidRPr="00B45A22" w:rsidP="009D1437" w14:paraId="6ECD3A8C" w14:textId="77777777">
      <w:pPr>
        <w:shd w:val="clear" w:color="auto" w:fill="FFFFFF"/>
        <w:rPr>
          <w:rFonts w:ascii="Courier New" w:hAnsi="Courier New" w:cs="Courier New"/>
          <w:b/>
          <w:bCs/>
          <w:color w:val="000000"/>
          <w:sz w:val="20"/>
          <w:szCs w:val="20"/>
        </w:rPr>
      </w:pPr>
      <w:r w:rsidRPr="00B45A22">
        <w:rPr>
          <w:rFonts w:ascii="Courier New" w:hAnsi="Courier New" w:cs="Courier New"/>
          <w:b/>
          <w:bCs/>
          <w:color w:val="000000"/>
          <w:sz w:val="20"/>
          <w:szCs w:val="20"/>
        </w:rPr>
        <w:t xml:space="preserve">    </w:t>
      </w:r>
      <w:r w:rsidRPr="00B45A22">
        <w:rPr>
          <w:rFonts w:ascii="Courier New" w:hAnsi="Courier New" w:cs="Courier New"/>
          <w:color w:val="0000FF"/>
          <w:sz w:val="20"/>
          <w:szCs w:val="20"/>
        </w:rPr>
        <w:t>&lt;Inv&gt;</w:t>
      </w:r>
    </w:p>
    <w:p w:rsidR="009D1437" w:rsidRPr="00B45A22" w:rsidP="009D1437" w14:paraId="524BEE31" w14:textId="77777777">
      <w:pPr>
        <w:shd w:val="clear" w:color="auto" w:fill="FFFFFF"/>
        <w:rPr>
          <w:rFonts w:ascii="Courier New" w:hAnsi="Courier New" w:cs="Courier New"/>
          <w:b/>
          <w:bCs/>
          <w:color w:val="000000"/>
          <w:sz w:val="20"/>
          <w:szCs w:val="20"/>
        </w:rPr>
      </w:pPr>
      <w:r w:rsidRPr="00B45A22">
        <w:rPr>
          <w:rFonts w:ascii="Courier New" w:hAnsi="Courier New" w:cs="Courier New"/>
          <w:b/>
          <w:bCs/>
          <w:color w:val="000000"/>
          <w:sz w:val="20"/>
          <w:szCs w:val="20"/>
        </w:rPr>
        <w:t xml:space="preserve">        </w:t>
      </w:r>
      <w:r w:rsidRPr="00B45A22">
        <w:rPr>
          <w:rFonts w:ascii="Courier New" w:hAnsi="Courier New" w:cs="Courier New"/>
          <w:color w:val="0000FF"/>
          <w:sz w:val="20"/>
          <w:szCs w:val="20"/>
        </w:rPr>
        <w:t>&lt;key&gt;</w:t>
      </w:r>
      <w:r w:rsidRPr="00B45A22">
        <w:rPr>
          <w:rFonts w:ascii="Courier New" w:hAnsi="Courier New" w:cs="Courier New"/>
          <w:b/>
          <w:bCs/>
          <w:color w:val="000000"/>
          <w:sz w:val="20"/>
          <w:szCs w:val="20"/>
        </w:rPr>
        <w:t xml:space="preserve"> </w:t>
      </w:r>
      <w:r w:rsidRPr="00B45A22">
        <w:rPr>
          <w:rFonts w:ascii="Courier New" w:hAnsi="Courier New" w:cs="Courier New"/>
          <w:b/>
          <w:bCs/>
          <w:color w:val="000000"/>
          <w:sz w:val="20"/>
          <w:szCs w:val="20"/>
        </w:rPr>
        <w:t>fkey</w:t>
      </w:r>
      <w:r w:rsidRPr="00B45A22">
        <w:rPr>
          <w:rFonts w:ascii="Courier New" w:hAnsi="Courier New" w:cs="Courier New"/>
          <w:b/>
          <w:bCs/>
          <w:color w:val="000000"/>
          <w:sz w:val="20"/>
          <w:szCs w:val="20"/>
        </w:rPr>
        <w:t xml:space="preserve"> </w:t>
      </w:r>
      <w:r w:rsidRPr="00B45A22">
        <w:rPr>
          <w:rFonts w:ascii="Courier New" w:hAnsi="Courier New" w:cs="Courier New"/>
          <w:b/>
          <w:bCs/>
          <w:color w:val="000000"/>
          <w:sz w:val="20"/>
          <w:szCs w:val="20"/>
        </w:rPr>
        <w:t>hóa</w:t>
      </w:r>
      <w:r w:rsidRPr="00B45A22">
        <w:rPr>
          <w:rFonts w:ascii="Courier New" w:hAnsi="Courier New" w:cs="Courier New"/>
          <w:b/>
          <w:bCs/>
          <w:color w:val="000000"/>
          <w:sz w:val="20"/>
          <w:szCs w:val="20"/>
        </w:rPr>
        <w:t xml:space="preserve"> </w:t>
      </w:r>
      <w:r w:rsidRPr="00B45A22">
        <w:rPr>
          <w:rFonts w:ascii="Courier New" w:hAnsi="Courier New" w:cs="Courier New"/>
          <w:b/>
          <w:bCs/>
          <w:color w:val="000000"/>
          <w:sz w:val="20"/>
          <w:szCs w:val="20"/>
        </w:rPr>
        <w:t>đơn</w:t>
      </w:r>
      <w:r w:rsidRPr="00B45A22">
        <w:rPr>
          <w:rFonts w:ascii="Courier New" w:hAnsi="Courier New" w:cs="Courier New"/>
          <w:b/>
          <w:bCs/>
          <w:color w:val="000000"/>
          <w:sz w:val="20"/>
          <w:szCs w:val="20"/>
        </w:rPr>
        <w:t xml:space="preserve"> </w:t>
      </w:r>
      <w:r w:rsidRPr="00B45A22">
        <w:rPr>
          <w:rFonts w:ascii="Courier New" w:hAnsi="Courier New" w:cs="Courier New"/>
          <w:b/>
          <w:bCs/>
          <w:color w:val="000000"/>
          <w:sz w:val="20"/>
          <w:szCs w:val="20"/>
        </w:rPr>
        <w:t>mới</w:t>
      </w:r>
      <w:r w:rsidRPr="00B45A22">
        <w:rPr>
          <w:rFonts w:ascii="Courier New" w:hAnsi="Courier New" w:cs="Courier New"/>
          <w:b/>
          <w:bCs/>
          <w:color w:val="000000"/>
          <w:sz w:val="20"/>
          <w:szCs w:val="20"/>
        </w:rPr>
        <w:t xml:space="preserve"> </w:t>
      </w:r>
      <w:r w:rsidRPr="00B45A22">
        <w:rPr>
          <w:rFonts w:ascii="Courier New" w:hAnsi="Courier New" w:cs="Courier New"/>
          <w:color w:val="0000FF"/>
          <w:sz w:val="20"/>
          <w:szCs w:val="20"/>
        </w:rPr>
        <w:t>&lt;/key&gt;</w:t>
      </w:r>
    </w:p>
    <w:p w:rsidR="009D1437" w:rsidRPr="00B45A22" w:rsidP="009D1437" w14:paraId="45FDA5D7" w14:textId="77777777">
      <w:pPr>
        <w:shd w:val="clear" w:color="auto" w:fill="FFFFFF"/>
        <w:rPr>
          <w:rFonts w:ascii="Courier New" w:hAnsi="Courier New" w:cs="Courier New"/>
          <w:b/>
          <w:bCs/>
          <w:color w:val="000000"/>
          <w:sz w:val="20"/>
          <w:szCs w:val="20"/>
        </w:rPr>
      </w:pPr>
      <w:r w:rsidRPr="00B45A22">
        <w:rPr>
          <w:rFonts w:ascii="Courier New" w:hAnsi="Courier New" w:cs="Courier New"/>
          <w:b/>
          <w:bCs/>
          <w:color w:val="000000"/>
          <w:sz w:val="20"/>
          <w:szCs w:val="20"/>
        </w:rPr>
        <w:t xml:space="preserve">        </w:t>
      </w:r>
      <w:r w:rsidRPr="00B45A22">
        <w:rPr>
          <w:rFonts w:ascii="Courier New" w:hAnsi="Courier New" w:cs="Courier New"/>
          <w:color w:val="0000FF"/>
          <w:sz w:val="20"/>
          <w:szCs w:val="20"/>
        </w:rPr>
        <w:t>&lt;</w:t>
      </w:r>
      <w:r w:rsidRPr="00B45A22">
        <w:rPr>
          <w:rFonts w:ascii="Courier New" w:hAnsi="Courier New" w:cs="Courier New"/>
          <w:color w:val="0000FF"/>
          <w:sz w:val="20"/>
          <w:szCs w:val="20"/>
        </w:rPr>
        <w:t>idInv</w:t>
      </w:r>
      <w:r w:rsidRPr="00B45A22">
        <w:rPr>
          <w:rFonts w:ascii="Courier New" w:hAnsi="Courier New" w:cs="Courier New"/>
          <w:color w:val="0000FF"/>
          <w:sz w:val="20"/>
          <w:szCs w:val="20"/>
        </w:rPr>
        <w:t>&gt;</w:t>
      </w:r>
      <w:r w:rsidRPr="00B45A22">
        <w:rPr>
          <w:rFonts w:ascii="Courier New" w:hAnsi="Courier New" w:cs="Courier New"/>
          <w:b/>
          <w:bCs/>
          <w:color w:val="000000"/>
          <w:sz w:val="20"/>
          <w:szCs w:val="20"/>
        </w:rPr>
        <w:t xml:space="preserve"> id </w:t>
      </w:r>
      <w:r w:rsidRPr="00B45A22">
        <w:rPr>
          <w:rFonts w:ascii="Courier New" w:hAnsi="Courier New" w:cs="Courier New"/>
          <w:b/>
          <w:bCs/>
          <w:color w:val="000000"/>
          <w:sz w:val="20"/>
          <w:szCs w:val="20"/>
        </w:rPr>
        <w:t>hóa</w:t>
      </w:r>
      <w:r w:rsidRPr="00B45A22">
        <w:rPr>
          <w:rFonts w:ascii="Courier New" w:hAnsi="Courier New" w:cs="Courier New"/>
          <w:b/>
          <w:bCs/>
          <w:color w:val="000000"/>
          <w:sz w:val="20"/>
          <w:szCs w:val="20"/>
        </w:rPr>
        <w:t xml:space="preserve"> </w:t>
      </w:r>
      <w:r w:rsidRPr="00B45A22">
        <w:rPr>
          <w:rFonts w:ascii="Courier New" w:hAnsi="Courier New" w:cs="Courier New"/>
          <w:b/>
          <w:bCs/>
          <w:color w:val="000000"/>
          <w:sz w:val="20"/>
          <w:szCs w:val="20"/>
        </w:rPr>
        <w:t>đơn</w:t>
      </w:r>
      <w:r w:rsidRPr="00B45A22">
        <w:rPr>
          <w:rFonts w:ascii="Courier New" w:hAnsi="Courier New" w:cs="Courier New"/>
          <w:b/>
          <w:bCs/>
          <w:color w:val="000000"/>
          <w:sz w:val="20"/>
          <w:szCs w:val="20"/>
        </w:rPr>
        <w:t xml:space="preserve"> </w:t>
      </w:r>
      <w:r w:rsidRPr="00B45A22">
        <w:rPr>
          <w:rFonts w:ascii="Courier New" w:hAnsi="Courier New" w:cs="Courier New"/>
          <w:b/>
          <w:bCs/>
          <w:color w:val="000000"/>
          <w:sz w:val="20"/>
          <w:szCs w:val="20"/>
        </w:rPr>
        <w:t>mới</w:t>
      </w:r>
      <w:r w:rsidRPr="00B45A22">
        <w:rPr>
          <w:rFonts w:ascii="Courier New" w:hAnsi="Courier New" w:cs="Courier New"/>
          <w:b/>
          <w:bCs/>
          <w:color w:val="000000"/>
          <w:sz w:val="20"/>
          <w:szCs w:val="20"/>
        </w:rPr>
        <w:t xml:space="preserve"> </w:t>
      </w:r>
      <w:r w:rsidRPr="00B45A22">
        <w:rPr>
          <w:rFonts w:ascii="Courier New" w:hAnsi="Courier New" w:cs="Courier New"/>
          <w:b/>
          <w:bCs/>
          <w:color w:val="000000"/>
          <w:sz w:val="20"/>
          <w:szCs w:val="20"/>
        </w:rPr>
        <w:t>trên</w:t>
      </w:r>
      <w:r w:rsidRPr="00B45A22">
        <w:rPr>
          <w:rFonts w:ascii="Courier New" w:hAnsi="Courier New" w:cs="Courier New"/>
          <w:b/>
          <w:bCs/>
          <w:color w:val="000000"/>
          <w:sz w:val="20"/>
          <w:szCs w:val="20"/>
        </w:rPr>
        <w:t xml:space="preserve"> </w:t>
      </w:r>
      <w:r w:rsidRPr="00B45A22">
        <w:rPr>
          <w:rFonts w:ascii="Courier New" w:hAnsi="Courier New" w:cs="Courier New"/>
          <w:b/>
          <w:bCs/>
          <w:color w:val="000000"/>
          <w:sz w:val="20"/>
          <w:szCs w:val="20"/>
        </w:rPr>
        <w:t>hệ</w:t>
      </w:r>
      <w:r w:rsidRPr="00B45A22">
        <w:rPr>
          <w:rFonts w:ascii="Courier New" w:hAnsi="Courier New" w:cs="Courier New"/>
          <w:b/>
          <w:bCs/>
          <w:color w:val="000000"/>
          <w:sz w:val="20"/>
          <w:szCs w:val="20"/>
        </w:rPr>
        <w:t xml:space="preserve"> </w:t>
      </w:r>
      <w:r w:rsidRPr="00B45A22">
        <w:rPr>
          <w:rFonts w:ascii="Courier New" w:hAnsi="Courier New" w:cs="Courier New"/>
          <w:b/>
          <w:bCs/>
          <w:color w:val="000000"/>
          <w:sz w:val="20"/>
          <w:szCs w:val="20"/>
        </w:rPr>
        <w:t>thống</w:t>
      </w:r>
      <w:r w:rsidRPr="00B45A22">
        <w:rPr>
          <w:rFonts w:ascii="Courier New" w:hAnsi="Courier New" w:cs="Courier New"/>
          <w:b/>
          <w:bCs/>
          <w:color w:val="000000"/>
          <w:sz w:val="20"/>
          <w:szCs w:val="20"/>
        </w:rPr>
        <w:t xml:space="preserve"> </w:t>
      </w:r>
      <w:r w:rsidRPr="00B45A22">
        <w:rPr>
          <w:rFonts w:ascii="Courier New" w:hAnsi="Courier New" w:cs="Courier New"/>
          <w:b/>
          <w:bCs/>
          <w:color w:val="000000"/>
          <w:sz w:val="20"/>
          <w:szCs w:val="20"/>
        </w:rPr>
        <w:t>vnpt</w:t>
      </w:r>
      <w:r w:rsidRPr="00B45A22">
        <w:rPr>
          <w:rFonts w:ascii="Courier New" w:hAnsi="Courier New" w:cs="Courier New"/>
          <w:b/>
          <w:bCs/>
          <w:color w:val="000000"/>
          <w:sz w:val="20"/>
          <w:szCs w:val="20"/>
        </w:rPr>
        <w:t xml:space="preserve"> </w:t>
      </w:r>
      <w:r w:rsidRPr="00B45A22">
        <w:rPr>
          <w:rFonts w:ascii="Courier New" w:hAnsi="Courier New" w:cs="Courier New"/>
          <w:color w:val="0000FF"/>
          <w:sz w:val="20"/>
          <w:szCs w:val="20"/>
        </w:rPr>
        <w:t>&lt;/</w:t>
      </w:r>
      <w:r w:rsidRPr="00B45A22">
        <w:rPr>
          <w:rFonts w:ascii="Courier New" w:hAnsi="Courier New" w:cs="Courier New"/>
          <w:color w:val="0000FF"/>
          <w:sz w:val="20"/>
          <w:szCs w:val="20"/>
        </w:rPr>
        <w:t>idInv</w:t>
      </w:r>
      <w:r w:rsidRPr="00B45A22">
        <w:rPr>
          <w:rFonts w:ascii="Courier New" w:hAnsi="Courier New" w:cs="Courier New"/>
          <w:color w:val="0000FF"/>
          <w:sz w:val="20"/>
          <w:szCs w:val="20"/>
        </w:rPr>
        <w:t>&gt;</w:t>
      </w:r>
    </w:p>
    <w:p w:rsidR="009D1437" w:rsidRPr="00B45A22" w:rsidP="009D1437" w14:paraId="2ED0135B" w14:textId="77777777">
      <w:pPr>
        <w:shd w:val="clear" w:color="auto" w:fill="FFFFFF"/>
        <w:rPr>
          <w:rFonts w:ascii="Courier New" w:hAnsi="Courier New" w:cs="Courier New"/>
          <w:b/>
          <w:bCs/>
          <w:color w:val="000000"/>
          <w:sz w:val="20"/>
          <w:szCs w:val="20"/>
        </w:rPr>
      </w:pPr>
      <w:r w:rsidRPr="00B45A22">
        <w:rPr>
          <w:rFonts w:ascii="Courier New" w:hAnsi="Courier New" w:cs="Courier New"/>
          <w:b/>
          <w:bCs/>
          <w:color w:val="000000"/>
          <w:sz w:val="20"/>
          <w:szCs w:val="20"/>
        </w:rPr>
        <w:t xml:space="preserve">        </w:t>
      </w:r>
      <w:r w:rsidRPr="00B45A22">
        <w:rPr>
          <w:rFonts w:ascii="Courier New" w:hAnsi="Courier New" w:cs="Courier New"/>
          <w:color w:val="0000FF"/>
          <w:sz w:val="20"/>
          <w:szCs w:val="20"/>
        </w:rPr>
        <w:t>&lt;</w:t>
      </w:r>
      <w:r w:rsidRPr="00B45A22">
        <w:rPr>
          <w:rFonts w:ascii="Courier New" w:hAnsi="Courier New" w:cs="Courier New"/>
          <w:color w:val="0000FF"/>
          <w:sz w:val="20"/>
          <w:szCs w:val="20"/>
        </w:rPr>
        <w:t>signValue</w:t>
      </w:r>
      <w:r w:rsidRPr="00B45A22">
        <w:rPr>
          <w:rFonts w:ascii="Courier New" w:hAnsi="Courier New" w:cs="Courier New"/>
          <w:color w:val="0000FF"/>
          <w:sz w:val="20"/>
          <w:szCs w:val="20"/>
        </w:rPr>
        <w:t>&gt;</w:t>
      </w:r>
      <w:r w:rsidRPr="00B45A22">
        <w:rPr>
          <w:rFonts w:ascii="Courier New" w:hAnsi="Courier New" w:cs="Courier New"/>
          <w:b/>
          <w:bCs/>
          <w:color w:val="000000"/>
          <w:sz w:val="20"/>
          <w:szCs w:val="20"/>
        </w:rPr>
        <w:t xml:space="preserve"> </w:t>
      </w:r>
      <w:r w:rsidRPr="00B45A22">
        <w:rPr>
          <w:rFonts w:ascii="Courier New" w:hAnsi="Courier New" w:cs="Courier New"/>
          <w:b/>
          <w:bCs/>
          <w:color w:val="000000"/>
          <w:sz w:val="20"/>
          <w:szCs w:val="20"/>
        </w:rPr>
        <w:t>chuỗi</w:t>
      </w:r>
      <w:r w:rsidRPr="00B45A22">
        <w:rPr>
          <w:rFonts w:ascii="Courier New" w:hAnsi="Courier New" w:cs="Courier New"/>
          <w:b/>
          <w:bCs/>
          <w:color w:val="000000"/>
          <w:sz w:val="20"/>
          <w:szCs w:val="20"/>
        </w:rPr>
        <w:t xml:space="preserve"> </w:t>
      </w:r>
      <w:r w:rsidRPr="00B45A22">
        <w:rPr>
          <w:rFonts w:ascii="Courier New" w:hAnsi="Courier New" w:cs="Courier New"/>
          <w:b/>
          <w:bCs/>
          <w:color w:val="000000"/>
          <w:sz w:val="20"/>
          <w:szCs w:val="20"/>
        </w:rPr>
        <w:t>ký</w:t>
      </w:r>
      <w:r w:rsidRPr="00B45A22">
        <w:rPr>
          <w:rFonts w:ascii="Courier New" w:hAnsi="Courier New" w:cs="Courier New"/>
          <w:b/>
          <w:bCs/>
          <w:color w:val="000000"/>
          <w:sz w:val="20"/>
          <w:szCs w:val="20"/>
        </w:rPr>
        <w:t xml:space="preserve"> </w:t>
      </w:r>
      <w:r w:rsidRPr="00B45A22">
        <w:rPr>
          <w:rFonts w:ascii="Courier New" w:hAnsi="Courier New" w:cs="Courier New"/>
          <w:color w:val="0000FF"/>
          <w:sz w:val="20"/>
          <w:szCs w:val="20"/>
        </w:rPr>
        <w:t>&lt;/</w:t>
      </w:r>
      <w:r w:rsidRPr="00B45A22">
        <w:rPr>
          <w:rFonts w:ascii="Courier New" w:hAnsi="Courier New" w:cs="Courier New"/>
          <w:color w:val="0000FF"/>
          <w:sz w:val="20"/>
          <w:szCs w:val="20"/>
        </w:rPr>
        <w:t>signValue</w:t>
      </w:r>
      <w:r w:rsidRPr="00B45A22">
        <w:rPr>
          <w:rFonts w:ascii="Courier New" w:hAnsi="Courier New" w:cs="Courier New"/>
          <w:color w:val="0000FF"/>
          <w:sz w:val="20"/>
          <w:szCs w:val="20"/>
        </w:rPr>
        <w:t>&gt;</w:t>
      </w:r>
    </w:p>
    <w:p w:rsidR="009D1437" w:rsidRPr="00B45A22" w:rsidP="009D1437" w14:paraId="7F835343" w14:textId="77777777">
      <w:pPr>
        <w:shd w:val="clear" w:color="auto" w:fill="FFFFFF"/>
        <w:rPr>
          <w:rFonts w:ascii="Courier New" w:hAnsi="Courier New" w:cs="Courier New"/>
          <w:b/>
          <w:bCs/>
          <w:color w:val="000000"/>
          <w:sz w:val="20"/>
          <w:szCs w:val="20"/>
        </w:rPr>
      </w:pPr>
      <w:r w:rsidRPr="00B45A22">
        <w:rPr>
          <w:rFonts w:ascii="Courier New" w:hAnsi="Courier New" w:cs="Courier New"/>
          <w:b/>
          <w:bCs/>
          <w:color w:val="000000"/>
          <w:sz w:val="20"/>
          <w:szCs w:val="20"/>
        </w:rPr>
        <w:t xml:space="preserve">    </w:t>
      </w:r>
      <w:r w:rsidRPr="00B45A22">
        <w:rPr>
          <w:rFonts w:ascii="Courier New" w:hAnsi="Courier New" w:cs="Courier New"/>
          <w:color w:val="0000FF"/>
          <w:sz w:val="20"/>
          <w:szCs w:val="20"/>
        </w:rPr>
        <w:t>&lt;/Inv&gt;</w:t>
      </w:r>
    </w:p>
    <w:p w:rsidR="009D1437" w:rsidRPr="00B45A22" w:rsidP="009D1437" w14:paraId="6C1E1CEF" w14:textId="77777777">
      <w:pPr>
        <w:shd w:val="clear" w:color="auto" w:fill="FFFFFF"/>
        <w:rPr>
          <w:rFonts w:ascii="Courier New" w:hAnsi="Courier New" w:cs="Courier New"/>
          <w:b/>
          <w:bCs/>
          <w:color w:val="000000"/>
          <w:sz w:val="20"/>
          <w:szCs w:val="20"/>
        </w:rPr>
      </w:pPr>
      <w:r w:rsidRPr="00B45A22">
        <w:rPr>
          <w:rFonts w:ascii="Courier New" w:hAnsi="Courier New" w:cs="Courier New"/>
          <w:color w:val="0000FF"/>
          <w:sz w:val="20"/>
          <w:szCs w:val="20"/>
        </w:rPr>
        <w:t>&lt;/Invoices&gt;</w:t>
      </w:r>
    </w:p>
    <w:p w:rsidR="009D1437" w:rsidP="009D1437" w14:paraId="5A48F6BB" w14:textId="77777777">
      <w:pPr>
        <w:rPr>
          <w:szCs w:val="28"/>
        </w:rPr>
      </w:pPr>
    </w:p>
    <w:p w:rsidR="009D1437" w:rsidP="009D1437" w14:paraId="3C2E5227" w14:textId="77777777">
      <w:pPr>
        <w:rPr>
          <w:szCs w:val="28"/>
        </w:rPr>
      </w:pPr>
      <w:r>
        <w:rPr>
          <w:szCs w:val="28"/>
        </w:rPr>
        <w:t xml:space="preserve">Trong </w:t>
      </w:r>
      <w:r>
        <w:rPr>
          <w:szCs w:val="28"/>
        </w:rPr>
        <w:t>đó</w:t>
      </w:r>
      <w:r>
        <w:rPr>
          <w:szCs w:val="28"/>
        </w:rPr>
        <w:t xml:space="preserve">: </w:t>
      </w:r>
      <w:r>
        <w:rPr>
          <w:szCs w:val="28"/>
        </w:rPr>
        <w:tab/>
      </w:r>
      <w:r>
        <w:rPr>
          <w:szCs w:val="28"/>
        </w:rPr>
        <w:tab/>
        <w:t xml:space="preserve">tag </w:t>
      </w:r>
      <w:r w:rsidRPr="00C75024">
        <w:rPr>
          <w:rFonts w:ascii="Consolas" w:hAnsi="Consolas" w:cs="Consolas"/>
          <w:color w:val="0000FF"/>
          <w:sz w:val="19"/>
          <w:szCs w:val="19"/>
          <w:highlight w:val="white"/>
        </w:rPr>
        <w:t>&lt;</w:t>
      </w:r>
      <w:r w:rsidRPr="00C75024">
        <w:rPr>
          <w:rFonts w:ascii="Consolas" w:hAnsi="Consolas" w:cs="Consolas"/>
          <w:color w:val="0000FF"/>
          <w:sz w:val="19"/>
          <w:szCs w:val="19"/>
          <w:highlight w:val="white"/>
        </w:rPr>
        <w:t>SerialCert</w:t>
      </w:r>
      <w:r w:rsidRPr="00C75024">
        <w:rPr>
          <w:rFonts w:ascii="Consolas" w:hAnsi="Consolas" w:cs="Consolas"/>
          <w:color w:val="0000FF"/>
          <w:sz w:val="19"/>
          <w:szCs w:val="19"/>
          <w:highlight w:val="white"/>
        </w:rPr>
        <w:t>&gt;</w:t>
      </w:r>
      <w:r>
        <w:rPr>
          <w:rFonts w:ascii="Consolas" w:hAnsi="Consolas" w:cs="Consolas"/>
          <w:color w:val="0000FF"/>
          <w:sz w:val="19"/>
          <w:szCs w:val="19"/>
        </w:rPr>
        <w:t xml:space="preserve">: </w:t>
      </w:r>
      <w:r w:rsidRPr="006E43BB">
        <w:rPr>
          <w:szCs w:val="28"/>
        </w:rPr>
        <w:t xml:space="preserve">serial </w:t>
      </w:r>
      <w:r w:rsidRPr="006E43BB">
        <w:rPr>
          <w:szCs w:val="28"/>
        </w:rPr>
        <w:t>chứng</w:t>
      </w:r>
      <w:r w:rsidRPr="006E43BB">
        <w:rPr>
          <w:szCs w:val="28"/>
        </w:rPr>
        <w:t xml:space="preserve"> </w:t>
      </w:r>
      <w:r w:rsidRPr="006E43BB">
        <w:rPr>
          <w:szCs w:val="28"/>
        </w:rPr>
        <w:t>thư</w:t>
      </w:r>
      <w:r w:rsidRPr="006E43BB">
        <w:rPr>
          <w:szCs w:val="28"/>
        </w:rPr>
        <w:t xml:space="preserve"> </w:t>
      </w:r>
      <w:r w:rsidRPr="006E43BB">
        <w:rPr>
          <w:szCs w:val="28"/>
        </w:rPr>
        <w:t>của</w:t>
      </w:r>
      <w:r w:rsidRPr="006E43BB">
        <w:rPr>
          <w:szCs w:val="28"/>
        </w:rPr>
        <w:t xml:space="preserve"> </w:t>
      </w:r>
      <w:r w:rsidRPr="006E43BB">
        <w:rPr>
          <w:szCs w:val="28"/>
        </w:rPr>
        <w:t>công</w:t>
      </w:r>
      <w:r w:rsidRPr="006E43BB">
        <w:rPr>
          <w:szCs w:val="28"/>
        </w:rPr>
        <w:t xml:space="preserve"> ty</w:t>
      </w:r>
    </w:p>
    <w:p w:rsidR="009D1437" w:rsidP="009D1437" w14:paraId="5812836C" w14:textId="77777777">
      <w:pPr>
        <w:ind w:firstLine="720"/>
        <w:rPr>
          <w:rFonts w:ascii="Consolas" w:hAnsi="Consolas" w:cs="Consolas"/>
          <w:color w:val="0000FF"/>
          <w:sz w:val="19"/>
          <w:szCs w:val="19"/>
        </w:rPr>
      </w:pPr>
      <w:r>
        <w:rPr>
          <w:szCs w:val="28"/>
        </w:rPr>
        <w:tab/>
      </w:r>
      <w:r>
        <w:rPr>
          <w:szCs w:val="28"/>
        </w:rPr>
        <w:tab/>
        <w:t xml:space="preserve">tag </w:t>
      </w:r>
      <w:r w:rsidRPr="005B5A4F">
        <w:rPr>
          <w:rFonts w:ascii="Consolas" w:hAnsi="Consolas" w:cs="Consolas"/>
          <w:color w:val="0000FF"/>
          <w:sz w:val="19"/>
          <w:szCs w:val="19"/>
        </w:rPr>
        <w:t>&lt;</w:t>
      </w:r>
      <w:r w:rsidRPr="005B5A4F">
        <w:rPr>
          <w:rFonts w:ascii="Consolas" w:hAnsi="Consolas" w:cs="Consolas"/>
          <w:color w:val="0000FF"/>
          <w:sz w:val="19"/>
          <w:szCs w:val="19"/>
        </w:rPr>
        <w:t>PatternOld</w:t>
      </w:r>
      <w:r w:rsidRPr="005B5A4F">
        <w:rPr>
          <w:rFonts w:ascii="Consolas" w:hAnsi="Consolas" w:cs="Consolas"/>
          <w:color w:val="0000FF"/>
          <w:sz w:val="19"/>
          <w:szCs w:val="19"/>
        </w:rPr>
        <w:t>&gt;</w:t>
      </w:r>
      <w:r>
        <w:rPr>
          <w:rFonts w:ascii="Consolas" w:hAnsi="Consolas" w:cs="Consolas"/>
          <w:color w:val="0000FF"/>
          <w:sz w:val="19"/>
          <w:szCs w:val="19"/>
        </w:rPr>
        <w:t xml:space="preserve">: </w:t>
      </w:r>
      <w:r w:rsidRPr="00433E03">
        <w:rPr>
          <w:szCs w:val="28"/>
        </w:rPr>
        <w:t>mẫu</w:t>
      </w:r>
      <w:r w:rsidRPr="00433E03">
        <w:rPr>
          <w:szCs w:val="28"/>
        </w:rPr>
        <w:t xml:space="preserve"> </w:t>
      </w:r>
      <w:r w:rsidRPr="00433E03">
        <w:rPr>
          <w:szCs w:val="28"/>
        </w:rPr>
        <w:t>số</w:t>
      </w:r>
      <w:r w:rsidRPr="00433E03">
        <w:rPr>
          <w:szCs w:val="28"/>
        </w:rPr>
        <w:t xml:space="preserve"> </w:t>
      </w:r>
      <w:r w:rsidRPr="00433E03">
        <w:rPr>
          <w:szCs w:val="28"/>
        </w:rPr>
        <w:t>của</w:t>
      </w:r>
      <w:r w:rsidRPr="00433E03">
        <w:rPr>
          <w:szCs w:val="28"/>
        </w:rPr>
        <w:t xml:space="preserve"> </w:t>
      </w:r>
      <w:r w:rsidRPr="00433E03">
        <w:rPr>
          <w:szCs w:val="28"/>
        </w:rPr>
        <w:t>hóa</w:t>
      </w:r>
      <w:r w:rsidRPr="00433E03">
        <w:rPr>
          <w:szCs w:val="28"/>
        </w:rPr>
        <w:t xml:space="preserve"> </w:t>
      </w:r>
      <w:r w:rsidRPr="00433E03">
        <w:rPr>
          <w:szCs w:val="28"/>
        </w:rPr>
        <w:t>đơn</w:t>
      </w:r>
      <w:r w:rsidRPr="00433E03">
        <w:rPr>
          <w:szCs w:val="28"/>
        </w:rPr>
        <w:t xml:space="preserve"> </w:t>
      </w:r>
      <w:r w:rsidRPr="00433E03">
        <w:rPr>
          <w:szCs w:val="28"/>
        </w:rPr>
        <w:t>bị</w:t>
      </w:r>
      <w:r w:rsidRPr="00433E03">
        <w:rPr>
          <w:szCs w:val="28"/>
        </w:rPr>
        <w:t xml:space="preserve"> </w:t>
      </w:r>
      <w:r w:rsidRPr="00433E03">
        <w:rPr>
          <w:szCs w:val="28"/>
        </w:rPr>
        <w:t>điều</w:t>
      </w:r>
      <w:r w:rsidRPr="00433E03">
        <w:rPr>
          <w:szCs w:val="28"/>
        </w:rPr>
        <w:t xml:space="preserve"> </w:t>
      </w:r>
      <w:r w:rsidRPr="00433E03">
        <w:rPr>
          <w:szCs w:val="28"/>
        </w:rPr>
        <w:t>chỉnh</w:t>
      </w:r>
      <w:r w:rsidRPr="00433E03">
        <w:rPr>
          <w:szCs w:val="28"/>
        </w:rPr>
        <w:t xml:space="preserve">, </w:t>
      </w:r>
      <w:r w:rsidRPr="00433E03">
        <w:rPr>
          <w:szCs w:val="28"/>
        </w:rPr>
        <w:t>thay</w:t>
      </w:r>
      <w:r w:rsidRPr="00433E03">
        <w:rPr>
          <w:szCs w:val="28"/>
        </w:rPr>
        <w:t xml:space="preserve"> </w:t>
      </w:r>
      <w:r w:rsidRPr="00433E03">
        <w:rPr>
          <w:szCs w:val="28"/>
        </w:rPr>
        <w:t>thế</w:t>
      </w:r>
    </w:p>
    <w:p w:rsidR="009D1437" w:rsidP="009D1437" w14:paraId="5948BD98" w14:textId="77777777">
      <w:pPr>
        <w:ind w:firstLine="72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r>
      <w:r>
        <w:rPr>
          <w:szCs w:val="28"/>
        </w:rPr>
        <w:t xml:space="preserve">tag </w:t>
      </w:r>
      <w:r>
        <w:rPr>
          <w:rFonts w:ascii="Consolas" w:hAnsi="Consolas" w:cs="Consolas"/>
          <w:color w:val="0000FF"/>
          <w:sz w:val="19"/>
          <w:szCs w:val="19"/>
        </w:rPr>
        <w:t>&lt;</w:t>
      </w:r>
      <w:r w:rsidRPr="005B5A4F">
        <w:rPr>
          <w:rFonts w:ascii="Consolas" w:hAnsi="Consolas" w:cs="Consolas"/>
          <w:color w:val="0000FF"/>
          <w:sz w:val="19"/>
          <w:szCs w:val="19"/>
        </w:rPr>
        <w:t>SerialOld</w:t>
      </w:r>
      <w:r>
        <w:rPr>
          <w:rFonts w:ascii="Consolas" w:hAnsi="Consolas" w:cs="Consolas"/>
          <w:color w:val="0000FF"/>
          <w:sz w:val="19"/>
          <w:szCs w:val="19"/>
        </w:rPr>
        <w:t xml:space="preserve">&gt;: </w:t>
      </w:r>
      <w:r w:rsidRPr="00433E03">
        <w:rPr>
          <w:szCs w:val="28"/>
        </w:rPr>
        <w:t>ký</w:t>
      </w:r>
      <w:r w:rsidRPr="00433E03">
        <w:rPr>
          <w:szCs w:val="28"/>
        </w:rPr>
        <w:t xml:space="preserve"> </w:t>
      </w:r>
      <w:r w:rsidRPr="00433E03">
        <w:rPr>
          <w:szCs w:val="28"/>
        </w:rPr>
        <w:t>hiệu</w:t>
      </w:r>
      <w:r w:rsidRPr="00433E03">
        <w:rPr>
          <w:szCs w:val="28"/>
        </w:rPr>
        <w:t xml:space="preserve"> </w:t>
      </w:r>
      <w:r w:rsidRPr="00433E03">
        <w:rPr>
          <w:szCs w:val="28"/>
        </w:rPr>
        <w:t>của</w:t>
      </w:r>
      <w:r w:rsidRPr="00433E03">
        <w:rPr>
          <w:szCs w:val="28"/>
        </w:rPr>
        <w:t xml:space="preserve"> </w:t>
      </w:r>
      <w:r w:rsidRPr="00433E03">
        <w:rPr>
          <w:szCs w:val="28"/>
        </w:rPr>
        <w:t>hóa</w:t>
      </w:r>
      <w:r w:rsidRPr="00433E03">
        <w:rPr>
          <w:szCs w:val="28"/>
        </w:rPr>
        <w:t xml:space="preserve"> </w:t>
      </w:r>
      <w:r w:rsidRPr="00433E03">
        <w:rPr>
          <w:szCs w:val="28"/>
        </w:rPr>
        <w:t>đơn</w:t>
      </w:r>
      <w:r w:rsidRPr="00433E03">
        <w:rPr>
          <w:szCs w:val="28"/>
        </w:rPr>
        <w:t xml:space="preserve"> </w:t>
      </w:r>
      <w:r w:rsidRPr="00433E03">
        <w:rPr>
          <w:szCs w:val="28"/>
        </w:rPr>
        <w:t>bị</w:t>
      </w:r>
      <w:r w:rsidRPr="00433E03">
        <w:rPr>
          <w:szCs w:val="28"/>
        </w:rPr>
        <w:t xml:space="preserve"> </w:t>
      </w:r>
      <w:r w:rsidRPr="00433E03">
        <w:rPr>
          <w:szCs w:val="28"/>
        </w:rPr>
        <w:t>điều</w:t>
      </w:r>
      <w:r w:rsidRPr="00433E03">
        <w:rPr>
          <w:szCs w:val="28"/>
        </w:rPr>
        <w:t xml:space="preserve"> </w:t>
      </w:r>
      <w:r w:rsidRPr="00433E03">
        <w:rPr>
          <w:szCs w:val="28"/>
        </w:rPr>
        <w:t>chỉnh</w:t>
      </w:r>
      <w:r w:rsidRPr="00433E03">
        <w:rPr>
          <w:szCs w:val="28"/>
        </w:rPr>
        <w:t xml:space="preserve">, </w:t>
      </w:r>
      <w:r w:rsidRPr="00433E03">
        <w:rPr>
          <w:szCs w:val="28"/>
        </w:rPr>
        <w:t>thay</w:t>
      </w:r>
      <w:r w:rsidRPr="00433E03">
        <w:rPr>
          <w:szCs w:val="28"/>
        </w:rPr>
        <w:t xml:space="preserve"> </w:t>
      </w:r>
      <w:r w:rsidRPr="00433E03">
        <w:rPr>
          <w:szCs w:val="28"/>
        </w:rPr>
        <w:t>thế</w:t>
      </w:r>
    </w:p>
    <w:p w:rsidR="009D1437" w:rsidRPr="00433E03" w:rsidP="009D1437" w14:paraId="569E579E" w14:textId="77777777">
      <w:pPr>
        <w:ind w:firstLine="720"/>
        <w:rPr>
          <w:rFonts w:ascii="Consolas" w:hAnsi="Consolas" w:cs="Consolas"/>
          <w:color w:val="0000FF"/>
          <w:sz w:val="19"/>
          <w:szCs w:val="19"/>
        </w:rPr>
      </w:pPr>
      <w:r>
        <w:rPr>
          <w:rFonts w:ascii="Consolas" w:hAnsi="Consolas" w:cs="Consolas"/>
          <w:color w:val="0000FF"/>
          <w:sz w:val="19"/>
          <w:szCs w:val="19"/>
        </w:rPr>
        <w:tab/>
      </w:r>
      <w:r>
        <w:rPr>
          <w:rFonts w:ascii="Consolas" w:hAnsi="Consolas" w:cs="Consolas"/>
          <w:color w:val="0000FF"/>
          <w:sz w:val="19"/>
          <w:szCs w:val="19"/>
        </w:rPr>
        <w:tab/>
      </w:r>
      <w:r>
        <w:rPr>
          <w:szCs w:val="28"/>
        </w:rPr>
        <w:t xml:space="preserve">tag </w:t>
      </w:r>
      <w:r>
        <w:rPr>
          <w:rFonts w:ascii="Consolas" w:hAnsi="Consolas" w:cs="Consolas"/>
          <w:color w:val="0000FF"/>
          <w:sz w:val="19"/>
          <w:szCs w:val="19"/>
        </w:rPr>
        <w:t>&lt;</w:t>
      </w:r>
      <w:r w:rsidRPr="005B5A4F">
        <w:rPr>
          <w:rFonts w:ascii="Consolas" w:hAnsi="Consolas" w:cs="Consolas"/>
          <w:color w:val="0000FF"/>
          <w:sz w:val="19"/>
          <w:szCs w:val="19"/>
        </w:rPr>
        <w:t>NoOlde</w:t>
      </w:r>
      <w:r>
        <w:rPr>
          <w:rFonts w:ascii="Consolas" w:hAnsi="Consolas" w:cs="Consolas"/>
          <w:color w:val="0000FF"/>
          <w:sz w:val="19"/>
          <w:szCs w:val="19"/>
        </w:rPr>
        <w:t xml:space="preserve">&gt;: </w:t>
      </w:r>
      <w:r w:rsidRPr="00433E03">
        <w:rPr>
          <w:szCs w:val="28"/>
        </w:rPr>
        <w:t>số</w:t>
      </w:r>
      <w:r w:rsidRPr="00433E03">
        <w:rPr>
          <w:szCs w:val="28"/>
        </w:rPr>
        <w:t xml:space="preserve"> </w:t>
      </w:r>
      <w:r w:rsidRPr="00433E03">
        <w:rPr>
          <w:szCs w:val="28"/>
        </w:rPr>
        <w:t>hóa</w:t>
      </w:r>
      <w:r w:rsidRPr="00433E03">
        <w:rPr>
          <w:szCs w:val="28"/>
        </w:rPr>
        <w:t xml:space="preserve"> </w:t>
      </w:r>
      <w:r w:rsidRPr="00433E03">
        <w:rPr>
          <w:szCs w:val="28"/>
        </w:rPr>
        <w:t>đơn</w:t>
      </w:r>
      <w:r w:rsidRPr="00433E03">
        <w:rPr>
          <w:szCs w:val="28"/>
        </w:rPr>
        <w:t xml:space="preserve"> </w:t>
      </w:r>
      <w:r w:rsidRPr="00433E03">
        <w:rPr>
          <w:szCs w:val="28"/>
        </w:rPr>
        <w:t>của</w:t>
      </w:r>
      <w:r w:rsidRPr="00433E03">
        <w:rPr>
          <w:szCs w:val="28"/>
        </w:rPr>
        <w:t xml:space="preserve"> </w:t>
      </w:r>
      <w:r w:rsidRPr="00433E03">
        <w:rPr>
          <w:szCs w:val="28"/>
        </w:rPr>
        <w:t>hóa</w:t>
      </w:r>
      <w:r w:rsidRPr="00433E03">
        <w:rPr>
          <w:szCs w:val="28"/>
        </w:rPr>
        <w:t xml:space="preserve"> </w:t>
      </w:r>
      <w:r w:rsidRPr="00433E03">
        <w:rPr>
          <w:szCs w:val="28"/>
        </w:rPr>
        <w:t>đơn</w:t>
      </w:r>
      <w:r w:rsidRPr="00433E03">
        <w:rPr>
          <w:szCs w:val="28"/>
        </w:rPr>
        <w:t xml:space="preserve"> </w:t>
      </w:r>
      <w:r w:rsidRPr="00433E03">
        <w:rPr>
          <w:szCs w:val="28"/>
        </w:rPr>
        <w:t>bị</w:t>
      </w:r>
      <w:r w:rsidRPr="00433E03">
        <w:rPr>
          <w:szCs w:val="28"/>
        </w:rPr>
        <w:t xml:space="preserve"> </w:t>
      </w:r>
      <w:r w:rsidRPr="00433E03">
        <w:rPr>
          <w:szCs w:val="28"/>
        </w:rPr>
        <w:t>điều</w:t>
      </w:r>
      <w:r w:rsidRPr="00433E03">
        <w:rPr>
          <w:szCs w:val="28"/>
        </w:rPr>
        <w:t xml:space="preserve"> </w:t>
      </w:r>
      <w:r w:rsidRPr="00433E03">
        <w:rPr>
          <w:szCs w:val="28"/>
        </w:rPr>
        <w:t>chỉnh</w:t>
      </w:r>
      <w:r w:rsidRPr="00433E03">
        <w:rPr>
          <w:szCs w:val="28"/>
        </w:rPr>
        <w:t xml:space="preserve">, </w:t>
      </w:r>
      <w:r w:rsidRPr="00433E03">
        <w:rPr>
          <w:szCs w:val="28"/>
        </w:rPr>
        <w:t>thay</w:t>
      </w:r>
      <w:r w:rsidRPr="00433E03">
        <w:rPr>
          <w:szCs w:val="28"/>
        </w:rPr>
        <w:t xml:space="preserve"> </w:t>
      </w:r>
      <w:r w:rsidRPr="00433E03">
        <w:rPr>
          <w:szCs w:val="28"/>
        </w:rPr>
        <w:t>thế</w:t>
      </w:r>
    </w:p>
    <w:p w:rsidR="009D1437" w:rsidP="009D1437" w14:paraId="13943BB7" w14:textId="77777777">
      <w:pPr>
        <w:ind w:left="1440" w:firstLine="720"/>
        <w:rPr>
          <w:szCs w:val="28"/>
        </w:rPr>
      </w:pPr>
      <w:r>
        <w:rPr>
          <w:szCs w:val="28"/>
        </w:rPr>
        <w:t xml:space="preserve">tag </w:t>
      </w:r>
      <w:r w:rsidRPr="00735530">
        <w:rPr>
          <w:rFonts w:ascii="Consolas" w:hAnsi="Consolas" w:cs="Consolas"/>
          <w:color w:val="0000FF"/>
          <w:sz w:val="19"/>
          <w:szCs w:val="19"/>
          <w:highlight w:val="white"/>
        </w:rPr>
        <w:t>&lt;key&gt;</w:t>
      </w:r>
      <w:r>
        <w:rPr>
          <w:szCs w:val="28"/>
        </w:rPr>
        <w:t xml:space="preserve">: </w:t>
      </w:r>
      <w:r>
        <w:rPr>
          <w:szCs w:val="28"/>
        </w:rPr>
        <w:t>fkey</w:t>
      </w:r>
      <w:r>
        <w:rPr>
          <w:szCs w:val="28"/>
        </w:rPr>
        <w:t xml:space="preserve"> </w:t>
      </w:r>
      <w:r>
        <w:rPr>
          <w:szCs w:val="28"/>
        </w:rPr>
        <w:t>hóa</w:t>
      </w:r>
      <w:r>
        <w:rPr>
          <w:szCs w:val="28"/>
        </w:rPr>
        <w:t xml:space="preserve"> </w:t>
      </w:r>
      <w:r>
        <w:rPr>
          <w:szCs w:val="28"/>
        </w:rPr>
        <w:t>đơn</w:t>
      </w:r>
      <w:r>
        <w:rPr>
          <w:szCs w:val="28"/>
        </w:rPr>
        <w:t xml:space="preserve"> </w:t>
      </w:r>
      <w:r>
        <w:rPr>
          <w:szCs w:val="28"/>
        </w:rPr>
        <w:t>mới</w:t>
      </w:r>
    </w:p>
    <w:p w:rsidR="009D1437" w:rsidRPr="00735530" w:rsidP="009D1437" w14:paraId="38C3A3DD" w14:textId="77777777">
      <w:pPr>
        <w:rPr>
          <w:szCs w:val="28"/>
        </w:rPr>
      </w:pPr>
      <w:r>
        <w:rPr>
          <w:szCs w:val="28"/>
        </w:rPr>
        <w:tab/>
      </w:r>
      <w:r>
        <w:rPr>
          <w:szCs w:val="28"/>
        </w:rPr>
        <w:tab/>
      </w:r>
      <w:r>
        <w:rPr>
          <w:szCs w:val="28"/>
        </w:rPr>
        <w:tab/>
        <w:t xml:space="preserve">tag </w:t>
      </w:r>
      <w:r w:rsidRPr="00735530">
        <w:rPr>
          <w:rFonts w:ascii="Consolas" w:hAnsi="Consolas" w:cs="Consolas"/>
          <w:color w:val="0000FF"/>
          <w:sz w:val="19"/>
          <w:szCs w:val="19"/>
          <w:highlight w:val="white"/>
        </w:rPr>
        <w:t>&lt;</w:t>
      </w:r>
      <w:r w:rsidRPr="00735530">
        <w:rPr>
          <w:rFonts w:ascii="Consolas" w:hAnsi="Consolas" w:cs="Consolas"/>
          <w:color w:val="0000FF"/>
          <w:sz w:val="19"/>
          <w:szCs w:val="19"/>
          <w:highlight w:val="white"/>
        </w:rPr>
        <w:t>idInv</w:t>
      </w:r>
      <w:r w:rsidRPr="00735530">
        <w:rPr>
          <w:rFonts w:ascii="Consolas" w:hAnsi="Consolas" w:cs="Consolas"/>
          <w:color w:val="0000FF"/>
          <w:sz w:val="19"/>
          <w:szCs w:val="19"/>
          <w:highlight w:val="white"/>
        </w:rPr>
        <w:t>&gt;</w:t>
      </w:r>
      <w:r w:rsidRPr="00735530">
        <w:rPr>
          <w:szCs w:val="28"/>
        </w:rPr>
        <w:t xml:space="preserve">: id </w:t>
      </w:r>
      <w:r w:rsidRPr="00735530">
        <w:rPr>
          <w:szCs w:val="28"/>
        </w:rPr>
        <w:t>hóa</w:t>
      </w:r>
      <w:r w:rsidRPr="00735530">
        <w:rPr>
          <w:szCs w:val="28"/>
        </w:rPr>
        <w:t xml:space="preserve"> </w:t>
      </w:r>
      <w:r w:rsidRPr="00735530">
        <w:rPr>
          <w:szCs w:val="28"/>
        </w:rPr>
        <w:t>đơn</w:t>
      </w:r>
      <w:r w:rsidRPr="00735530">
        <w:rPr>
          <w:szCs w:val="28"/>
        </w:rPr>
        <w:t xml:space="preserve"> </w:t>
      </w:r>
      <w:r>
        <w:rPr>
          <w:szCs w:val="28"/>
        </w:rPr>
        <w:t>mới</w:t>
      </w:r>
      <w:r w:rsidRPr="00735530">
        <w:rPr>
          <w:szCs w:val="28"/>
        </w:rPr>
        <w:t xml:space="preserve"> </w:t>
      </w:r>
      <w:r w:rsidRPr="00735530">
        <w:rPr>
          <w:szCs w:val="28"/>
        </w:rPr>
        <w:t>trên</w:t>
      </w:r>
      <w:r w:rsidRPr="00735530">
        <w:rPr>
          <w:szCs w:val="28"/>
        </w:rPr>
        <w:t xml:space="preserve"> </w:t>
      </w:r>
      <w:r w:rsidRPr="00735530">
        <w:rPr>
          <w:szCs w:val="28"/>
        </w:rPr>
        <w:t>hệ</w:t>
      </w:r>
      <w:r w:rsidRPr="00735530">
        <w:rPr>
          <w:szCs w:val="28"/>
        </w:rPr>
        <w:t xml:space="preserve"> </w:t>
      </w:r>
      <w:r w:rsidRPr="00735530">
        <w:rPr>
          <w:szCs w:val="28"/>
        </w:rPr>
        <w:t>thống</w:t>
      </w:r>
      <w:r w:rsidRPr="00735530">
        <w:rPr>
          <w:szCs w:val="28"/>
        </w:rPr>
        <w:t xml:space="preserve"> </w:t>
      </w:r>
      <w:r w:rsidRPr="00735530">
        <w:rPr>
          <w:szCs w:val="28"/>
        </w:rPr>
        <w:t>vnpt</w:t>
      </w:r>
    </w:p>
    <w:p w:rsidR="009D1437" w:rsidP="009D1437" w14:paraId="44721A98" w14:textId="77777777">
      <w:pPr>
        <w:pStyle w:val="ListParagraph"/>
        <w:rPr>
          <w:szCs w:val="28"/>
        </w:rPr>
      </w:pPr>
      <w:r w:rsidRPr="00735530">
        <w:rPr>
          <w:szCs w:val="28"/>
        </w:rPr>
        <w:tab/>
      </w:r>
      <w:r w:rsidRPr="00735530">
        <w:rPr>
          <w:szCs w:val="28"/>
        </w:rPr>
        <w:tab/>
        <w:t xml:space="preserve">tag </w:t>
      </w:r>
      <w:r w:rsidRPr="00735530">
        <w:rPr>
          <w:rFonts w:ascii="Consolas" w:hAnsi="Consolas" w:cs="Consolas"/>
          <w:color w:val="0000FF"/>
          <w:sz w:val="19"/>
          <w:szCs w:val="19"/>
          <w:highlight w:val="white"/>
        </w:rPr>
        <w:t>&lt;</w:t>
      </w:r>
      <w:r w:rsidRPr="00C75024">
        <w:rPr>
          <w:rFonts w:ascii="Consolas" w:hAnsi="Consolas" w:cs="Consolas"/>
          <w:color w:val="0000FF"/>
          <w:sz w:val="19"/>
          <w:szCs w:val="19"/>
          <w:highlight w:val="white"/>
        </w:rPr>
        <w:t>signValue</w:t>
      </w:r>
      <w:r w:rsidRPr="00735530">
        <w:rPr>
          <w:rFonts w:ascii="Consolas" w:hAnsi="Consolas" w:cs="Consolas"/>
          <w:color w:val="0000FF"/>
          <w:sz w:val="19"/>
          <w:szCs w:val="19"/>
          <w:highlight w:val="white"/>
        </w:rPr>
        <w:t>&gt;</w:t>
      </w:r>
      <w:r w:rsidRPr="00735530">
        <w:rPr>
          <w:szCs w:val="28"/>
        </w:rPr>
        <w:t xml:space="preserve">: </w:t>
      </w:r>
      <w:r>
        <w:rPr>
          <w:szCs w:val="28"/>
        </w:rPr>
        <w:t xml:space="preserve"> </w:t>
      </w:r>
      <w:r>
        <w:rPr>
          <w:szCs w:val="28"/>
        </w:rPr>
        <w:t>giá</w:t>
      </w:r>
      <w:r>
        <w:rPr>
          <w:szCs w:val="28"/>
        </w:rPr>
        <w:t xml:space="preserve"> </w:t>
      </w:r>
      <w:r>
        <w:rPr>
          <w:szCs w:val="28"/>
        </w:rPr>
        <w:t>trị</w:t>
      </w:r>
      <w:r>
        <w:rPr>
          <w:szCs w:val="28"/>
        </w:rPr>
        <w:t xml:space="preserve"> </w:t>
      </w:r>
      <w:r>
        <w:rPr>
          <w:szCs w:val="28"/>
        </w:rPr>
        <w:t>ký</w:t>
      </w:r>
      <w:r>
        <w:rPr>
          <w:szCs w:val="28"/>
        </w:rPr>
        <w:t xml:space="preserve"> </w:t>
      </w:r>
      <w:r>
        <w:rPr>
          <w:szCs w:val="28"/>
        </w:rPr>
        <w:t>số</w:t>
      </w:r>
      <w:r>
        <w:rPr>
          <w:szCs w:val="28"/>
        </w:rPr>
        <w:t xml:space="preserve"> </w:t>
      </w:r>
      <w:r>
        <w:rPr>
          <w:szCs w:val="28"/>
        </w:rPr>
        <w:t>của</w:t>
      </w:r>
      <w:r>
        <w:rPr>
          <w:szCs w:val="28"/>
        </w:rPr>
        <w:t xml:space="preserve"> </w:t>
      </w:r>
      <w:r>
        <w:rPr>
          <w:szCs w:val="28"/>
        </w:rPr>
        <w:t>hóa</w:t>
      </w:r>
      <w:r>
        <w:rPr>
          <w:szCs w:val="28"/>
        </w:rPr>
        <w:t xml:space="preserve"> </w:t>
      </w:r>
      <w:r>
        <w:rPr>
          <w:szCs w:val="28"/>
        </w:rPr>
        <w:t>đơn</w:t>
      </w:r>
      <w:r>
        <w:rPr>
          <w:szCs w:val="28"/>
        </w:rPr>
        <w:t xml:space="preserve"> </w:t>
      </w:r>
      <w:r>
        <w:rPr>
          <w:szCs w:val="28"/>
        </w:rPr>
        <w:t>mới</w:t>
      </w:r>
    </w:p>
    <w:p w:rsidR="009D1437" w:rsidP="009D1437" w14:paraId="687313BB" w14:textId="77777777">
      <w:pPr>
        <w:pStyle w:val="ListParagraph"/>
        <w:ind w:left="1440"/>
        <w:rPr>
          <w:szCs w:val="28"/>
        </w:rPr>
      </w:pPr>
    </w:p>
    <w:p w:rsidR="009D1437" w:rsidP="00C35F19" w14:paraId="21C8D6F6" w14:textId="77777777">
      <w:pPr>
        <w:pStyle w:val="Heading3"/>
      </w:pPr>
      <w:bookmarkStart w:id="644" w:name="_Toc106724548"/>
      <w:r>
        <w:t>Lấy</w:t>
      </w:r>
      <w:r>
        <w:t xml:space="preserve"> </w:t>
      </w:r>
      <w:r>
        <w:t>thông</w:t>
      </w:r>
      <w:r>
        <w:t xml:space="preserve"> tin config</w:t>
      </w:r>
      <w:bookmarkEnd w:id="644"/>
      <w:r>
        <w:t xml:space="preserve"> </w:t>
      </w:r>
    </w:p>
    <w:p w:rsidR="009D1437" w:rsidRPr="00593BE8" w:rsidP="009D1437" w14:paraId="30EB4FAB" w14:textId="77777777">
      <w:pPr>
        <w:pStyle w:val="N"/>
      </w:pPr>
      <w:r w:rsidRPr="00593BE8">
        <w:t>URL</w:t>
      </w:r>
    </w:p>
    <w:p w:rsidR="009D1437" w:rsidP="009D1437" w14:paraId="4E5C24B8" w14:textId="77777777">
      <w:pPr>
        <w:pStyle w:val="N"/>
      </w:pPr>
      <w:r>
        <w:tab/>
      </w:r>
      <w:r w:rsidRPr="00007702">
        <w:t xml:space="preserve"> </w:t>
      </w:r>
      <w:r>
        <w:t>s</w:t>
      </w:r>
      <w:r w:rsidRPr="00EB3AC8">
        <w:t xml:space="preserve">tring </w:t>
      </w:r>
      <w:r w:rsidRPr="00915883">
        <w:rPr>
          <w:b/>
          <w:color w:val="000000"/>
          <w:sz w:val="26"/>
          <w:szCs w:val="26"/>
        </w:rPr>
        <w:t>getCompanyConfig</w:t>
      </w:r>
      <w:r w:rsidRPr="00761E77">
        <w:t xml:space="preserve"> (string Account, string ACpass, string </w:t>
      </w:r>
      <w:r>
        <w:rPr>
          <w:rFonts w:ascii="Consolas" w:hAnsi="Consolas" w:cs="Consolas"/>
          <w:color w:val="000000"/>
          <w:sz w:val="19"/>
          <w:szCs w:val="19"/>
        </w:rPr>
        <w:t>configKey</w:t>
      </w:r>
      <w:r w:rsidRPr="00761E77">
        <w:t>)</w:t>
      </w:r>
    </w:p>
    <w:p w:rsidR="009D1437" w:rsidRPr="00593BE8" w:rsidP="009D1437" w14:paraId="3FF97944" w14:textId="77777777">
      <w:pPr>
        <w:pStyle w:val="N"/>
      </w:pPr>
      <w:r w:rsidRPr="00593BE8">
        <w:t>DESCRIPTION</w:t>
      </w:r>
    </w:p>
    <w:p w:rsidR="009D1437" w:rsidP="009D1437" w14:paraId="60ADF80C" w14:textId="77777777">
      <w:pPr>
        <w:pStyle w:val="N"/>
      </w:pPr>
      <w:r>
        <w:tab/>
        <w:t xml:space="preserve">Đây là web service cho kiểm tra xem đã có config chưa </w:t>
      </w:r>
    </w:p>
    <w:p w:rsidR="009D1437" w:rsidRPr="00007702" w:rsidP="009D1437" w14:paraId="0D11D61B" w14:textId="77777777">
      <w:pPr>
        <w:pStyle w:val="N"/>
      </w:pPr>
      <w:r w:rsidRPr="00663B3E">
        <w:t>HTTP METHOD</w:t>
      </w:r>
    </w:p>
    <w:p w:rsidR="009D1437" w:rsidRPr="00007702" w:rsidP="009D1437" w14:paraId="004F72F3" w14:textId="77777777">
      <w:pPr>
        <w:pStyle w:val="N"/>
        <w:rPr>
          <w:b/>
        </w:rPr>
      </w:pPr>
      <w:r w:rsidRPr="00610AFD">
        <w:tab/>
      </w:r>
      <w:r w:rsidRPr="00610AFD">
        <w:tab/>
        <w:t>POST</w:t>
      </w:r>
    </w:p>
    <w:p w:rsidR="009D1437" w:rsidRPr="00610AFD" w:rsidP="009D1437" w14:paraId="02F97D0B" w14:textId="77777777">
      <w:pPr>
        <w:pStyle w:val="N"/>
      </w:pPr>
      <w:r w:rsidRPr="00610AFD">
        <w:t>REQUEST BODY</w:t>
      </w:r>
    </w:p>
    <w:p w:rsidR="009D1437" w:rsidRPr="009372AD" w:rsidP="009D1437" w14:paraId="383EBB48" w14:textId="77777777">
      <w:pPr>
        <w:pStyle w:val="ListParagraph"/>
        <w:numPr>
          <w:ilvl w:val="0"/>
          <w:numId w:val="3"/>
        </w:numPr>
        <w:spacing w:after="0" w:line="360" w:lineRule="auto"/>
        <w:jc w:val="both"/>
        <w:rPr>
          <w:rFonts w:eastAsia="Calibri"/>
          <w:b/>
          <w:u w:val="single"/>
        </w:rPr>
      </w:pPr>
      <w:r>
        <w:rPr>
          <w:rFonts w:eastAsia="Calibri"/>
          <w:b/>
        </w:rPr>
        <w:t>Account/</w:t>
      </w:r>
      <w:r>
        <w:rPr>
          <w:rFonts w:eastAsia="Calibri"/>
          <w:b/>
        </w:rPr>
        <w:t>ACPass</w:t>
      </w:r>
      <w:r w:rsidRPr="009372AD">
        <w:rPr>
          <w:rFonts w:eastAsia="Calibri"/>
          <w:b/>
        </w:rPr>
        <w:t xml:space="preserve">:  </w:t>
      </w:r>
      <w:r w:rsidRPr="009372AD">
        <w:rPr>
          <w:rFonts w:eastAsia="Calibri"/>
        </w:rPr>
        <w:t xml:space="preserve">Tài </w:t>
      </w:r>
      <w:r w:rsidRPr="009372AD">
        <w:rPr>
          <w:rFonts w:eastAsia="Calibri"/>
        </w:rPr>
        <w:t>khoản</w:t>
      </w:r>
      <w:r w:rsidRPr="009372AD">
        <w:rPr>
          <w:rFonts w:eastAsia="Calibri"/>
        </w:rPr>
        <w:t xml:space="preserve"> </w:t>
      </w:r>
      <w:r w:rsidRPr="009372AD">
        <w:rPr>
          <w:rFonts w:eastAsia="Calibri"/>
        </w:rPr>
        <w:t>được</w:t>
      </w:r>
      <w:r w:rsidRPr="009372AD">
        <w:rPr>
          <w:rFonts w:eastAsia="Calibri"/>
        </w:rPr>
        <w:t xml:space="preserve"> </w:t>
      </w:r>
      <w:r w:rsidRPr="009372AD">
        <w:rPr>
          <w:rFonts w:eastAsia="Calibri"/>
        </w:rPr>
        <w:t>cấp</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cho</w:t>
      </w:r>
      <w:r w:rsidRPr="009372AD">
        <w:rPr>
          <w:rFonts w:eastAsia="Calibri"/>
        </w:rPr>
        <w:t xml:space="preserve"> </w:t>
      </w:r>
      <w:r w:rsidRPr="009372AD">
        <w:rPr>
          <w:rFonts w:eastAsia="Calibri"/>
        </w:rPr>
        <w:t>nhân</w:t>
      </w:r>
      <w:r w:rsidRPr="009372AD">
        <w:rPr>
          <w:rFonts w:eastAsia="Calibri"/>
        </w:rPr>
        <w:t xml:space="preserve"> </w:t>
      </w:r>
      <w:r w:rsidRPr="009372AD">
        <w:rPr>
          <w:rFonts w:eastAsia="Calibri"/>
        </w:rPr>
        <w:t>viên</w:t>
      </w:r>
      <w:r w:rsidRPr="009372AD">
        <w:rPr>
          <w:rFonts w:eastAsia="Calibri"/>
        </w:rPr>
        <w:t xml:space="preserve"> </w:t>
      </w:r>
      <w:r w:rsidRPr="009372AD">
        <w:rPr>
          <w:rFonts w:eastAsia="Calibri"/>
        </w:rPr>
        <w:t>gọi</w:t>
      </w:r>
      <w:r w:rsidRPr="009372AD">
        <w:rPr>
          <w:rFonts w:eastAsia="Calibri"/>
        </w:rPr>
        <w:t xml:space="preserve"> </w:t>
      </w:r>
      <w:r w:rsidRPr="009372AD">
        <w:rPr>
          <w:rFonts w:eastAsia="Calibri"/>
        </w:rPr>
        <w:t>lệnh</w:t>
      </w:r>
      <w:r w:rsidRPr="009372AD">
        <w:rPr>
          <w:rFonts w:eastAsia="Calibri"/>
        </w:rPr>
        <w:t xml:space="preserve"> </w:t>
      </w:r>
      <w:r w:rsidRPr="009372AD">
        <w:rPr>
          <w:rFonts w:eastAsia="Calibri"/>
        </w:rPr>
        <w:t>phát</w:t>
      </w:r>
      <w:r w:rsidRPr="009372AD">
        <w:rPr>
          <w:rFonts w:eastAsia="Calibri"/>
        </w:rPr>
        <w:t xml:space="preserve"> </w:t>
      </w:r>
      <w:r w:rsidRPr="009372AD">
        <w:rPr>
          <w:rFonts w:eastAsia="Calibri"/>
        </w:rPr>
        <w:t>hành</w:t>
      </w:r>
      <w:r w:rsidRPr="009372AD">
        <w:rPr>
          <w:rFonts w:eastAsia="Calibri"/>
        </w:rPr>
        <w:t xml:space="preserve"> </w:t>
      </w:r>
      <w:r w:rsidRPr="009372AD">
        <w:rPr>
          <w:rFonts w:eastAsia="Calibri"/>
        </w:rPr>
        <w:t>hóa</w:t>
      </w:r>
      <w:r w:rsidRPr="009372AD">
        <w:rPr>
          <w:rFonts w:eastAsia="Calibri"/>
        </w:rPr>
        <w:t xml:space="preserve"> </w:t>
      </w:r>
      <w:r w:rsidRPr="009372AD">
        <w:rPr>
          <w:rFonts w:eastAsia="Calibri"/>
        </w:rPr>
        <w:t>đơn</w:t>
      </w:r>
    </w:p>
    <w:p w:rsidR="009D1437" w:rsidRPr="005A1839" w:rsidP="009D1437" w14:paraId="59A3886B" w14:textId="77777777">
      <w:pPr>
        <w:pStyle w:val="ListParagraph"/>
        <w:numPr>
          <w:ilvl w:val="0"/>
          <w:numId w:val="2"/>
        </w:numPr>
        <w:spacing w:after="0" w:line="360" w:lineRule="auto"/>
        <w:ind w:left="1080"/>
        <w:jc w:val="both"/>
        <w:rPr>
          <w:rFonts w:eastAsia="Calibri"/>
          <w:b/>
          <w:u w:val="single"/>
        </w:rPr>
      </w:pPr>
      <w:r w:rsidRPr="00915883">
        <w:rPr>
          <w:b/>
          <w:color w:val="000000"/>
        </w:rPr>
        <w:t>configKey</w:t>
      </w:r>
      <w:r>
        <w:rPr>
          <w:color w:val="000000"/>
        </w:rPr>
        <w:t>: key config</w:t>
      </w:r>
    </w:p>
    <w:p w:rsidR="009D1437" w:rsidP="009D1437" w14:paraId="71B55187" w14:textId="77777777">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430"/>
        <w:gridCol w:w="4950"/>
        <w:gridCol w:w="1885"/>
      </w:tblGrid>
      <w:tr w14:paraId="71987FC0"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54058E05" w14:textId="77777777">
            <w:pPr>
              <w:pStyle w:val="ListParagraph"/>
            </w:pPr>
            <w:r>
              <w:t>Kết</w:t>
            </w:r>
            <w:r>
              <w:t xml:space="preserve"> </w:t>
            </w:r>
            <w:r>
              <w:t>quả</w:t>
            </w:r>
          </w:p>
        </w:tc>
        <w:tc>
          <w:tcPr>
            <w:tcW w:w="4950"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742637E5" w14:textId="77777777">
            <w:pPr>
              <w:pStyle w:val="ListParagraph"/>
            </w:pPr>
            <w:r w:rsidRPr="00660ABB">
              <w:t>Mô</w:t>
            </w:r>
            <w:r w:rsidRPr="00660ABB">
              <w:t xml:space="preserve"> </w:t>
            </w:r>
            <w:r w:rsidRPr="00660ABB">
              <w:t>tả</w:t>
            </w:r>
          </w:p>
        </w:tc>
        <w:tc>
          <w:tcPr>
            <w:tcW w:w="1885" w:type="dxa"/>
            <w:tcBorders>
              <w:top w:val="single" w:sz="4" w:space="0" w:color="2E74B5"/>
              <w:left w:val="single" w:sz="4" w:space="0" w:color="2E74B5"/>
              <w:bottom w:val="single" w:sz="4" w:space="0" w:color="2E74B5"/>
              <w:right w:val="single" w:sz="4" w:space="0" w:color="2E74B5"/>
            </w:tcBorders>
            <w:shd w:val="clear" w:color="auto" w:fill="F2F2F2"/>
          </w:tcPr>
          <w:p w:rsidR="009D1437" w:rsidRPr="00660ABB" w:rsidP="00616EC4" w14:paraId="793B4379" w14:textId="77777777">
            <w:pPr>
              <w:pStyle w:val="ListParagraph"/>
            </w:pPr>
            <w:r>
              <w:t>Ghi</w:t>
            </w:r>
            <w:r>
              <w:t xml:space="preserve"> </w:t>
            </w:r>
            <w:r>
              <w:t>chú</w:t>
            </w:r>
          </w:p>
        </w:tc>
      </w:tr>
      <w:tr w14:paraId="010B91BE" w14:textId="77777777" w:rsidTr="00616EC4">
        <w:tblPrEx>
          <w:tblW w:w="0" w:type="auto"/>
          <w:tblInd w:w="85" w:type="dxa"/>
          <w:tblLayout w:type="fixed"/>
          <w:tblLook w:val="04A0"/>
        </w:tblPrEx>
        <w:tc>
          <w:tcPr>
            <w:tcW w:w="2430" w:type="dxa"/>
            <w:tcBorders>
              <w:top w:val="single" w:sz="4" w:space="0" w:color="2E74B5"/>
              <w:left w:val="single" w:sz="4" w:space="0" w:color="2E74B5"/>
              <w:right w:val="single" w:sz="4" w:space="0" w:color="2E74B5"/>
            </w:tcBorders>
            <w:shd w:val="clear" w:color="auto" w:fill="auto"/>
          </w:tcPr>
          <w:p w:rsidR="009D1437" w:rsidRPr="009372AD" w:rsidP="00616EC4" w14:paraId="0269E044" w14:textId="77777777">
            <w:pPr>
              <w:autoSpaceDE w:val="0"/>
              <w:autoSpaceDN w:val="0"/>
              <w:adjustRightInd w:val="0"/>
              <w:rPr>
                <w:rFonts w:eastAsia="Calibri"/>
                <w:sz w:val="19"/>
                <w:szCs w:val="19"/>
              </w:rPr>
            </w:pPr>
            <w:r w:rsidRPr="009372AD">
              <w:rPr>
                <w:rFonts w:eastAsia="Calibri"/>
              </w:rPr>
              <w:t>ERR:1</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2CD3964" w14:textId="77777777">
            <w:pPr>
              <w:pStyle w:val="ListParagraph"/>
              <w:spacing w:after="0" w:line="240" w:lineRule="auto"/>
              <w:ind w:left="0"/>
              <w:rPr>
                <w:rFonts w:eastAsia="Calibri"/>
              </w:rPr>
            </w:pPr>
            <w:r w:rsidRPr="009372AD">
              <w:rPr>
                <w:rFonts w:eastAsia="Calibri"/>
              </w:rPr>
              <w:t xml:space="preserve">Tài </w:t>
            </w:r>
            <w:r w:rsidRPr="009372AD">
              <w:rPr>
                <w:rFonts w:eastAsia="Calibri"/>
              </w:rPr>
              <w:t>khoản</w:t>
            </w:r>
            <w:r w:rsidRPr="009372AD">
              <w:rPr>
                <w:rFonts w:eastAsia="Calibri"/>
              </w:rPr>
              <w:t xml:space="preserve"> </w:t>
            </w:r>
            <w:r w:rsidRPr="009372AD">
              <w:rPr>
                <w:rFonts w:eastAsia="Calibri"/>
              </w:rPr>
              <w:t>đăng</w:t>
            </w:r>
            <w:r w:rsidRPr="009372AD">
              <w:rPr>
                <w:rFonts w:eastAsia="Calibri"/>
              </w:rPr>
              <w:t xml:space="preserve"> </w:t>
            </w:r>
            <w:r w:rsidRPr="009372AD">
              <w:rPr>
                <w:rFonts w:eastAsia="Calibri"/>
              </w:rPr>
              <w:t>nhập</w:t>
            </w:r>
            <w:r w:rsidRPr="009372AD">
              <w:rPr>
                <w:rFonts w:eastAsia="Calibri"/>
              </w:rPr>
              <w:t xml:space="preserve"> </w:t>
            </w:r>
            <w:r w:rsidRPr="009372AD">
              <w:rPr>
                <w:rFonts w:eastAsia="Calibri"/>
              </w:rPr>
              <w:t>sai</w:t>
            </w:r>
            <w:r w:rsidRPr="009372AD">
              <w:rPr>
                <w:rFonts w:eastAsia="Calibri"/>
              </w:rPr>
              <w:t xml:space="preserve"> </w:t>
            </w:r>
            <w:r w:rsidRPr="009372AD">
              <w:rPr>
                <w:rFonts w:eastAsia="Calibri"/>
              </w:rPr>
              <w:t>hoặc</w:t>
            </w:r>
            <w:r w:rsidRPr="009372AD">
              <w:rPr>
                <w:rFonts w:eastAsia="Calibri"/>
              </w:rPr>
              <w:t xml:space="preserve"> </w:t>
            </w:r>
            <w:r w:rsidRPr="009372AD">
              <w:rPr>
                <w:rFonts w:eastAsia="Calibri"/>
              </w:rPr>
              <w:t>không</w:t>
            </w:r>
            <w:r w:rsidRPr="009372AD">
              <w:rPr>
                <w:rFonts w:eastAsia="Calibri"/>
              </w:rPr>
              <w:t xml:space="preserve"> </w:t>
            </w:r>
            <w:r w:rsidRPr="009372AD">
              <w:rPr>
                <w:rFonts w:eastAsia="Calibri"/>
              </w:rPr>
              <w:t>có</w:t>
            </w:r>
            <w:r w:rsidRPr="009372AD">
              <w:rPr>
                <w:rFonts w:eastAsia="Calibri"/>
              </w:rPr>
              <w:t xml:space="preserve"> </w:t>
            </w:r>
            <w:r w:rsidRPr="009372AD">
              <w:rPr>
                <w:rFonts w:eastAsia="Calibri"/>
              </w:rPr>
              <w:t>quyề</w:t>
            </w:r>
            <w:r>
              <w:rPr>
                <w:rFonts w:eastAsia="Calibri"/>
              </w:rPr>
              <w:t>n</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061F7D03" w14:textId="77777777">
            <w:pPr>
              <w:pStyle w:val="ListParagraph"/>
              <w:ind w:left="0"/>
              <w:jc w:val="both"/>
            </w:pPr>
          </w:p>
        </w:tc>
      </w:tr>
      <w:tr w14:paraId="36197CED"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33E2DB99" w14:textId="77777777">
            <w:pPr>
              <w:autoSpaceDE w:val="0"/>
              <w:autoSpaceDN w:val="0"/>
              <w:adjustRightInd w:val="0"/>
              <w:rPr>
                <w:rFonts w:eastAsia="Calibri"/>
              </w:rPr>
            </w:pPr>
            <w:r w:rsidRPr="00E22984">
              <w:rPr>
                <w:rFonts w:eastAsia="Calibri"/>
              </w:rPr>
              <w:t>ERR:</w:t>
            </w:r>
            <w:r>
              <w:rPr>
                <w:rFonts w:eastAsia="Calibri"/>
              </w:rPr>
              <w:t>7</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210F518E" w14:textId="77777777">
            <w:pPr>
              <w:rPr>
                <w:rFonts w:eastAsia="Calibri"/>
              </w:rPr>
            </w:pPr>
            <w:r>
              <w:rPr>
                <w:rFonts w:eastAsia="Calibri"/>
              </w:rPr>
              <w:t>Không</w:t>
            </w:r>
            <w:r>
              <w:rPr>
                <w:rFonts w:eastAsia="Calibri"/>
              </w:rPr>
              <w:t xml:space="preserve"> </w:t>
            </w:r>
            <w:r>
              <w:rPr>
                <w:rFonts w:eastAsia="Calibri"/>
              </w:rPr>
              <w:t>tìm</w:t>
            </w:r>
            <w:r>
              <w:rPr>
                <w:rFonts w:eastAsia="Calibri"/>
              </w:rPr>
              <w:t xml:space="preserve"> </w:t>
            </w:r>
            <w:r>
              <w:rPr>
                <w:rFonts w:eastAsia="Calibri"/>
              </w:rPr>
              <w:t>thấy</w:t>
            </w:r>
            <w:r>
              <w:rPr>
                <w:rFonts w:eastAsia="Calibri"/>
              </w:rPr>
              <w:t xml:space="preserve"> </w:t>
            </w:r>
            <w:r>
              <w:rPr>
                <w:rFonts w:eastAsia="Calibri"/>
              </w:rPr>
              <w:t>công</w:t>
            </w:r>
            <w:r>
              <w:rPr>
                <w:rFonts w:eastAsia="Calibri"/>
              </w:rPr>
              <w:t xml:space="preserve"> ty </w:t>
            </w:r>
            <w:r>
              <w:rPr>
                <w:rFonts w:eastAsia="Calibri"/>
              </w:rPr>
              <w:t>hoặc</w:t>
            </w:r>
            <w:r>
              <w:rPr>
                <w:rFonts w:eastAsia="Calibri"/>
              </w:rPr>
              <w:t xml:space="preserve"> </w:t>
            </w:r>
            <w:r>
              <w:rPr>
                <w:rFonts w:eastAsia="Calibri"/>
              </w:rPr>
              <w:t>tài</w:t>
            </w:r>
            <w:r>
              <w:rPr>
                <w:rFonts w:eastAsia="Calibri"/>
              </w:rPr>
              <w:t xml:space="preserve"> </w:t>
            </w:r>
            <w:r>
              <w:rPr>
                <w:rFonts w:eastAsia="Calibri"/>
              </w:rPr>
              <w:t>khoản</w:t>
            </w:r>
            <w:r>
              <w:rPr>
                <w:rFonts w:eastAsia="Calibri"/>
              </w:rPr>
              <w:t xml:space="preserve"> </w:t>
            </w:r>
            <w:r>
              <w:rPr>
                <w:rFonts w:eastAsia="Calibri"/>
              </w:rPr>
              <w:t>không</w:t>
            </w:r>
            <w:r>
              <w:rPr>
                <w:rFonts w:eastAsia="Calibri"/>
              </w:rPr>
              <w:t xml:space="preserve"> </w:t>
            </w:r>
            <w:r>
              <w:rPr>
                <w:rFonts w:eastAsia="Calibri"/>
              </w:rPr>
              <w:t>tồn</w:t>
            </w:r>
            <w:r>
              <w:rPr>
                <w:rFonts w:eastAsia="Calibri"/>
              </w:rPr>
              <w:t xml:space="preserve"> </w:t>
            </w:r>
            <w:r>
              <w:rPr>
                <w:rFonts w:eastAsia="Calibri"/>
              </w:rPr>
              <w:t>tại</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63B872D0" w14:textId="77777777">
            <w:pPr>
              <w:jc w:val="both"/>
            </w:pPr>
          </w:p>
        </w:tc>
      </w:tr>
      <w:tr w14:paraId="3A0C64F1"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ADA6CB6" w14:textId="77777777">
            <w:pPr>
              <w:autoSpaceDE w:val="0"/>
              <w:autoSpaceDN w:val="0"/>
              <w:adjustRightInd w:val="0"/>
              <w:rPr>
                <w:rFonts w:eastAsia="Calibri"/>
              </w:rPr>
            </w:pPr>
            <w:r w:rsidRPr="00E22984">
              <w:rPr>
                <w:rFonts w:eastAsia="Calibri"/>
              </w:rPr>
              <w:t>ERR:</w:t>
            </w:r>
            <w:r>
              <w:rPr>
                <w:rFonts w:eastAsia="Calibri"/>
              </w:rPr>
              <w:t>4</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8894912" w14:textId="77777777">
            <w:pPr>
              <w:rPr>
                <w:rFonts w:eastAsia="Calibri"/>
              </w:rPr>
            </w:pPr>
            <w:r>
              <w:rPr>
                <w:rFonts w:eastAsia="Calibri"/>
              </w:rPr>
              <w:t>Key null</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45C53844" w14:textId="77777777">
            <w:pPr>
              <w:pStyle w:val="ListParagraph"/>
              <w:ind w:left="0"/>
              <w:jc w:val="both"/>
            </w:pPr>
          </w:p>
        </w:tc>
      </w:tr>
      <w:tr w14:paraId="73119AFC"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8893C09" w14:textId="77777777">
            <w:pPr>
              <w:autoSpaceDE w:val="0"/>
              <w:autoSpaceDN w:val="0"/>
              <w:adjustRightInd w:val="0"/>
              <w:rPr>
                <w:rFonts w:eastAsia="Calibri"/>
              </w:rPr>
            </w:pPr>
            <w:r w:rsidRPr="00E22984">
              <w:rPr>
                <w:rFonts w:eastAsia="Calibri"/>
              </w:rPr>
              <w:t>ERR:3</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15883" w:rsidP="00616EC4" w14:paraId="13D0C784" w14:textId="77777777">
            <w:pPr>
              <w:pStyle w:val="ListParagraph"/>
              <w:spacing w:after="0" w:line="240" w:lineRule="auto"/>
              <w:ind w:left="0"/>
              <w:rPr>
                <w:rFonts w:eastAsia="Calibri"/>
              </w:rPr>
            </w:pPr>
            <w:r w:rsidRPr="00915883">
              <w:t>Mã</w:t>
            </w:r>
            <w:r w:rsidRPr="00915883">
              <w:t xml:space="preserve"> </w:t>
            </w:r>
            <w:r w:rsidRPr="00915883">
              <w:t>thông</w:t>
            </w:r>
            <w:r w:rsidRPr="00915883">
              <w:t xml:space="preserve"> </w:t>
            </w:r>
            <w:r w:rsidRPr="00915883">
              <w:t>điệp</w:t>
            </w:r>
            <w:r w:rsidRPr="00915883">
              <w:t xml:space="preserve"> </w:t>
            </w:r>
            <w:r w:rsidRPr="00915883">
              <w:t>không</w:t>
            </w:r>
            <w:r w:rsidRPr="00915883">
              <w:t xml:space="preserve"> </w:t>
            </w:r>
            <w:r w:rsidRPr="00915883">
              <w:t>thuộc</w:t>
            </w:r>
            <w:r w:rsidRPr="00915883">
              <w:t xml:space="preserve"> </w:t>
            </w:r>
            <w:r w:rsidRPr="00915883">
              <w:t>công</w:t>
            </w:r>
            <w:r w:rsidRPr="00915883">
              <w:t xml:space="preserve"> ty </w:t>
            </w:r>
            <w:r w:rsidRPr="00915883">
              <w:t>tra</w:t>
            </w:r>
            <w:r w:rsidRPr="00915883">
              <w:t xml:space="preserve"> </w:t>
            </w:r>
            <w:r w:rsidRPr="00915883">
              <w:t>cứu</w:t>
            </w:r>
          </w:p>
        </w:tc>
        <w:tc>
          <w:tcPr>
            <w:tcW w:w="1885" w:type="dxa"/>
            <w:tcBorders>
              <w:top w:val="single" w:sz="4" w:space="0" w:color="2E74B5"/>
              <w:left w:val="single" w:sz="4" w:space="0" w:color="2E74B5"/>
              <w:bottom w:val="single" w:sz="4" w:space="0" w:color="2E74B5"/>
              <w:right w:val="single" w:sz="4" w:space="0" w:color="2E74B5"/>
            </w:tcBorders>
          </w:tcPr>
          <w:p w:rsidR="009D1437" w:rsidRPr="009372AD" w:rsidP="00616EC4" w14:paraId="4B82C6CE" w14:textId="77777777">
            <w:pPr>
              <w:pStyle w:val="ListParagraph"/>
              <w:ind w:left="0"/>
              <w:jc w:val="both"/>
            </w:pPr>
          </w:p>
        </w:tc>
      </w:tr>
      <w:tr w14:paraId="62769327" w14:textId="77777777" w:rsidTr="00616EC4">
        <w:tblPrEx>
          <w:tblW w:w="0" w:type="auto"/>
          <w:tblInd w:w="85" w:type="dxa"/>
          <w:tblLayout w:type="fixed"/>
          <w:tblLook w:val="04A0"/>
        </w:tblPrEx>
        <w:trPr>
          <w:trHeight w:val="413"/>
        </w:trPr>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0573A0B3" w14:textId="77777777">
            <w:pPr>
              <w:autoSpaceDE w:val="0"/>
              <w:autoSpaceDN w:val="0"/>
              <w:adjustRightInd w:val="0"/>
              <w:rPr>
                <w:rFonts w:eastAsia="Calibri"/>
              </w:rPr>
            </w:pPr>
            <w:r w:rsidRPr="00E22984">
              <w:rPr>
                <w:rFonts w:eastAsia="Calibri"/>
              </w:rPr>
              <w:t>ERR:5</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P="00616EC4" w14:paraId="3FE89CEA" w14:textId="77777777">
            <w:pPr>
              <w:pStyle w:val="ListParagraph"/>
              <w:spacing w:after="0" w:line="240" w:lineRule="auto"/>
              <w:ind w:left="0"/>
              <w:rPr>
                <w:rFonts w:eastAsia="Calibri"/>
              </w:rPr>
            </w:pPr>
            <w:r>
              <w:rPr>
                <w:rFonts w:eastAsia="Calibri"/>
              </w:rPr>
              <w:t>Có</w:t>
            </w:r>
            <w:r>
              <w:rPr>
                <w:rFonts w:eastAsia="Calibri"/>
              </w:rPr>
              <w:t xml:space="preserve"> </w:t>
            </w:r>
            <w:r>
              <w:rPr>
                <w:rFonts w:eastAsia="Calibri"/>
              </w:rPr>
              <w:t>lỗi</w:t>
            </w:r>
            <w:r>
              <w:rPr>
                <w:rFonts w:eastAsia="Calibri"/>
              </w:rPr>
              <w:t xml:space="preserve"> </w:t>
            </w:r>
            <w:r>
              <w:rPr>
                <w:rFonts w:eastAsia="Calibri"/>
              </w:rPr>
              <w:t>xảy</w:t>
            </w:r>
            <w:r>
              <w:rPr>
                <w:rFonts w:eastAsia="Calibri"/>
              </w:rPr>
              <w:t xml:space="preserve"> </w:t>
            </w:r>
            <w:r>
              <w:rPr>
                <w:rFonts w:eastAsia="Calibri"/>
              </w:rPr>
              <w:t>ra</w:t>
            </w:r>
          </w:p>
        </w:tc>
        <w:tc>
          <w:tcPr>
            <w:tcW w:w="1885" w:type="dxa"/>
            <w:tcBorders>
              <w:top w:val="single" w:sz="4" w:space="0" w:color="2E74B5"/>
              <w:left w:val="single" w:sz="4" w:space="0" w:color="2E74B5"/>
              <w:bottom w:val="single" w:sz="4" w:space="0" w:color="2E74B5"/>
              <w:right w:val="single" w:sz="4" w:space="0" w:color="2E74B5"/>
            </w:tcBorders>
          </w:tcPr>
          <w:p w:rsidR="009D1437" w:rsidRPr="00731CD1" w:rsidP="00616EC4" w14:paraId="59D88516" w14:textId="77777777">
            <w:pPr>
              <w:jc w:val="both"/>
            </w:pPr>
            <w:r>
              <w:t>Lỗi</w:t>
            </w:r>
            <w:r>
              <w:t xml:space="preserve"> </w:t>
            </w:r>
            <w:r>
              <w:t>không</w:t>
            </w:r>
            <w:r>
              <w:t xml:space="preserve"> </w:t>
            </w:r>
            <w:r>
              <w:t>xác</w:t>
            </w:r>
            <w:r>
              <w:t xml:space="preserve"> </w:t>
            </w:r>
            <w:r>
              <w:t>định</w:t>
            </w:r>
          </w:p>
        </w:tc>
      </w:tr>
      <w:tr w14:paraId="335798B9" w14:textId="77777777" w:rsidTr="00616EC4">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9D1437" w:rsidRPr="009372AD" w:rsidP="00616EC4" w14:paraId="79F82A2A" w14:textId="77777777">
            <w:pPr>
              <w:autoSpaceDE w:val="0"/>
              <w:autoSpaceDN w:val="0"/>
              <w:adjustRightInd w:val="0"/>
              <w:rPr>
                <w:rFonts w:eastAsia="Calibri"/>
              </w:rPr>
            </w:pPr>
            <w:r w:rsidRPr="009372AD">
              <w:rPr>
                <w:rFonts w:eastAsia="Calibri"/>
              </w:rPr>
              <w:t xml:space="preserve">OK: </w:t>
            </w:r>
            <w:r>
              <w:rPr>
                <w:rFonts w:eastAsia="Calibri"/>
              </w:rPr>
              <w:t>stringBase64</w:t>
            </w:r>
          </w:p>
          <w:p w:rsidR="009D1437" w:rsidRPr="009372AD" w:rsidP="00616EC4" w14:paraId="407675C8" w14:textId="77777777">
            <w:pPr>
              <w:autoSpaceDE w:val="0"/>
              <w:autoSpaceDN w:val="0"/>
              <w:adjustRightInd w:val="0"/>
              <w:rPr>
                <w:rFonts w:eastAsia="Calibri"/>
              </w:rPr>
            </w:pP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9D1437" w:rsidRPr="00915883" w:rsidP="00616EC4" w14:paraId="1B91627C" w14:textId="77777777">
            <w:pPr>
              <w:rPr>
                <w:rFonts w:eastAsia="Calibri"/>
              </w:rPr>
            </w:pPr>
          </w:p>
        </w:tc>
        <w:tc>
          <w:tcPr>
            <w:tcW w:w="1885" w:type="dxa"/>
            <w:tcBorders>
              <w:top w:val="single" w:sz="4" w:space="0" w:color="2E74B5"/>
              <w:left w:val="single" w:sz="4" w:space="0" w:color="2E74B5"/>
              <w:bottom w:val="single" w:sz="4" w:space="0" w:color="2E74B5"/>
              <w:right w:val="single" w:sz="4" w:space="0" w:color="2E74B5"/>
            </w:tcBorders>
          </w:tcPr>
          <w:p w:rsidR="009D1437" w:rsidRPr="00731CD1" w:rsidP="00616EC4" w14:paraId="337BE6F2" w14:textId="77777777">
            <w:pPr>
              <w:ind w:left="360"/>
              <w:jc w:val="both"/>
            </w:pPr>
          </w:p>
        </w:tc>
      </w:tr>
    </w:tbl>
    <w:p w:rsidR="009D1437" w:rsidP="009D1437" w14:paraId="428ABDA2" w14:textId="77777777">
      <w:pPr>
        <w:autoSpaceDE w:val="0"/>
        <w:autoSpaceDN w:val="0"/>
        <w:adjustRightInd w:val="0"/>
        <w:rPr>
          <w:color w:val="000000"/>
        </w:rPr>
      </w:pPr>
    </w:p>
    <w:p w:rsidR="009D1437" w:rsidP="009D1437" w14:paraId="5F99D42E" w14:textId="77777777">
      <w:pPr>
        <w:autoSpaceDE w:val="0"/>
        <w:autoSpaceDN w:val="0"/>
        <w:adjustRightInd w:val="0"/>
        <w:rPr>
          <w:color w:val="000000"/>
        </w:rPr>
      </w:pPr>
    </w:p>
    <w:p w:rsidR="00983CB4" w:rsidP="00983CB4" w14:paraId="5EBFC05E" w14:textId="062D21C1">
      <w:pPr>
        <w:pStyle w:val="Heading2"/>
      </w:pPr>
      <w:r>
        <w:t>Nhóm</w:t>
      </w:r>
      <w:r>
        <w:t xml:space="preserve"> </w:t>
      </w:r>
      <w:r>
        <w:t>các</w:t>
      </w:r>
      <w:r>
        <w:t xml:space="preserve"> </w:t>
      </w:r>
      <w:r>
        <w:t>hàm</w:t>
      </w:r>
      <w:r>
        <w:t xml:space="preserve"> webservice </w:t>
      </w:r>
      <w:r w:rsidR="00CA7012">
        <w:t>bảng</w:t>
      </w:r>
      <w:r w:rsidR="00CA7012">
        <w:t xml:space="preserve"> </w:t>
      </w:r>
      <w:r w:rsidR="00CA7012">
        <w:t>tổng</w:t>
      </w:r>
      <w:r w:rsidR="00CA7012">
        <w:t xml:space="preserve"> </w:t>
      </w:r>
      <w:r w:rsidR="00CA7012">
        <w:t>hợp</w:t>
      </w:r>
      <w:r>
        <w:t xml:space="preserve"> </w:t>
      </w:r>
      <w:r>
        <w:t>hóa</w:t>
      </w:r>
      <w:r>
        <w:t xml:space="preserve"> </w:t>
      </w:r>
      <w:r>
        <w:t>đơn</w:t>
      </w:r>
      <w:r>
        <w:t xml:space="preserve"> (</w:t>
      </w:r>
      <w:r w:rsidR="00CA7012">
        <w:t>Publish</w:t>
      </w:r>
      <w:r>
        <w:t>Service</w:t>
      </w:r>
      <w:r>
        <w:t>)</w:t>
      </w:r>
    </w:p>
    <w:p w:rsidR="00983CB4" w:rsidP="00327775" w14:paraId="7D43AC50" w14:textId="17F084FF">
      <w:pPr>
        <w:pStyle w:val="Heading3"/>
      </w:pPr>
      <w:r>
        <w:t xml:space="preserve"> </w:t>
      </w:r>
      <w:r>
        <w:t>Lấy</w:t>
      </w:r>
      <w:r>
        <w:t xml:space="preserve"> </w:t>
      </w:r>
      <w:r>
        <w:t>danh</w:t>
      </w:r>
      <w:r>
        <w:t xml:space="preserve"> </w:t>
      </w:r>
      <w:r>
        <w:t>sách</w:t>
      </w:r>
      <w:r>
        <w:t xml:space="preserve"> </w:t>
      </w:r>
      <w:r>
        <w:t>bảng</w:t>
      </w:r>
      <w:r>
        <w:t xml:space="preserve"> </w:t>
      </w:r>
      <w:r>
        <w:t>tổng</w:t>
      </w:r>
      <w:r>
        <w:t xml:space="preserve"> </w:t>
      </w:r>
      <w:r>
        <w:t>hợp</w:t>
      </w:r>
    </w:p>
    <w:p w:rsidR="009C1409" w:rsidP="00AB368E" w14:paraId="6FF93975" w14:textId="0B69B4B3">
      <w:pPr>
        <w:spacing w:line="360" w:lineRule="auto"/>
        <w:rPr>
          <w:lang w:val="x-none" w:eastAsia="x-none"/>
        </w:rPr>
      </w:pPr>
      <w:r>
        <w:rPr>
          <w:lang w:val="x-none" w:eastAsia="x-none"/>
        </w:rPr>
        <w:t>URL</w:t>
      </w:r>
    </w:p>
    <w:p w:rsidR="00AB368E" w:rsidP="00AB368E" w14:paraId="21DC156A" w14:textId="5BA66084">
      <w:pPr>
        <w:spacing w:line="360" w:lineRule="auto"/>
        <w:rPr>
          <w:lang w:val="x-none" w:eastAsia="x-none"/>
        </w:rPr>
      </w:pPr>
      <w:r>
        <w:rPr>
          <w:lang w:val="x-none" w:eastAsia="x-none"/>
        </w:rPr>
        <w:tab/>
      </w:r>
      <w:r>
        <w:rPr>
          <w:rFonts w:ascii="Consolas" w:hAnsi="Consolas" w:eastAsiaTheme="minorHAnsi" w:cs="Consolas"/>
          <w:color w:val="0000FF"/>
          <w:sz w:val="19"/>
          <w:szCs w:val="19"/>
        </w:rPr>
        <w:t>string</w:t>
      </w:r>
      <w:r>
        <w:rPr>
          <w:rFonts w:ascii="Consolas" w:hAnsi="Consolas" w:eastAsiaTheme="minorHAnsi" w:cs="Consolas"/>
          <w:color w:val="000000"/>
          <w:sz w:val="19"/>
          <w:szCs w:val="19"/>
        </w:rPr>
        <w:t xml:space="preserve"> </w:t>
      </w:r>
      <w:r>
        <w:rPr>
          <w:rFonts w:ascii="Consolas" w:hAnsi="Consolas" w:eastAsiaTheme="minorHAnsi" w:cs="Consolas"/>
          <w:color w:val="000000"/>
          <w:sz w:val="19"/>
          <w:szCs w:val="19"/>
        </w:rPr>
        <w:t>GetListSummaryReport</w:t>
      </w:r>
      <w:r>
        <w:rPr>
          <w:rFonts w:ascii="Consolas" w:hAnsi="Consolas" w:eastAsiaTheme="minorHAnsi" w:cs="Consolas"/>
          <w:color w:val="000000"/>
          <w:sz w:val="19"/>
          <w:szCs w:val="19"/>
        </w:rPr>
        <w:t>(</w:t>
      </w:r>
      <w:r>
        <w:rPr>
          <w:rFonts w:ascii="Consolas" w:hAnsi="Consolas" w:eastAsiaTheme="minorHAnsi" w:cs="Consolas"/>
          <w:color w:val="0000FF"/>
          <w:sz w:val="19"/>
          <w:szCs w:val="19"/>
        </w:rPr>
        <w:t>string</w:t>
      </w:r>
      <w:r>
        <w:rPr>
          <w:rFonts w:ascii="Consolas" w:hAnsi="Consolas" w:eastAsiaTheme="minorHAnsi" w:cs="Consolas"/>
          <w:color w:val="000000"/>
          <w:sz w:val="19"/>
          <w:szCs w:val="19"/>
        </w:rPr>
        <w:t xml:space="preserve"> Account, </w:t>
      </w:r>
      <w:r>
        <w:rPr>
          <w:rFonts w:ascii="Consolas" w:hAnsi="Consolas" w:eastAsiaTheme="minorHAnsi" w:cs="Consolas"/>
          <w:color w:val="0000FF"/>
          <w:sz w:val="19"/>
          <w:szCs w:val="19"/>
        </w:rPr>
        <w:t>string</w:t>
      </w:r>
      <w:r>
        <w:rPr>
          <w:rFonts w:ascii="Consolas" w:hAnsi="Consolas" w:eastAsiaTheme="minorHAnsi" w:cs="Consolas"/>
          <w:color w:val="000000"/>
          <w:sz w:val="19"/>
          <w:szCs w:val="19"/>
        </w:rPr>
        <w:t xml:space="preserve"> </w:t>
      </w:r>
      <w:r>
        <w:rPr>
          <w:rFonts w:ascii="Consolas" w:hAnsi="Consolas" w:eastAsiaTheme="minorHAnsi" w:cs="Consolas"/>
          <w:color w:val="000000"/>
          <w:sz w:val="19"/>
          <w:szCs w:val="19"/>
        </w:rPr>
        <w:t>ACpass</w:t>
      </w:r>
      <w:r>
        <w:rPr>
          <w:rFonts w:ascii="Consolas" w:hAnsi="Consolas" w:eastAsiaTheme="minorHAnsi" w:cs="Consolas"/>
          <w:color w:val="000000"/>
          <w:sz w:val="19"/>
          <w:szCs w:val="19"/>
        </w:rPr>
        <w:t xml:space="preserve">, </w:t>
      </w:r>
      <w:r>
        <w:rPr>
          <w:rFonts w:ascii="Consolas" w:hAnsi="Consolas" w:eastAsiaTheme="minorHAnsi" w:cs="Consolas"/>
          <w:color w:val="0000FF"/>
          <w:sz w:val="19"/>
          <w:szCs w:val="19"/>
        </w:rPr>
        <w:t>string</w:t>
      </w:r>
      <w:r>
        <w:rPr>
          <w:rFonts w:ascii="Consolas" w:hAnsi="Consolas" w:eastAsiaTheme="minorHAnsi" w:cs="Consolas"/>
          <w:color w:val="000000"/>
          <w:sz w:val="19"/>
          <w:szCs w:val="19"/>
        </w:rPr>
        <w:t xml:space="preserve"> username, </w:t>
      </w:r>
      <w:r>
        <w:rPr>
          <w:rFonts w:ascii="Consolas" w:hAnsi="Consolas" w:eastAsiaTheme="minorHAnsi" w:cs="Consolas"/>
          <w:color w:val="0000FF"/>
          <w:sz w:val="19"/>
          <w:szCs w:val="19"/>
        </w:rPr>
        <w:t>string</w:t>
      </w:r>
      <w:r>
        <w:rPr>
          <w:rFonts w:ascii="Consolas" w:hAnsi="Consolas" w:eastAsiaTheme="minorHAnsi" w:cs="Consolas"/>
          <w:color w:val="000000"/>
          <w:sz w:val="19"/>
          <w:szCs w:val="19"/>
        </w:rPr>
        <w:t xml:space="preserve"> pass, </w:t>
      </w:r>
      <w:r>
        <w:rPr>
          <w:rFonts w:ascii="Consolas" w:hAnsi="Consolas" w:eastAsiaTheme="minorHAnsi" w:cs="Consolas"/>
          <w:color w:val="0000FF"/>
          <w:sz w:val="19"/>
          <w:szCs w:val="19"/>
        </w:rPr>
        <w:t>int</w:t>
      </w:r>
      <w:r>
        <w:rPr>
          <w:rFonts w:ascii="Consolas" w:hAnsi="Consolas" w:eastAsiaTheme="minorHAnsi" w:cs="Consolas"/>
          <w:color w:val="000000"/>
          <w:sz w:val="19"/>
          <w:szCs w:val="19"/>
        </w:rPr>
        <w:t xml:space="preserve"> </w:t>
      </w:r>
      <w:r>
        <w:rPr>
          <w:rFonts w:ascii="Consolas" w:hAnsi="Consolas" w:eastAsiaTheme="minorHAnsi" w:cs="Consolas"/>
          <w:color w:val="000000"/>
          <w:sz w:val="19"/>
          <w:szCs w:val="19"/>
        </w:rPr>
        <w:t>businessType</w:t>
      </w:r>
      <w:r>
        <w:rPr>
          <w:rFonts w:ascii="Consolas" w:hAnsi="Consolas" w:eastAsiaTheme="minorHAnsi" w:cs="Consolas"/>
          <w:color w:val="000000"/>
          <w:sz w:val="19"/>
          <w:szCs w:val="19"/>
        </w:rPr>
        <w:t xml:space="preserve">, </w:t>
      </w:r>
      <w:r>
        <w:rPr>
          <w:rFonts w:ascii="Consolas" w:hAnsi="Consolas" w:eastAsiaTheme="minorHAnsi" w:cs="Consolas"/>
          <w:color w:val="0000FF"/>
          <w:sz w:val="19"/>
          <w:szCs w:val="19"/>
        </w:rPr>
        <w:t>int</w:t>
      </w:r>
      <w:r>
        <w:rPr>
          <w:rFonts w:ascii="Consolas" w:hAnsi="Consolas" w:eastAsiaTheme="minorHAnsi" w:cs="Consolas"/>
          <w:color w:val="000000"/>
          <w:sz w:val="19"/>
          <w:szCs w:val="19"/>
        </w:rPr>
        <w:t xml:space="preserve"> </w:t>
      </w:r>
      <w:r>
        <w:rPr>
          <w:rFonts w:ascii="Consolas" w:hAnsi="Consolas" w:eastAsiaTheme="minorHAnsi" w:cs="Consolas"/>
          <w:color w:val="000000"/>
          <w:sz w:val="19"/>
          <w:szCs w:val="19"/>
        </w:rPr>
        <w:t>periodType</w:t>
      </w:r>
      <w:r>
        <w:rPr>
          <w:rFonts w:ascii="Consolas" w:hAnsi="Consolas" w:eastAsiaTheme="minorHAnsi" w:cs="Consolas"/>
          <w:color w:val="000000"/>
          <w:sz w:val="19"/>
          <w:szCs w:val="19"/>
        </w:rPr>
        <w:t xml:space="preserve">, </w:t>
      </w:r>
      <w:r>
        <w:rPr>
          <w:rFonts w:ascii="Consolas" w:hAnsi="Consolas" w:eastAsiaTheme="minorHAnsi" w:cs="Consolas"/>
          <w:color w:val="0000FF"/>
          <w:sz w:val="19"/>
          <w:szCs w:val="19"/>
        </w:rPr>
        <w:t>string</w:t>
      </w:r>
      <w:r>
        <w:rPr>
          <w:rFonts w:ascii="Consolas" w:hAnsi="Consolas" w:eastAsiaTheme="minorHAnsi" w:cs="Consolas"/>
          <w:color w:val="000000"/>
          <w:sz w:val="19"/>
          <w:szCs w:val="19"/>
        </w:rPr>
        <w:t xml:space="preserve"> </w:t>
      </w:r>
      <w:r>
        <w:rPr>
          <w:rFonts w:ascii="Consolas" w:hAnsi="Consolas" w:eastAsiaTheme="minorHAnsi" w:cs="Consolas"/>
          <w:color w:val="000000"/>
          <w:sz w:val="19"/>
          <w:szCs w:val="19"/>
        </w:rPr>
        <w:t>periodValue</w:t>
      </w:r>
      <w:r>
        <w:rPr>
          <w:rFonts w:ascii="Consolas" w:hAnsi="Consolas" w:eastAsiaTheme="minorHAnsi" w:cs="Consolas"/>
          <w:color w:val="000000"/>
          <w:sz w:val="19"/>
          <w:szCs w:val="19"/>
        </w:rPr>
        <w:t xml:space="preserve">, </w:t>
      </w:r>
      <w:r>
        <w:rPr>
          <w:rFonts w:ascii="Consolas" w:hAnsi="Consolas" w:eastAsiaTheme="minorHAnsi" w:cs="Consolas"/>
          <w:color w:val="0000FF"/>
          <w:sz w:val="19"/>
          <w:szCs w:val="19"/>
        </w:rPr>
        <w:t>int</w:t>
      </w:r>
      <w:r>
        <w:rPr>
          <w:rFonts w:ascii="Consolas" w:hAnsi="Consolas" w:eastAsiaTheme="minorHAnsi" w:cs="Consolas"/>
          <w:color w:val="000000"/>
          <w:sz w:val="19"/>
          <w:szCs w:val="19"/>
        </w:rPr>
        <w:t xml:space="preserve"> status = -1)</w:t>
      </w:r>
    </w:p>
    <w:p w:rsidR="00AB368E" w:rsidRPr="00593BE8" w:rsidP="00AB368E" w14:paraId="6C03BC56" w14:textId="77777777">
      <w:pPr>
        <w:pStyle w:val="N"/>
        <w:ind w:left="0"/>
      </w:pPr>
      <w:r w:rsidRPr="00593BE8">
        <w:t>DESCRIPTION</w:t>
      </w:r>
    </w:p>
    <w:p w:rsidR="00AB368E" w:rsidP="00AB368E" w14:paraId="665D23AE" w14:textId="6A788EB0">
      <w:pPr>
        <w:pStyle w:val="N"/>
      </w:pPr>
      <w:r>
        <w:tab/>
        <w:t xml:space="preserve">Đây là web service </w:t>
      </w:r>
      <w:r w:rsidR="00B22E88">
        <w:t>lấy thông tin danh sách bảng tổng hợp của đơn vị</w:t>
      </w:r>
      <w:r>
        <w:t xml:space="preserve"> </w:t>
      </w:r>
    </w:p>
    <w:p w:rsidR="00AB368E" w:rsidRPr="00007702" w:rsidP="00670FDE" w14:paraId="1E2EAE8B" w14:textId="77777777">
      <w:pPr>
        <w:pStyle w:val="N"/>
        <w:ind w:left="0"/>
      </w:pPr>
      <w:r w:rsidRPr="00663B3E">
        <w:t>HTTP METHOD</w:t>
      </w:r>
    </w:p>
    <w:p w:rsidR="00AB368E" w:rsidRPr="00007702" w:rsidP="00AB368E" w14:paraId="7FEAC649" w14:textId="068040EC">
      <w:pPr>
        <w:pStyle w:val="N"/>
        <w:rPr>
          <w:b/>
        </w:rPr>
      </w:pPr>
      <w:r w:rsidRPr="00610AFD">
        <w:tab/>
        <w:t>POST</w:t>
      </w:r>
    </w:p>
    <w:p w:rsidR="00AB368E" w:rsidRPr="00610AFD" w:rsidP="00670FDE" w14:paraId="6CC5DCC5" w14:textId="77777777">
      <w:pPr>
        <w:pStyle w:val="N"/>
        <w:ind w:left="0"/>
      </w:pPr>
      <w:r w:rsidRPr="00610AFD">
        <w:t>REQUEST BODY</w:t>
      </w:r>
    </w:p>
    <w:p w:rsidR="00AB368E" w:rsidRPr="009F0470" w:rsidP="00AB368E" w14:paraId="7DB37450" w14:textId="77777777">
      <w:pPr>
        <w:pStyle w:val="ListParagraph"/>
        <w:numPr>
          <w:ilvl w:val="0"/>
          <w:numId w:val="3"/>
        </w:numPr>
        <w:spacing w:after="0" w:line="360" w:lineRule="auto"/>
        <w:jc w:val="both"/>
        <w:rPr>
          <w:rFonts w:eastAsia="Calibri"/>
          <w:b/>
          <w:u w:val="single"/>
        </w:rPr>
      </w:pPr>
      <w:r>
        <w:rPr>
          <w:rFonts w:eastAsia="Calibri"/>
          <w:b/>
        </w:rPr>
        <w:t>Account/</w:t>
      </w:r>
      <w:r w:rsidRPr="009F0470">
        <w:rPr>
          <w:rFonts w:eastAsia="Calibri"/>
          <w:b/>
        </w:rPr>
        <w:t>ACPass</w:t>
      </w:r>
      <w:r w:rsidRPr="009F0470">
        <w:rPr>
          <w:rFonts w:eastAsia="Calibri"/>
          <w:b/>
        </w:rPr>
        <w:t xml:space="preserve">:  </w:t>
      </w:r>
      <w:r w:rsidRPr="009F0470">
        <w:rPr>
          <w:rFonts w:eastAsia="Calibri"/>
        </w:rPr>
        <w:t xml:space="preserve">Tài </w:t>
      </w:r>
      <w:r w:rsidRPr="009F0470">
        <w:rPr>
          <w:rFonts w:eastAsia="Calibri"/>
        </w:rPr>
        <w:t>khoản</w:t>
      </w:r>
      <w:r w:rsidRPr="009F0470">
        <w:rPr>
          <w:rFonts w:eastAsia="Calibri"/>
        </w:rPr>
        <w:t xml:space="preserve"> </w:t>
      </w:r>
      <w:r w:rsidRPr="009F0470">
        <w:rPr>
          <w:rFonts w:eastAsia="Calibri"/>
        </w:rPr>
        <w:t>được</w:t>
      </w:r>
      <w:r w:rsidRPr="009F0470">
        <w:rPr>
          <w:rFonts w:eastAsia="Calibri"/>
        </w:rPr>
        <w:t xml:space="preserve"> </w:t>
      </w:r>
      <w:r w:rsidRPr="009F0470">
        <w:rPr>
          <w:rFonts w:eastAsia="Calibri"/>
        </w:rPr>
        <w:t>cấp</w:t>
      </w:r>
      <w:r w:rsidRPr="009F0470">
        <w:rPr>
          <w:rFonts w:eastAsia="Calibri"/>
        </w:rPr>
        <w:t xml:space="preserve"> </w:t>
      </w:r>
      <w:r w:rsidRPr="009F0470">
        <w:rPr>
          <w:rFonts w:eastAsia="Calibri"/>
        </w:rPr>
        <w:t>phát</w:t>
      </w:r>
      <w:r w:rsidRPr="009F0470">
        <w:rPr>
          <w:rFonts w:eastAsia="Calibri"/>
        </w:rPr>
        <w:t xml:space="preserve"> </w:t>
      </w:r>
      <w:r w:rsidRPr="009F0470">
        <w:rPr>
          <w:rFonts w:eastAsia="Calibri"/>
        </w:rPr>
        <w:t>cho</w:t>
      </w:r>
      <w:r w:rsidRPr="009F0470">
        <w:rPr>
          <w:rFonts w:eastAsia="Calibri"/>
        </w:rPr>
        <w:t xml:space="preserve"> </w:t>
      </w:r>
      <w:r w:rsidRPr="009F0470">
        <w:rPr>
          <w:rFonts w:eastAsia="Calibri"/>
        </w:rPr>
        <w:t>nhân</w:t>
      </w:r>
      <w:r w:rsidRPr="009F0470">
        <w:rPr>
          <w:rFonts w:eastAsia="Calibri"/>
        </w:rPr>
        <w:t xml:space="preserve"> </w:t>
      </w:r>
      <w:r w:rsidRPr="009F0470">
        <w:rPr>
          <w:rFonts w:eastAsia="Calibri"/>
        </w:rPr>
        <w:t>viên</w:t>
      </w:r>
      <w:r w:rsidRPr="009F0470">
        <w:rPr>
          <w:rFonts w:eastAsia="Calibri"/>
        </w:rPr>
        <w:t xml:space="preserve"> </w:t>
      </w:r>
      <w:r w:rsidRPr="009F0470">
        <w:rPr>
          <w:rFonts w:eastAsia="Calibri"/>
        </w:rPr>
        <w:t>gọi</w:t>
      </w:r>
      <w:r w:rsidRPr="009F0470">
        <w:rPr>
          <w:rFonts w:eastAsia="Calibri"/>
        </w:rPr>
        <w:t xml:space="preserve"> </w:t>
      </w:r>
      <w:r w:rsidRPr="009F0470">
        <w:rPr>
          <w:rFonts w:eastAsia="Calibri"/>
        </w:rPr>
        <w:t>lệnh</w:t>
      </w:r>
      <w:r w:rsidRPr="009F0470">
        <w:rPr>
          <w:rFonts w:eastAsia="Calibri"/>
        </w:rPr>
        <w:t xml:space="preserve"> </w:t>
      </w:r>
      <w:r w:rsidRPr="009F0470">
        <w:rPr>
          <w:rFonts w:eastAsia="Calibri"/>
        </w:rPr>
        <w:t>phát</w:t>
      </w:r>
      <w:r w:rsidRPr="009F0470">
        <w:rPr>
          <w:rFonts w:eastAsia="Calibri"/>
        </w:rPr>
        <w:t xml:space="preserve"> </w:t>
      </w:r>
      <w:r w:rsidRPr="009F0470">
        <w:rPr>
          <w:rFonts w:eastAsia="Calibri"/>
        </w:rPr>
        <w:t>hành</w:t>
      </w:r>
      <w:r w:rsidRPr="009F0470">
        <w:rPr>
          <w:rFonts w:eastAsia="Calibri"/>
        </w:rPr>
        <w:t xml:space="preserve"> </w:t>
      </w:r>
      <w:r w:rsidRPr="009F0470">
        <w:rPr>
          <w:rFonts w:eastAsia="Calibri"/>
        </w:rPr>
        <w:t>hóa</w:t>
      </w:r>
      <w:r w:rsidRPr="009F0470">
        <w:rPr>
          <w:rFonts w:eastAsia="Calibri"/>
        </w:rPr>
        <w:t xml:space="preserve"> </w:t>
      </w:r>
      <w:r w:rsidRPr="009F0470">
        <w:rPr>
          <w:rFonts w:eastAsia="Calibri"/>
        </w:rPr>
        <w:t>đơn</w:t>
      </w:r>
    </w:p>
    <w:p w:rsidR="00AB368E" w:rsidRPr="009F0470" w:rsidP="00AB368E" w14:paraId="68821FEA" w14:textId="39829F46">
      <w:pPr>
        <w:pStyle w:val="ListParagraph"/>
        <w:numPr>
          <w:ilvl w:val="0"/>
          <w:numId w:val="2"/>
        </w:numPr>
        <w:spacing w:after="0" w:line="360" w:lineRule="auto"/>
        <w:ind w:left="1080"/>
        <w:jc w:val="both"/>
        <w:rPr>
          <w:rFonts w:eastAsia="Calibri"/>
          <w:b/>
          <w:u w:val="single"/>
        </w:rPr>
      </w:pPr>
      <w:r w:rsidRPr="009F0470">
        <w:rPr>
          <w:rFonts w:eastAsia="Calibri"/>
          <w:b/>
        </w:rPr>
        <w:t>Username/pass</w:t>
      </w:r>
      <w:r w:rsidRPr="009F0470">
        <w:rPr>
          <w:color w:val="000000"/>
        </w:rPr>
        <w:t xml:space="preserve">: </w:t>
      </w:r>
      <w:r w:rsidRPr="009F0470" w:rsidR="004C1B45">
        <w:rPr>
          <w:rFonts w:eastAsia="Calibri"/>
        </w:rPr>
        <w:t xml:space="preserve">Tài </w:t>
      </w:r>
      <w:r w:rsidRPr="009F0470" w:rsidR="004C1B45">
        <w:rPr>
          <w:rFonts w:eastAsia="Calibri"/>
        </w:rPr>
        <w:t>khoản</w:t>
      </w:r>
      <w:r w:rsidRPr="009F0470" w:rsidR="004C1B45">
        <w:rPr>
          <w:rFonts w:eastAsia="Calibri"/>
        </w:rPr>
        <w:t xml:space="preserve"> </w:t>
      </w:r>
      <w:r w:rsidRPr="009F0470" w:rsidR="004C1B45">
        <w:rPr>
          <w:rFonts w:eastAsia="Calibri"/>
        </w:rPr>
        <w:t>được</w:t>
      </w:r>
      <w:r w:rsidRPr="009F0470" w:rsidR="004C1B45">
        <w:rPr>
          <w:rFonts w:eastAsia="Calibri"/>
        </w:rPr>
        <w:t xml:space="preserve"> </w:t>
      </w:r>
      <w:r w:rsidRPr="009F0470" w:rsidR="004C1B45">
        <w:rPr>
          <w:rFonts w:eastAsia="Calibri"/>
        </w:rPr>
        <w:t>cấp</w:t>
      </w:r>
      <w:r w:rsidRPr="009F0470" w:rsidR="004C1B45">
        <w:rPr>
          <w:rFonts w:eastAsia="Calibri"/>
        </w:rPr>
        <w:t xml:space="preserve"> </w:t>
      </w:r>
      <w:r w:rsidRPr="009F0470" w:rsidR="004C1B45">
        <w:rPr>
          <w:rFonts w:eastAsia="Calibri"/>
        </w:rPr>
        <w:t>phát</w:t>
      </w:r>
      <w:r w:rsidRPr="009F0470" w:rsidR="004C1B45">
        <w:rPr>
          <w:rFonts w:eastAsia="Calibri"/>
        </w:rPr>
        <w:t xml:space="preserve"> </w:t>
      </w:r>
      <w:r w:rsidRPr="009F0470" w:rsidR="004C1B45">
        <w:rPr>
          <w:rFonts w:eastAsia="Calibri"/>
        </w:rPr>
        <w:t>cho</w:t>
      </w:r>
      <w:r w:rsidRPr="009F0470" w:rsidR="004C1B45">
        <w:rPr>
          <w:rFonts w:eastAsia="Calibri"/>
        </w:rPr>
        <w:t xml:space="preserve"> </w:t>
      </w:r>
      <w:r w:rsidRPr="009F0470" w:rsidR="004C1B45">
        <w:rPr>
          <w:rFonts w:eastAsia="Calibri"/>
        </w:rPr>
        <w:t>khách</w:t>
      </w:r>
      <w:r w:rsidRPr="009F0470" w:rsidR="004C1B45">
        <w:rPr>
          <w:rFonts w:eastAsia="Calibri"/>
        </w:rPr>
        <w:t xml:space="preserve"> </w:t>
      </w:r>
      <w:r w:rsidRPr="009F0470" w:rsidR="004C1B45">
        <w:rPr>
          <w:rFonts w:eastAsia="Calibri"/>
        </w:rPr>
        <w:t>hàng</w:t>
      </w:r>
      <w:r w:rsidRPr="009F0470" w:rsidR="004C1B45">
        <w:rPr>
          <w:rFonts w:eastAsia="Calibri"/>
        </w:rPr>
        <w:t xml:space="preserve"> </w:t>
      </w:r>
      <w:r w:rsidRPr="009F0470" w:rsidR="004C1B45">
        <w:rPr>
          <w:rFonts w:eastAsia="Calibri"/>
        </w:rPr>
        <w:t>để</w:t>
      </w:r>
      <w:r w:rsidRPr="009F0470" w:rsidR="004C1B45">
        <w:rPr>
          <w:rFonts w:eastAsia="Calibri"/>
        </w:rPr>
        <w:t xml:space="preserve"> </w:t>
      </w:r>
      <w:r w:rsidRPr="009F0470" w:rsidR="004C1B45">
        <w:rPr>
          <w:rFonts w:eastAsia="Calibri"/>
        </w:rPr>
        <w:t>gọi</w:t>
      </w:r>
      <w:r w:rsidRPr="009F0470" w:rsidR="004C1B45">
        <w:rPr>
          <w:rFonts w:eastAsia="Calibri"/>
        </w:rPr>
        <w:t xml:space="preserve"> </w:t>
      </w:r>
      <w:r w:rsidRPr="009F0470" w:rsidR="004C1B45">
        <w:rPr>
          <w:rFonts w:eastAsia="Calibri"/>
        </w:rPr>
        <w:t>đến</w:t>
      </w:r>
      <w:r w:rsidRPr="009F0470" w:rsidR="004C1B45">
        <w:rPr>
          <w:rFonts w:eastAsia="Calibri"/>
        </w:rPr>
        <w:t xml:space="preserve"> webservice (</w:t>
      </w:r>
      <w:r w:rsidRPr="009F0470" w:rsidR="004C1B45">
        <w:rPr>
          <w:rFonts w:eastAsia="Calibri"/>
        </w:rPr>
        <w:t>tài</w:t>
      </w:r>
      <w:r w:rsidRPr="009F0470" w:rsidR="004C1B45">
        <w:rPr>
          <w:rFonts w:eastAsia="Calibri"/>
        </w:rPr>
        <w:t xml:space="preserve"> </w:t>
      </w:r>
      <w:r w:rsidRPr="009F0470" w:rsidR="004C1B45">
        <w:rPr>
          <w:rFonts w:eastAsia="Calibri"/>
        </w:rPr>
        <w:t>khoản</w:t>
      </w:r>
      <w:r w:rsidRPr="009F0470" w:rsidR="004C1B45">
        <w:rPr>
          <w:rFonts w:eastAsia="Calibri"/>
        </w:rPr>
        <w:t xml:space="preserve"> </w:t>
      </w:r>
      <w:r w:rsidRPr="009F0470" w:rsidR="004C1B45">
        <w:rPr>
          <w:rFonts w:eastAsia="Calibri"/>
        </w:rPr>
        <w:t>có</w:t>
      </w:r>
      <w:r w:rsidRPr="009F0470" w:rsidR="004C1B45">
        <w:rPr>
          <w:rFonts w:eastAsia="Calibri"/>
        </w:rPr>
        <w:t xml:space="preserve"> </w:t>
      </w:r>
      <w:r w:rsidRPr="009F0470" w:rsidR="004C1B45">
        <w:rPr>
          <w:rFonts w:eastAsia="Calibri"/>
        </w:rPr>
        <w:t>quyền</w:t>
      </w:r>
      <w:r w:rsidRPr="009F0470" w:rsidR="004C1B45">
        <w:rPr>
          <w:rFonts w:eastAsia="Calibri"/>
        </w:rPr>
        <w:t xml:space="preserve"> </w:t>
      </w:r>
      <w:r w:rsidRPr="009F0470" w:rsidR="004C1B45">
        <w:rPr>
          <w:rFonts w:eastAsia="Calibri"/>
        </w:rPr>
        <w:t>ServiceRole</w:t>
      </w:r>
      <w:r w:rsidRPr="009F0470" w:rsidR="004C1B45">
        <w:rPr>
          <w:rFonts w:eastAsia="Calibri"/>
        </w:rPr>
        <w:t xml:space="preserve"> </w:t>
      </w:r>
      <w:r w:rsidRPr="009F0470" w:rsidR="004C1B45">
        <w:rPr>
          <w:rFonts w:eastAsia="Calibri"/>
        </w:rPr>
        <w:t>trong</w:t>
      </w:r>
      <w:r w:rsidRPr="009F0470" w:rsidR="004C1B45">
        <w:rPr>
          <w:rFonts w:eastAsia="Calibri"/>
        </w:rPr>
        <w:t xml:space="preserve"> </w:t>
      </w:r>
      <w:r w:rsidRPr="009F0470" w:rsidR="004C1B45">
        <w:rPr>
          <w:rFonts w:eastAsia="Calibri"/>
        </w:rPr>
        <w:t>hệ</w:t>
      </w:r>
      <w:r w:rsidRPr="009F0470" w:rsidR="004C1B45">
        <w:rPr>
          <w:rFonts w:eastAsia="Calibri"/>
        </w:rPr>
        <w:t xml:space="preserve"> </w:t>
      </w:r>
      <w:r w:rsidRPr="009F0470" w:rsidR="004C1B45">
        <w:rPr>
          <w:rFonts w:eastAsia="Calibri"/>
        </w:rPr>
        <w:t>thống</w:t>
      </w:r>
      <w:r w:rsidRPr="009F0470" w:rsidR="004C1B45">
        <w:rPr>
          <w:rFonts w:eastAsia="Calibri"/>
        </w:rPr>
        <w:t>).</w:t>
      </w:r>
    </w:p>
    <w:p w:rsidR="006329E1" w:rsidRPr="009F0470" w:rsidP="00AB368E" w14:paraId="0E170939" w14:textId="2400F04A">
      <w:pPr>
        <w:pStyle w:val="ListParagraph"/>
        <w:numPr>
          <w:ilvl w:val="0"/>
          <w:numId w:val="2"/>
        </w:numPr>
        <w:spacing w:after="0" w:line="360" w:lineRule="auto"/>
        <w:ind w:left="1080"/>
        <w:jc w:val="both"/>
        <w:rPr>
          <w:rFonts w:eastAsia="Calibri"/>
          <w:b/>
          <w:bCs/>
          <w:u w:val="single"/>
        </w:rPr>
      </w:pPr>
      <w:r w:rsidRPr="009F0470">
        <w:rPr>
          <w:rFonts w:eastAsiaTheme="minorHAnsi"/>
          <w:b/>
          <w:bCs/>
          <w:color w:val="000000"/>
        </w:rPr>
        <w:t>businessType</w:t>
      </w:r>
      <w:r w:rsidRPr="009F0470" w:rsidR="00350D48">
        <w:rPr>
          <w:color w:val="000000"/>
        </w:rPr>
        <w:t xml:space="preserve">: </w:t>
      </w:r>
      <w:r w:rsidRPr="009F0470" w:rsidR="00015692">
        <w:rPr>
          <w:color w:val="000000"/>
        </w:rPr>
        <w:t>Loại</w:t>
      </w:r>
      <w:r w:rsidRPr="009F0470" w:rsidR="00015692">
        <w:rPr>
          <w:color w:val="000000"/>
        </w:rPr>
        <w:t xml:space="preserve"> </w:t>
      </w:r>
      <w:r w:rsidRPr="009F0470" w:rsidR="00015692">
        <w:rPr>
          <w:color w:val="000000"/>
        </w:rPr>
        <w:t>hình</w:t>
      </w:r>
      <w:r w:rsidRPr="009F0470" w:rsidR="00015692">
        <w:rPr>
          <w:color w:val="000000"/>
        </w:rPr>
        <w:t xml:space="preserve"> </w:t>
      </w:r>
      <w:r w:rsidRPr="009F0470" w:rsidR="00015692">
        <w:rPr>
          <w:color w:val="000000"/>
        </w:rPr>
        <w:t>doanh</w:t>
      </w:r>
      <w:r w:rsidRPr="009F0470" w:rsidR="00015692">
        <w:rPr>
          <w:color w:val="000000"/>
        </w:rPr>
        <w:t xml:space="preserve"> </w:t>
      </w:r>
      <w:r w:rsidRPr="009F0470" w:rsidR="00015692">
        <w:rPr>
          <w:color w:val="000000"/>
        </w:rPr>
        <w:t>nghiệ</w:t>
      </w:r>
      <w:r w:rsidR="00564AB3">
        <w:rPr>
          <w:color w:val="000000"/>
        </w:rPr>
        <w:t>p</w:t>
      </w:r>
      <w:r w:rsidRPr="009F0470" w:rsidR="00015692">
        <w:rPr>
          <w:color w:val="000000"/>
        </w:rPr>
        <w:t xml:space="preserve"> (9</w:t>
      </w:r>
      <w:r w:rsidRPr="009F0470" w:rsidR="00087E1C">
        <w:rPr>
          <w:color w:val="000000"/>
        </w:rPr>
        <w:t xml:space="preserve"> </w:t>
      </w:r>
      <w:r w:rsidRPr="009F0470" w:rsidR="00087E1C">
        <w:rPr>
          <w:color w:val="000000"/>
        </w:rPr>
        <w:t>là</w:t>
      </w:r>
      <w:r w:rsidRPr="009F0470" w:rsidR="00087E1C">
        <w:rPr>
          <w:color w:val="000000"/>
        </w:rPr>
        <w:t xml:space="preserve"> </w:t>
      </w:r>
      <w:r w:rsidRPr="009F0470" w:rsidR="00087E1C">
        <w:rPr>
          <w:color w:val="000000"/>
        </w:rPr>
        <w:t>khác</w:t>
      </w:r>
      <w:r w:rsidRPr="009F0470" w:rsidR="00087E1C">
        <w:rPr>
          <w:color w:val="000000"/>
        </w:rPr>
        <w:t xml:space="preserve">, 1 </w:t>
      </w:r>
      <w:r w:rsidRPr="009F0470" w:rsidR="00087E1C">
        <w:rPr>
          <w:color w:val="000000"/>
        </w:rPr>
        <w:t>là</w:t>
      </w:r>
      <w:r w:rsidRPr="009F0470" w:rsidR="00087E1C">
        <w:rPr>
          <w:color w:val="000000"/>
        </w:rPr>
        <w:t xml:space="preserve"> </w:t>
      </w:r>
      <w:r w:rsidRPr="009F0470" w:rsidR="00087E1C">
        <w:rPr>
          <w:color w:val="000000"/>
        </w:rPr>
        <w:t>xăng</w:t>
      </w:r>
      <w:r w:rsidRPr="009F0470" w:rsidR="00087E1C">
        <w:rPr>
          <w:color w:val="000000"/>
        </w:rPr>
        <w:t xml:space="preserve"> </w:t>
      </w:r>
      <w:r w:rsidRPr="009F0470" w:rsidR="00087E1C">
        <w:rPr>
          <w:color w:val="000000"/>
        </w:rPr>
        <w:t>dầu</w:t>
      </w:r>
      <w:r w:rsidRPr="009F0470" w:rsidR="00015692">
        <w:rPr>
          <w:color w:val="000000"/>
        </w:rPr>
        <w:t xml:space="preserve">, 2 </w:t>
      </w:r>
      <w:r w:rsidRPr="009F0470" w:rsidR="00015692">
        <w:rPr>
          <w:color w:val="000000"/>
        </w:rPr>
        <w:t>là</w:t>
      </w:r>
      <w:r w:rsidRPr="009F0470" w:rsidR="00015692">
        <w:rPr>
          <w:color w:val="000000"/>
        </w:rPr>
        <w:t xml:space="preserve"> </w:t>
      </w:r>
      <w:r w:rsidRPr="009F0470" w:rsidR="00015692">
        <w:rPr>
          <w:color w:val="000000"/>
        </w:rPr>
        <w:t>vận</w:t>
      </w:r>
      <w:r w:rsidRPr="009F0470" w:rsidR="00015692">
        <w:rPr>
          <w:color w:val="000000"/>
        </w:rPr>
        <w:t xml:space="preserve"> </w:t>
      </w:r>
      <w:r w:rsidRPr="009F0470" w:rsidR="00015692">
        <w:rPr>
          <w:color w:val="000000"/>
        </w:rPr>
        <w:t>tải</w:t>
      </w:r>
      <w:r w:rsidRPr="009F0470" w:rsidR="00015692">
        <w:rPr>
          <w:color w:val="000000"/>
        </w:rPr>
        <w:t xml:space="preserve"> </w:t>
      </w:r>
      <w:r w:rsidRPr="009F0470" w:rsidR="00015692">
        <w:rPr>
          <w:color w:val="000000"/>
        </w:rPr>
        <w:t>hàng</w:t>
      </w:r>
      <w:r w:rsidRPr="009F0470" w:rsidR="00015692">
        <w:rPr>
          <w:color w:val="000000"/>
        </w:rPr>
        <w:t xml:space="preserve"> </w:t>
      </w:r>
      <w:r w:rsidRPr="009F0470" w:rsidR="00015692">
        <w:rPr>
          <w:color w:val="000000"/>
        </w:rPr>
        <w:t>không</w:t>
      </w:r>
      <w:r w:rsidRPr="009F0470" w:rsidR="00015692">
        <w:rPr>
          <w:color w:val="000000"/>
        </w:rPr>
        <w:t>)</w:t>
      </w:r>
    </w:p>
    <w:p w:rsidR="006329E1" w:rsidRPr="009F0470" w:rsidP="00AB368E" w14:paraId="0FD2CC41" w14:textId="7552DCCD">
      <w:pPr>
        <w:pStyle w:val="ListParagraph"/>
        <w:numPr>
          <w:ilvl w:val="0"/>
          <w:numId w:val="2"/>
        </w:numPr>
        <w:spacing w:after="0" w:line="360" w:lineRule="auto"/>
        <w:ind w:left="1080"/>
        <w:jc w:val="both"/>
        <w:rPr>
          <w:rFonts w:eastAsia="Calibri"/>
          <w:b/>
          <w:bCs/>
          <w:u w:val="single"/>
        </w:rPr>
      </w:pPr>
      <w:r w:rsidRPr="009F0470">
        <w:rPr>
          <w:rFonts w:eastAsiaTheme="minorHAnsi"/>
          <w:b/>
          <w:bCs/>
          <w:color w:val="000000"/>
        </w:rPr>
        <w:t>periodType</w:t>
      </w:r>
      <w:r w:rsidRPr="009F0470" w:rsidR="00350D48">
        <w:rPr>
          <w:color w:val="000000"/>
        </w:rPr>
        <w:t xml:space="preserve">: </w:t>
      </w:r>
      <w:r w:rsidRPr="009F0470" w:rsidR="00102F32">
        <w:rPr>
          <w:color w:val="000000"/>
        </w:rPr>
        <w:t>Loại</w:t>
      </w:r>
      <w:r w:rsidR="00102F32">
        <w:rPr>
          <w:color w:val="000000"/>
        </w:rPr>
        <w:t xml:space="preserve"> </w:t>
      </w:r>
      <w:r w:rsidR="00102F32">
        <w:rPr>
          <w:color w:val="000000"/>
        </w:rPr>
        <w:t>kỳ</w:t>
      </w:r>
      <w:r w:rsidR="00102F32">
        <w:rPr>
          <w:color w:val="000000"/>
        </w:rPr>
        <w:t xml:space="preserve"> </w:t>
      </w:r>
      <w:r w:rsidR="00102F32">
        <w:rPr>
          <w:color w:val="000000"/>
        </w:rPr>
        <w:t>dữ</w:t>
      </w:r>
      <w:r w:rsidR="00102F32">
        <w:rPr>
          <w:color w:val="000000"/>
        </w:rPr>
        <w:t xml:space="preserve"> </w:t>
      </w:r>
      <w:r w:rsidR="00102F32">
        <w:rPr>
          <w:color w:val="000000"/>
        </w:rPr>
        <w:t>liệu</w:t>
      </w:r>
      <w:r w:rsidR="00C37047">
        <w:rPr>
          <w:color w:val="000000"/>
        </w:rPr>
        <w:t xml:space="preserve"> (0: </w:t>
      </w:r>
      <w:r w:rsidR="00C37047">
        <w:rPr>
          <w:color w:val="000000"/>
        </w:rPr>
        <w:t>tháng</w:t>
      </w:r>
      <w:r w:rsidR="00C37047">
        <w:rPr>
          <w:color w:val="000000"/>
        </w:rPr>
        <w:t xml:space="preserve">, 1: </w:t>
      </w:r>
      <w:r w:rsidR="00C37047">
        <w:rPr>
          <w:color w:val="000000"/>
        </w:rPr>
        <w:t>Ngày</w:t>
      </w:r>
      <w:r w:rsidR="00C37047">
        <w:rPr>
          <w:color w:val="000000"/>
        </w:rPr>
        <w:t>, 2: Quý)</w:t>
      </w:r>
    </w:p>
    <w:p w:rsidR="006329E1" w:rsidRPr="009F0470" w:rsidP="00AB368E" w14:paraId="609F6836" w14:textId="1B02EF7D">
      <w:pPr>
        <w:pStyle w:val="ListParagraph"/>
        <w:numPr>
          <w:ilvl w:val="0"/>
          <w:numId w:val="2"/>
        </w:numPr>
        <w:spacing w:after="0" w:line="360" w:lineRule="auto"/>
        <w:ind w:left="1080"/>
        <w:jc w:val="both"/>
        <w:rPr>
          <w:rFonts w:eastAsia="Calibri"/>
          <w:b/>
          <w:bCs/>
          <w:u w:val="single"/>
        </w:rPr>
      </w:pPr>
      <w:r w:rsidRPr="009F0470">
        <w:rPr>
          <w:rFonts w:eastAsiaTheme="minorHAnsi"/>
          <w:b/>
          <w:bCs/>
          <w:color w:val="000000"/>
        </w:rPr>
        <w:t>periodValue</w:t>
      </w:r>
      <w:r w:rsidRPr="009F0470" w:rsidR="00350D48">
        <w:rPr>
          <w:color w:val="000000"/>
        </w:rPr>
        <w:t xml:space="preserve">: </w:t>
      </w:r>
      <w:r w:rsidR="0023729E">
        <w:rPr>
          <w:color w:val="000000"/>
        </w:rPr>
        <w:t>Kỳ</w:t>
      </w:r>
      <w:r w:rsidR="0023729E">
        <w:rPr>
          <w:color w:val="000000"/>
        </w:rPr>
        <w:t xml:space="preserve"> </w:t>
      </w:r>
      <w:r w:rsidR="0023729E">
        <w:rPr>
          <w:color w:val="000000"/>
        </w:rPr>
        <w:t>dữ</w:t>
      </w:r>
      <w:r w:rsidR="0023729E">
        <w:rPr>
          <w:color w:val="000000"/>
        </w:rPr>
        <w:t xml:space="preserve"> </w:t>
      </w:r>
      <w:r w:rsidR="0023729E">
        <w:rPr>
          <w:color w:val="000000"/>
        </w:rPr>
        <w:t>liệu</w:t>
      </w:r>
      <w:r w:rsidR="0064689F">
        <w:rPr>
          <w:color w:val="000000"/>
        </w:rPr>
        <w:t xml:space="preserve"> (</w:t>
      </w:r>
      <w:r w:rsidR="0064689F">
        <w:rPr>
          <w:color w:val="000000"/>
        </w:rPr>
        <w:t>Đối</w:t>
      </w:r>
      <w:r w:rsidR="0064689F">
        <w:rPr>
          <w:color w:val="000000"/>
        </w:rPr>
        <w:t xml:space="preserve"> </w:t>
      </w:r>
      <w:r w:rsidR="0064689F">
        <w:rPr>
          <w:color w:val="000000"/>
        </w:rPr>
        <w:t>với</w:t>
      </w:r>
      <w:r w:rsidR="0064689F">
        <w:rPr>
          <w:color w:val="000000"/>
        </w:rPr>
        <w:t xml:space="preserve"> </w:t>
      </w:r>
      <w:r w:rsidR="0064689F">
        <w:rPr>
          <w:color w:val="000000"/>
        </w:rPr>
        <w:t>loại</w:t>
      </w:r>
      <w:r w:rsidR="0064689F">
        <w:rPr>
          <w:color w:val="000000"/>
        </w:rPr>
        <w:t xml:space="preserve"> </w:t>
      </w:r>
      <w:r w:rsidR="0064689F">
        <w:rPr>
          <w:color w:val="000000"/>
        </w:rPr>
        <w:t>kỳ</w:t>
      </w:r>
      <w:r w:rsidR="0064689F">
        <w:rPr>
          <w:color w:val="000000"/>
        </w:rPr>
        <w:t xml:space="preserve"> </w:t>
      </w:r>
      <w:r w:rsidR="0064689F">
        <w:rPr>
          <w:color w:val="000000"/>
        </w:rPr>
        <w:t>Tháng</w:t>
      </w:r>
      <w:r w:rsidR="0064689F">
        <w:rPr>
          <w:color w:val="000000"/>
        </w:rPr>
        <w:t>/Quý: MM/</w:t>
      </w:r>
      <w:r w:rsidR="0064689F">
        <w:rPr>
          <w:color w:val="000000"/>
        </w:rPr>
        <w:t>yyyy</w:t>
      </w:r>
      <w:r w:rsidR="0064689F">
        <w:rPr>
          <w:color w:val="000000"/>
        </w:rPr>
        <w:t xml:space="preserve">; </w:t>
      </w:r>
      <w:r w:rsidR="0064689F">
        <w:rPr>
          <w:color w:val="000000"/>
        </w:rPr>
        <w:t>đối</w:t>
      </w:r>
      <w:r w:rsidR="0064689F">
        <w:rPr>
          <w:color w:val="000000"/>
        </w:rPr>
        <w:t xml:space="preserve"> </w:t>
      </w:r>
      <w:r w:rsidR="0064689F">
        <w:rPr>
          <w:color w:val="000000"/>
        </w:rPr>
        <w:t>với</w:t>
      </w:r>
      <w:r w:rsidR="0064689F">
        <w:rPr>
          <w:color w:val="000000"/>
        </w:rPr>
        <w:t xml:space="preserve"> </w:t>
      </w:r>
      <w:r w:rsidR="0064689F">
        <w:rPr>
          <w:color w:val="000000"/>
        </w:rPr>
        <w:t>loại</w:t>
      </w:r>
      <w:r w:rsidR="0064689F">
        <w:rPr>
          <w:color w:val="000000"/>
        </w:rPr>
        <w:t xml:space="preserve"> </w:t>
      </w:r>
      <w:r w:rsidR="0064689F">
        <w:rPr>
          <w:color w:val="000000"/>
        </w:rPr>
        <w:t>kỳ</w:t>
      </w:r>
      <w:r w:rsidR="0064689F">
        <w:rPr>
          <w:color w:val="000000"/>
        </w:rPr>
        <w:t xml:space="preserve"> </w:t>
      </w:r>
      <w:r w:rsidR="0064689F">
        <w:rPr>
          <w:color w:val="000000"/>
        </w:rPr>
        <w:t>Ngày</w:t>
      </w:r>
      <w:r w:rsidR="00686835">
        <w:rPr>
          <w:color w:val="000000"/>
        </w:rPr>
        <w:t>: dd/MM/</w:t>
      </w:r>
      <w:r w:rsidR="00686835">
        <w:rPr>
          <w:color w:val="000000"/>
        </w:rPr>
        <w:t>yyyy</w:t>
      </w:r>
      <w:r w:rsidR="0064689F">
        <w:rPr>
          <w:color w:val="000000"/>
        </w:rPr>
        <w:t>)</w:t>
      </w:r>
    </w:p>
    <w:p w:rsidR="000A08EF" w:rsidRPr="00992FA7" w:rsidP="00992FA7" w14:paraId="5874B0F2" w14:textId="50D76CBA">
      <w:pPr>
        <w:pStyle w:val="ListParagraph"/>
        <w:numPr>
          <w:ilvl w:val="0"/>
          <w:numId w:val="2"/>
        </w:numPr>
        <w:spacing w:after="0" w:line="360" w:lineRule="auto"/>
        <w:ind w:left="1080"/>
        <w:jc w:val="both"/>
        <w:rPr>
          <w:rFonts w:eastAsia="Calibri"/>
          <w:b/>
          <w:bCs/>
          <w:u w:val="single"/>
        </w:rPr>
      </w:pPr>
      <w:r w:rsidRPr="009F0470">
        <w:rPr>
          <w:rFonts w:eastAsiaTheme="minorHAnsi"/>
          <w:b/>
          <w:bCs/>
          <w:color w:val="000000"/>
        </w:rPr>
        <w:t>status</w:t>
      </w:r>
      <w:r w:rsidRPr="009F0470" w:rsidR="00350D48">
        <w:rPr>
          <w:color w:val="000000"/>
        </w:rPr>
        <w:t xml:space="preserve">: </w:t>
      </w:r>
      <w:r w:rsidR="004978D8">
        <w:rPr>
          <w:color w:val="000000"/>
        </w:rPr>
        <w:t>Trạng</w:t>
      </w:r>
      <w:r w:rsidR="004978D8">
        <w:rPr>
          <w:color w:val="000000"/>
        </w:rPr>
        <w:t xml:space="preserve"> </w:t>
      </w:r>
      <w:r w:rsidR="004978D8">
        <w:rPr>
          <w:color w:val="000000"/>
        </w:rPr>
        <w:t>thái</w:t>
      </w:r>
      <w:r w:rsidR="00641809">
        <w:rPr>
          <w:color w:val="000000"/>
        </w:rPr>
        <w:t xml:space="preserve"> </w:t>
      </w:r>
      <w:r w:rsidR="00641809">
        <w:rPr>
          <w:color w:val="000000"/>
        </w:rPr>
        <w:t>bảng</w:t>
      </w:r>
      <w:r w:rsidR="00D33FD1">
        <w:rPr>
          <w:color w:val="000000"/>
        </w:rPr>
        <w:t xml:space="preserve"> </w:t>
      </w:r>
      <w:r w:rsidR="00D33FD1">
        <w:rPr>
          <w:color w:val="000000"/>
        </w:rPr>
        <w:t>tổng</w:t>
      </w:r>
      <w:r w:rsidR="00D33FD1">
        <w:rPr>
          <w:color w:val="000000"/>
        </w:rPr>
        <w:t xml:space="preserve"> </w:t>
      </w:r>
      <w:r w:rsidR="00D33FD1">
        <w:rPr>
          <w:color w:val="000000"/>
        </w:rPr>
        <w:t>hợp</w:t>
      </w:r>
    </w:p>
    <w:p w:rsidR="00FD1EBD" w:rsidRPr="00FD1EBD" w:rsidP="00FD1EBD" w14:paraId="27F23192" w14:textId="66FECFBF">
      <w:pPr>
        <w:spacing w:line="360" w:lineRule="auto"/>
        <w:ind w:left="1080"/>
        <w:jc w:val="both"/>
        <w:rPr>
          <w:rFonts w:eastAsiaTheme="minorEastAsia"/>
          <w:color w:val="000000"/>
        </w:rPr>
      </w:pPr>
      <w:r w:rsidRPr="00FD1EBD">
        <w:rPr>
          <w:rFonts w:eastAsia="Calibri"/>
          <w:b/>
          <w:bCs/>
        </w:rPr>
        <w:t>-</w:t>
      </w:r>
      <w:r w:rsidRPr="00FD1EBD">
        <w:rPr>
          <w:rFonts w:eastAsiaTheme="minorEastAsia"/>
          <w:color w:val="000000"/>
        </w:rPr>
        <w:t xml:space="preserve"> </w:t>
      </w:r>
      <w:r>
        <w:rPr>
          <w:rFonts w:eastAsiaTheme="minorEastAsia"/>
          <w:color w:val="000000"/>
        </w:rPr>
        <w:t xml:space="preserve">0: </w:t>
      </w:r>
      <w:r w:rsidRPr="00FD1EBD">
        <w:rPr>
          <w:rFonts w:eastAsiaTheme="minorEastAsia"/>
          <w:color w:val="000000"/>
        </w:rPr>
        <w:t>Chưa</w:t>
      </w:r>
      <w:r w:rsidRPr="00FD1EBD">
        <w:rPr>
          <w:rFonts w:eastAsiaTheme="minorEastAsia"/>
          <w:color w:val="000000"/>
        </w:rPr>
        <w:t xml:space="preserve"> </w:t>
      </w:r>
      <w:r w:rsidRPr="00FD1EBD">
        <w:rPr>
          <w:rFonts w:eastAsiaTheme="minorEastAsia"/>
          <w:color w:val="000000"/>
        </w:rPr>
        <w:t>gửi</w:t>
      </w:r>
    </w:p>
    <w:p w:rsidR="00FD1EBD" w:rsidRPr="00FD1EBD" w:rsidP="00FD1EBD" w14:paraId="11647E84" w14:textId="77777777">
      <w:pPr>
        <w:spacing w:line="360" w:lineRule="auto"/>
        <w:ind w:left="1080"/>
        <w:jc w:val="both"/>
        <w:rPr>
          <w:rFonts w:eastAsiaTheme="minorEastAsia"/>
          <w:color w:val="000000"/>
        </w:rPr>
      </w:pPr>
      <w:r w:rsidRPr="00FD1EBD">
        <w:rPr>
          <w:rFonts w:eastAsiaTheme="minorEastAsia"/>
          <w:color w:val="000000"/>
        </w:rPr>
        <w:t xml:space="preserve">- 1: </w:t>
      </w:r>
      <w:r w:rsidRPr="00FD1EBD">
        <w:rPr>
          <w:rFonts w:eastAsiaTheme="minorEastAsia"/>
          <w:color w:val="000000"/>
        </w:rPr>
        <w:t>Đã</w:t>
      </w:r>
      <w:r w:rsidRPr="00FD1EBD">
        <w:rPr>
          <w:rFonts w:eastAsiaTheme="minorEastAsia"/>
          <w:color w:val="000000"/>
        </w:rPr>
        <w:t xml:space="preserve"> </w:t>
      </w:r>
      <w:r w:rsidRPr="00FD1EBD">
        <w:rPr>
          <w:rFonts w:eastAsiaTheme="minorEastAsia"/>
          <w:color w:val="000000"/>
        </w:rPr>
        <w:t>gửi</w:t>
      </w:r>
    </w:p>
    <w:p w:rsidR="00FD1EBD" w:rsidRPr="00FD1EBD" w:rsidP="00FD1EBD" w14:paraId="57564493" w14:textId="77777777">
      <w:pPr>
        <w:spacing w:line="360" w:lineRule="auto"/>
        <w:ind w:left="1080"/>
        <w:jc w:val="both"/>
        <w:rPr>
          <w:rFonts w:eastAsiaTheme="minorEastAsia"/>
          <w:color w:val="000000"/>
        </w:rPr>
      </w:pPr>
      <w:r w:rsidRPr="00FD1EBD">
        <w:rPr>
          <w:rFonts w:eastAsiaTheme="minorEastAsia"/>
          <w:color w:val="000000"/>
        </w:rPr>
        <w:t xml:space="preserve">- 2: </w:t>
      </w:r>
      <w:r w:rsidRPr="00FD1EBD">
        <w:rPr>
          <w:rFonts w:eastAsiaTheme="minorEastAsia"/>
          <w:color w:val="000000"/>
        </w:rPr>
        <w:t>Chấp</w:t>
      </w:r>
      <w:r w:rsidRPr="00FD1EBD">
        <w:rPr>
          <w:rFonts w:eastAsiaTheme="minorEastAsia"/>
          <w:color w:val="000000"/>
        </w:rPr>
        <w:t xml:space="preserve"> </w:t>
      </w:r>
      <w:r w:rsidRPr="00FD1EBD">
        <w:rPr>
          <w:rFonts w:eastAsiaTheme="minorEastAsia"/>
          <w:color w:val="000000"/>
        </w:rPr>
        <w:t>nhận</w:t>
      </w:r>
    </w:p>
    <w:p w:rsidR="00FD1EBD" w:rsidRPr="00FD1EBD" w:rsidP="00FD1EBD" w14:paraId="2391A534" w14:textId="77777777">
      <w:pPr>
        <w:spacing w:line="360" w:lineRule="auto"/>
        <w:ind w:left="1080"/>
        <w:jc w:val="both"/>
        <w:rPr>
          <w:rFonts w:eastAsiaTheme="minorEastAsia"/>
          <w:color w:val="000000"/>
        </w:rPr>
      </w:pPr>
      <w:r w:rsidRPr="00FD1EBD">
        <w:rPr>
          <w:rFonts w:eastAsiaTheme="minorEastAsia"/>
          <w:color w:val="000000"/>
        </w:rPr>
        <w:t xml:space="preserve">- 3: </w:t>
      </w:r>
      <w:r w:rsidRPr="00FD1EBD">
        <w:rPr>
          <w:rFonts w:eastAsiaTheme="minorEastAsia"/>
          <w:color w:val="000000"/>
        </w:rPr>
        <w:t>Bị</w:t>
      </w:r>
      <w:r w:rsidRPr="00FD1EBD">
        <w:rPr>
          <w:rFonts w:eastAsiaTheme="minorEastAsia"/>
          <w:color w:val="000000"/>
        </w:rPr>
        <w:t xml:space="preserve"> </w:t>
      </w:r>
      <w:r w:rsidRPr="00FD1EBD">
        <w:rPr>
          <w:rFonts w:eastAsiaTheme="minorEastAsia"/>
          <w:color w:val="000000"/>
        </w:rPr>
        <w:t>từ</w:t>
      </w:r>
      <w:r w:rsidRPr="00FD1EBD">
        <w:rPr>
          <w:rFonts w:eastAsiaTheme="minorEastAsia"/>
          <w:color w:val="000000"/>
        </w:rPr>
        <w:t xml:space="preserve"> </w:t>
      </w:r>
      <w:r w:rsidRPr="00FD1EBD">
        <w:rPr>
          <w:rFonts w:eastAsiaTheme="minorEastAsia"/>
          <w:color w:val="000000"/>
        </w:rPr>
        <w:t>chối</w:t>
      </w:r>
    </w:p>
    <w:p w:rsidR="00FD1EBD" w:rsidRPr="00FD1EBD" w:rsidP="00FD1EBD" w14:paraId="257B81A7" w14:textId="77777777">
      <w:pPr>
        <w:spacing w:line="360" w:lineRule="auto"/>
        <w:ind w:left="1080"/>
        <w:jc w:val="both"/>
        <w:rPr>
          <w:rFonts w:eastAsiaTheme="minorEastAsia"/>
          <w:color w:val="000000"/>
        </w:rPr>
      </w:pPr>
      <w:r w:rsidRPr="00FD1EBD">
        <w:rPr>
          <w:rFonts w:eastAsiaTheme="minorEastAsia"/>
          <w:color w:val="000000"/>
        </w:rPr>
        <w:t xml:space="preserve">- 4: </w:t>
      </w:r>
      <w:r w:rsidRPr="00FD1EBD">
        <w:rPr>
          <w:rFonts w:eastAsiaTheme="minorEastAsia"/>
          <w:color w:val="000000"/>
        </w:rPr>
        <w:t>Chấp</w:t>
      </w:r>
      <w:r w:rsidRPr="00FD1EBD">
        <w:rPr>
          <w:rFonts w:eastAsiaTheme="minorEastAsia"/>
          <w:color w:val="000000"/>
        </w:rPr>
        <w:t xml:space="preserve"> </w:t>
      </w:r>
      <w:r w:rsidRPr="00FD1EBD">
        <w:rPr>
          <w:rFonts w:eastAsiaTheme="minorEastAsia"/>
          <w:color w:val="000000"/>
        </w:rPr>
        <w:t>nhận</w:t>
      </w:r>
      <w:r w:rsidRPr="00FD1EBD">
        <w:rPr>
          <w:rFonts w:eastAsiaTheme="minorEastAsia"/>
          <w:color w:val="000000"/>
        </w:rPr>
        <w:t xml:space="preserve"> </w:t>
      </w:r>
      <w:r w:rsidRPr="00FD1EBD">
        <w:rPr>
          <w:rFonts w:eastAsiaTheme="minorEastAsia"/>
          <w:color w:val="000000"/>
        </w:rPr>
        <w:t>một</w:t>
      </w:r>
      <w:r w:rsidRPr="00FD1EBD">
        <w:rPr>
          <w:rFonts w:eastAsiaTheme="minorEastAsia"/>
          <w:color w:val="000000"/>
        </w:rPr>
        <w:t xml:space="preserve"> </w:t>
      </w:r>
      <w:r w:rsidRPr="00FD1EBD">
        <w:rPr>
          <w:rFonts w:eastAsiaTheme="minorEastAsia"/>
          <w:color w:val="000000"/>
        </w:rPr>
        <w:t>phần</w:t>
      </w:r>
    </w:p>
    <w:p w:rsidR="00FD1EBD" w:rsidRPr="00FD1EBD" w:rsidP="00FD1EBD" w14:paraId="0E299B45" w14:textId="77777777">
      <w:pPr>
        <w:spacing w:line="360" w:lineRule="auto"/>
        <w:ind w:left="1080"/>
        <w:jc w:val="both"/>
        <w:rPr>
          <w:rFonts w:eastAsiaTheme="minorEastAsia"/>
          <w:color w:val="000000"/>
        </w:rPr>
      </w:pPr>
      <w:r w:rsidRPr="00FD1EBD">
        <w:rPr>
          <w:rFonts w:eastAsiaTheme="minorEastAsia"/>
          <w:color w:val="000000"/>
        </w:rPr>
        <w:t xml:space="preserve">- 5: </w:t>
      </w:r>
      <w:r w:rsidRPr="00FD1EBD">
        <w:rPr>
          <w:rFonts w:eastAsiaTheme="minorEastAsia"/>
          <w:color w:val="000000"/>
        </w:rPr>
        <w:t>Gửi</w:t>
      </w:r>
      <w:r w:rsidRPr="00FD1EBD">
        <w:rPr>
          <w:rFonts w:eastAsiaTheme="minorEastAsia"/>
          <w:color w:val="000000"/>
        </w:rPr>
        <w:t xml:space="preserve"> </w:t>
      </w:r>
      <w:r w:rsidRPr="00FD1EBD">
        <w:rPr>
          <w:rFonts w:eastAsiaTheme="minorEastAsia"/>
          <w:color w:val="000000"/>
        </w:rPr>
        <w:t>lỗi</w:t>
      </w:r>
      <w:r w:rsidRPr="00FD1EBD">
        <w:rPr>
          <w:rFonts w:eastAsiaTheme="minorEastAsia"/>
          <w:color w:val="000000"/>
        </w:rPr>
        <w:t xml:space="preserve"> </w:t>
      </w:r>
      <w:r w:rsidRPr="00FD1EBD">
        <w:rPr>
          <w:rFonts w:eastAsiaTheme="minorEastAsia"/>
          <w:color w:val="000000"/>
        </w:rPr>
        <w:t>không</w:t>
      </w:r>
      <w:r w:rsidRPr="00FD1EBD">
        <w:rPr>
          <w:rFonts w:eastAsiaTheme="minorEastAsia"/>
          <w:color w:val="000000"/>
        </w:rPr>
        <w:t xml:space="preserve"> </w:t>
      </w:r>
      <w:r w:rsidRPr="00FD1EBD">
        <w:rPr>
          <w:rFonts w:eastAsiaTheme="minorEastAsia"/>
          <w:color w:val="000000"/>
        </w:rPr>
        <w:t>gửi</w:t>
      </w:r>
      <w:r w:rsidRPr="00FD1EBD">
        <w:rPr>
          <w:rFonts w:eastAsiaTheme="minorEastAsia"/>
          <w:color w:val="000000"/>
        </w:rPr>
        <w:t xml:space="preserve"> </w:t>
      </w:r>
      <w:r w:rsidRPr="00FD1EBD">
        <w:rPr>
          <w:rFonts w:eastAsiaTheme="minorEastAsia"/>
          <w:color w:val="000000"/>
        </w:rPr>
        <w:t>lại</w:t>
      </w:r>
    </w:p>
    <w:p w:rsidR="00FD1EBD" w:rsidRPr="00FD1EBD" w:rsidP="00FD1EBD" w14:paraId="6D3650FF" w14:textId="77777777">
      <w:pPr>
        <w:spacing w:line="360" w:lineRule="auto"/>
        <w:ind w:left="1080"/>
        <w:jc w:val="both"/>
        <w:rPr>
          <w:rFonts w:eastAsiaTheme="minorEastAsia"/>
          <w:color w:val="000000"/>
        </w:rPr>
      </w:pPr>
      <w:r w:rsidRPr="00FD1EBD">
        <w:rPr>
          <w:rFonts w:eastAsiaTheme="minorEastAsia"/>
          <w:color w:val="000000"/>
        </w:rPr>
        <w:t xml:space="preserve">- 6: </w:t>
      </w:r>
      <w:r w:rsidRPr="00FD1EBD">
        <w:rPr>
          <w:rFonts w:eastAsiaTheme="minorEastAsia"/>
          <w:color w:val="000000"/>
        </w:rPr>
        <w:t>Gửi</w:t>
      </w:r>
      <w:r w:rsidRPr="00FD1EBD">
        <w:rPr>
          <w:rFonts w:eastAsiaTheme="minorEastAsia"/>
          <w:color w:val="000000"/>
        </w:rPr>
        <w:t xml:space="preserve"> sang TCTN </w:t>
      </w:r>
      <w:r w:rsidRPr="00FD1EBD">
        <w:rPr>
          <w:rFonts w:eastAsiaTheme="minorEastAsia"/>
          <w:color w:val="000000"/>
        </w:rPr>
        <w:t>thất</w:t>
      </w:r>
      <w:r w:rsidRPr="00FD1EBD">
        <w:rPr>
          <w:rFonts w:eastAsiaTheme="minorEastAsia"/>
          <w:color w:val="000000"/>
        </w:rPr>
        <w:t xml:space="preserve"> </w:t>
      </w:r>
      <w:r w:rsidRPr="00FD1EBD">
        <w:rPr>
          <w:rFonts w:eastAsiaTheme="minorEastAsia"/>
          <w:color w:val="000000"/>
        </w:rPr>
        <w:t>bại</w:t>
      </w:r>
      <w:r w:rsidRPr="00FD1EBD">
        <w:rPr>
          <w:rFonts w:eastAsiaTheme="minorEastAsia"/>
          <w:color w:val="000000"/>
        </w:rPr>
        <w:t xml:space="preserve"> </w:t>
      </w:r>
    </w:p>
    <w:p w:rsidR="00FD1EBD" w:rsidRPr="00FD1EBD" w:rsidP="00FD1EBD" w14:paraId="57CE49E9" w14:textId="77777777">
      <w:pPr>
        <w:spacing w:line="360" w:lineRule="auto"/>
        <w:ind w:left="1080"/>
        <w:jc w:val="both"/>
        <w:rPr>
          <w:rFonts w:eastAsiaTheme="minorEastAsia"/>
          <w:color w:val="000000"/>
        </w:rPr>
      </w:pPr>
      <w:r w:rsidRPr="00FD1EBD">
        <w:rPr>
          <w:rFonts w:eastAsiaTheme="minorEastAsia"/>
          <w:color w:val="000000"/>
        </w:rPr>
        <w:t xml:space="preserve">- 7: </w:t>
      </w:r>
      <w:r w:rsidRPr="00FD1EBD">
        <w:rPr>
          <w:rFonts w:eastAsiaTheme="minorEastAsia"/>
          <w:color w:val="000000"/>
        </w:rPr>
        <w:t>Bị</w:t>
      </w:r>
      <w:r w:rsidRPr="00FD1EBD">
        <w:rPr>
          <w:rFonts w:eastAsiaTheme="minorEastAsia"/>
          <w:color w:val="000000"/>
        </w:rPr>
        <w:t xml:space="preserve"> </w:t>
      </w:r>
      <w:r w:rsidRPr="00FD1EBD">
        <w:rPr>
          <w:rFonts w:eastAsiaTheme="minorEastAsia"/>
          <w:color w:val="000000"/>
        </w:rPr>
        <w:t>từ</w:t>
      </w:r>
      <w:r w:rsidRPr="00FD1EBD">
        <w:rPr>
          <w:rFonts w:eastAsiaTheme="minorEastAsia"/>
          <w:color w:val="000000"/>
        </w:rPr>
        <w:t xml:space="preserve"> </w:t>
      </w:r>
      <w:r w:rsidRPr="00FD1EBD">
        <w:rPr>
          <w:rFonts w:eastAsiaTheme="minorEastAsia"/>
          <w:color w:val="000000"/>
        </w:rPr>
        <w:t>chối</w:t>
      </w:r>
      <w:r w:rsidRPr="00FD1EBD">
        <w:rPr>
          <w:rFonts w:eastAsiaTheme="minorEastAsia"/>
          <w:color w:val="000000"/>
        </w:rPr>
        <w:t xml:space="preserve"> (</w:t>
      </w:r>
      <w:r w:rsidRPr="00FD1EBD">
        <w:rPr>
          <w:rFonts w:eastAsiaTheme="minorEastAsia"/>
          <w:color w:val="000000"/>
        </w:rPr>
        <w:t>Đã</w:t>
      </w:r>
      <w:r w:rsidRPr="00FD1EBD">
        <w:rPr>
          <w:rFonts w:eastAsiaTheme="minorEastAsia"/>
          <w:color w:val="000000"/>
        </w:rPr>
        <w:t xml:space="preserve"> </w:t>
      </w:r>
      <w:r w:rsidRPr="00FD1EBD">
        <w:rPr>
          <w:rFonts w:eastAsiaTheme="minorEastAsia"/>
          <w:color w:val="000000"/>
        </w:rPr>
        <w:t>gửi</w:t>
      </w:r>
      <w:r w:rsidRPr="00FD1EBD">
        <w:rPr>
          <w:rFonts w:eastAsiaTheme="minorEastAsia"/>
          <w:color w:val="000000"/>
        </w:rPr>
        <w:t xml:space="preserve"> </w:t>
      </w:r>
      <w:r w:rsidRPr="00FD1EBD">
        <w:rPr>
          <w:rFonts w:eastAsiaTheme="minorEastAsia"/>
          <w:color w:val="000000"/>
        </w:rPr>
        <w:t>lại</w:t>
      </w:r>
      <w:r w:rsidRPr="00FD1EBD">
        <w:rPr>
          <w:rFonts w:eastAsiaTheme="minorEastAsia"/>
          <w:color w:val="000000"/>
        </w:rPr>
        <w:t>)</w:t>
      </w:r>
    </w:p>
    <w:p w:rsidR="00FD1EBD" w:rsidRPr="00FD1EBD" w:rsidP="00FD1EBD" w14:paraId="7381186A" w14:textId="15039DE1">
      <w:pPr>
        <w:spacing w:line="360" w:lineRule="auto"/>
        <w:ind w:left="1080"/>
        <w:jc w:val="both"/>
        <w:rPr>
          <w:rFonts w:eastAsiaTheme="minorEastAsia"/>
          <w:color w:val="000000"/>
        </w:rPr>
      </w:pPr>
      <w:r w:rsidRPr="00FD1EBD">
        <w:rPr>
          <w:rFonts w:eastAsiaTheme="minorEastAsia"/>
          <w:color w:val="000000"/>
        </w:rPr>
        <w:t xml:space="preserve">- 8: </w:t>
      </w:r>
      <w:r w:rsidRPr="00FD1EBD">
        <w:rPr>
          <w:rFonts w:eastAsiaTheme="minorEastAsia"/>
          <w:color w:val="000000"/>
        </w:rPr>
        <w:t>Chấp</w:t>
      </w:r>
      <w:r w:rsidRPr="00FD1EBD">
        <w:rPr>
          <w:rFonts w:eastAsiaTheme="minorEastAsia"/>
          <w:color w:val="000000"/>
        </w:rPr>
        <w:t xml:space="preserve"> </w:t>
      </w:r>
      <w:r w:rsidRPr="00FD1EBD">
        <w:rPr>
          <w:rFonts w:eastAsiaTheme="minorEastAsia"/>
          <w:color w:val="000000"/>
        </w:rPr>
        <w:t>nhận</w:t>
      </w:r>
      <w:r w:rsidRPr="00FD1EBD">
        <w:rPr>
          <w:rFonts w:eastAsiaTheme="minorEastAsia"/>
          <w:color w:val="000000"/>
        </w:rPr>
        <w:t xml:space="preserve"> </w:t>
      </w:r>
      <w:r w:rsidRPr="00FD1EBD">
        <w:rPr>
          <w:rFonts w:eastAsiaTheme="minorEastAsia"/>
          <w:color w:val="000000"/>
        </w:rPr>
        <w:t>một</w:t>
      </w:r>
      <w:r w:rsidRPr="00FD1EBD">
        <w:rPr>
          <w:rFonts w:eastAsiaTheme="minorEastAsia"/>
          <w:color w:val="000000"/>
        </w:rPr>
        <w:t xml:space="preserve"> </w:t>
      </w:r>
      <w:r w:rsidRPr="00FD1EBD">
        <w:rPr>
          <w:rFonts w:eastAsiaTheme="minorEastAsia"/>
          <w:color w:val="000000"/>
        </w:rPr>
        <w:t>phần</w:t>
      </w:r>
      <w:r w:rsidR="00047299">
        <w:rPr>
          <w:rFonts w:eastAsiaTheme="minorEastAsia"/>
          <w:color w:val="000000"/>
        </w:rPr>
        <w:t xml:space="preserve"> </w:t>
      </w:r>
      <w:r w:rsidRPr="00FD1EBD">
        <w:rPr>
          <w:rFonts w:eastAsiaTheme="minorEastAsia"/>
          <w:color w:val="000000"/>
        </w:rPr>
        <w:t>(</w:t>
      </w:r>
      <w:r w:rsidRPr="00FD1EBD">
        <w:rPr>
          <w:rFonts w:eastAsiaTheme="minorEastAsia"/>
          <w:color w:val="000000"/>
        </w:rPr>
        <w:t>Đã</w:t>
      </w:r>
      <w:r w:rsidRPr="00FD1EBD">
        <w:rPr>
          <w:rFonts w:eastAsiaTheme="minorEastAsia"/>
          <w:color w:val="000000"/>
        </w:rPr>
        <w:t xml:space="preserve"> </w:t>
      </w:r>
      <w:r w:rsidRPr="00FD1EBD">
        <w:rPr>
          <w:rFonts w:eastAsiaTheme="minorEastAsia"/>
          <w:color w:val="000000"/>
        </w:rPr>
        <w:t>gửi</w:t>
      </w:r>
      <w:r w:rsidRPr="00FD1EBD">
        <w:rPr>
          <w:rFonts w:eastAsiaTheme="minorEastAsia"/>
          <w:color w:val="000000"/>
        </w:rPr>
        <w:t xml:space="preserve"> </w:t>
      </w:r>
      <w:r w:rsidRPr="00FD1EBD">
        <w:rPr>
          <w:rFonts w:eastAsiaTheme="minorEastAsia"/>
          <w:color w:val="000000"/>
        </w:rPr>
        <w:t>lại</w:t>
      </w:r>
      <w:r w:rsidRPr="00FD1EBD">
        <w:rPr>
          <w:rFonts w:eastAsiaTheme="minorEastAsia"/>
          <w:color w:val="000000"/>
        </w:rPr>
        <w:t>)</w:t>
      </w:r>
    </w:p>
    <w:p w:rsidR="00AB368E" w:rsidP="006329E1" w14:paraId="630F41C7" w14:textId="77777777">
      <w:pPr>
        <w:pStyle w:val="N"/>
        <w:ind w:left="0"/>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430"/>
        <w:gridCol w:w="4950"/>
        <w:gridCol w:w="1885"/>
      </w:tblGrid>
      <w:tr w14:paraId="7DEAD402" w14:textId="77777777" w:rsidTr="006A451F">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F2F2F2"/>
          </w:tcPr>
          <w:p w:rsidR="00AB368E" w:rsidRPr="00660ABB" w:rsidP="006A451F" w14:paraId="5B5B4D1A" w14:textId="77777777">
            <w:pPr>
              <w:pStyle w:val="ListParagraph"/>
            </w:pPr>
            <w:r>
              <w:t>Kết</w:t>
            </w:r>
            <w:r>
              <w:t xml:space="preserve"> </w:t>
            </w:r>
            <w:r>
              <w:t>quả</w:t>
            </w:r>
          </w:p>
        </w:tc>
        <w:tc>
          <w:tcPr>
            <w:tcW w:w="4950" w:type="dxa"/>
            <w:tcBorders>
              <w:top w:val="single" w:sz="4" w:space="0" w:color="2E74B5"/>
              <w:left w:val="single" w:sz="4" w:space="0" w:color="2E74B5"/>
              <w:bottom w:val="single" w:sz="4" w:space="0" w:color="2E74B5"/>
              <w:right w:val="single" w:sz="4" w:space="0" w:color="2E74B5"/>
            </w:tcBorders>
            <w:shd w:val="clear" w:color="auto" w:fill="F2F2F2"/>
          </w:tcPr>
          <w:p w:rsidR="00AB368E" w:rsidRPr="00660ABB" w:rsidP="006A451F" w14:paraId="58A9C82B" w14:textId="77777777">
            <w:pPr>
              <w:pStyle w:val="ListParagraph"/>
            </w:pPr>
            <w:r w:rsidRPr="00660ABB">
              <w:t>Mô</w:t>
            </w:r>
            <w:r w:rsidRPr="00660ABB">
              <w:t xml:space="preserve"> </w:t>
            </w:r>
            <w:r w:rsidRPr="00660ABB">
              <w:t>tả</w:t>
            </w:r>
          </w:p>
        </w:tc>
        <w:tc>
          <w:tcPr>
            <w:tcW w:w="1885" w:type="dxa"/>
            <w:tcBorders>
              <w:top w:val="single" w:sz="4" w:space="0" w:color="2E74B5"/>
              <w:left w:val="single" w:sz="4" w:space="0" w:color="2E74B5"/>
              <w:bottom w:val="single" w:sz="4" w:space="0" w:color="2E74B5"/>
              <w:right w:val="single" w:sz="4" w:space="0" w:color="2E74B5"/>
            </w:tcBorders>
            <w:shd w:val="clear" w:color="auto" w:fill="F2F2F2"/>
          </w:tcPr>
          <w:p w:rsidR="00AB368E" w:rsidRPr="00660ABB" w:rsidP="006A451F" w14:paraId="0470FEC7" w14:textId="77777777">
            <w:pPr>
              <w:pStyle w:val="ListParagraph"/>
            </w:pPr>
            <w:r>
              <w:t>Ghi</w:t>
            </w:r>
            <w:r>
              <w:t xml:space="preserve"> </w:t>
            </w:r>
            <w:r>
              <w:t>chú</w:t>
            </w:r>
          </w:p>
        </w:tc>
      </w:tr>
      <w:tr w14:paraId="113D781F" w14:textId="77777777" w:rsidTr="006A451F">
        <w:tblPrEx>
          <w:tblW w:w="0" w:type="auto"/>
          <w:tblInd w:w="85" w:type="dxa"/>
          <w:tblLayout w:type="fixed"/>
          <w:tblLook w:val="04A0"/>
        </w:tblPrEx>
        <w:tc>
          <w:tcPr>
            <w:tcW w:w="2430" w:type="dxa"/>
            <w:tcBorders>
              <w:top w:val="single" w:sz="4" w:space="0" w:color="2E74B5"/>
              <w:left w:val="single" w:sz="4" w:space="0" w:color="2E74B5"/>
              <w:right w:val="single" w:sz="4" w:space="0" w:color="2E74B5"/>
            </w:tcBorders>
            <w:shd w:val="clear" w:color="auto" w:fill="auto"/>
          </w:tcPr>
          <w:p w:rsidR="00AB368E" w:rsidRPr="009372AD" w:rsidP="006A451F" w14:paraId="34D44803" w14:textId="77777777">
            <w:pPr>
              <w:autoSpaceDE w:val="0"/>
              <w:autoSpaceDN w:val="0"/>
              <w:adjustRightInd w:val="0"/>
              <w:rPr>
                <w:rFonts w:eastAsia="Calibri"/>
                <w:sz w:val="19"/>
                <w:szCs w:val="19"/>
              </w:rPr>
            </w:pPr>
            <w:r w:rsidRPr="009372AD">
              <w:rPr>
                <w:rFonts w:eastAsia="Calibri"/>
              </w:rPr>
              <w:t>ERR:1</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AB368E" w:rsidRPr="009372AD" w:rsidP="006A451F" w14:paraId="4EDB7B86" w14:textId="77777777">
            <w:pPr>
              <w:pStyle w:val="ListParagraph"/>
              <w:spacing w:after="0" w:line="240" w:lineRule="auto"/>
              <w:ind w:left="0"/>
              <w:rPr>
                <w:rFonts w:eastAsia="Calibri"/>
              </w:rPr>
            </w:pPr>
            <w:r w:rsidRPr="009372AD">
              <w:rPr>
                <w:rFonts w:eastAsia="Calibri"/>
              </w:rPr>
              <w:t xml:space="preserve">Tài </w:t>
            </w:r>
            <w:r w:rsidRPr="009372AD">
              <w:rPr>
                <w:rFonts w:eastAsia="Calibri"/>
              </w:rPr>
              <w:t>khoản</w:t>
            </w:r>
            <w:r w:rsidRPr="009372AD">
              <w:rPr>
                <w:rFonts w:eastAsia="Calibri"/>
              </w:rPr>
              <w:t xml:space="preserve"> </w:t>
            </w:r>
            <w:r w:rsidRPr="009372AD">
              <w:rPr>
                <w:rFonts w:eastAsia="Calibri"/>
              </w:rPr>
              <w:t>đăng</w:t>
            </w:r>
            <w:r w:rsidRPr="009372AD">
              <w:rPr>
                <w:rFonts w:eastAsia="Calibri"/>
              </w:rPr>
              <w:t xml:space="preserve"> </w:t>
            </w:r>
            <w:r w:rsidRPr="009372AD">
              <w:rPr>
                <w:rFonts w:eastAsia="Calibri"/>
              </w:rPr>
              <w:t>nhập</w:t>
            </w:r>
            <w:r w:rsidRPr="009372AD">
              <w:rPr>
                <w:rFonts w:eastAsia="Calibri"/>
              </w:rPr>
              <w:t xml:space="preserve"> </w:t>
            </w:r>
            <w:r w:rsidRPr="009372AD">
              <w:rPr>
                <w:rFonts w:eastAsia="Calibri"/>
              </w:rPr>
              <w:t>sai</w:t>
            </w:r>
            <w:r w:rsidRPr="009372AD">
              <w:rPr>
                <w:rFonts w:eastAsia="Calibri"/>
              </w:rPr>
              <w:t xml:space="preserve"> </w:t>
            </w:r>
            <w:r w:rsidRPr="009372AD">
              <w:rPr>
                <w:rFonts w:eastAsia="Calibri"/>
              </w:rPr>
              <w:t>hoặc</w:t>
            </w:r>
            <w:r w:rsidRPr="009372AD">
              <w:rPr>
                <w:rFonts w:eastAsia="Calibri"/>
              </w:rPr>
              <w:t xml:space="preserve"> </w:t>
            </w:r>
            <w:r w:rsidRPr="009372AD">
              <w:rPr>
                <w:rFonts w:eastAsia="Calibri"/>
              </w:rPr>
              <w:t>không</w:t>
            </w:r>
            <w:r w:rsidRPr="009372AD">
              <w:rPr>
                <w:rFonts w:eastAsia="Calibri"/>
              </w:rPr>
              <w:t xml:space="preserve"> </w:t>
            </w:r>
            <w:r w:rsidRPr="009372AD">
              <w:rPr>
                <w:rFonts w:eastAsia="Calibri"/>
              </w:rPr>
              <w:t>có</w:t>
            </w:r>
            <w:r w:rsidRPr="009372AD">
              <w:rPr>
                <w:rFonts w:eastAsia="Calibri"/>
              </w:rPr>
              <w:t xml:space="preserve"> </w:t>
            </w:r>
            <w:r w:rsidRPr="009372AD">
              <w:rPr>
                <w:rFonts w:eastAsia="Calibri"/>
              </w:rPr>
              <w:t>quyề</w:t>
            </w:r>
            <w:r>
              <w:rPr>
                <w:rFonts w:eastAsia="Calibri"/>
              </w:rPr>
              <w:t>n</w:t>
            </w:r>
          </w:p>
        </w:tc>
        <w:tc>
          <w:tcPr>
            <w:tcW w:w="1885" w:type="dxa"/>
            <w:tcBorders>
              <w:top w:val="single" w:sz="4" w:space="0" w:color="2E74B5"/>
              <w:left w:val="single" w:sz="4" w:space="0" w:color="2E74B5"/>
              <w:bottom w:val="single" w:sz="4" w:space="0" w:color="2E74B5"/>
              <w:right w:val="single" w:sz="4" w:space="0" w:color="2E74B5"/>
            </w:tcBorders>
          </w:tcPr>
          <w:p w:rsidR="00AB368E" w:rsidRPr="009372AD" w:rsidP="006A451F" w14:paraId="551E94C0" w14:textId="77777777">
            <w:pPr>
              <w:pStyle w:val="ListParagraph"/>
              <w:ind w:left="0"/>
              <w:jc w:val="both"/>
            </w:pPr>
          </w:p>
        </w:tc>
      </w:tr>
      <w:tr w14:paraId="650DC106" w14:textId="77777777" w:rsidTr="006A451F">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AB368E" w:rsidRPr="009372AD" w:rsidP="006A451F" w14:paraId="7E360617" w14:textId="5604F877">
            <w:pPr>
              <w:autoSpaceDE w:val="0"/>
              <w:autoSpaceDN w:val="0"/>
              <w:adjustRightInd w:val="0"/>
              <w:rPr>
                <w:rFonts w:eastAsia="Calibri"/>
              </w:rPr>
            </w:pPr>
            <w:r w:rsidRPr="00E22984">
              <w:rPr>
                <w:rFonts w:eastAsia="Calibri"/>
              </w:rPr>
              <w:t>ERR:</w:t>
            </w:r>
            <w:r w:rsidR="002217B5">
              <w:rPr>
                <w:rFonts w:eastAsia="Calibri"/>
              </w:rPr>
              <w:t>2</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AB368E" w:rsidRPr="009372AD" w:rsidP="006A451F" w14:paraId="79948F79" w14:textId="77777777">
            <w:pPr>
              <w:rPr>
                <w:rFonts w:eastAsia="Calibri"/>
              </w:rPr>
            </w:pPr>
            <w:r>
              <w:rPr>
                <w:rFonts w:eastAsia="Calibri"/>
              </w:rPr>
              <w:t>Không</w:t>
            </w:r>
            <w:r>
              <w:rPr>
                <w:rFonts w:eastAsia="Calibri"/>
              </w:rPr>
              <w:t xml:space="preserve"> </w:t>
            </w:r>
            <w:r>
              <w:rPr>
                <w:rFonts w:eastAsia="Calibri"/>
              </w:rPr>
              <w:t>tìm</w:t>
            </w:r>
            <w:r>
              <w:rPr>
                <w:rFonts w:eastAsia="Calibri"/>
              </w:rPr>
              <w:t xml:space="preserve"> </w:t>
            </w:r>
            <w:r>
              <w:rPr>
                <w:rFonts w:eastAsia="Calibri"/>
              </w:rPr>
              <w:t>thấy</w:t>
            </w:r>
            <w:r>
              <w:rPr>
                <w:rFonts w:eastAsia="Calibri"/>
              </w:rPr>
              <w:t xml:space="preserve"> </w:t>
            </w:r>
            <w:r>
              <w:rPr>
                <w:rFonts w:eastAsia="Calibri"/>
              </w:rPr>
              <w:t>công</w:t>
            </w:r>
            <w:r>
              <w:rPr>
                <w:rFonts w:eastAsia="Calibri"/>
              </w:rPr>
              <w:t xml:space="preserve"> ty </w:t>
            </w:r>
            <w:r>
              <w:rPr>
                <w:rFonts w:eastAsia="Calibri"/>
              </w:rPr>
              <w:t>hoặc</w:t>
            </w:r>
            <w:r>
              <w:rPr>
                <w:rFonts w:eastAsia="Calibri"/>
              </w:rPr>
              <w:t xml:space="preserve"> </w:t>
            </w:r>
            <w:r>
              <w:rPr>
                <w:rFonts w:eastAsia="Calibri"/>
              </w:rPr>
              <w:t>tài</w:t>
            </w:r>
            <w:r>
              <w:rPr>
                <w:rFonts w:eastAsia="Calibri"/>
              </w:rPr>
              <w:t xml:space="preserve"> </w:t>
            </w:r>
            <w:r>
              <w:rPr>
                <w:rFonts w:eastAsia="Calibri"/>
              </w:rPr>
              <w:t>khoản</w:t>
            </w:r>
            <w:r>
              <w:rPr>
                <w:rFonts w:eastAsia="Calibri"/>
              </w:rPr>
              <w:t xml:space="preserve"> </w:t>
            </w:r>
            <w:r>
              <w:rPr>
                <w:rFonts w:eastAsia="Calibri"/>
              </w:rPr>
              <w:t>không</w:t>
            </w:r>
            <w:r>
              <w:rPr>
                <w:rFonts w:eastAsia="Calibri"/>
              </w:rPr>
              <w:t xml:space="preserve"> </w:t>
            </w:r>
            <w:r>
              <w:rPr>
                <w:rFonts w:eastAsia="Calibri"/>
              </w:rPr>
              <w:t>tồn</w:t>
            </w:r>
            <w:r>
              <w:rPr>
                <w:rFonts w:eastAsia="Calibri"/>
              </w:rPr>
              <w:t xml:space="preserve"> </w:t>
            </w:r>
            <w:r>
              <w:rPr>
                <w:rFonts w:eastAsia="Calibri"/>
              </w:rPr>
              <w:t>tại</w:t>
            </w:r>
          </w:p>
        </w:tc>
        <w:tc>
          <w:tcPr>
            <w:tcW w:w="1885" w:type="dxa"/>
            <w:tcBorders>
              <w:top w:val="single" w:sz="4" w:space="0" w:color="2E74B5"/>
              <w:left w:val="single" w:sz="4" w:space="0" w:color="2E74B5"/>
              <w:bottom w:val="single" w:sz="4" w:space="0" w:color="2E74B5"/>
              <w:right w:val="single" w:sz="4" w:space="0" w:color="2E74B5"/>
            </w:tcBorders>
          </w:tcPr>
          <w:p w:rsidR="00AB368E" w:rsidRPr="009372AD" w:rsidP="006A451F" w14:paraId="5350FD2E" w14:textId="77777777">
            <w:pPr>
              <w:jc w:val="both"/>
            </w:pPr>
          </w:p>
        </w:tc>
      </w:tr>
      <w:tr w14:paraId="5CA1DD45" w14:textId="77777777" w:rsidTr="006A451F">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AB368E" w:rsidRPr="009372AD" w:rsidP="006A451F" w14:paraId="5BB2F1EC" w14:textId="0CC14F2A">
            <w:pPr>
              <w:autoSpaceDE w:val="0"/>
              <w:autoSpaceDN w:val="0"/>
              <w:adjustRightInd w:val="0"/>
              <w:rPr>
                <w:rFonts w:eastAsia="Calibri"/>
              </w:rPr>
            </w:pPr>
            <w:r w:rsidRPr="00E22984">
              <w:rPr>
                <w:rFonts w:eastAsia="Calibri"/>
              </w:rPr>
              <w:t>ERR:</w:t>
            </w:r>
            <w:r w:rsidR="00583B9F">
              <w:rPr>
                <w:rFonts w:eastAsia="Calibri"/>
              </w:rPr>
              <w:t>3</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AB368E" w:rsidRPr="009372AD" w:rsidP="006A451F" w14:paraId="7AF7D667" w14:textId="2CFBBE46">
            <w:pPr>
              <w:rPr>
                <w:rFonts w:eastAsia="Calibri"/>
              </w:rPr>
            </w:pPr>
            <w:r>
              <w:rPr>
                <w:rFonts w:eastAsia="Calibri"/>
              </w:rPr>
              <w:t xml:space="preserve">Tài </w:t>
            </w:r>
            <w:r>
              <w:rPr>
                <w:rFonts w:eastAsia="Calibri"/>
              </w:rPr>
              <w:t>khoản</w:t>
            </w:r>
            <w:r>
              <w:rPr>
                <w:rFonts w:eastAsia="Calibri"/>
              </w:rPr>
              <w:t xml:space="preserve"> </w:t>
            </w:r>
            <w:r>
              <w:rPr>
                <w:rFonts w:eastAsia="Calibri"/>
              </w:rPr>
              <w:t>không</w:t>
            </w:r>
            <w:r>
              <w:rPr>
                <w:rFonts w:eastAsia="Calibri"/>
              </w:rPr>
              <w:t xml:space="preserve"> </w:t>
            </w:r>
            <w:r>
              <w:rPr>
                <w:rFonts w:eastAsia="Calibri"/>
              </w:rPr>
              <w:t>có</w:t>
            </w:r>
            <w:r>
              <w:rPr>
                <w:rFonts w:eastAsia="Calibri"/>
              </w:rPr>
              <w:t xml:space="preserve"> </w:t>
            </w:r>
            <w:r>
              <w:rPr>
                <w:rFonts w:eastAsia="Calibri"/>
              </w:rPr>
              <w:t>quyền</w:t>
            </w:r>
            <w:r>
              <w:rPr>
                <w:rFonts w:eastAsia="Calibri"/>
              </w:rPr>
              <w:t xml:space="preserve"> </w:t>
            </w:r>
            <w:r>
              <w:rPr>
                <w:rFonts w:eastAsia="Calibri"/>
              </w:rPr>
              <w:t>tìm</w:t>
            </w:r>
            <w:r>
              <w:rPr>
                <w:rFonts w:eastAsia="Calibri"/>
              </w:rPr>
              <w:t xml:space="preserve"> </w:t>
            </w:r>
            <w:r>
              <w:rPr>
                <w:rFonts w:eastAsia="Calibri"/>
              </w:rPr>
              <w:t>kiếm</w:t>
            </w:r>
            <w:r>
              <w:rPr>
                <w:rFonts w:eastAsia="Calibri"/>
              </w:rPr>
              <w:t xml:space="preserve"> </w:t>
            </w:r>
            <w:r>
              <w:rPr>
                <w:rFonts w:eastAsia="Calibri"/>
              </w:rPr>
              <w:t>bảng</w:t>
            </w:r>
            <w:r>
              <w:rPr>
                <w:rFonts w:eastAsia="Calibri"/>
              </w:rPr>
              <w:t xml:space="preserve"> </w:t>
            </w:r>
            <w:r>
              <w:rPr>
                <w:rFonts w:eastAsia="Calibri"/>
              </w:rPr>
              <w:t>tổng</w:t>
            </w:r>
            <w:r>
              <w:rPr>
                <w:rFonts w:eastAsia="Calibri"/>
              </w:rPr>
              <w:t xml:space="preserve"> </w:t>
            </w:r>
            <w:r>
              <w:rPr>
                <w:rFonts w:eastAsia="Calibri"/>
              </w:rPr>
              <w:t>hợp</w:t>
            </w:r>
          </w:p>
        </w:tc>
        <w:tc>
          <w:tcPr>
            <w:tcW w:w="1885" w:type="dxa"/>
            <w:tcBorders>
              <w:top w:val="single" w:sz="4" w:space="0" w:color="2E74B5"/>
              <w:left w:val="single" w:sz="4" w:space="0" w:color="2E74B5"/>
              <w:bottom w:val="single" w:sz="4" w:space="0" w:color="2E74B5"/>
              <w:right w:val="single" w:sz="4" w:space="0" w:color="2E74B5"/>
            </w:tcBorders>
          </w:tcPr>
          <w:p w:rsidR="00AB368E" w:rsidRPr="009372AD" w:rsidP="006A451F" w14:paraId="10E92E4C" w14:textId="77777777">
            <w:pPr>
              <w:pStyle w:val="ListParagraph"/>
              <w:ind w:left="0"/>
              <w:jc w:val="both"/>
            </w:pPr>
          </w:p>
        </w:tc>
      </w:tr>
      <w:tr w14:paraId="2F664F5E" w14:textId="77777777" w:rsidTr="006A451F">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AB368E" w:rsidRPr="009372AD" w:rsidP="006A451F" w14:paraId="48B27ABB" w14:textId="6ADA3535">
            <w:pPr>
              <w:autoSpaceDE w:val="0"/>
              <w:autoSpaceDN w:val="0"/>
              <w:adjustRightInd w:val="0"/>
              <w:rPr>
                <w:rFonts w:eastAsia="Calibri"/>
              </w:rPr>
            </w:pPr>
            <w:r w:rsidRPr="00E22984">
              <w:rPr>
                <w:rFonts w:eastAsia="Calibri"/>
              </w:rPr>
              <w:t>ERR:</w:t>
            </w:r>
            <w:r w:rsidR="00FB3026">
              <w:rPr>
                <w:rFonts w:eastAsia="Calibri"/>
              </w:rPr>
              <w:t>4</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AB368E" w:rsidRPr="00915883" w:rsidP="006A451F" w14:paraId="021B2989" w14:textId="0B17E404">
            <w:pPr>
              <w:pStyle w:val="ListParagraph"/>
              <w:spacing w:after="0" w:line="240" w:lineRule="auto"/>
              <w:ind w:left="0"/>
              <w:rPr>
                <w:rFonts w:eastAsia="Calibri"/>
              </w:rPr>
            </w:pPr>
            <w:r>
              <w:t>Loại</w:t>
            </w:r>
            <w:r>
              <w:t xml:space="preserve"> </w:t>
            </w:r>
            <w:r>
              <w:t>hình</w:t>
            </w:r>
            <w:r>
              <w:t xml:space="preserve"> </w:t>
            </w:r>
            <w:r>
              <w:t>doanh</w:t>
            </w:r>
            <w:r>
              <w:t xml:space="preserve"> </w:t>
            </w:r>
            <w:r>
              <w:t>nghiệp</w:t>
            </w:r>
            <w:r>
              <w:t xml:space="preserve"> </w:t>
            </w:r>
            <w:r>
              <w:t>không</w:t>
            </w:r>
            <w:r>
              <w:t xml:space="preserve"> </w:t>
            </w:r>
            <w:r>
              <w:t>hợp</w:t>
            </w:r>
            <w:r>
              <w:t xml:space="preserve"> </w:t>
            </w:r>
            <w:r>
              <w:t>lệ</w:t>
            </w:r>
          </w:p>
        </w:tc>
        <w:tc>
          <w:tcPr>
            <w:tcW w:w="1885" w:type="dxa"/>
            <w:tcBorders>
              <w:top w:val="single" w:sz="4" w:space="0" w:color="2E74B5"/>
              <w:left w:val="single" w:sz="4" w:space="0" w:color="2E74B5"/>
              <w:bottom w:val="single" w:sz="4" w:space="0" w:color="2E74B5"/>
              <w:right w:val="single" w:sz="4" w:space="0" w:color="2E74B5"/>
            </w:tcBorders>
          </w:tcPr>
          <w:p w:rsidR="00AB368E" w:rsidRPr="009372AD" w:rsidP="006A451F" w14:paraId="671518D3" w14:textId="77777777">
            <w:pPr>
              <w:pStyle w:val="ListParagraph"/>
              <w:ind w:left="0"/>
              <w:jc w:val="both"/>
            </w:pPr>
          </w:p>
        </w:tc>
      </w:tr>
      <w:tr w14:paraId="2E6378D8" w14:textId="77777777" w:rsidTr="006A451F">
        <w:tblPrEx>
          <w:tblW w:w="0" w:type="auto"/>
          <w:tblInd w:w="85" w:type="dxa"/>
          <w:tblLayout w:type="fixed"/>
          <w:tblLook w:val="04A0"/>
        </w:tblPrEx>
        <w:trPr>
          <w:trHeight w:val="413"/>
        </w:trPr>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AB368E" w:rsidRPr="009372AD" w:rsidP="006A451F" w14:paraId="02FF852C" w14:textId="77777777">
            <w:pPr>
              <w:autoSpaceDE w:val="0"/>
              <w:autoSpaceDN w:val="0"/>
              <w:adjustRightInd w:val="0"/>
              <w:rPr>
                <w:rFonts w:eastAsia="Calibri"/>
              </w:rPr>
            </w:pPr>
            <w:r w:rsidRPr="00E22984">
              <w:rPr>
                <w:rFonts w:eastAsia="Calibri"/>
              </w:rPr>
              <w:t>ERR:5</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AB368E" w:rsidP="006A451F" w14:paraId="1FA4890E" w14:textId="77777777">
            <w:pPr>
              <w:pStyle w:val="ListParagraph"/>
              <w:spacing w:after="0" w:line="240" w:lineRule="auto"/>
              <w:ind w:left="0"/>
              <w:rPr>
                <w:rFonts w:eastAsia="Calibri"/>
              </w:rPr>
            </w:pPr>
            <w:r>
              <w:rPr>
                <w:rFonts w:eastAsia="Calibri"/>
              </w:rPr>
              <w:t>Có</w:t>
            </w:r>
            <w:r>
              <w:rPr>
                <w:rFonts w:eastAsia="Calibri"/>
              </w:rPr>
              <w:t xml:space="preserve"> </w:t>
            </w:r>
            <w:r>
              <w:rPr>
                <w:rFonts w:eastAsia="Calibri"/>
              </w:rPr>
              <w:t>lỗi</w:t>
            </w:r>
            <w:r>
              <w:rPr>
                <w:rFonts w:eastAsia="Calibri"/>
              </w:rPr>
              <w:t xml:space="preserve"> </w:t>
            </w:r>
            <w:r>
              <w:rPr>
                <w:rFonts w:eastAsia="Calibri"/>
              </w:rPr>
              <w:t>xảy</w:t>
            </w:r>
            <w:r>
              <w:rPr>
                <w:rFonts w:eastAsia="Calibri"/>
              </w:rPr>
              <w:t xml:space="preserve"> </w:t>
            </w:r>
            <w:r>
              <w:rPr>
                <w:rFonts w:eastAsia="Calibri"/>
              </w:rPr>
              <w:t>ra</w:t>
            </w:r>
          </w:p>
        </w:tc>
        <w:tc>
          <w:tcPr>
            <w:tcW w:w="1885" w:type="dxa"/>
            <w:tcBorders>
              <w:top w:val="single" w:sz="4" w:space="0" w:color="2E74B5"/>
              <w:left w:val="single" w:sz="4" w:space="0" w:color="2E74B5"/>
              <w:bottom w:val="single" w:sz="4" w:space="0" w:color="2E74B5"/>
              <w:right w:val="single" w:sz="4" w:space="0" w:color="2E74B5"/>
            </w:tcBorders>
          </w:tcPr>
          <w:p w:rsidR="00AB368E" w:rsidRPr="00731CD1" w:rsidP="006A451F" w14:paraId="062AAE0A" w14:textId="77777777">
            <w:pPr>
              <w:jc w:val="both"/>
            </w:pPr>
            <w:r>
              <w:t>Lỗi</w:t>
            </w:r>
            <w:r>
              <w:t xml:space="preserve"> </w:t>
            </w:r>
            <w:r>
              <w:t>không</w:t>
            </w:r>
            <w:r>
              <w:t xml:space="preserve"> </w:t>
            </w:r>
            <w:r>
              <w:t>xác</w:t>
            </w:r>
            <w:r>
              <w:t xml:space="preserve"> </w:t>
            </w:r>
            <w:r>
              <w:t>định</w:t>
            </w:r>
          </w:p>
        </w:tc>
      </w:tr>
      <w:tr w14:paraId="13AF9005" w14:textId="77777777" w:rsidTr="006A451F">
        <w:tblPrEx>
          <w:tblW w:w="0" w:type="auto"/>
          <w:tblInd w:w="85" w:type="dxa"/>
          <w:tblLayout w:type="fixed"/>
          <w:tblLook w:val="04A0"/>
        </w:tblPrEx>
        <w:trPr>
          <w:trHeight w:val="413"/>
        </w:trPr>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FB3026" w:rsidRPr="00E22984" w:rsidP="00FB3026" w14:paraId="47E8D59A" w14:textId="328A123C">
            <w:pPr>
              <w:autoSpaceDE w:val="0"/>
              <w:autoSpaceDN w:val="0"/>
              <w:adjustRightInd w:val="0"/>
              <w:rPr>
                <w:rFonts w:eastAsia="Calibri"/>
              </w:rPr>
            </w:pPr>
            <w:r w:rsidRPr="00E22984">
              <w:rPr>
                <w:rFonts w:eastAsia="Calibri"/>
              </w:rPr>
              <w:t>ERR:</w:t>
            </w:r>
            <w:r>
              <w:rPr>
                <w:rFonts w:eastAsia="Calibri"/>
              </w:rPr>
              <w:t>6</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FB3026" w:rsidP="00FB3026" w14:paraId="4A574E8F" w14:textId="59F86192">
            <w:pPr>
              <w:pStyle w:val="ListParagraph"/>
              <w:spacing w:after="0" w:line="240" w:lineRule="auto"/>
              <w:ind w:left="0"/>
              <w:rPr>
                <w:rFonts w:eastAsia="Calibri"/>
              </w:rPr>
            </w:pPr>
            <w:r>
              <w:t>Loại</w:t>
            </w:r>
            <w:r>
              <w:t xml:space="preserve"> </w:t>
            </w:r>
            <w:r>
              <w:t>kỳ</w:t>
            </w:r>
            <w:r>
              <w:t xml:space="preserve"> </w:t>
            </w:r>
            <w:r>
              <w:t>dữ</w:t>
            </w:r>
            <w:r>
              <w:t xml:space="preserve"> </w:t>
            </w:r>
            <w:r>
              <w:t>liệu</w:t>
            </w:r>
            <w:r>
              <w:t xml:space="preserve"> </w:t>
            </w:r>
            <w:r>
              <w:t>không</w:t>
            </w:r>
            <w:r>
              <w:t xml:space="preserve"> </w:t>
            </w:r>
            <w:r>
              <w:t>hợp</w:t>
            </w:r>
            <w:r>
              <w:t xml:space="preserve"> </w:t>
            </w:r>
            <w:r>
              <w:t>lệ</w:t>
            </w:r>
          </w:p>
        </w:tc>
        <w:tc>
          <w:tcPr>
            <w:tcW w:w="1885" w:type="dxa"/>
            <w:tcBorders>
              <w:top w:val="single" w:sz="4" w:space="0" w:color="2E74B5"/>
              <w:left w:val="single" w:sz="4" w:space="0" w:color="2E74B5"/>
              <w:bottom w:val="single" w:sz="4" w:space="0" w:color="2E74B5"/>
              <w:right w:val="single" w:sz="4" w:space="0" w:color="2E74B5"/>
            </w:tcBorders>
          </w:tcPr>
          <w:p w:rsidR="00FB3026" w:rsidP="00FB3026" w14:paraId="126DA715" w14:textId="77777777">
            <w:pPr>
              <w:jc w:val="both"/>
            </w:pPr>
          </w:p>
        </w:tc>
      </w:tr>
      <w:tr w14:paraId="23A30F99" w14:textId="77777777" w:rsidTr="006A451F">
        <w:tblPrEx>
          <w:tblW w:w="0" w:type="auto"/>
          <w:tblInd w:w="85" w:type="dxa"/>
          <w:tblLayout w:type="fixed"/>
          <w:tblLook w:val="04A0"/>
        </w:tblPrEx>
        <w:trPr>
          <w:trHeight w:val="413"/>
        </w:trPr>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FB3026" w:rsidRPr="00E22984" w:rsidP="00FB3026" w14:paraId="078BC97D" w14:textId="41CF7D28">
            <w:pPr>
              <w:autoSpaceDE w:val="0"/>
              <w:autoSpaceDN w:val="0"/>
              <w:adjustRightInd w:val="0"/>
              <w:rPr>
                <w:rFonts w:eastAsia="Calibri"/>
              </w:rPr>
            </w:pPr>
            <w:r w:rsidRPr="00E22984">
              <w:rPr>
                <w:rFonts w:eastAsia="Calibri"/>
              </w:rPr>
              <w:t>ERR:</w:t>
            </w:r>
            <w:r w:rsidR="000859A9">
              <w:rPr>
                <w:rFonts w:eastAsia="Calibri"/>
              </w:rPr>
              <w:t>7</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FB3026" w:rsidP="00FB3026" w14:paraId="18BD8400" w14:textId="6B8258D8">
            <w:pPr>
              <w:pStyle w:val="ListParagraph"/>
              <w:spacing w:after="0" w:line="240" w:lineRule="auto"/>
              <w:ind w:left="0"/>
              <w:rPr>
                <w:rFonts w:eastAsia="Calibri"/>
              </w:rPr>
            </w:pPr>
            <w:r>
              <w:rPr>
                <w:color w:val="000000"/>
              </w:rPr>
              <w:t>Kỳ</w:t>
            </w:r>
            <w:r>
              <w:rPr>
                <w:color w:val="000000"/>
              </w:rPr>
              <w:t xml:space="preserve"> </w:t>
            </w:r>
            <w:r>
              <w:rPr>
                <w:color w:val="000000"/>
              </w:rPr>
              <w:t>dữ</w:t>
            </w:r>
            <w:r>
              <w:rPr>
                <w:color w:val="000000"/>
              </w:rPr>
              <w:t xml:space="preserve"> </w:t>
            </w:r>
            <w:r>
              <w:rPr>
                <w:color w:val="000000"/>
              </w:rPr>
              <w:t>liệu</w:t>
            </w:r>
            <w:r>
              <w:rPr>
                <w:color w:val="000000"/>
              </w:rPr>
              <w:t xml:space="preserve"> </w:t>
            </w:r>
            <w:r>
              <w:rPr>
                <w:color w:val="000000"/>
              </w:rPr>
              <w:t>không</w:t>
            </w:r>
            <w:r>
              <w:rPr>
                <w:color w:val="000000"/>
              </w:rPr>
              <w:t xml:space="preserve"> </w:t>
            </w:r>
            <w:r>
              <w:rPr>
                <w:color w:val="000000"/>
              </w:rPr>
              <w:t>được</w:t>
            </w:r>
            <w:r>
              <w:rPr>
                <w:color w:val="000000"/>
              </w:rPr>
              <w:t xml:space="preserve"> </w:t>
            </w:r>
            <w:r>
              <w:rPr>
                <w:color w:val="000000"/>
              </w:rPr>
              <w:t>để</w:t>
            </w:r>
            <w:r>
              <w:rPr>
                <w:color w:val="000000"/>
              </w:rPr>
              <w:t xml:space="preserve"> </w:t>
            </w:r>
            <w:r>
              <w:rPr>
                <w:color w:val="000000"/>
              </w:rPr>
              <w:t>trống</w:t>
            </w:r>
          </w:p>
        </w:tc>
        <w:tc>
          <w:tcPr>
            <w:tcW w:w="1885" w:type="dxa"/>
            <w:tcBorders>
              <w:top w:val="single" w:sz="4" w:space="0" w:color="2E74B5"/>
              <w:left w:val="single" w:sz="4" w:space="0" w:color="2E74B5"/>
              <w:bottom w:val="single" w:sz="4" w:space="0" w:color="2E74B5"/>
              <w:right w:val="single" w:sz="4" w:space="0" w:color="2E74B5"/>
            </w:tcBorders>
          </w:tcPr>
          <w:p w:rsidR="00FB3026" w:rsidP="00FB3026" w14:paraId="397DA155" w14:textId="77777777">
            <w:pPr>
              <w:jc w:val="both"/>
            </w:pPr>
          </w:p>
        </w:tc>
      </w:tr>
      <w:tr w14:paraId="319E401F" w14:textId="77777777" w:rsidTr="006A451F">
        <w:tblPrEx>
          <w:tblW w:w="0" w:type="auto"/>
          <w:tblInd w:w="85" w:type="dxa"/>
          <w:tblLayout w:type="fixed"/>
          <w:tblLook w:val="04A0"/>
        </w:tblPrEx>
        <w:trPr>
          <w:trHeight w:val="413"/>
        </w:trPr>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FB3026" w:rsidRPr="00E22984" w:rsidP="00FB3026" w14:paraId="526F9793" w14:textId="5B0A8D1F">
            <w:pPr>
              <w:autoSpaceDE w:val="0"/>
              <w:autoSpaceDN w:val="0"/>
              <w:adjustRightInd w:val="0"/>
              <w:rPr>
                <w:rFonts w:eastAsia="Calibri"/>
              </w:rPr>
            </w:pPr>
            <w:r w:rsidRPr="00E22984">
              <w:rPr>
                <w:rFonts w:eastAsia="Calibri"/>
              </w:rPr>
              <w:t>ERR:</w:t>
            </w:r>
            <w:r w:rsidR="000859A9">
              <w:rPr>
                <w:rFonts w:eastAsia="Calibri"/>
              </w:rPr>
              <w:t>8</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FB3026" w:rsidP="00FB3026" w14:paraId="1E16C157" w14:textId="68205807">
            <w:pPr>
              <w:pStyle w:val="ListParagraph"/>
              <w:spacing w:after="0" w:line="240" w:lineRule="auto"/>
              <w:ind w:left="0"/>
              <w:rPr>
                <w:rFonts w:eastAsia="Calibri"/>
              </w:rPr>
            </w:pPr>
            <w:r>
              <w:rPr>
                <w:rFonts w:eastAsia="Calibri"/>
              </w:rPr>
              <w:t>Kỳ</w:t>
            </w:r>
            <w:r>
              <w:rPr>
                <w:rFonts w:eastAsia="Calibri"/>
              </w:rPr>
              <w:t xml:space="preserve"> </w:t>
            </w:r>
            <w:r>
              <w:rPr>
                <w:rFonts w:eastAsia="Calibri"/>
              </w:rPr>
              <w:t>dữ</w:t>
            </w:r>
            <w:r>
              <w:rPr>
                <w:rFonts w:eastAsia="Calibri"/>
              </w:rPr>
              <w:t xml:space="preserve"> </w:t>
            </w:r>
            <w:r>
              <w:rPr>
                <w:rFonts w:eastAsia="Calibri"/>
              </w:rPr>
              <w:t>liệu</w:t>
            </w:r>
            <w:r>
              <w:rPr>
                <w:rFonts w:eastAsia="Calibri"/>
              </w:rPr>
              <w:t xml:space="preserve"> </w:t>
            </w:r>
            <w:r>
              <w:rPr>
                <w:rFonts w:eastAsia="Calibri"/>
              </w:rPr>
              <w:t>không</w:t>
            </w:r>
            <w:r>
              <w:rPr>
                <w:rFonts w:eastAsia="Calibri"/>
              </w:rPr>
              <w:t xml:space="preserve"> </w:t>
            </w:r>
            <w:r>
              <w:rPr>
                <w:rFonts w:eastAsia="Calibri"/>
              </w:rPr>
              <w:t>đúng</w:t>
            </w:r>
            <w:r>
              <w:rPr>
                <w:rFonts w:eastAsia="Calibri"/>
              </w:rPr>
              <w:t xml:space="preserve"> </w:t>
            </w:r>
            <w:r>
              <w:rPr>
                <w:rFonts w:eastAsia="Calibri"/>
              </w:rPr>
              <w:t>định</w:t>
            </w:r>
            <w:r>
              <w:rPr>
                <w:rFonts w:eastAsia="Calibri"/>
              </w:rPr>
              <w:t xml:space="preserve"> </w:t>
            </w:r>
            <w:r>
              <w:rPr>
                <w:rFonts w:eastAsia="Calibri"/>
              </w:rPr>
              <w:t>dạng</w:t>
            </w:r>
            <w:r>
              <w:rPr>
                <w:rFonts w:eastAsia="Calibri"/>
              </w:rPr>
              <w:t xml:space="preserve"> </w:t>
            </w:r>
            <w:r w:rsidR="00707136">
              <w:rPr>
                <w:rFonts w:eastAsia="Calibri"/>
              </w:rPr>
              <w:t xml:space="preserve">(Định </w:t>
            </w:r>
            <w:r w:rsidR="00707136">
              <w:rPr>
                <w:rFonts w:eastAsia="Calibri"/>
              </w:rPr>
              <w:t>dạng</w:t>
            </w:r>
            <w:r w:rsidR="00707136">
              <w:rPr>
                <w:rFonts w:eastAsia="Calibri"/>
              </w:rPr>
              <w:t xml:space="preserve"> </w:t>
            </w:r>
            <w:r>
              <w:rPr>
                <w:rFonts w:eastAsia="Calibri"/>
              </w:rPr>
              <w:t>theo</w:t>
            </w:r>
            <w:r>
              <w:rPr>
                <w:rFonts w:eastAsia="Calibri"/>
              </w:rPr>
              <w:t xml:space="preserve"> </w:t>
            </w:r>
            <w:r>
              <w:rPr>
                <w:rFonts w:eastAsia="Calibri"/>
              </w:rPr>
              <w:t>loại</w:t>
            </w:r>
            <w:r>
              <w:rPr>
                <w:rFonts w:eastAsia="Calibri"/>
              </w:rPr>
              <w:t xml:space="preserve"> </w:t>
            </w:r>
            <w:r>
              <w:rPr>
                <w:rFonts w:eastAsia="Calibri"/>
              </w:rPr>
              <w:t>kỳ</w:t>
            </w:r>
            <w:r>
              <w:rPr>
                <w:rFonts w:eastAsia="Calibri"/>
              </w:rPr>
              <w:t xml:space="preserve"> </w:t>
            </w:r>
            <w:r>
              <w:rPr>
                <w:rFonts w:eastAsia="Calibri"/>
              </w:rPr>
              <w:t>dữ</w:t>
            </w:r>
            <w:r>
              <w:rPr>
                <w:rFonts w:eastAsia="Calibri"/>
              </w:rPr>
              <w:t xml:space="preserve"> </w:t>
            </w:r>
            <w:r>
              <w:rPr>
                <w:rFonts w:eastAsia="Calibri"/>
              </w:rPr>
              <w:t>liệu</w:t>
            </w:r>
            <w:r w:rsidR="00707136">
              <w:rPr>
                <w:rFonts w:eastAsia="Calibri"/>
              </w:rPr>
              <w:t>)</w:t>
            </w:r>
          </w:p>
        </w:tc>
        <w:tc>
          <w:tcPr>
            <w:tcW w:w="1885" w:type="dxa"/>
            <w:tcBorders>
              <w:top w:val="single" w:sz="4" w:space="0" w:color="2E74B5"/>
              <w:left w:val="single" w:sz="4" w:space="0" w:color="2E74B5"/>
              <w:bottom w:val="single" w:sz="4" w:space="0" w:color="2E74B5"/>
              <w:right w:val="single" w:sz="4" w:space="0" w:color="2E74B5"/>
            </w:tcBorders>
          </w:tcPr>
          <w:p w:rsidR="00FB3026" w:rsidP="00FB3026" w14:paraId="6A03DF66" w14:textId="77777777">
            <w:pPr>
              <w:jc w:val="both"/>
            </w:pPr>
          </w:p>
        </w:tc>
      </w:tr>
      <w:tr w14:paraId="78895F46" w14:textId="77777777" w:rsidTr="006A451F">
        <w:tblPrEx>
          <w:tblW w:w="0" w:type="auto"/>
          <w:tblInd w:w="85" w:type="dxa"/>
          <w:tblLayout w:type="fixed"/>
          <w:tblLook w:val="04A0"/>
        </w:tblPrEx>
        <w:trPr>
          <w:trHeight w:val="413"/>
        </w:trPr>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FB3026" w:rsidRPr="00E22984" w:rsidP="00FB3026" w14:paraId="7AB6D4CD" w14:textId="051A076B">
            <w:pPr>
              <w:autoSpaceDE w:val="0"/>
              <w:autoSpaceDN w:val="0"/>
              <w:adjustRightInd w:val="0"/>
              <w:rPr>
                <w:rFonts w:eastAsia="Calibri"/>
              </w:rPr>
            </w:pPr>
            <w:r w:rsidRPr="00E22984">
              <w:rPr>
                <w:rFonts w:eastAsia="Calibri"/>
              </w:rPr>
              <w:t>ERR:</w:t>
            </w:r>
            <w:r w:rsidR="000859A9">
              <w:rPr>
                <w:rFonts w:eastAsia="Calibri"/>
              </w:rPr>
              <w:t>9</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FB3026" w:rsidP="00FB3026" w14:paraId="530EAF43" w14:textId="5C15E830">
            <w:pPr>
              <w:pStyle w:val="ListParagraph"/>
              <w:spacing w:after="0" w:line="240" w:lineRule="auto"/>
              <w:ind w:left="0"/>
              <w:rPr>
                <w:rFonts w:eastAsia="Calibri"/>
              </w:rPr>
            </w:pPr>
            <w:r>
              <w:rPr>
                <w:rFonts w:eastAsia="Calibri"/>
              </w:rPr>
              <w:t>Trạng</w:t>
            </w:r>
            <w:r>
              <w:rPr>
                <w:rFonts w:eastAsia="Calibri"/>
              </w:rPr>
              <w:t xml:space="preserve"> </w:t>
            </w:r>
            <w:r>
              <w:rPr>
                <w:rFonts w:eastAsia="Calibri"/>
              </w:rPr>
              <w:t>thái</w:t>
            </w:r>
            <w:r>
              <w:rPr>
                <w:rFonts w:eastAsia="Calibri"/>
              </w:rPr>
              <w:t xml:space="preserve"> </w:t>
            </w:r>
            <w:r>
              <w:rPr>
                <w:rFonts w:eastAsia="Calibri"/>
              </w:rPr>
              <w:t>không</w:t>
            </w:r>
            <w:r>
              <w:rPr>
                <w:rFonts w:eastAsia="Calibri"/>
              </w:rPr>
              <w:t xml:space="preserve"> </w:t>
            </w:r>
            <w:r>
              <w:rPr>
                <w:rFonts w:eastAsia="Calibri"/>
              </w:rPr>
              <w:t>hợp</w:t>
            </w:r>
            <w:r>
              <w:rPr>
                <w:rFonts w:eastAsia="Calibri"/>
              </w:rPr>
              <w:t xml:space="preserve"> </w:t>
            </w:r>
            <w:r>
              <w:rPr>
                <w:rFonts w:eastAsia="Calibri"/>
              </w:rPr>
              <w:t>lệ</w:t>
            </w:r>
          </w:p>
        </w:tc>
        <w:tc>
          <w:tcPr>
            <w:tcW w:w="1885" w:type="dxa"/>
            <w:tcBorders>
              <w:top w:val="single" w:sz="4" w:space="0" w:color="2E74B5"/>
              <w:left w:val="single" w:sz="4" w:space="0" w:color="2E74B5"/>
              <w:bottom w:val="single" w:sz="4" w:space="0" w:color="2E74B5"/>
              <w:right w:val="single" w:sz="4" w:space="0" w:color="2E74B5"/>
            </w:tcBorders>
          </w:tcPr>
          <w:p w:rsidR="00FB3026" w:rsidP="00FB3026" w14:paraId="756681AA" w14:textId="77777777">
            <w:pPr>
              <w:jc w:val="both"/>
            </w:pPr>
          </w:p>
        </w:tc>
      </w:tr>
      <w:tr w14:paraId="38AC6128" w14:textId="77777777" w:rsidTr="006A451F">
        <w:tblPrEx>
          <w:tblW w:w="0" w:type="auto"/>
          <w:tblInd w:w="85" w:type="dxa"/>
          <w:tblLayout w:type="fixed"/>
          <w:tblLook w:val="04A0"/>
        </w:tblPrEx>
        <w:trPr>
          <w:trHeight w:val="413"/>
        </w:trPr>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FB3026" w:rsidRPr="00E22984" w:rsidP="00FB3026" w14:paraId="08CDB3CB" w14:textId="75335834">
            <w:pPr>
              <w:autoSpaceDE w:val="0"/>
              <w:autoSpaceDN w:val="0"/>
              <w:adjustRightInd w:val="0"/>
              <w:rPr>
                <w:rFonts w:eastAsia="Calibri"/>
              </w:rPr>
            </w:pPr>
            <w:r w:rsidRPr="00E22984">
              <w:rPr>
                <w:rFonts w:eastAsia="Calibri"/>
              </w:rPr>
              <w:t>ERR:</w:t>
            </w:r>
            <w:r w:rsidR="000859A9">
              <w:rPr>
                <w:rFonts w:eastAsia="Calibri"/>
              </w:rPr>
              <w:t>10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FB3026" w:rsidP="00FB3026" w14:paraId="56772060" w14:textId="0A94C949">
            <w:pPr>
              <w:pStyle w:val="ListParagraph"/>
              <w:spacing w:after="0" w:line="240" w:lineRule="auto"/>
              <w:ind w:left="0"/>
              <w:rPr>
                <w:rFonts w:eastAsia="Calibri"/>
              </w:rPr>
            </w:pPr>
            <w:r>
              <w:rPr>
                <w:rFonts w:eastAsia="Calibri"/>
              </w:rPr>
              <w:t>Không</w:t>
            </w:r>
            <w:r>
              <w:rPr>
                <w:rFonts w:eastAsia="Calibri"/>
              </w:rPr>
              <w:t xml:space="preserve"> </w:t>
            </w:r>
            <w:r>
              <w:rPr>
                <w:rFonts w:eastAsia="Calibri"/>
              </w:rPr>
              <w:t>tìm</w:t>
            </w:r>
            <w:r>
              <w:rPr>
                <w:rFonts w:eastAsia="Calibri"/>
              </w:rPr>
              <w:t xml:space="preserve"> </w:t>
            </w:r>
            <w:r>
              <w:rPr>
                <w:rFonts w:eastAsia="Calibri"/>
              </w:rPr>
              <w:t>thấy</w:t>
            </w:r>
            <w:r>
              <w:rPr>
                <w:rFonts w:eastAsia="Calibri"/>
              </w:rPr>
              <w:t xml:space="preserve"> </w:t>
            </w:r>
            <w:r>
              <w:rPr>
                <w:rFonts w:eastAsia="Calibri"/>
              </w:rPr>
              <w:t>bảng</w:t>
            </w:r>
            <w:r>
              <w:rPr>
                <w:rFonts w:eastAsia="Calibri"/>
              </w:rPr>
              <w:t xml:space="preserve"> </w:t>
            </w:r>
            <w:r>
              <w:rPr>
                <w:rFonts w:eastAsia="Calibri"/>
              </w:rPr>
              <w:t>tổng</w:t>
            </w:r>
            <w:r>
              <w:rPr>
                <w:rFonts w:eastAsia="Calibri"/>
              </w:rPr>
              <w:t xml:space="preserve"> </w:t>
            </w:r>
            <w:r>
              <w:rPr>
                <w:rFonts w:eastAsia="Calibri"/>
              </w:rPr>
              <w:t>hợp</w:t>
            </w:r>
            <w:r>
              <w:rPr>
                <w:rFonts w:eastAsia="Calibri"/>
              </w:rPr>
              <w:t xml:space="preserve"> </w:t>
            </w:r>
            <w:r>
              <w:rPr>
                <w:rFonts w:eastAsia="Calibri"/>
              </w:rPr>
              <w:t>nào</w:t>
            </w:r>
            <w:r>
              <w:rPr>
                <w:rFonts w:eastAsia="Calibri"/>
              </w:rPr>
              <w:t xml:space="preserve"> </w:t>
            </w:r>
            <w:r>
              <w:rPr>
                <w:rFonts w:eastAsia="Calibri"/>
              </w:rPr>
              <w:t>phù</w:t>
            </w:r>
            <w:r>
              <w:rPr>
                <w:rFonts w:eastAsia="Calibri"/>
              </w:rPr>
              <w:t xml:space="preserve"> </w:t>
            </w:r>
            <w:r>
              <w:rPr>
                <w:rFonts w:eastAsia="Calibri"/>
              </w:rPr>
              <w:t>hợp</w:t>
            </w:r>
          </w:p>
        </w:tc>
        <w:tc>
          <w:tcPr>
            <w:tcW w:w="1885" w:type="dxa"/>
            <w:tcBorders>
              <w:top w:val="single" w:sz="4" w:space="0" w:color="2E74B5"/>
              <w:left w:val="single" w:sz="4" w:space="0" w:color="2E74B5"/>
              <w:bottom w:val="single" w:sz="4" w:space="0" w:color="2E74B5"/>
              <w:right w:val="single" w:sz="4" w:space="0" w:color="2E74B5"/>
            </w:tcBorders>
          </w:tcPr>
          <w:p w:rsidR="00FB3026" w:rsidP="00FB3026" w14:paraId="3321F478" w14:textId="77777777">
            <w:pPr>
              <w:jc w:val="both"/>
            </w:pPr>
          </w:p>
        </w:tc>
      </w:tr>
      <w:tr w14:paraId="417FB648" w14:textId="77777777" w:rsidTr="006A451F">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FB3026" w:rsidRPr="009372AD" w:rsidP="00FB3026" w14:paraId="391FCDB0" w14:textId="77777777">
            <w:pPr>
              <w:autoSpaceDE w:val="0"/>
              <w:autoSpaceDN w:val="0"/>
              <w:adjustRightInd w:val="0"/>
              <w:rPr>
                <w:rFonts w:eastAsia="Calibri"/>
              </w:rPr>
            </w:pPr>
            <w:r w:rsidRPr="009372AD">
              <w:rPr>
                <w:rFonts w:eastAsia="Calibri"/>
              </w:rPr>
              <w:t xml:space="preserve">OK: </w:t>
            </w:r>
            <w:r>
              <w:rPr>
                <w:rFonts w:eastAsia="Calibri"/>
              </w:rPr>
              <w:t>stringBase64</w:t>
            </w:r>
          </w:p>
          <w:p w:rsidR="00FB3026" w:rsidRPr="009372AD" w:rsidP="00FB3026" w14:paraId="14229CE7" w14:textId="77777777">
            <w:pPr>
              <w:autoSpaceDE w:val="0"/>
              <w:autoSpaceDN w:val="0"/>
              <w:adjustRightInd w:val="0"/>
              <w:rPr>
                <w:rFonts w:eastAsia="Calibri"/>
              </w:rPr>
            </w:pP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FB3026" w:rsidRPr="00915883" w:rsidP="00FB3026" w14:paraId="0EE9F3BB" w14:textId="77777777">
            <w:pPr>
              <w:rPr>
                <w:rFonts w:eastAsia="Calibri"/>
              </w:rPr>
            </w:pPr>
          </w:p>
        </w:tc>
        <w:tc>
          <w:tcPr>
            <w:tcW w:w="1885" w:type="dxa"/>
            <w:tcBorders>
              <w:top w:val="single" w:sz="4" w:space="0" w:color="2E74B5"/>
              <w:left w:val="single" w:sz="4" w:space="0" w:color="2E74B5"/>
              <w:bottom w:val="single" w:sz="4" w:space="0" w:color="2E74B5"/>
              <w:right w:val="single" w:sz="4" w:space="0" w:color="2E74B5"/>
            </w:tcBorders>
          </w:tcPr>
          <w:p w:rsidR="00FB3026" w:rsidRPr="00731CD1" w:rsidP="00FB3026" w14:paraId="40380E0C" w14:textId="77777777">
            <w:pPr>
              <w:ind w:left="360"/>
              <w:jc w:val="both"/>
            </w:pPr>
          </w:p>
        </w:tc>
      </w:tr>
    </w:tbl>
    <w:p w:rsidR="00AB368E" w:rsidP="009C1409" w14:paraId="254485E1" w14:textId="187217B2">
      <w:pPr>
        <w:rPr>
          <w:lang w:val="x-none" w:eastAsia="x-none"/>
        </w:rPr>
      </w:pPr>
    </w:p>
    <w:p w:rsidR="00663A39" w:rsidP="009C1409" w14:paraId="552AF245" w14:textId="71C86860">
      <w:pPr>
        <w:rPr>
          <w:lang w:val="x-none" w:eastAsia="x-none"/>
        </w:rPr>
      </w:pPr>
      <w:r>
        <w:rPr>
          <w:lang w:val="x-none" w:eastAsia="x-none"/>
        </w:rPr>
        <w:t xml:space="preserve">Định </w:t>
      </w:r>
      <w:r>
        <w:rPr>
          <w:lang w:val="x-none" w:eastAsia="x-none"/>
        </w:rPr>
        <w:t>dạng</w:t>
      </w:r>
      <w:r>
        <w:rPr>
          <w:lang w:val="x-none" w:eastAsia="x-none"/>
        </w:rPr>
        <w:t xml:space="preserve"> XML </w:t>
      </w:r>
      <w:r>
        <w:rPr>
          <w:lang w:val="x-none" w:eastAsia="x-none"/>
        </w:rPr>
        <w:t>trả</w:t>
      </w:r>
      <w:r>
        <w:rPr>
          <w:lang w:val="x-none" w:eastAsia="x-none"/>
        </w:rPr>
        <w:t xml:space="preserve"> </w:t>
      </w:r>
      <w:r>
        <w:rPr>
          <w:lang w:val="x-none" w:eastAsia="x-none"/>
        </w:rPr>
        <w:t>về</w:t>
      </w:r>
      <w:r>
        <w:rPr>
          <w:lang w:val="x-none" w:eastAsia="x-none"/>
        </w:rPr>
        <w:t xml:space="preserve"> </w:t>
      </w:r>
      <w:r>
        <w:rPr>
          <w:lang w:val="x-none" w:eastAsia="x-none"/>
        </w:rPr>
        <w:t>trước</w:t>
      </w:r>
      <w:r>
        <w:rPr>
          <w:lang w:val="x-none" w:eastAsia="x-none"/>
        </w:rPr>
        <w:t xml:space="preserve"> </w:t>
      </w:r>
      <w:r>
        <w:rPr>
          <w:lang w:val="x-none" w:eastAsia="x-none"/>
        </w:rPr>
        <w:t>khi</w:t>
      </w:r>
      <w:r>
        <w:rPr>
          <w:lang w:val="x-none" w:eastAsia="x-none"/>
        </w:rPr>
        <w:t xml:space="preserve"> base64: </w:t>
      </w:r>
    </w:p>
    <w:p w:rsidR="00663A39" w:rsidRPr="00663A39" w:rsidP="00663A39" w14:paraId="1457EB2A" w14:textId="77777777">
      <w:pPr>
        <w:rPr>
          <w:lang w:val="x-none" w:eastAsia="x-none"/>
        </w:rPr>
      </w:pPr>
      <w:r w:rsidRPr="00663A39">
        <w:rPr>
          <w:lang w:val="x-none" w:eastAsia="x-none"/>
        </w:rPr>
        <w:t>&lt;</w:t>
      </w:r>
      <w:r w:rsidRPr="00663A39">
        <w:rPr>
          <w:lang w:val="x-none" w:eastAsia="x-none"/>
        </w:rPr>
        <w:t>ListSummaryReport</w:t>
      </w:r>
      <w:r w:rsidRPr="00663A39">
        <w:rPr>
          <w:lang w:val="x-none" w:eastAsia="x-none"/>
        </w:rPr>
        <w:t>&gt;</w:t>
      </w:r>
    </w:p>
    <w:p w:rsidR="00663A39" w:rsidRPr="00663A39" w:rsidP="00663A39" w14:paraId="0BE573B1" w14:textId="77777777">
      <w:pPr>
        <w:rPr>
          <w:lang w:val="x-none" w:eastAsia="x-none"/>
        </w:rPr>
      </w:pPr>
      <w:r w:rsidRPr="00663A39">
        <w:rPr>
          <w:lang w:val="x-none" w:eastAsia="x-none"/>
        </w:rPr>
        <w:tab/>
        <w:t>&lt;</w:t>
      </w:r>
      <w:r w:rsidRPr="00663A39">
        <w:rPr>
          <w:lang w:val="x-none" w:eastAsia="x-none"/>
        </w:rPr>
        <w:t>SummaryReport</w:t>
      </w:r>
      <w:r w:rsidRPr="00663A39">
        <w:rPr>
          <w:lang w:val="x-none" w:eastAsia="x-none"/>
        </w:rPr>
        <w:t>&gt;</w:t>
      </w:r>
    </w:p>
    <w:p w:rsidR="00663A39" w:rsidRPr="00663A39" w:rsidP="00663A39" w14:paraId="7C940113" w14:textId="77777777">
      <w:pPr>
        <w:rPr>
          <w:lang w:val="x-none" w:eastAsia="x-none"/>
        </w:rPr>
      </w:pPr>
      <w:r w:rsidRPr="00663A39">
        <w:rPr>
          <w:lang w:val="x-none" w:eastAsia="x-none"/>
        </w:rPr>
        <w:tab/>
      </w:r>
      <w:r w:rsidRPr="00663A39">
        <w:rPr>
          <w:lang w:val="x-none" w:eastAsia="x-none"/>
        </w:rPr>
        <w:tab/>
        <w:t>&lt;STT&gt;1&lt;/STT&gt;</w:t>
      </w:r>
    </w:p>
    <w:p w:rsidR="00663A39" w:rsidRPr="00663A39" w:rsidP="00663A39" w14:paraId="54FA2372" w14:textId="77777777">
      <w:pPr>
        <w:rPr>
          <w:lang w:val="x-none" w:eastAsia="x-none"/>
        </w:rPr>
      </w:pPr>
      <w:r w:rsidRPr="00663A39">
        <w:rPr>
          <w:lang w:val="x-none" w:eastAsia="x-none"/>
        </w:rPr>
        <w:tab/>
      </w:r>
      <w:r w:rsidRPr="00663A39">
        <w:rPr>
          <w:lang w:val="x-none" w:eastAsia="x-none"/>
        </w:rPr>
        <w:tab/>
        <w:t>&lt;ID&gt;9261&lt;/ID&gt;</w:t>
      </w:r>
    </w:p>
    <w:p w:rsidR="00663A39" w:rsidRPr="00663A39" w:rsidP="00663A39" w14:paraId="1B2EBBD6" w14:textId="77777777">
      <w:pPr>
        <w:rPr>
          <w:lang w:val="x-none" w:eastAsia="x-none"/>
        </w:rPr>
      </w:pPr>
      <w:r w:rsidRPr="00663A39">
        <w:rPr>
          <w:lang w:val="x-none" w:eastAsia="x-none"/>
        </w:rPr>
        <w:tab/>
      </w:r>
      <w:r w:rsidRPr="00663A39">
        <w:rPr>
          <w:lang w:val="x-none" w:eastAsia="x-none"/>
        </w:rPr>
        <w:tab/>
        <w:t>&lt;SOBANG&gt;1&lt;/SOBANG&gt;</w:t>
      </w:r>
    </w:p>
    <w:p w:rsidR="00663A39" w:rsidRPr="00663A39" w:rsidP="00663A39" w14:paraId="6AE8B809" w14:textId="77777777">
      <w:pPr>
        <w:rPr>
          <w:lang w:val="x-none" w:eastAsia="x-none"/>
        </w:rPr>
      </w:pPr>
      <w:r w:rsidRPr="00663A39">
        <w:rPr>
          <w:lang w:val="x-none" w:eastAsia="x-none"/>
        </w:rPr>
        <w:tab/>
      </w:r>
      <w:r w:rsidRPr="00663A39">
        <w:rPr>
          <w:lang w:val="x-none" w:eastAsia="x-none"/>
        </w:rPr>
        <w:tab/>
        <w:t>&lt;MAUSO&gt;1/001&lt;/MAUSO&gt;</w:t>
      </w:r>
    </w:p>
    <w:p w:rsidR="00663A39" w:rsidRPr="00663A39" w:rsidP="00663A39" w14:paraId="7CE9336B" w14:textId="77777777">
      <w:pPr>
        <w:rPr>
          <w:lang w:val="x-none" w:eastAsia="x-none"/>
        </w:rPr>
      </w:pPr>
      <w:r w:rsidRPr="00663A39">
        <w:rPr>
          <w:lang w:val="x-none" w:eastAsia="x-none"/>
        </w:rPr>
        <w:tab/>
      </w:r>
      <w:r w:rsidRPr="00663A39">
        <w:rPr>
          <w:lang w:val="x-none" w:eastAsia="x-none"/>
        </w:rPr>
        <w:tab/>
        <w:t>&lt;LOAIHINH&gt;</w:t>
      </w:r>
      <w:r w:rsidRPr="00663A39">
        <w:rPr>
          <w:lang w:val="x-none" w:eastAsia="x-none"/>
        </w:rPr>
        <w:t>Mới</w:t>
      </w:r>
      <w:r w:rsidRPr="00663A39">
        <w:rPr>
          <w:lang w:val="x-none" w:eastAsia="x-none"/>
        </w:rPr>
        <w:t>/</w:t>
      </w:r>
      <w:r w:rsidRPr="00663A39">
        <w:rPr>
          <w:lang w:val="x-none" w:eastAsia="x-none"/>
        </w:rPr>
        <w:t>Hủy</w:t>
      </w:r>
      <w:r w:rsidRPr="00663A39">
        <w:rPr>
          <w:lang w:val="x-none" w:eastAsia="x-none"/>
        </w:rPr>
        <w:t>&lt;/LOAIHINH&gt;</w:t>
      </w:r>
    </w:p>
    <w:p w:rsidR="00663A39" w:rsidRPr="00663A39" w:rsidP="00663A39" w14:paraId="19667D58" w14:textId="77777777">
      <w:pPr>
        <w:rPr>
          <w:lang w:val="x-none" w:eastAsia="x-none"/>
        </w:rPr>
      </w:pPr>
      <w:r w:rsidRPr="00663A39">
        <w:rPr>
          <w:lang w:val="x-none" w:eastAsia="x-none"/>
        </w:rPr>
        <w:tab/>
      </w:r>
      <w:r w:rsidRPr="00663A39">
        <w:rPr>
          <w:lang w:val="x-none" w:eastAsia="x-none"/>
        </w:rPr>
        <w:tab/>
        <w:t>&lt;TRANGTHAI&gt;</w:t>
      </w:r>
      <w:r w:rsidRPr="00663A39">
        <w:rPr>
          <w:lang w:val="x-none" w:eastAsia="x-none"/>
        </w:rPr>
        <w:t>Đã</w:t>
      </w:r>
      <w:r w:rsidRPr="00663A39">
        <w:rPr>
          <w:lang w:val="x-none" w:eastAsia="x-none"/>
        </w:rPr>
        <w:t xml:space="preserve"> </w:t>
      </w:r>
      <w:r w:rsidRPr="00663A39">
        <w:rPr>
          <w:lang w:val="x-none" w:eastAsia="x-none"/>
        </w:rPr>
        <w:t>chấp</w:t>
      </w:r>
      <w:r w:rsidRPr="00663A39">
        <w:rPr>
          <w:lang w:val="x-none" w:eastAsia="x-none"/>
        </w:rPr>
        <w:t xml:space="preserve"> </w:t>
      </w:r>
      <w:r w:rsidRPr="00663A39">
        <w:rPr>
          <w:lang w:val="x-none" w:eastAsia="x-none"/>
        </w:rPr>
        <w:t>nhận</w:t>
      </w:r>
      <w:r w:rsidRPr="00663A39">
        <w:rPr>
          <w:lang w:val="x-none" w:eastAsia="x-none"/>
        </w:rPr>
        <w:t>&lt;/TRANGTHAI&gt;</w:t>
      </w:r>
    </w:p>
    <w:p w:rsidR="00663A39" w:rsidRPr="00663A39" w:rsidP="00663A39" w14:paraId="0BE35AFC" w14:textId="77777777">
      <w:pPr>
        <w:rPr>
          <w:lang w:val="x-none" w:eastAsia="x-none"/>
        </w:rPr>
      </w:pPr>
      <w:r w:rsidRPr="00663A39">
        <w:rPr>
          <w:lang w:val="x-none" w:eastAsia="x-none"/>
        </w:rPr>
        <w:tab/>
      </w:r>
      <w:r w:rsidRPr="00663A39">
        <w:rPr>
          <w:lang w:val="x-none" w:eastAsia="x-none"/>
        </w:rPr>
        <w:tab/>
        <w:t>&lt;SOLUONG&gt;1&lt;/SOLUONG&gt;</w:t>
      </w:r>
    </w:p>
    <w:p w:rsidR="00663A39" w:rsidRPr="00663A39" w:rsidP="00663A39" w14:paraId="2C262A00" w14:textId="77777777">
      <w:pPr>
        <w:rPr>
          <w:lang w:val="x-none" w:eastAsia="x-none"/>
        </w:rPr>
      </w:pPr>
      <w:r w:rsidRPr="00663A39">
        <w:rPr>
          <w:lang w:val="x-none" w:eastAsia="x-none"/>
        </w:rPr>
        <w:tab/>
      </w:r>
      <w:r w:rsidRPr="00663A39">
        <w:rPr>
          <w:lang w:val="x-none" w:eastAsia="x-none"/>
        </w:rPr>
        <w:tab/>
        <w:t>&lt;LOAIKY&gt;</w:t>
      </w:r>
      <w:r w:rsidRPr="00663A39">
        <w:rPr>
          <w:lang w:val="x-none" w:eastAsia="x-none"/>
        </w:rPr>
        <w:t>Tháng</w:t>
      </w:r>
      <w:r w:rsidRPr="00663A39">
        <w:rPr>
          <w:lang w:val="x-none" w:eastAsia="x-none"/>
        </w:rPr>
        <w:t>&lt;/LOAIKY&gt;</w:t>
      </w:r>
    </w:p>
    <w:p w:rsidR="00663A39" w:rsidRPr="00663A39" w:rsidP="00663A39" w14:paraId="4F25FB2B" w14:textId="77777777">
      <w:pPr>
        <w:rPr>
          <w:lang w:val="x-none" w:eastAsia="x-none"/>
        </w:rPr>
      </w:pPr>
      <w:r w:rsidRPr="00663A39">
        <w:rPr>
          <w:lang w:val="x-none" w:eastAsia="x-none"/>
        </w:rPr>
        <w:tab/>
      </w:r>
      <w:r w:rsidRPr="00663A39">
        <w:rPr>
          <w:lang w:val="x-none" w:eastAsia="x-none"/>
        </w:rPr>
        <w:tab/>
        <w:t>&lt;KY&gt;05/2024&lt;/KY&gt;</w:t>
      </w:r>
    </w:p>
    <w:p w:rsidR="00663A39" w:rsidRPr="00663A39" w:rsidP="00663A39" w14:paraId="7F219129" w14:textId="77777777">
      <w:pPr>
        <w:rPr>
          <w:lang w:val="x-none" w:eastAsia="x-none"/>
        </w:rPr>
      </w:pPr>
      <w:r w:rsidRPr="00663A39">
        <w:rPr>
          <w:lang w:val="x-none" w:eastAsia="x-none"/>
        </w:rPr>
        <w:tab/>
      </w:r>
      <w:r w:rsidRPr="00663A39">
        <w:rPr>
          <w:lang w:val="x-none" w:eastAsia="x-none"/>
        </w:rPr>
        <w:tab/>
        <w:t>&lt;LAN&gt;</w:t>
      </w:r>
      <w:r w:rsidRPr="00663A39">
        <w:rPr>
          <w:lang w:val="x-none" w:eastAsia="x-none"/>
        </w:rPr>
        <w:t>Lần</w:t>
      </w:r>
      <w:r w:rsidRPr="00663A39">
        <w:rPr>
          <w:lang w:val="x-none" w:eastAsia="x-none"/>
        </w:rPr>
        <w:t xml:space="preserve"> </w:t>
      </w:r>
      <w:r w:rsidRPr="00663A39">
        <w:rPr>
          <w:lang w:val="x-none" w:eastAsia="x-none"/>
        </w:rPr>
        <w:t>đầu</w:t>
      </w:r>
      <w:r w:rsidRPr="00663A39">
        <w:rPr>
          <w:lang w:val="x-none" w:eastAsia="x-none"/>
        </w:rPr>
        <w:t>&lt;/LAN&gt;</w:t>
      </w:r>
    </w:p>
    <w:p w:rsidR="00663A39" w:rsidRPr="00663A39" w:rsidP="00663A39" w14:paraId="45CACB5A" w14:textId="77777777">
      <w:pPr>
        <w:rPr>
          <w:lang w:val="x-none" w:eastAsia="x-none"/>
        </w:rPr>
      </w:pPr>
      <w:r w:rsidRPr="00663A39">
        <w:rPr>
          <w:lang w:val="x-none" w:eastAsia="x-none"/>
        </w:rPr>
        <w:tab/>
      </w:r>
      <w:r w:rsidRPr="00663A39">
        <w:rPr>
          <w:lang w:val="x-none" w:eastAsia="x-none"/>
        </w:rPr>
        <w:tab/>
        <w:t>&lt;NGAYTAO&gt;21/05/2024&lt;/NGAYTAO&gt;</w:t>
      </w:r>
    </w:p>
    <w:p w:rsidR="00663A39" w:rsidRPr="00663A39" w:rsidP="00663A39" w14:paraId="0FE82679" w14:textId="77777777">
      <w:pPr>
        <w:rPr>
          <w:lang w:val="x-none" w:eastAsia="x-none"/>
        </w:rPr>
      </w:pPr>
      <w:r w:rsidRPr="00663A39">
        <w:rPr>
          <w:lang w:val="x-none" w:eastAsia="x-none"/>
        </w:rPr>
        <w:tab/>
      </w:r>
      <w:r w:rsidRPr="00663A39">
        <w:rPr>
          <w:lang w:val="x-none" w:eastAsia="x-none"/>
        </w:rPr>
        <w:tab/>
        <w:t>&lt;NGAYGUI&gt;30/05/2024&lt;/NGAYGUI&gt;</w:t>
      </w:r>
    </w:p>
    <w:p w:rsidR="00C4343B" w:rsidP="00C4343B" w14:paraId="6535DA4C" w14:textId="77777777">
      <w:pPr>
        <w:autoSpaceDE w:val="0"/>
        <w:autoSpaceDN w:val="0"/>
        <w:adjustRightInd w:val="0"/>
        <w:rPr>
          <w:color w:val="000000"/>
        </w:rPr>
      </w:pPr>
      <w:r w:rsidRPr="00663A39">
        <w:rPr>
          <w:lang w:val="x-none" w:eastAsia="x-none"/>
        </w:rPr>
        <w:tab/>
        <w:t>&lt;/</w:t>
      </w:r>
      <w:r w:rsidRPr="00663A39">
        <w:rPr>
          <w:lang w:val="x-none" w:eastAsia="x-none"/>
        </w:rPr>
        <w:t>SummaryReport</w:t>
      </w:r>
      <w:r w:rsidRPr="00663A39">
        <w:rPr>
          <w:lang w:val="x-none" w:eastAsia="x-none"/>
        </w:rPr>
        <w:t>&gt;</w:t>
      </w:r>
    </w:p>
    <w:p w:rsidR="00C4343B" w:rsidP="00C4343B" w14:paraId="5E04784A" w14:textId="528F5D1C">
      <w:pPr>
        <w:autoSpaceDE w:val="0"/>
        <w:autoSpaceDN w:val="0"/>
        <w:adjustRightInd w:val="0"/>
        <w:ind w:left="720"/>
        <w:rPr>
          <w:color w:val="000000"/>
        </w:rPr>
      </w:pPr>
      <w:r w:rsidRPr="003A1543">
        <w:rPr>
          <w:color w:val="000000"/>
        </w:rPr>
        <w:t>&lt;</w:t>
      </w:r>
      <w:r w:rsidRPr="00C4343B">
        <w:rPr>
          <w:lang w:val="x-none" w:eastAsia="x-none"/>
        </w:rPr>
        <w:t xml:space="preserve"> </w:t>
      </w:r>
      <w:r w:rsidRPr="00663A39">
        <w:rPr>
          <w:lang w:val="x-none" w:eastAsia="x-none"/>
        </w:rPr>
        <w:t>SummaryReport</w:t>
      </w:r>
      <w:r w:rsidRPr="003A1543">
        <w:rPr>
          <w:color w:val="000000"/>
        </w:rPr>
        <w:t xml:space="preserve"> &gt;</w:t>
      </w:r>
      <w:r>
        <w:rPr>
          <w:color w:val="000000"/>
        </w:rPr>
        <w:t>…</w:t>
      </w:r>
      <w:r w:rsidRPr="003A1543">
        <w:rPr>
          <w:color w:val="000000"/>
        </w:rPr>
        <w:t>&lt;/</w:t>
      </w:r>
      <w:r w:rsidRPr="00C4343B">
        <w:rPr>
          <w:lang w:val="x-none" w:eastAsia="x-none"/>
        </w:rPr>
        <w:t xml:space="preserve"> </w:t>
      </w:r>
      <w:r w:rsidRPr="00663A39">
        <w:rPr>
          <w:lang w:val="x-none" w:eastAsia="x-none"/>
        </w:rPr>
        <w:t>SummaryReport</w:t>
      </w:r>
      <w:r w:rsidRPr="003A1543">
        <w:rPr>
          <w:color w:val="000000"/>
        </w:rPr>
        <w:t xml:space="preserve"> &gt;</w:t>
      </w:r>
    </w:p>
    <w:p w:rsidR="00663A39" w:rsidRPr="00C4343B" w:rsidP="00C4343B" w14:paraId="58189D36" w14:textId="481EAA08">
      <w:pPr>
        <w:autoSpaceDE w:val="0"/>
        <w:autoSpaceDN w:val="0"/>
        <w:adjustRightInd w:val="0"/>
        <w:ind w:left="720"/>
        <w:rPr>
          <w:color w:val="000000"/>
        </w:rPr>
      </w:pPr>
      <w:r>
        <w:rPr>
          <w:color w:val="000000"/>
        </w:rPr>
        <w:t>…</w:t>
      </w:r>
    </w:p>
    <w:p w:rsidR="00663A39" w:rsidP="00663A39" w14:paraId="1EFF05D6" w14:textId="435415BB">
      <w:pPr>
        <w:rPr>
          <w:lang w:val="x-none" w:eastAsia="x-none"/>
        </w:rPr>
      </w:pPr>
      <w:r w:rsidRPr="00663A39">
        <w:rPr>
          <w:lang w:val="x-none" w:eastAsia="x-none"/>
        </w:rPr>
        <w:t>&lt;/</w:t>
      </w:r>
      <w:r w:rsidRPr="00663A39">
        <w:rPr>
          <w:lang w:val="x-none" w:eastAsia="x-none"/>
        </w:rPr>
        <w:t>ListSummaryReport</w:t>
      </w:r>
      <w:r w:rsidRPr="00663A39">
        <w:rPr>
          <w:lang w:val="x-none" w:eastAsia="x-none"/>
        </w:rPr>
        <w:t>&gt;</w:t>
      </w:r>
    </w:p>
    <w:p w:rsidR="00663A39" w:rsidP="009C1409" w14:paraId="082BE4C8" w14:textId="77777777">
      <w:pPr>
        <w:rPr>
          <w:lang w:val="x-none" w:eastAsia="x-none"/>
        </w:rPr>
      </w:pPr>
    </w:p>
    <w:p w:rsidR="009C1409" w:rsidP="009C1409" w14:paraId="77E371FD" w14:textId="76B5F25B">
      <w:pPr>
        <w:pStyle w:val="Heading3"/>
      </w:pPr>
      <w:r>
        <w:t>Lấy</w:t>
      </w:r>
      <w:r>
        <w:t xml:space="preserve"> chi </w:t>
      </w:r>
      <w:r>
        <w:t>tiết</w:t>
      </w:r>
      <w:r>
        <w:t xml:space="preserve"> </w:t>
      </w:r>
      <w:r>
        <w:t>bảng</w:t>
      </w:r>
      <w:r>
        <w:t xml:space="preserve"> </w:t>
      </w:r>
      <w:r>
        <w:t>tổng</w:t>
      </w:r>
      <w:r>
        <w:t xml:space="preserve"> </w:t>
      </w:r>
      <w:r>
        <w:t>hợp</w:t>
      </w:r>
      <w:r>
        <w:t xml:space="preserve"> </w:t>
      </w:r>
      <w:r>
        <w:t>đã</w:t>
      </w:r>
      <w:r>
        <w:t xml:space="preserve"> </w:t>
      </w:r>
      <w:r>
        <w:t>có</w:t>
      </w:r>
      <w:r>
        <w:t xml:space="preserve"> </w:t>
      </w:r>
      <w:r>
        <w:t>kết</w:t>
      </w:r>
      <w:r>
        <w:t xml:space="preserve"> </w:t>
      </w:r>
      <w:r>
        <w:t>quả</w:t>
      </w:r>
      <w:r>
        <w:t xml:space="preserve"> </w:t>
      </w:r>
      <w:r>
        <w:t>trả</w:t>
      </w:r>
      <w:r>
        <w:t xml:space="preserve"> </w:t>
      </w:r>
      <w:r>
        <w:t>về</w:t>
      </w:r>
      <w:r>
        <w:t xml:space="preserve"> </w:t>
      </w:r>
      <w:r>
        <w:t>của</w:t>
      </w:r>
      <w:r>
        <w:t xml:space="preserve"> CQT</w:t>
      </w:r>
    </w:p>
    <w:p w:rsidR="00076AB0" w:rsidP="00076AB0" w14:paraId="40B4B8DE" w14:textId="77777777">
      <w:pPr>
        <w:spacing w:line="360" w:lineRule="auto"/>
        <w:rPr>
          <w:lang w:val="x-none" w:eastAsia="x-none"/>
        </w:rPr>
      </w:pPr>
      <w:r>
        <w:rPr>
          <w:lang w:val="x-none" w:eastAsia="x-none"/>
        </w:rPr>
        <w:t>URL</w:t>
      </w:r>
    </w:p>
    <w:p w:rsidR="00076AB0" w:rsidP="00076AB0" w14:paraId="702500C0" w14:textId="496DDB56">
      <w:pPr>
        <w:spacing w:line="360" w:lineRule="auto"/>
        <w:rPr>
          <w:lang w:val="x-none" w:eastAsia="x-none"/>
        </w:rPr>
      </w:pPr>
      <w:r>
        <w:rPr>
          <w:lang w:val="x-none" w:eastAsia="x-none"/>
        </w:rPr>
        <w:tab/>
      </w:r>
      <w:r w:rsidR="00C14838">
        <w:rPr>
          <w:rFonts w:ascii="Consolas" w:hAnsi="Consolas" w:eastAsiaTheme="minorHAnsi" w:cs="Consolas"/>
          <w:color w:val="0000FF"/>
          <w:sz w:val="19"/>
          <w:szCs w:val="19"/>
        </w:rPr>
        <w:t>string</w:t>
      </w:r>
      <w:r w:rsidR="00C14838">
        <w:rPr>
          <w:rFonts w:ascii="Consolas" w:hAnsi="Consolas" w:eastAsiaTheme="minorHAnsi" w:cs="Consolas"/>
          <w:color w:val="000000"/>
          <w:sz w:val="19"/>
          <w:szCs w:val="19"/>
        </w:rPr>
        <w:t xml:space="preserve"> </w:t>
      </w:r>
      <w:r w:rsidR="00C14838">
        <w:rPr>
          <w:rFonts w:ascii="Consolas" w:hAnsi="Consolas" w:eastAsiaTheme="minorHAnsi" w:cs="Consolas"/>
          <w:color w:val="000000"/>
          <w:sz w:val="19"/>
          <w:szCs w:val="19"/>
        </w:rPr>
        <w:t>GetSummaryReportDetail</w:t>
      </w:r>
      <w:r w:rsidR="00C14838">
        <w:rPr>
          <w:rFonts w:ascii="Consolas" w:hAnsi="Consolas" w:eastAsiaTheme="minorHAnsi" w:cs="Consolas"/>
          <w:color w:val="000000"/>
          <w:sz w:val="19"/>
          <w:szCs w:val="19"/>
        </w:rPr>
        <w:t>(</w:t>
      </w:r>
      <w:r w:rsidR="00C14838">
        <w:rPr>
          <w:rFonts w:ascii="Consolas" w:hAnsi="Consolas" w:eastAsiaTheme="minorHAnsi" w:cs="Consolas"/>
          <w:color w:val="0000FF"/>
          <w:sz w:val="19"/>
          <w:szCs w:val="19"/>
        </w:rPr>
        <w:t>string</w:t>
      </w:r>
      <w:r w:rsidR="00C14838">
        <w:rPr>
          <w:rFonts w:ascii="Consolas" w:hAnsi="Consolas" w:eastAsiaTheme="minorHAnsi" w:cs="Consolas"/>
          <w:color w:val="000000"/>
          <w:sz w:val="19"/>
          <w:szCs w:val="19"/>
        </w:rPr>
        <w:t xml:space="preserve"> Account, </w:t>
      </w:r>
      <w:r w:rsidR="00C14838">
        <w:rPr>
          <w:rFonts w:ascii="Consolas" w:hAnsi="Consolas" w:eastAsiaTheme="minorHAnsi" w:cs="Consolas"/>
          <w:color w:val="0000FF"/>
          <w:sz w:val="19"/>
          <w:szCs w:val="19"/>
        </w:rPr>
        <w:t>string</w:t>
      </w:r>
      <w:r w:rsidR="00C14838">
        <w:rPr>
          <w:rFonts w:ascii="Consolas" w:hAnsi="Consolas" w:eastAsiaTheme="minorHAnsi" w:cs="Consolas"/>
          <w:color w:val="000000"/>
          <w:sz w:val="19"/>
          <w:szCs w:val="19"/>
        </w:rPr>
        <w:t xml:space="preserve"> </w:t>
      </w:r>
      <w:r w:rsidR="00C14838">
        <w:rPr>
          <w:rFonts w:ascii="Consolas" w:hAnsi="Consolas" w:eastAsiaTheme="minorHAnsi" w:cs="Consolas"/>
          <w:color w:val="000000"/>
          <w:sz w:val="19"/>
          <w:szCs w:val="19"/>
        </w:rPr>
        <w:t>ACpass</w:t>
      </w:r>
      <w:r w:rsidR="00C14838">
        <w:rPr>
          <w:rFonts w:ascii="Consolas" w:hAnsi="Consolas" w:eastAsiaTheme="minorHAnsi" w:cs="Consolas"/>
          <w:color w:val="000000"/>
          <w:sz w:val="19"/>
          <w:szCs w:val="19"/>
        </w:rPr>
        <w:t xml:space="preserve">, </w:t>
      </w:r>
      <w:r w:rsidR="00C14838">
        <w:rPr>
          <w:rFonts w:ascii="Consolas" w:hAnsi="Consolas" w:eastAsiaTheme="minorHAnsi" w:cs="Consolas"/>
          <w:color w:val="0000FF"/>
          <w:sz w:val="19"/>
          <w:szCs w:val="19"/>
        </w:rPr>
        <w:t>string</w:t>
      </w:r>
      <w:r w:rsidR="00C14838">
        <w:rPr>
          <w:rFonts w:ascii="Consolas" w:hAnsi="Consolas" w:eastAsiaTheme="minorHAnsi" w:cs="Consolas"/>
          <w:color w:val="000000"/>
          <w:sz w:val="19"/>
          <w:szCs w:val="19"/>
        </w:rPr>
        <w:t xml:space="preserve"> username, </w:t>
      </w:r>
      <w:r w:rsidR="00C14838">
        <w:rPr>
          <w:rFonts w:ascii="Consolas" w:hAnsi="Consolas" w:eastAsiaTheme="minorHAnsi" w:cs="Consolas"/>
          <w:color w:val="0000FF"/>
          <w:sz w:val="19"/>
          <w:szCs w:val="19"/>
        </w:rPr>
        <w:t>string</w:t>
      </w:r>
      <w:r w:rsidR="00C14838">
        <w:rPr>
          <w:rFonts w:ascii="Consolas" w:hAnsi="Consolas" w:eastAsiaTheme="minorHAnsi" w:cs="Consolas"/>
          <w:color w:val="000000"/>
          <w:sz w:val="19"/>
          <w:szCs w:val="19"/>
        </w:rPr>
        <w:t xml:space="preserve"> pass, </w:t>
      </w:r>
      <w:r w:rsidR="00C14838">
        <w:rPr>
          <w:rFonts w:ascii="Consolas" w:hAnsi="Consolas" w:eastAsiaTheme="minorHAnsi" w:cs="Consolas"/>
          <w:color w:val="0000FF"/>
          <w:sz w:val="19"/>
          <w:szCs w:val="19"/>
        </w:rPr>
        <w:t>int</w:t>
      </w:r>
      <w:r w:rsidR="00C14838">
        <w:rPr>
          <w:rFonts w:ascii="Consolas" w:hAnsi="Consolas" w:eastAsiaTheme="minorHAnsi" w:cs="Consolas"/>
          <w:color w:val="000000"/>
          <w:sz w:val="19"/>
          <w:szCs w:val="19"/>
        </w:rPr>
        <w:t xml:space="preserve"> </w:t>
      </w:r>
      <w:r w:rsidR="00C14838">
        <w:rPr>
          <w:rFonts w:ascii="Consolas" w:hAnsi="Consolas" w:eastAsiaTheme="minorHAnsi" w:cs="Consolas"/>
          <w:color w:val="000000"/>
          <w:sz w:val="19"/>
          <w:szCs w:val="19"/>
        </w:rPr>
        <w:t>businessType</w:t>
      </w:r>
      <w:r w:rsidR="00C14838">
        <w:rPr>
          <w:rFonts w:ascii="Consolas" w:hAnsi="Consolas" w:eastAsiaTheme="minorHAnsi" w:cs="Consolas"/>
          <w:color w:val="000000"/>
          <w:sz w:val="19"/>
          <w:szCs w:val="19"/>
        </w:rPr>
        <w:t xml:space="preserve">, </w:t>
      </w:r>
      <w:r w:rsidR="00C14838">
        <w:rPr>
          <w:rFonts w:ascii="Consolas" w:hAnsi="Consolas" w:eastAsiaTheme="minorHAnsi" w:cs="Consolas"/>
          <w:color w:val="0000FF"/>
          <w:sz w:val="19"/>
          <w:szCs w:val="19"/>
        </w:rPr>
        <w:t>int</w:t>
      </w:r>
      <w:r w:rsidR="00C14838">
        <w:rPr>
          <w:rFonts w:ascii="Consolas" w:hAnsi="Consolas" w:eastAsiaTheme="minorHAnsi" w:cs="Consolas"/>
          <w:color w:val="000000"/>
          <w:sz w:val="19"/>
          <w:szCs w:val="19"/>
        </w:rPr>
        <w:t xml:space="preserve"> </w:t>
      </w:r>
      <w:r w:rsidR="00C14838">
        <w:rPr>
          <w:rFonts w:ascii="Consolas" w:hAnsi="Consolas" w:eastAsiaTheme="minorHAnsi" w:cs="Consolas"/>
          <w:color w:val="000000"/>
          <w:sz w:val="19"/>
          <w:szCs w:val="19"/>
        </w:rPr>
        <w:t>periodType</w:t>
      </w:r>
      <w:r w:rsidR="00C14838">
        <w:rPr>
          <w:rFonts w:ascii="Consolas" w:hAnsi="Consolas" w:eastAsiaTheme="minorHAnsi" w:cs="Consolas"/>
          <w:color w:val="000000"/>
          <w:sz w:val="19"/>
          <w:szCs w:val="19"/>
        </w:rPr>
        <w:t xml:space="preserve">, </w:t>
      </w:r>
      <w:r w:rsidR="00C14838">
        <w:rPr>
          <w:rFonts w:ascii="Consolas" w:hAnsi="Consolas" w:eastAsiaTheme="minorHAnsi" w:cs="Consolas"/>
          <w:color w:val="0000FF"/>
          <w:sz w:val="19"/>
          <w:szCs w:val="19"/>
        </w:rPr>
        <w:t>string</w:t>
      </w:r>
      <w:r w:rsidR="00C14838">
        <w:rPr>
          <w:rFonts w:ascii="Consolas" w:hAnsi="Consolas" w:eastAsiaTheme="minorHAnsi" w:cs="Consolas"/>
          <w:color w:val="000000"/>
          <w:sz w:val="19"/>
          <w:szCs w:val="19"/>
        </w:rPr>
        <w:t xml:space="preserve"> </w:t>
      </w:r>
      <w:r w:rsidR="00C14838">
        <w:rPr>
          <w:rFonts w:ascii="Consolas" w:hAnsi="Consolas" w:eastAsiaTheme="minorHAnsi" w:cs="Consolas"/>
          <w:color w:val="000000"/>
          <w:sz w:val="19"/>
          <w:szCs w:val="19"/>
        </w:rPr>
        <w:t>periodValue</w:t>
      </w:r>
      <w:r w:rsidR="00C14838">
        <w:rPr>
          <w:rFonts w:ascii="Consolas" w:hAnsi="Consolas" w:eastAsiaTheme="minorHAnsi" w:cs="Consolas"/>
          <w:color w:val="000000"/>
          <w:sz w:val="19"/>
          <w:szCs w:val="19"/>
        </w:rPr>
        <w:t xml:space="preserve">, </w:t>
      </w:r>
      <w:r w:rsidR="00C14838">
        <w:rPr>
          <w:rFonts w:ascii="Consolas" w:hAnsi="Consolas" w:eastAsiaTheme="minorHAnsi" w:cs="Consolas"/>
          <w:color w:val="0000FF"/>
          <w:sz w:val="19"/>
          <w:szCs w:val="19"/>
        </w:rPr>
        <w:t>int</w:t>
      </w:r>
      <w:r w:rsidR="00C14838">
        <w:rPr>
          <w:rFonts w:ascii="Consolas" w:hAnsi="Consolas" w:eastAsiaTheme="minorHAnsi" w:cs="Consolas"/>
          <w:color w:val="000000"/>
          <w:sz w:val="19"/>
          <w:szCs w:val="19"/>
        </w:rPr>
        <w:t xml:space="preserve"> </w:t>
      </w:r>
      <w:r w:rsidR="00C14838">
        <w:rPr>
          <w:rFonts w:ascii="Consolas" w:hAnsi="Consolas" w:eastAsiaTheme="minorHAnsi" w:cs="Consolas"/>
          <w:color w:val="000000"/>
          <w:sz w:val="19"/>
          <w:szCs w:val="19"/>
        </w:rPr>
        <w:t>reportNumber</w:t>
      </w:r>
      <w:r w:rsidR="00C14838">
        <w:rPr>
          <w:rFonts w:ascii="Consolas" w:hAnsi="Consolas" w:eastAsiaTheme="minorHAnsi" w:cs="Consolas"/>
          <w:color w:val="000000"/>
          <w:sz w:val="19"/>
          <w:szCs w:val="19"/>
        </w:rPr>
        <w:t xml:space="preserve">, </w:t>
      </w:r>
      <w:r w:rsidR="00C14838">
        <w:rPr>
          <w:rFonts w:ascii="Consolas" w:hAnsi="Consolas" w:eastAsiaTheme="minorHAnsi" w:cs="Consolas"/>
          <w:color w:val="0000FF"/>
          <w:sz w:val="19"/>
          <w:szCs w:val="19"/>
        </w:rPr>
        <w:t>int</w:t>
      </w:r>
      <w:r w:rsidR="00C14838">
        <w:rPr>
          <w:rFonts w:ascii="Consolas" w:hAnsi="Consolas" w:eastAsiaTheme="minorHAnsi" w:cs="Consolas"/>
          <w:color w:val="000000"/>
          <w:sz w:val="19"/>
          <w:szCs w:val="19"/>
        </w:rPr>
        <w:t xml:space="preserve"> </w:t>
      </w:r>
      <w:r w:rsidR="00C14838">
        <w:rPr>
          <w:rFonts w:ascii="Consolas" w:hAnsi="Consolas" w:eastAsiaTheme="minorHAnsi" w:cs="Consolas"/>
          <w:color w:val="000000"/>
          <w:sz w:val="19"/>
          <w:szCs w:val="19"/>
        </w:rPr>
        <w:t>reportRound</w:t>
      </w:r>
      <w:r w:rsidR="00C14838">
        <w:rPr>
          <w:rFonts w:ascii="Consolas" w:hAnsi="Consolas" w:eastAsiaTheme="minorHAnsi" w:cs="Consolas"/>
          <w:color w:val="000000"/>
          <w:sz w:val="19"/>
          <w:szCs w:val="19"/>
        </w:rPr>
        <w:t>)</w:t>
      </w:r>
    </w:p>
    <w:p w:rsidR="00076AB0" w:rsidRPr="00593BE8" w:rsidP="00076AB0" w14:paraId="569AB95D" w14:textId="77777777">
      <w:pPr>
        <w:pStyle w:val="N"/>
        <w:ind w:left="0"/>
      </w:pPr>
      <w:r w:rsidRPr="00593BE8">
        <w:t>DESCRIPTION</w:t>
      </w:r>
    </w:p>
    <w:p w:rsidR="00076AB0" w:rsidP="00076AB0" w14:paraId="08C6091E" w14:textId="2D1C12D6">
      <w:pPr>
        <w:pStyle w:val="N"/>
      </w:pPr>
      <w:r>
        <w:tab/>
        <w:t xml:space="preserve">Đây là web service lấy thông tin </w:t>
      </w:r>
      <w:r w:rsidR="005C3545">
        <w:t>chi tiết của từng</w:t>
      </w:r>
      <w:r>
        <w:t xml:space="preserve"> bảng tổng hợp của đơn vị </w:t>
      </w:r>
    </w:p>
    <w:p w:rsidR="00076AB0" w:rsidRPr="00007702" w:rsidP="00076AB0" w14:paraId="30587FB1" w14:textId="77777777">
      <w:pPr>
        <w:pStyle w:val="N"/>
        <w:ind w:left="0"/>
      </w:pPr>
      <w:r w:rsidRPr="00663B3E">
        <w:t>HTTP METHOD</w:t>
      </w:r>
    </w:p>
    <w:p w:rsidR="00076AB0" w:rsidRPr="00007702" w:rsidP="00076AB0" w14:paraId="4E278131" w14:textId="77777777">
      <w:pPr>
        <w:pStyle w:val="N"/>
        <w:rPr>
          <w:b/>
        </w:rPr>
      </w:pPr>
      <w:r w:rsidRPr="00610AFD">
        <w:tab/>
        <w:t>POST</w:t>
      </w:r>
    </w:p>
    <w:p w:rsidR="00076AB0" w:rsidRPr="00610AFD" w:rsidP="00076AB0" w14:paraId="5C94111C" w14:textId="77777777">
      <w:pPr>
        <w:pStyle w:val="N"/>
        <w:ind w:left="0"/>
      </w:pPr>
      <w:r w:rsidRPr="00610AFD">
        <w:t>REQUEST BODY</w:t>
      </w:r>
    </w:p>
    <w:p w:rsidR="00076AB0" w:rsidRPr="009F0470" w:rsidP="00076AB0" w14:paraId="376156FC" w14:textId="77777777">
      <w:pPr>
        <w:pStyle w:val="ListParagraph"/>
        <w:numPr>
          <w:ilvl w:val="0"/>
          <w:numId w:val="3"/>
        </w:numPr>
        <w:spacing w:after="0" w:line="360" w:lineRule="auto"/>
        <w:jc w:val="both"/>
        <w:rPr>
          <w:rFonts w:eastAsia="Calibri"/>
          <w:b/>
          <w:u w:val="single"/>
        </w:rPr>
      </w:pPr>
      <w:r>
        <w:rPr>
          <w:rFonts w:eastAsia="Calibri"/>
          <w:b/>
        </w:rPr>
        <w:t>Account/</w:t>
      </w:r>
      <w:r w:rsidRPr="009F0470">
        <w:rPr>
          <w:rFonts w:eastAsia="Calibri"/>
          <w:b/>
        </w:rPr>
        <w:t>ACPass</w:t>
      </w:r>
      <w:r w:rsidRPr="009F0470">
        <w:rPr>
          <w:rFonts w:eastAsia="Calibri"/>
          <w:b/>
        </w:rPr>
        <w:t xml:space="preserve">:  </w:t>
      </w:r>
      <w:r w:rsidRPr="009F0470">
        <w:rPr>
          <w:rFonts w:eastAsia="Calibri"/>
        </w:rPr>
        <w:t xml:space="preserve">Tài </w:t>
      </w:r>
      <w:r w:rsidRPr="009F0470">
        <w:rPr>
          <w:rFonts w:eastAsia="Calibri"/>
        </w:rPr>
        <w:t>khoản</w:t>
      </w:r>
      <w:r w:rsidRPr="009F0470">
        <w:rPr>
          <w:rFonts w:eastAsia="Calibri"/>
        </w:rPr>
        <w:t xml:space="preserve"> </w:t>
      </w:r>
      <w:r w:rsidRPr="009F0470">
        <w:rPr>
          <w:rFonts w:eastAsia="Calibri"/>
        </w:rPr>
        <w:t>được</w:t>
      </w:r>
      <w:r w:rsidRPr="009F0470">
        <w:rPr>
          <w:rFonts w:eastAsia="Calibri"/>
        </w:rPr>
        <w:t xml:space="preserve"> </w:t>
      </w:r>
      <w:r w:rsidRPr="009F0470">
        <w:rPr>
          <w:rFonts w:eastAsia="Calibri"/>
        </w:rPr>
        <w:t>cấp</w:t>
      </w:r>
      <w:r w:rsidRPr="009F0470">
        <w:rPr>
          <w:rFonts w:eastAsia="Calibri"/>
        </w:rPr>
        <w:t xml:space="preserve"> </w:t>
      </w:r>
      <w:r w:rsidRPr="009F0470">
        <w:rPr>
          <w:rFonts w:eastAsia="Calibri"/>
        </w:rPr>
        <w:t>phát</w:t>
      </w:r>
      <w:r w:rsidRPr="009F0470">
        <w:rPr>
          <w:rFonts w:eastAsia="Calibri"/>
        </w:rPr>
        <w:t xml:space="preserve"> </w:t>
      </w:r>
      <w:r w:rsidRPr="009F0470">
        <w:rPr>
          <w:rFonts w:eastAsia="Calibri"/>
        </w:rPr>
        <w:t>cho</w:t>
      </w:r>
      <w:r w:rsidRPr="009F0470">
        <w:rPr>
          <w:rFonts w:eastAsia="Calibri"/>
        </w:rPr>
        <w:t xml:space="preserve"> </w:t>
      </w:r>
      <w:r w:rsidRPr="009F0470">
        <w:rPr>
          <w:rFonts w:eastAsia="Calibri"/>
        </w:rPr>
        <w:t>nhân</w:t>
      </w:r>
      <w:r w:rsidRPr="009F0470">
        <w:rPr>
          <w:rFonts w:eastAsia="Calibri"/>
        </w:rPr>
        <w:t xml:space="preserve"> </w:t>
      </w:r>
      <w:r w:rsidRPr="009F0470">
        <w:rPr>
          <w:rFonts w:eastAsia="Calibri"/>
        </w:rPr>
        <w:t>viên</w:t>
      </w:r>
      <w:r w:rsidRPr="009F0470">
        <w:rPr>
          <w:rFonts w:eastAsia="Calibri"/>
        </w:rPr>
        <w:t xml:space="preserve"> </w:t>
      </w:r>
      <w:r w:rsidRPr="009F0470">
        <w:rPr>
          <w:rFonts w:eastAsia="Calibri"/>
        </w:rPr>
        <w:t>gọi</w:t>
      </w:r>
      <w:r w:rsidRPr="009F0470">
        <w:rPr>
          <w:rFonts w:eastAsia="Calibri"/>
        </w:rPr>
        <w:t xml:space="preserve"> </w:t>
      </w:r>
      <w:r w:rsidRPr="009F0470">
        <w:rPr>
          <w:rFonts w:eastAsia="Calibri"/>
        </w:rPr>
        <w:t>lệnh</w:t>
      </w:r>
      <w:r w:rsidRPr="009F0470">
        <w:rPr>
          <w:rFonts w:eastAsia="Calibri"/>
        </w:rPr>
        <w:t xml:space="preserve"> </w:t>
      </w:r>
      <w:r w:rsidRPr="009F0470">
        <w:rPr>
          <w:rFonts w:eastAsia="Calibri"/>
        </w:rPr>
        <w:t>phát</w:t>
      </w:r>
      <w:r w:rsidRPr="009F0470">
        <w:rPr>
          <w:rFonts w:eastAsia="Calibri"/>
        </w:rPr>
        <w:t xml:space="preserve"> </w:t>
      </w:r>
      <w:r w:rsidRPr="009F0470">
        <w:rPr>
          <w:rFonts w:eastAsia="Calibri"/>
        </w:rPr>
        <w:t>hành</w:t>
      </w:r>
      <w:r w:rsidRPr="009F0470">
        <w:rPr>
          <w:rFonts w:eastAsia="Calibri"/>
        </w:rPr>
        <w:t xml:space="preserve"> </w:t>
      </w:r>
      <w:r w:rsidRPr="009F0470">
        <w:rPr>
          <w:rFonts w:eastAsia="Calibri"/>
        </w:rPr>
        <w:t>hóa</w:t>
      </w:r>
      <w:r w:rsidRPr="009F0470">
        <w:rPr>
          <w:rFonts w:eastAsia="Calibri"/>
        </w:rPr>
        <w:t xml:space="preserve"> </w:t>
      </w:r>
      <w:r w:rsidRPr="009F0470">
        <w:rPr>
          <w:rFonts w:eastAsia="Calibri"/>
        </w:rPr>
        <w:t>đơn</w:t>
      </w:r>
    </w:p>
    <w:p w:rsidR="00076AB0" w:rsidRPr="009F0470" w:rsidP="00076AB0" w14:paraId="2C52C608" w14:textId="77777777">
      <w:pPr>
        <w:pStyle w:val="ListParagraph"/>
        <w:numPr>
          <w:ilvl w:val="0"/>
          <w:numId w:val="2"/>
        </w:numPr>
        <w:spacing w:after="0" w:line="360" w:lineRule="auto"/>
        <w:ind w:left="1080"/>
        <w:jc w:val="both"/>
        <w:rPr>
          <w:rFonts w:eastAsia="Calibri"/>
          <w:b/>
          <w:u w:val="single"/>
        </w:rPr>
      </w:pPr>
      <w:r w:rsidRPr="009F0470">
        <w:rPr>
          <w:rFonts w:eastAsia="Calibri"/>
          <w:b/>
        </w:rPr>
        <w:t>Username/pass</w:t>
      </w:r>
      <w:r w:rsidRPr="009F0470">
        <w:rPr>
          <w:color w:val="000000"/>
        </w:rPr>
        <w:t xml:space="preserve">: </w:t>
      </w:r>
      <w:r w:rsidRPr="009F0470">
        <w:rPr>
          <w:rFonts w:eastAsia="Calibri"/>
        </w:rPr>
        <w:t xml:space="preserve">Tài </w:t>
      </w:r>
      <w:r w:rsidRPr="009F0470">
        <w:rPr>
          <w:rFonts w:eastAsia="Calibri"/>
        </w:rPr>
        <w:t>khoản</w:t>
      </w:r>
      <w:r w:rsidRPr="009F0470">
        <w:rPr>
          <w:rFonts w:eastAsia="Calibri"/>
        </w:rPr>
        <w:t xml:space="preserve"> </w:t>
      </w:r>
      <w:r w:rsidRPr="009F0470">
        <w:rPr>
          <w:rFonts w:eastAsia="Calibri"/>
        </w:rPr>
        <w:t>được</w:t>
      </w:r>
      <w:r w:rsidRPr="009F0470">
        <w:rPr>
          <w:rFonts w:eastAsia="Calibri"/>
        </w:rPr>
        <w:t xml:space="preserve"> </w:t>
      </w:r>
      <w:r w:rsidRPr="009F0470">
        <w:rPr>
          <w:rFonts w:eastAsia="Calibri"/>
        </w:rPr>
        <w:t>cấp</w:t>
      </w:r>
      <w:r w:rsidRPr="009F0470">
        <w:rPr>
          <w:rFonts w:eastAsia="Calibri"/>
        </w:rPr>
        <w:t xml:space="preserve"> </w:t>
      </w:r>
      <w:r w:rsidRPr="009F0470">
        <w:rPr>
          <w:rFonts w:eastAsia="Calibri"/>
        </w:rPr>
        <w:t>phát</w:t>
      </w:r>
      <w:r w:rsidRPr="009F0470">
        <w:rPr>
          <w:rFonts w:eastAsia="Calibri"/>
        </w:rPr>
        <w:t xml:space="preserve"> </w:t>
      </w:r>
      <w:r w:rsidRPr="009F0470">
        <w:rPr>
          <w:rFonts w:eastAsia="Calibri"/>
        </w:rPr>
        <w:t>cho</w:t>
      </w:r>
      <w:r w:rsidRPr="009F0470">
        <w:rPr>
          <w:rFonts w:eastAsia="Calibri"/>
        </w:rPr>
        <w:t xml:space="preserve"> </w:t>
      </w:r>
      <w:r w:rsidRPr="009F0470">
        <w:rPr>
          <w:rFonts w:eastAsia="Calibri"/>
        </w:rPr>
        <w:t>khách</w:t>
      </w:r>
      <w:r w:rsidRPr="009F0470">
        <w:rPr>
          <w:rFonts w:eastAsia="Calibri"/>
        </w:rPr>
        <w:t xml:space="preserve"> </w:t>
      </w:r>
      <w:r w:rsidRPr="009F0470">
        <w:rPr>
          <w:rFonts w:eastAsia="Calibri"/>
        </w:rPr>
        <w:t>hàng</w:t>
      </w:r>
      <w:r w:rsidRPr="009F0470">
        <w:rPr>
          <w:rFonts w:eastAsia="Calibri"/>
        </w:rPr>
        <w:t xml:space="preserve"> </w:t>
      </w:r>
      <w:r w:rsidRPr="009F0470">
        <w:rPr>
          <w:rFonts w:eastAsia="Calibri"/>
        </w:rPr>
        <w:t>để</w:t>
      </w:r>
      <w:r w:rsidRPr="009F0470">
        <w:rPr>
          <w:rFonts w:eastAsia="Calibri"/>
        </w:rPr>
        <w:t xml:space="preserve"> </w:t>
      </w:r>
      <w:r w:rsidRPr="009F0470">
        <w:rPr>
          <w:rFonts w:eastAsia="Calibri"/>
        </w:rPr>
        <w:t>gọi</w:t>
      </w:r>
      <w:r w:rsidRPr="009F0470">
        <w:rPr>
          <w:rFonts w:eastAsia="Calibri"/>
        </w:rPr>
        <w:t xml:space="preserve"> </w:t>
      </w:r>
      <w:r w:rsidRPr="009F0470">
        <w:rPr>
          <w:rFonts w:eastAsia="Calibri"/>
        </w:rPr>
        <w:t>đến</w:t>
      </w:r>
      <w:r w:rsidRPr="009F0470">
        <w:rPr>
          <w:rFonts w:eastAsia="Calibri"/>
        </w:rPr>
        <w:t xml:space="preserve"> webservice (</w:t>
      </w:r>
      <w:r w:rsidRPr="009F0470">
        <w:rPr>
          <w:rFonts w:eastAsia="Calibri"/>
        </w:rPr>
        <w:t>tài</w:t>
      </w:r>
      <w:r w:rsidRPr="009F0470">
        <w:rPr>
          <w:rFonts w:eastAsia="Calibri"/>
        </w:rPr>
        <w:t xml:space="preserve"> </w:t>
      </w:r>
      <w:r w:rsidRPr="009F0470">
        <w:rPr>
          <w:rFonts w:eastAsia="Calibri"/>
        </w:rPr>
        <w:t>khoản</w:t>
      </w:r>
      <w:r w:rsidRPr="009F0470">
        <w:rPr>
          <w:rFonts w:eastAsia="Calibri"/>
        </w:rPr>
        <w:t xml:space="preserve"> </w:t>
      </w:r>
      <w:r w:rsidRPr="009F0470">
        <w:rPr>
          <w:rFonts w:eastAsia="Calibri"/>
        </w:rPr>
        <w:t>có</w:t>
      </w:r>
      <w:r w:rsidRPr="009F0470">
        <w:rPr>
          <w:rFonts w:eastAsia="Calibri"/>
        </w:rPr>
        <w:t xml:space="preserve"> </w:t>
      </w:r>
      <w:r w:rsidRPr="009F0470">
        <w:rPr>
          <w:rFonts w:eastAsia="Calibri"/>
        </w:rPr>
        <w:t>quyền</w:t>
      </w:r>
      <w:r w:rsidRPr="009F0470">
        <w:rPr>
          <w:rFonts w:eastAsia="Calibri"/>
        </w:rPr>
        <w:t xml:space="preserve"> </w:t>
      </w:r>
      <w:r w:rsidRPr="009F0470">
        <w:rPr>
          <w:rFonts w:eastAsia="Calibri"/>
        </w:rPr>
        <w:t>ServiceRole</w:t>
      </w:r>
      <w:r w:rsidRPr="009F0470">
        <w:rPr>
          <w:rFonts w:eastAsia="Calibri"/>
        </w:rPr>
        <w:t xml:space="preserve"> </w:t>
      </w:r>
      <w:r w:rsidRPr="009F0470">
        <w:rPr>
          <w:rFonts w:eastAsia="Calibri"/>
        </w:rPr>
        <w:t>trong</w:t>
      </w:r>
      <w:r w:rsidRPr="009F0470">
        <w:rPr>
          <w:rFonts w:eastAsia="Calibri"/>
        </w:rPr>
        <w:t xml:space="preserve"> </w:t>
      </w:r>
      <w:r w:rsidRPr="009F0470">
        <w:rPr>
          <w:rFonts w:eastAsia="Calibri"/>
        </w:rPr>
        <w:t>hệ</w:t>
      </w:r>
      <w:r w:rsidRPr="009F0470">
        <w:rPr>
          <w:rFonts w:eastAsia="Calibri"/>
        </w:rPr>
        <w:t xml:space="preserve"> </w:t>
      </w:r>
      <w:r w:rsidRPr="009F0470">
        <w:rPr>
          <w:rFonts w:eastAsia="Calibri"/>
        </w:rPr>
        <w:t>thống</w:t>
      </w:r>
      <w:r w:rsidRPr="009F0470">
        <w:rPr>
          <w:rFonts w:eastAsia="Calibri"/>
        </w:rPr>
        <w:t>).</w:t>
      </w:r>
    </w:p>
    <w:p w:rsidR="00076AB0" w:rsidRPr="009F0470" w:rsidP="00076AB0" w14:paraId="7E83FB7E" w14:textId="77777777">
      <w:pPr>
        <w:pStyle w:val="ListParagraph"/>
        <w:numPr>
          <w:ilvl w:val="0"/>
          <w:numId w:val="2"/>
        </w:numPr>
        <w:spacing w:after="0" w:line="360" w:lineRule="auto"/>
        <w:ind w:left="1080"/>
        <w:jc w:val="both"/>
        <w:rPr>
          <w:rFonts w:eastAsia="Calibri"/>
          <w:b/>
          <w:bCs/>
          <w:u w:val="single"/>
        </w:rPr>
      </w:pPr>
      <w:r w:rsidRPr="009F0470">
        <w:rPr>
          <w:rFonts w:eastAsiaTheme="minorHAnsi"/>
          <w:b/>
          <w:bCs/>
          <w:color w:val="000000"/>
        </w:rPr>
        <w:t>businessType</w:t>
      </w:r>
      <w:r w:rsidRPr="009F0470">
        <w:rPr>
          <w:color w:val="000000"/>
        </w:rPr>
        <w:t xml:space="preserve">: </w:t>
      </w:r>
      <w:r w:rsidRPr="009F0470">
        <w:rPr>
          <w:color w:val="000000"/>
        </w:rPr>
        <w:t>Loại</w:t>
      </w:r>
      <w:r w:rsidRPr="009F0470">
        <w:rPr>
          <w:color w:val="000000"/>
        </w:rPr>
        <w:t xml:space="preserve"> </w:t>
      </w:r>
      <w:r w:rsidRPr="009F0470">
        <w:rPr>
          <w:color w:val="000000"/>
        </w:rPr>
        <w:t>hình</w:t>
      </w:r>
      <w:r w:rsidRPr="009F0470">
        <w:rPr>
          <w:color w:val="000000"/>
        </w:rPr>
        <w:t xml:space="preserve"> </w:t>
      </w:r>
      <w:r w:rsidRPr="009F0470">
        <w:rPr>
          <w:color w:val="000000"/>
        </w:rPr>
        <w:t>doanh</w:t>
      </w:r>
      <w:r w:rsidRPr="009F0470">
        <w:rPr>
          <w:color w:val="000000"/>
        </w:rPr>
        <w:t xml:space="preserve"> </w:t>
      </w:r>
      <w:r w:rsidRPr="009F0470">
        <w:rPr>
          <w:color w:val="000000"/>
        </w:rPr>
        <w:t>nghiệ</w:t>
      </w:r>
      <w:r>
        <w:rPr>
          <w:color w:val="000000"/>
        </w:rPr>
        <w:t>p</w:t>
      </w:r>
      <w:r w:rsidRPr="009F0470">
        <w:rPr>
          <w:color w:val="000000"/>
        </w:rPr>
        <w:t xml:space="preserve"> (9 </w:t>
      </w:r>
      <w:r w:rsidRPr="009F0470">
        <w:rPr>
          <w:color w:val="000000"/>
        </w:rPr>
        <w:t>là</w:t>
      </w:r>
      <w:r w:rsidRPr="009F0470">
        <w:rPr>
          <w:color w:val="000000"/>
        </w:rPr>
        <w:t xml:space="preserve"> </w:t>
      </w:r>
      <w:r w:rsidRPr="009F0470">
        <w:rPr>
          <w:color w:val="000000"/>
        </w:rPr>
        <w:t>khác</w:t>
      </w:r>
      <w:r w:rsidRPr="009F0470">
        <w:rPr>
          <w:color w:val="000000"/>
        </w:rPr>
        <w:t xml:space="preserve">, 1 </w:t>
      </w:r>
      <w:r w:rsidRPr="009F0470">
        <w:rPr>
          <w:color w:val="000000"/>
        </w:rPr>
        <w:t>là</w:t>
      </w:r>
      <w:r w:rsidRPr="009F0470">
        <w:rPr>
          <w:color w:val="000000"/>
        </w:rPr>
        <w:t xml:space="preserve"> </w:t>
      </w:r>
      <w:r w:rsidRPr="009F0470">
        <w:rPr>
          <w:color w:val="000000"/>
        </w:rPr>
        <w:t>xăng</w:t>
      </w:r>
      <w:r w:rsidRPr="009F0470">
        <w:rPr>
          <w:color w:val="000000"/>
        </w:rPr>
        <w:t xml:space="preserve"> </w:t>
      </w:r>
      <w:r w:rsidRPr="009F0470">
        <w:rPr>
          <w:color w:val="000000"/>
        </w:rPr>
        <w:t>dầu</w:t>
      </w:r>
      <w:r w:rsidRPr="009F0470">
        <w:rPr>
          <w:color w:val="000000"/>
        </w:rPr>
        <w:t xml:space="preserve">, 2 </w:t>
      </w:r>
      <w:r w:rsidRPr="009F0470">
        <w:rPr>
          <w:color w:val="000000"/>
        </w:rPr>
        <w:t>là</w:t>
      </w:r>
      <w:r w:rsidRPr="009F0470">
        <w:rPr>
          <w:color w:val="000000"/>
        </w:rPr>
        <w:t xml:space="preserve"> </w:t>
      </w:r>
      <w:r w:rsidRPr="009F0470">
        <w:rPr>
          <w:color w:val="000000"/>
        </w:rPr>
        <w:t>vận</w:t>
      </w:r>
      <w:r w:rsidRPr="009F0470">
        <w:rPr>
          <w:color w:val="000000"/>
        </w:rPr>
        <w:t xml:space="preserve"> </w:t>
      </w:r>
      <w:r w:rsidRPr="009F0470">
        <w:rPr>
          <w:color w:val="000000"/>
        </w:rPr>
        <w:t>tải</w:t>
      </w:r>
      <w:r w:rsidRPr="009F0470">
        <w:rPr>
          <w:color w:val="000000"/>
        </w:rPr>
        <w:t xml:space="preserve"> </w:t>
      </w:r>
      <w:r w:rsidRPr="009F0470">
        <w:rPr>
          <w:color w:val="000000"/>
        </w:rPr>
        <w:t>hàng</w:t>
      </w:r>
      <w:r w:rsidRPr="009F0470">
        <w:rPr>
          <w:color w:val="000000"/>
        </w:rPr>
        <w:t xml:space="preserve"> </w:t>
      </w:r>
      <w:r w:rsidRPr="009F0470">
        <w:rPr>
          <w:color w:val="000000"/>
        </w:rPr>
        <w:t>không</w:t>
      </w:r>
      <w:r w:rsidRPr="009F0470">
        <w:rPr>
          <w:color w:val="000000"/>
        </w:rPr>
        <w:t>)</w:t>
      </w:r>
    </w:p>
    <w:p w:rsidR="00076AB0" w:rsidRPr="009F0470" w:rsidP="00076AB0" w14:paraId="285401C4" w14:textId="77777777">
      <w:pPr>
        <w:pStyle w:val="ListParagraph"/>
        <w:numPr>
          <w:ilvl w:val="0"/>
          <w:numId w:val="2"/>
        </w:numPr>
        <w:spacing w:after="0" w:line="360" w:lineRule="auto"/>
        <w:ind w:left="1080"/>
        <w:jc w:val="both"/>
        <w:rPr>
          <w:rFonts w:eastAsia="Calibri"/>
          <w:b/>
          <w:bCs/>
          <w:u w:val="single"/>
        </w:rPr>
      </w:pPr>
      <w:r w:rsidRPr="009F0470">
        <w:rPr>
          <w:rFonts w:eastAsiaTheme="minorHAnsi"/>
          <w:b/>
          <w:bCs/>
          <w:color w:val="000000"/>
        </w:rPr>
        <w:t>periodType</w:t>
      </w:r>
      <w:r w:rsidRPr="009F0470">
        <w:rPr>
          <w:color w:val="000000"/>
        </w:rPr>
        <w:t xml:space="preserve">: </w:t>
      </w:r>
      <w:r w:rsidRPr="009F0470">
        <w:rPr>
          <w:color w:val="000000"/>
        </w:rPr>
        <w:t>Loại</w:t>
      </w:r>
      <w:r>
        <w:rPr>
          <w:color w:val="000000"/>
        </w:rPr>
        <w:t xml:space="preserve"> </w:t>
      </w:r>
      <w:r>
        <w:rPr>
          <w:color w:val="000000"/>
        </w:rPr>
        <w:t>kỳ</w:t>
      </w:r>
      <w:r>
        <w:rPr>
          <w:color w:val="000000"/>
        </w:rPr>
        <w:t xml:space="preserve"> </w:t>
      </w:r>
      <w:r>
        <w:rPr>
          <w:color w:val="000000"/>
        </w:rPr>
        <w:t>dữ</w:t>
      </w:r>
      <w:r>
        <w:rPr>
          <w:color w:val="000000"/>
        </w:rPr>
        <w:t xml:space="preserve"> </w:t>
      </w:r>
      <w:r>
        <w:rPr>
          <w:color w:val="000000"/>
        </w:rPr>
        <w:t>liệu</w:t>
      </w:r>
      <w:r>
        <w:rPr>
          <w:color w:val="000000"/>
        </w:rPr>
        <w:t xml:space="preserve"> (0: </w:t>
      </w:r>
      <w:r>
        <w:rPr>
          <w:color w:val="000000"/>
        </w:rPr>
        <w:t>tháng</w:t>
      </w:r>
      <w:r>
        <w:rPr>
          <w:color w:val="000000"/>
        </w:rPr>
        <w:t xml:space="preserve">, 1: </w:t>
      </w:r>
      <w:r>
        <w:rPr>
          <w:color w:val="000000"/>
        </w:rPr>
        <w:t>Ngày</w:t>
      </w:r>
      <w:r>
        <w:rPr>
          <w:color w:val="000000"/>
        </w:rPr>
        <w:t>, 2: Quý)</w:t>
      </w:r>
    </w:p>
    <w:p w:rsidR="00076AB0" w:rsidRPr="009F0470" w:rsidP="00076AB0" w14:paraId="39D492BF" w14:textId="77777777">
      <w:pPr>
        <w:pStyle w:val="ListParagraph"/>
        <w:numPr>
          <w:ilvl w:val="0"/>
          <w:numId w:val="2"/>
        </w:numPr>
        <w:spacing w:after="0" w:line="360" w:lineRule="auto"/>
        <w:ind w:left="1080"/>
        <w:jc w:val="both"/>
        <w:rPr>
          <w:rFonts w:eastAsia="Calibri"/>
          <w:b/>
          <w:bCs/>
          <w:u w:val="single"/>
        </w:rPr>
      </w:pPr>
      <w:r w:rsidRPr="009F0470">
        <w:rPr>
          <w:rFonts w:eastAsiaTheme="minorHAnsi"/>
          <w:b/>
          <w:bCs/>
          <w:color w:val="000000"/>
        </w:rPr>
        <w:t>periodValue</w:t>
      </w:r>
      <w:r w:rsidRPr="009F0470">
        <w:rPr>
          <w:color w:val="000000"/>
        </w:rPr>
        <w:t xml:space="preserve">: </w:t>
      </w:r>
      <w:r>
        <w:rPr>
          <w:color w:val="000000"/>
        </w:rPr>
        <w:t>Kỳ</w:t>
      </w:r>
      <w:r>
        <w:rPr>
          <w:color w:val="000000"/>
        </w:rPr>
        <w:t xml:space="preserve"> </w:t>
      </w:r>
      <w:r>
        <w:rPr>
          <w:color w:val="000000"/>
        </w:rPr>
        <w:t>dữ</w:t>
      </w:r>
      <w:r>
        <w:rPr>
          <w:color w:val="000000"/>
        </w:rPr>
        <w:t xml:space="preserve"> </w:t>
      </w:r>
      <w:r>
        <w:rPr>
          <w:color w:val="000000"/>
        </w:rPr>
        <w:t>liệu</w:t>
      </w:r>
      <w:r>
        <w:rPr>
          <w:color w:val="000000"/>
        </w:rPr>
        <w:t xml:space="preserve"> (</w:t>
      </w:r>
      <w:r>
        <w:rPr>
          <w:color w:val="000000"/>
        </w:rPr>
        <w:t>Đối</w:t>
      </w:r>
      <w:r>
        <w:rPr>
          <w:color w:val="000000"/>
        </w:rPr>
        <w:t xml:space="preserve"> </w:t>
      </w:r>
      <w:r>
        <w:rPr>
          <w:color w:val="000000"/>
        </w:rPr>
        <w:t>với</w:t>
      </w:r>
      <w:r>
        <w:rPr>
          <w:color w:val="000000"/>
        </w:rPr>
        <w:t xml:space="preserve"> </w:t>
      </w:r>
      <w:r>
        <w:rPr>
          <w:color w:val="000000"/>
        </w:rPr>
        <w:t>loại</w:t>
      </w:r>
      <w:r>
        <w:rPr>
          <w:color w:val="000000"/>
        </w:rPr>
        <w:t xml:space="preserve"> </w:t>
      </w:r>
      <w:r>
        <w:rPr>
          <w:color w:val="000000"/>
        </w:rPr>
        <w:t>kỳ</w:t>
      </w:r>
      <w:r>
        <w:rPr>
          <w:color w:val="000000"/>
        </w:rPr>
        <w:t xml:space="preserve"> </w:t>
      </w:r>
      <w:r>
        <w:rPr>
          <w:color w:val="000000"/>
        </w:rPr>
        <w:t>Tháng</w:t>
      </w:r>
      <w:r>
        <w:rPr>
          <w:color w:val="000000"/>
        </w:rPr>
        <w:t>/Quý: MM/</w:t>
      </w:r>
      <w:r>
        <w:rPr>
          <w:color w:val="000000"/>
        </w:rPr>
        <w:t>yyyy</w:t>
      </w:r>
      <w:r>
        <w:rPr>
          <w:color w:val="000000"/>
        </w:rPr>
        <w:t xml:space="preserve">; </w:t>
      </w:r>
      <w:r>
        <w:rPr>
          <w:color w:val="000000"/>
        </w:rPr>
        <w:t>đối</w:t>
      </w:r>
      <w:r>
        <w:rPr>
          <w:color w:val="000000"/>
        </w:rPr>
        <w:t xml:space="preserve"> </w:t>
      </w:r>
      <w:r>
        <w:rPr>
          <w:color w:val="000000"/>
        </w:rPr>
        <w:t>với</w:t>
      </w:r>
      <w:r>
        <w:rPr>
          <w:color w:val="000000"/>
        </w:rPr>
        <w:t xml:space="preserve"> </w:t>
      </w:r>
      <w:r>
        <w:rPr>
          <w:color w:val="000000"/>
        </w:rPr>
        <w:t>loại</w:t>
      </w:r>
      <w:r>
        <w:rPr>
          <w:color w:val="000000"/>
        </w:rPr>
        <w:t xml:space="preserve"> </w:t>
      </w:r>
      <w:r>
        <w:rPr>
          <w:color w:val="000000"/>
        </w:rPr>
        <w:t>kỳ</w:t>
      </w:r>
      <w:r>
        <w:rPr>
          <w:color w:val="000000"/>
        </w:rPr>
        <w:t xml:space="preserve"> </w:t>
      </w:r>
      <w:r>
        <w:rPr>
          <w:color w:val="000000"/>
        </w:rPr>
        <w:t>Ngày</w:t>
      </w:r>
      <w:r>
        <w:rPr>
          <w:color w:val="000000"/>
        </w:rPr>
        <w:t>: dd/MM/</w:t>
      </w:r>
      <w:r>
        <w:rPr>
          <w:color w:val="000000"/>
        </w:rPr>
        <w:t>yyyy</w:t>
      </w:r>
      <w:r>
        <w:rPr>
          <w:color w:val="000000"/>
        </w:rPr>
        <w:t>)</w:t>
      </w:r>
    </w:p>
    <w:p w:rsidR="005D1329" w:rsidRPr="009F0470" w:rsidP="005D1329" w14:paraId="3E516DC6" w14:textId="2D382196">
      <w:pPr>
        <w:pStyle w:val="ListParagraph"/>
        <w:numPr>
          <w:ilvl w:val="0"/>
          <w:numId w:val="2"/>
        </w:numPr>
        <w:spacing w:after="0" w:line="360" w:lineRule="auto"/>
        <w:ind w:left="1080"/>
        <w:jc w:val="both"/>
        <w:rPr>
          <w:rFonts w:eastAsia="Calibri"/>
          <w:b/>
          <w:bCs/>
          <w:u w:val="single"/>
        </w:rPr>
      </w:pPr>
      <w:r w:rsidRPr="001E25BC">
        <w:rPr>
          <w:rFonts w:eastAsiaTheme="minorHAnsi"/>
          <w:b/>
          <w:bCs/>
          <w:color w:val="000000"/>
        </w:rPr>
        <w:t>reportNumber</w:t>
      </w:r>
      <w:r w:rsidRPr="009F0470" w:rsidR="00076AB0">
        <w:rPr>
          <w:color w:val="000000"/>
        </w:rPr>
        <w:t xml:space="preserve">: </w:t>
      </w:r>
      <w:r>
        <w:rPr>
          <w:color w:val="000000"/>
        </w:rPr>
        <w:t>Số</w:t>
      </w:r>
      <w:r>
        <w:rPr>
          <w:color w:val="000000"/>
        </w:rPr>
        <w:t xml:space="preserve"> </w:t>
      </w:r>
      <w:r>
        <w:rPr>
          <w:color w:val="000000"/>
        </w:rPr>
        <w:t>bảng</w:t>
      </w:r>
      <w:r w:rsidR="005F3908">
        <w:rPr>
          <w:color w:val="000000"/>
        </w:rPr>
        <w:t xml:space="preserve"> </w:t>
      </w:r>
      <w:r w:rsidR="005F3908">
        <w:rPr>
          <w:color w:val="000000"/>
        </w:rPr>
        <w:t>tổng</w:t>
      </w:r>
      <w:r w:rsidR="005F3908">
        <w:rPr>
          <w:color w:val="000000"/>
        </w:rPr>
        <w:t xml:space="preserve"> </w:t>
      </w:r>
      <w:r w:rsidR="005F3908">
        <w:rPr>
          <w:color w:val="000000"/>
        </w:rPr>
        <w:t>hợp</w:t>
      </w:r>
    </w:p>
    <w:p w:rsidR="00076AB0" w:rsidRPr="001E25BC" w:rsidP="005D1329" w14:paraId="2B0E7B5C" w14:textId="6D919520">
      <w:pPr>
        <w:pStyle w:val="ListParagraph"/>
        <w:numPr>
          <w:ilvl w:val="0"/>
          <w:numId w:val="2"/>
        </w:numPr>
        <w:spacing w:after="0" w:line="360" w:lineRule="auto"/>
        <w:ind w:left="1080"/>
        <w:jc w:val="both"/>
        <w:rPr>
          <w:color w:val="000000"/>
        </w:rPr>
      </w:pPr>
      <w:r w:rsidRPr="001E25BC">
        <w:rPr>
          <w:rFonts w:eastAsiaTheme="minorHAnsi"/>
          <w:b/>
          <w:bCs/>
          <w:color w:val="000000"/>
        </w:rPr>
        <w:t>reportRound</w:t>
      </w:r>
      <w:r w:rsidRPr="009F0470" w:rsidR="005D1329">
        <w:rPr>
          <w:color w:val="000000"/>
        </w:rPr>
        <w:t xml:space="preserve">: </w:t>
      </w:r>
      <w:r w:rsidRPr="001E25BC" w:rsidR="001610B3">
        <w:rPr>
          <w:color w:val="000000"/>
        </w:rPr>
        <w:t>Lần</w:t>
      </w:r>
      <w:r w:rsidRPr="001E25BC" w:rsidR="001610B3">
        <w:rPr>
          <w:color w:val="000000"/>
        </w:rPr>
        <w:t xml:space="preserve"> </w:t>
      </w:r>
      <w:r w:rsidRPr="001E25BC" w:rsidR="001610B3">
        <w:rPr>
          <w:color w:val="000000"/>
        </w:rPr>
        <w:t>báo</w:t>
      </w:r>
      <w:r w:rsidRPr="001E25BC" w:rsidR="001610B3">
        <w:rPr>
          <w:color w:val="000000"/>
        </w:rPr>
        <w:t xml:space="preserve"> </w:t>
      </w:r>
      <w:r w:rsidRPr="001E25BC" w:rsidR="001610B3">
        <w:rPr>
          <w:color w:val="000000"/>
        </w:rPr>
        <w:t>cáo</w:t>
      </w:r>
      <w:r w:rsidR="00046400">
        <w:rPr>
          <w:color w:val="000000"/>
        </w:rPr>
        <w:t xml:space="preserve"> (0: </w:t>
      </w:r>
      <w:r w:rsidR="00046400">
        <w:rPr>
          <w:color w:val="000000"/>
        </w:rPr>
        <w:t>Lần</w:t>
      </w:r>
      <w:r w:rsidR="00046400">
        <w:rPr>
          <w:color w:val="000000"/>
        </w:rPr>
        <w:t xml:space="preserve"> </w:t>
      </w:r>
      <w:r w:rsidR="00046400">
        <w:rPr>
          <w:color w:val="000000"/>
        </w:rPr>
        <w:t>đầu</w:t>
      </w:r>
      <w:r w:rsidR="00046400">
        <w:rPr>
          <w:color w:val="000000"/>
        </w:rPr>
        <w:t xml:space="preserve">, </w:t>
      </w:r>
      <w:r w:rsidR="001867C3">
        <w:rPr>
          <w:color w:val="000000"/>
        </w:rPr>
        <w:t>n</w:t>
      </w:r>
      <w:r w:rsidR="00046400">
        <w:rPr>
          <w:color w:val="000000"/>
        </w:rPr>
        <w:t xml:space="preserve"> &gt; 0: </w:t>
      </w:r>
      <w:r w:rsidR="00046400">
        <w:rPr>
          <w:color w:val="000000"/>
        </w:rPr>
        <w:t>lần</w:t>
      </w:r>
      <w:r w:rsidR="00046400">
        <w:rPr>
          <w:color w:val="000000"/>
        </w:rPr>
        <w:t xml:space="preserve"> </w:t>
      </w:r>
      <w:r w:rsidR="004220EC">
        <w:rPr>
          <w:color w:val="000000"/>
        </w:rPr>
        <w:t>bổ</w:t>
      </w:r>
      <w:r w:rsidR="004220EC">
        <w:rPr>
          <w:color w:val="000000"/>
        </w:rPr>
        <w:t xml:space="preserve"> sung </w:t>
      </w:r>
      <w:r w:rsidR="00046400">
        <w:rPr>
          <w:color w:val="000000"/>
        </w:rPr>
        <w:t>thứ</w:t>
      </w:r>
      <w:r w:rsidR="00046400">
        <w:rPr>
          <w:color w:val="000000"/>
        </w:rPr>
        <w:t xml:space="preserve"> n)</w:t>
      </w:r>
    </w:p>
    <w:p w:rsidR="00076AB0" w:rsidP="00076AB0" w14:paraId="188D69BA" w14:textId="77777777">
      <w:pPr>
        <w:pStyle w:val="N"/>
        <w:ind w:left="0"/>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430"/>
        <w:gridCol w:w="4950"/>
        <w:gridCol w:w="1885"/>
      </w:tblGrid>
      <w:tr w14:paraId="632EC405" w14:textId="77777777" w:rsidTr="006A451F">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F2F2F2"/>
          </w:tcPr>
          <w:p w:rsidR="00076AB0" w:rsidRPr="00660ABB" w:rsidP="006A451F" w14:paraId="041DB235" w14:textId="77777777">
            <w:pPr>
              <w:pStyle w:val="ListParagraph"/>
            </w:pPr>
            <w:r>
              <w:t>Kết</w:t>
            </w:r>
            <w:r>
              <w:t xml:space="preserve"> </w:t>
            </w:r>
            <w:r>
              <w:t>quả</w:t>
            </w:r>
          </w:p>
        </w:tc>
        <w:tc>
          <w:tcPr>
            <w:tcW w:w="4950" w:type="dxa"/>
            <w:tcBorders>
              <w:top w:val="single" w:sz="4" w:space="0" w:color="2E74B5"/>
              <w:left w:val="single" w:sz="4" w:space="0" w:color="2E74B5"/>
              <w:bottom w:val="single" w:sz="4" w:space="0" w:color="2E74B5"/>
              <w:right w:val="single" w:sz="4" w:space="0" w:color="2E74B5"/>
            </w:tcBorders>
            <w:shd w:val="clear" w:color="auto" w:fill="F2F2F2"/>
          </w:tcPr>
          <w:p w:rsidR="00076AB0" w:rsidRPr="00660ABB" w:rsidP="006A451F" w14:paraId="024A401F" w14:textId="77777777">
            <w:pPr>
              <w:pStyle w:val="ListParagraph"/>
            </w:pPr>
            <w:r w:rsidRPr="00660ABB">
              <w:t>Mô</w:t>
            </w:r>
            <w:r w:rsidRPr="00660ABB">
              <w:t xml:space="preserve"> </w:t>
            </w:r>
            <w:r w:rsidRPr="00660ABB">
              <w:t>tả</w:t>
            </w:r>
          </w:p>
        </w:tc>
        <w:tc>
          <w:tcPr>
            <w:tcW w:w="1885" w:type="dxa"/>
            <w:tcBorders>
              <w:top w:val="single" w:sz="4" w:space="0" w:color="2E74B5"/>
              <w:left w:val="single" w:sz="4" w:space="0" w:color="2E74B5"/>
              <w:bottom w:val="single" w:sz="4" w:space="0" w:color="2E74B5"/>
              <w:right w:val="single" w:sz="4" w:space="0" w:color="2E74B5"/>
            </w:tcBorders>
            <w:shd w:val="clear" w:color="auto" w:fill="F2F2F2"/>
          </w:tcPr>
          <w:p w:rsidR="00076AB0" w:rsidRPr="00660ABB" w:rsidP="006A451F" w14:paraId="758AA6D2" w14:textId="77777777">
            <w:pPr>
              <w:pStyle w:val="ListParagraph"/>
            </w:pPr>
            <w:r>
              <w:t>Ghi</w:t>
            </w:r>
            <w:r>
              <w:t xml:space="preserve"> </w:t>
            </w:r>
            <w:r>
              <w:t>chú</w:t>
            </w:r>
          </w:p>
        </w:tc>
      </w:tr>
      <w:tr w14:paraId="6735C8D7" w14:textId="77777777" w:rsidTr="006A451F">
        <w:tblPrEx>
          <w:tblW w:w="0" w:type="auto"/>
          <w:tblInd w:w="85" w:type="dxa"/>
          <w:tblLayout w:type="fixed"/>
          <w:tblLook w:val="04A0"/>
        </w:tblPrEx>
        <w:tc>
          <w:tcPr>
            <w:tcW w:w="2430" w:type="dxa"/>
            <w:tcBorders>
              <w:top w:val="single" w:sz="4" w:space="0" w:color="2E74B5"/>
              <w:left w:val="single" w:sz="4" w:space="0" w:color="2E74B5"/>
              <w:right w:val="single" w:sz="4" w:space="0" w:color="2E74B5"/>
            </w:tcBorders>
            <w:shd w:val="clear" w:color="auto" w:fill="auto"/>
          </w:tcPr>
          <w:p w:rsidR="00076AB0" w:rsidRPr="009372AD" w:rsidP="006A451F" w14:paraId="1422DCCB" w14:textId="77777777">
            <w:pPr>
              <w:autoSpaceDE w:val="0"/>
              <w:autoSpaceDN w:val="0"/>
              <w:adjustRightInd w:val="0"/>
              <w:rPr>
                <w:rFonts w:eastAsia="Calibri"/>
                <w:sz w:val="19"/>
                <w:szCs w:val="19"/>
              </w:rPr>
            </w:pPr>
            <w:r w:rsidRPr="009372AD">
              <w:rPr>
                <w:rFonts w:eastAsia="Calibri"/>
              </w:rPr>
              <w:t>ERR:1</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076AB0" w:rsidRPr="009372AD" w:rsidP="006A451F" w14:paraId="187D1D95" w14:textId="77777777">
            <w:pPr>
              <w:pStyle w:val="ListParagraph"/>
              <w:spacing w:after="0" w:line="240" w:lineRule="auto"/>
              <w:ind w:left="0"/>
              <w:rPr>
                <w:rFonts w:eastAsia="Calibri"/>
              </w:rPr>
            </w:pPr>
            <w:r w:rsidRPr="009372AD">
              <w:rPr>
                <w:rFonts w:eastAsia="Calibri"/>
              </w:rPr>
              <w:t xml:space="preserve">Tài </w:t>
            </w:r>
            <w:r w:rsidRPr="009372AD">
              <w:rPr>
                <w:rFonts w:eastAsia="Calibri"/>
              </w:rPr>
              <w:t>khoản</w:t>
            </w:r>
            <w:r w:rsidRPr="009372AD">
              <w:rPr>
                <w:rFonts w:eastAsia="Calibri"/>
              </w:rPr>
              <w:t xml:space="preserve"> </w:t>
            </w:r>
            <w:r w:rsidRPr="009372AD">
              <w:rPr>
                <w:rFonts w:eastAsia="Calibri"/>
              </w:rPr>
              <w:t>đăng</w:t>
            </w:r>
            <w:r w:rsidRPr="009372AD">
              <w:rPr>
                <w:rFonts w:eastAsia="Calibri"/>
              </w:rPr>
              <w:t xml:space="preserve"> </w:t>
            </w:r>
            <w:r w:rsidRPr="009372AD">
              <w:rPr>
                <w:rFonts w:eastAsia="Calibri"/>
              </w:rPr>
              <w:t>nhập</w:t>
            </w:r>
            <w:r w:rsidRPr="009372AD">
              <w:rPr>
                <w:rFonts w:eastAsia="Calibri"/>
              </w:rPr>
              <w:t xml:space="preserve"> </w:t>
            </w:r>
            <w:r w:rsidRPr="009372AD">
              <w:rPr>
                <w:rFonts w:eastAsia="Calibri"/>
              </w:rPr>
              <w:t>sai</w:t>
            </w:r>
            <w:r w:rsidRPr="009372AD">
              <w:rPr>
                <w:rFonts w:eastAsia="Calibri"/>
              </w:rPr>
              <w:t xml:space="preserve"> </w:t>
            </w:r>
            <w:r w:rsidRPr="009372AD">
              <w:rPr>
                <w:rFonts w:eastAsia="Calibri"/>
              </w:rPr>
              <w:t>hoặc</w:t>
            </w:r>
            <w:r w:rsidRPr="009372AD">
              <w:rPr>
                <w:rFonts w:eastAsia="Calibri"/>
              </w:rPr>
              <w:t xml:space="preserve"> </w:t>
            </w:r>
            <w:r w:rsidRPr="009372AD">
              <w:rPr>
                <w:rFonts w:eastAsia="Calibri"/>
              </w:rPr>
              <w:t>không</w:t>
            </w:r>
            <w:r w:rsidRPr="009372AD">
              <w:rPr>
                <w:rFonts w:eastAsia="Calibri"/>
              </w:rPr>
              <w:t xml:space="preserve"> </w:t>
            </w:r>
            <w:r w:rsidRPr="009372AD">
              <w:rPr>
                <w:rFonts w:eastAsia="Calibri"/>
              </w:rPr>
              <w:t>có</w:t>
            </w:r>
            <w:r w:rsidRPr="009372AD">
              <w:rPr>
                <w:rFonts w:eastAsia="Calibri"/>
              </w:rPr>
              <w:t xml:space="preserve"> </w:t>
            </w:r>
            <w:r w:rsidRPr="009372AD">
              <w:rPr>
                <w:rFonts w:eastAsia="Calibri"/>
              </w:rPr>
              <w:t>quyề</w:t>
            </w:r>
            <w:r>
              <w:rPr>
                <w:rFonts w:eastAsia="Calibri"/>
              </w:rPr>
              <w:t>n</w:t>
            </w:r>
          </w:p>
        </w:tc>
        <w:tc>
          <w:tcPr>
            <w:tcW w:w="1885" w:type="dxa"/>
            <w:tcBorders>
              <w:top w:val="single" w:sz="4" w:space="0" w:color="2E74B5"/>
              <w:left w:val="single" w:sz="4" w:space="0" w:color="2E74B5"/>
              <w:bottom w:val="single" w:sz="4" w:space="0" w:color="2E74B5"/>
              <w:right w:val="single" w:sz="4" w:space="0" w:color="2E74B5"/>
            </w:tcBorders>
          </w:tcPr>
          <w:p w:rsidR="00076AB0" w:rsidRPr="009372AD" w:rsidP="006A451F" w14:paraId="12E49BB2" w14:textId="77777777">
            <w:pPr>
              <w:pStyle w:val="ListParagraph"/>
              <w:ind w:left="0"/>
              <w:jc w:val="both"/>
            </w:pPr>
          </w:p>
        </w:tc>
      </w:tr>
      <w:tr w14:paraId="34A056A8" w14:textId="77777777" w:rsidTr="006A451F">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076AB0" w:rsidRPr="009372AD" w:rsidP="006A451F" w14:paraId="1566BD65" w14:textId="77777777">
            <w:pPr>
              <w:autoSpaceDE w:val="0"/>
              <w:autoSpaceDN w:val="0"/>
              <w:adjustRightInd w:val="0"/>
              <w:rPr>
                <w:rFonts w:eastAsia="Calibri"/>
              </w:rPr>
            </w:pPr>
            <w:r w:rsidRPr="00E22984">
              <w:rPr>
                <w:rFonts w:eastAsia="Calibri"/>
              </w:rPr>
              <w:t>ERR:</w:t>
            </w:r>
            <w:r>
              <w:rPr>
                <w:rFonts w:eastAsia="Calibri"/>
              </w:rPr>
              <w:t>2</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076AB0" w:rsidRPr="009372AD" w:rsidP="006A451F" w14:paraId="217C84A4" w14:textId="77777777">
            <w:pPr>
              <w:rPr>
                <w:rFonts w:eastAsia="Calibri"/>
              </w:rPr>
            </w:pPr>
            <w:r>
              <w:rPr>
                <w:rFonts w:eastAsia="Calibri"/>
              </w:rPr>
              <w:t>Không</w:t>
            </w:r>
            <w:r>
              <w:rPr>
                <w:rFonts w:eastAsia="Calibri"/>
              </w:rPr>
              <w:t xml:space="preserve"> </w:t>
            </w:r>
            <w:r>
              <w:rPr>
                <w:rFonts w:eastAsia="Calibri"/>
              </w:rPr>
              <w:t>tìm</w:t>
            </w:r>
            <w:r>
              <w:rPr>
                <w:rFonts w:eastAsia="Calibri"/>
              </w:rPr>
              <w:t xml:space="preserve"> </w:t>
            </w:r>
            <w:r>
              <w:rPr>
                <w:rFonts w:eastAsia="Calibri"/>
              </w:rPr>
              <w:t>thấy</w:t>
            </w:r>
            <w:r>
              <w:rPr>
                <w:rFonts w:eastAsia="Calibri"/>
              </w:rPr>
              <w:t xml:space="preserve"> </w:t>
            </w:r>
            <w:r>
              <w:rPr>
                <w:rFonts w:eastAsia="Calibri"/>
              </w:rPr>
              <w:t>công</w:t>
            </w:r>
            <w:r>
              <w:rPr>
                <w:rFonts w:eastAsia="Calibri"/>
              </w:rPr>
              <w:t xml:space="preserve"> ty </w:t>
            </w:r>
            <w:r>
              <w:rPr>
                <w:rFonts w:eastAsia="Calibri"/>
              </w:rPr>
              <w:t>hoặc</w:t>
            </w:r>
            <w:r>
              <w:rPr>
                <w:rFonts w:eastAsia="Calibri"/>
              </w:rPr>
              <w:t xml:space="preserve"> </w:t>
            </w:r>
            <w:r>
              <w:rPr>
                <w:rFonts w:eastAsia="Calibri"/>
              </w:rPr>
              <w:t>tài</w:t>
            </w:r>
            <w:r>
              <w:rPr>
                <w:rFonts w:eastAsia="Calibri"/>
              </w:rPr>
              <w:t xml:space="preserve"> </w:t>
            </w:r>
            <w:r>
              <w:rPr>
                <w:rFonts w:eastAsia="Calibri"/>
              </w:rPr>
              <w:t>khoản</w:t>
            </w:r>
            <w:r>
              <w:rPr>
                <w:rFonts w:eastAsia="Calibri"/>
              </w:rPr>
              <w:t xml:space="preserve"> </w:t>
            </w:r>
            <w:r>
              <w:rPr>
                <w:rFonts w:eastAsia="Calibri"/>
              </w:rPr>
              <w:t>không</w:t>
            </w:r>
            <w:r>
              <w:rPr>
                <w:rFonts w:eastAsia="Calibri"/>
              </w:rPr>
              <w:t xml:space="preserve"> </w:t>
            </w:r>
            <w:r>
              <w:rPr>
                <w:rFonts w:eastAsia="Calibri"/>
              </w:rPr>
              <w:t>tồn</w:t>
            </w:r>
            <w:r>
              <w:rPr>
                <w:rFonts w:eastAsia="Calibri"/>
              </w:rPr>
              <w:t xml:space="preserve"> </w:t>
            </w:r>
            <w:r>
              <w:rPr>
                <w:rFonts w:eastAsia="Calibri"/>
              </w:rPr>
              <w:t>tại</w:t>
            </w:r>
          </w:p>
        </w:tc>
        <w:tc>
          <w:tcPr>
            <w:tcW w:w="1885" w:type="dxa"/>
            <w:tcBorders>
              <w:top w:val="single" w:sz="4" w:space="0" w:color="2E74B5"/>
              <w:left w:val="single" w:sz="4" w:space="0" w:color="2E74B5"/>
              <w:bottom w:val="single" w:sz="4" w:space="0" w:color="2E74B5"/>
              <w:right w:val="single" w:sz="4" w:space="0" w:color="2E74B5"/>
            </w:tcBorders>
          </w:tcPr>
          <w:p w:rsidR="00076AB0" w:rsidRPr="009372AD" w:rsidP="006A451F" w14:paraId="40F93CDA" w14:textId="77777777">
            <w:pPr>
              <w:jc w:val="both"/>
            </w:pPr>
          </w:p>
        </w:tc>
      </w:tr>
      <w:tr w14:paraId="06902ECD" w14:textId="77777777" w:rsidTr="006A451F">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076AB0" w:rsidRPr="009372AD" w:rsidP="006A451F" w14:paraId="06292E3F" w14:textId="77777777">
            <w:pPr>
              <w:autoSpaceDE w:val="0"/>
              <w:autoSpaceDN w:val="0"/>
              <w:adjustRightInd w:val="0"/>
              <w:rPr>
                <w:rFonts w:eastAsia="Calibri"/>
              </w:rPr>
            </w:pPr>
            <w:r w:rsidRPr="00E22984">
              <w:rPr>
                <w:rFonts w:eastAsia="Calibri"/>
              </w:rPr>
              <w:t>ERR:</w:t>
            </w:r>
            <w:r>
              <w:rPr>
                <w:rFonts w:eastAsia="Calibri"/>
              </w:rPr>
              <w:t>3</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076AB0" w:rsidRPr="009372AD" w:rsidP="006A451F" w14:paraId="74DFD7BD" w14:textId="77777777">
            <w:pPr>
              <w:rPr>
                <w:rFonts w:eastAsia="Calibri"/>
              </w:rPr>
            </w:pPr>
            <w:r>
              <w:rPr>
                <w:rFonts w:eastAsia="Calibri"/>
              </w:rPr>
              <w:t xml:space="preserve">Tài </w:t>
            </w:r>
            <w:r>
              <w:rPr>
                <w:rFonts w:eastAsia="Calibri"/>
              </w:rPr>
              <w:t>khoản</w:t>
            </w:r>
            <w:r>
              <w:rPr>
                <w:rFonts w:eastAsia="Calibri"/>
              </w:rPr>
              <w:t xml:space="preserve"> </w:t>
            </w:r>
            <w:r>
              <w:rPr>
                <w:rFonts w:eastAsia="Calibri"/>
              </w:rPr>
              <w:t>không</w:t>
            </w:r>
            <w:r>
              <w:rPr>
                <w:rFonts w:eastAsia="Calibri"/>
              </w:rPr>
              <w:t xml:space="preserve"> </w:t>
            </w:r>
            <w:r>
              <w:rPr>
                <w:rFonts w:eastAsia="Calibri"/>
              </w:rPr>
              <w:t>có</w:t>
            </w:r>
            <w:r>
              <w:rPr>
                <w:rFonts w:eastAsia="Calibri"/>
              </w:rPr>
              <w:t xml:space="preserve"> </w:t>
            </w:r>
            <w:r>
              <w:rPr>
                <w:rFonts w:eastAsia="Calibri"/>
              </w:rPr>
              <w:t>quyền</w:t>
            </w:r>
            <w:r>
              <w:rPr>
                <w:rFonts w:eastAsia="Calibri"/>
              </w:rPr>
              <w:t xml:space="preserve"> </w:t>
            </w:r>
            <w:r>
              <w:rPr>
                <w:rFonts w:eastAsia="Calibri"/>
              </w:rPr>
              <w:t>tìm</w:t>
            </w:r>
            <w:r>
              <w:rPr>
                <w:rFonts w:eastAsia="Calibri"/>
              </w:rPr>
              <w:t xml:space="preserve"> </w:t>
            </w:r>
            <w:r>
              <w:rPr>
                <w:rFonts w:eastAsia="Calibri"/>
              </w:rPr>
              <w:t>kiếm</w:t>
            </w:r>
            <w:r>
              <w:rPr>
                <w:rFonts w:eastAsia="Calibri"/>
              </w:rPr>
              <w:t xml:space="preserve"> </w:t>
            </w:r>
            <w:r>
              <w:rPr>
                <w:rFonts w:eastAsia="Calibri"/>
              </w:rPr>
              <w:t>bảng</w:t>
            </w:r>
            <w:r>
              <w:rPr>
                <w:rFonts w:eastAsia="Calibri"/>
              </w:rPr>
              <w:t xml:space="preserve"> </w:t>
            </w:r>
            <w:r>
              <w:rPr>
                <w:rFonts w:eastAsia="Calibri"/>
              </w:rPr>
              <w:t>tổng</w:t>
            </w:r>
            <w:r>
              <w:rPr>
                <w:rFonts w:eastAsia="Calibri"/>
              </w:rPr>
              <w:t xml:space="preserve"> </w:t>
            </w:r>
            <w:r>
              <w:rPr>
                <w:rFonts w:eastAsia="Calibri"/>
              </w:rPr>
              <w:t>hợp</w:t>
            </w:r>
          </w:p>
        </w:tc>
        <w:tc>
          <w:tcPr>
            <w:tcW w:w="1885" w:type="dxa"/>
            <w:tcBorders>
              <w:top w:val="single" w:sz="4" w:space="0" w:color="2E74B5"/>
              <w:left w:val="single" w:sz="4" w:space="0" w:color="2E74B5"/>
              <w:bottom w:val="single" w:sz="4" w:space="0" w:color="2E74B5"/>
              <w:right w:val="single" w:sz="4" w:space="0" w:color="2E74B5"/>
            </w:tcBorders>
          </w:tcPr>
          <w:p w:rsidR="00076AB0" w:rsidRPr="009372AD" w:rsidP="006A451F" w14:paraId="4A6457FC" w14:textId="77777777">
            <w:pPr>
              <w:pStyle w:val="ListParagraph"/>
              <w:ind w:left="0"/>
              <w:jc w:val="both"/>
            </w:pPr>
          </w:p>
        </w:tc>
      </w:tr>
      <w:tr w14:paraId="38367D4B" w14:textId="77777777" w:rsidTr="006A451F">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076AB0" w:rsidRPr="009372AD" w:rsidP="006A451F" w14:paraId="64601030" w14:textId="77777777">
            <w:pPr>
              <w:autoSpaceDE w:val="0"/>
              <w:autoSpaceDN w:val="0"/>
              <w:adjustRightInd w:val="0"/>
              <w:rPr>
                <w:rFonts w:eastAsia="Calibri"/>
              </w:rPr>
            </w:pPr>
            <w:r w:rsidRPr="00E22984">
              <w:rPr>
                <w:rFonts w:eastAsia="Calibri"/>
              </w:rPr>
              <w:t>ERR:</w:t>
            </w:r>
            <w:r>
              <w:rPr>
                <w:rFonts w:eastAsia="Calibri"/>
              </w:rPr>
              <w:t>4</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076AB0" w:rsidRPr="00915883" w:rsidP="006A451F" w14:paraId="5459F799" w14:textId="77777777">
            <w:pPr>
              <w:pStyle w:val="ListParagraph"/>
              <w:spacing w:after="0" w:line="240" w:lineRule="auto"/>
              <w:ind w:left="0"/>
              <w:rPr>
                <w:rFonts w:eastAsia="Calibri"/>
              </w:rPr>
            </w:pPr>
            <w:r>
              <w:t>Loại</w:t>
            </w:r>
            <w:r>
              <w:t xml:space="preserve"> </w:t>
            </w:r>
            <w:r>
              <w:t>hình</w:t>
            </w:r>
            <w:r>
              <w:t xml:space="preserve"> </w:t>
            </w:r>
            <w:r>
              <w:t>doanh</w:t>
            </w:r>
            <w:r>
              <w:t xml:space="preserve"> </w:t>
            </w:r>
            <w:r>
              <w:t>nghiệp</w:t>
            </w:r>
            <w:r>
              <w:t xml:space="preserve"> </w:t>
            </w:r>
            <w:r>
              <w:t>không</w:t>
            </w:r>
            <w:r>
              <w:t xml:space="preserve"> </w:t>
            </w:r>
            <w:r>
              <w:t>hợp</w:t>
            </w:r>
            <w:r>
              <w:t xml:space="preserve"> </w:t>
            </w:r>
            <w:r>
              <w:t>lệ</w:t>
            </w:r>
          </w:p>
        </w:tc>
        <w:tc>
          <w:tcPr>
            <w:tcW w:w="1885" w:type="dxa"/>
            <w:tcBorders>
              <w:top w:val="single" w:sz="4" w:space="0" w:color="2E74B5"/>
              <w:left w:val="single" w:sz="4" w:space="0" w:color="2E74B5"/>
              <w:bottom w:val="single" w:sz="4" w:space="0" w:color="2E74B5"/>
              <w:right w:val="single" w:sz="4" w:space="0" w:color="2E74B5"/>
            </w:tcBorders>
          </w:tcPr>
          <w:p w:rsidR="00076AB0" w:rsidRPr="009372AD" w:rsidP="006A451F" w14:paraId="1A7C9395" w14:textId="77777777">
            <w:pPr>
              <w:pStyle w:val="ListParagraph"/>
              <w:ind w:left="0"/>
              <w:jc w:val="both"/>
            </w:pPr>
          </w:p>
        </w:tc>
      </w:tr>
      <w:tr w14:paraId="2749DC91" w14:textId="77777777" w:rsidTr="006A451F">
        <w:tblPrEx>
          <w:tblW w:w="0" w:type="auto"/>
          <w:tblInd w:w="85" w:type="dxa"/>
          <w:tblLayout w:type="fixed"/>
          <w:tblLook w:val="04A0"/>
        </w:tblPrEx>
        <w:trPr>
          <w:trHeight w:val="413"/>
        </w:trPr>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076AB0" w:rsidRPr="009372AD" w:rsidP="006A451F" w14:paraId="1D7168A3" w14:textId="77777777">
            <w:pPr>
              <w:autoSpaceDE w:val="0"/>
              <w:autoSpaceDN w:val="0"/>
              <w:adjustRightInd w:val="0"/>
              <w:rPr>
                <w:rFonts w:eastAsia="Calibri"/>
              </w:rPr>
            </w:pPr>
            <w:r w:rsidRPr="00E22984">
              <w:rPr>
                <w:rFonts w:eastAsia="Calibri"/>
              </w:rPr>
              <w:t>ERR:5</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076AB0" w:rsidP="006A451F" w14:paraId="22C7E625" w14:textId="77777777">
            <w:pPr>
              <w:pStyle w:val="ListParagraph"/>
              <w:spacing w:after="0" w:line="240" w:lineRule="auto"/>
              <w:ind w:left="0"/>
              <w:rPr>
                <w:rFonts w:eastAsia="Calibri"/>
              </w:rPr>
            </w:pPr>
            <w:r>
              <w:rPr>
                <w:rFonts w:eastAsia="Calibri"/>
              </w:rPr>
              <w:t>Có</w:t>
            </w:r>
            <w:r>
              <w:rPr>
                <w:rFonts w:eastAsia="Calibri"/>
              </w:rPr>
              <w:t xml:space="preserve"> </w:t>
            </w:r>
            <w:r>
              <w:rPr>
                <w:rFonts w:eastAsia="Calibri"/>
              </w:rPr>
              <w:t>lỗi</w:t>
            </w:r>
            <w:r>
              <w:rPr>
                <w:rFonts w:eastAsia="Calibri"/>
              </w:rPr>
              <w:t xml:space="preserve"> </w:t>
            </w:r>
            <w:r>
              <w:rPr>
                <w:rFonts w:eastAsia="Calibri"/>
              </w:rPr>
              <w:t>xảy</w:t>
            </w:r>
            <w:r>
              <w:rPr>
                <w:rFonts w:eastAsia="Calibri"/>
              </w:rPr>
              <w:t xml:space="preserve"> </w:t>
            </w:r>
            <w:r>
              <w:rPr>
                <w:rFonts w:eastAsia="Calibri"/>
              </w:rPr>
              <w:t>ra</w:t>
            </w:r>
          </w:p>
        </w:tc>
        <w:tc>
          <w:tcPr>
            <w:tcW w:w="1885" w:type="dxa"/>
            <w:tcBorders>
              <w:top w:val="single" w:sz="4" w:space="0" w:color="2E74B5"/>
              <w:left w:val="single" w:sz="4" w:space="0" w:color="2E74B5"/>
              <w:bottom w:val="single" w:sz="4" w:space="0" w:color="2E74B5"/>
              <w:right w:val="single" w:sz="4" w:space="0" w:color="2E74B5"/>
            </w:tcBorders>
          </w:tcPr>
          <w:p w:rsidR="00076AB0" w:rsidRPr="00731CD1" w:rsidP="006A451F" w14:paraId="69D4E45E" w14:textId="77777777">
            <w:pPr>
              <w:jc w:val="both"/>
            </w:pPr>
            <w:r>
              <w:t>Lỗi</w:t>
            </w:r>
            <w:r>
              <w:t xml:space="preserve"> </w:t>
            </w:r>
            <w:r>
              <w:t>không</w:t>
            </w:r>
            <w:r>
              <w:t xml:space="preserve"> </w:t>
            </w:r>
            <w:r>
              <w:t>xác</w:t>
            </w:r>
            <w:r>
              <w:t xml:space="preserve"> </w:t>
            </w:r>
            <w:r>
              <w:t>định</w:t>
            </w:r>
          </w:p>
        </w:tc>
      </w:tr>
      <w:tr w14:paraId="159C0C48" w14:textId="77777777" w:rsidTr="006A451F">
        <w:tblPrEx>
          <w:tblW w:w="0" w:type="auto"/>
          <w:tblInd w:w="85" w:type="dxa"/>
          <w:tblLayout w:type="fixed"/>
          <w:tblLook w:val="04A0"/>
        </w:tblPrEx>
        <w:trPr>
          <w:trHeight w:val="413"/>
        </w:trPr>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076AB0" w:rsidRPr="00E22984" w:rsidP="006A451F" w14:paraId="579F6829" w14:textId="77777777">
            <w:pPr>
              <w:autoSpaceDE w:val="0"/>
              <w:autoSpaceDN w:val="0"/>
              <w:adjustRightInd w:val="0"/>
              <w:rPr>
                <w:rFonts w:eastAsia="Calibri"/>
              </w:rPr>
            </w:pPr>
            <w:r w:rsidRPr="00E22984">
              <w:rPr>
                <w:rFonts w:eastAsia="Calibri"/>
              </w:rPr>
              <w:t>ERR:</w:t>
            </w:r>
            <w:r>
              <w:rPr>
                <w:rFonts w:eastAsia="Calibri"/>
              </w:rPr>
              <w:t>6</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076AB0" w:rsidP="006A451F" w14:paraId="196BE3A9" w14:textId="77777777">
            <w:pPr>
              <w:pStyle w:val="ListParagraph"/>
              <w:spacing w:after="0" w:line="240" w:lineRule="auto"/>
              <w:ind w:left="0"/>
              <w:rPr>
                <w:rFonts w:eastAsia="Calibri"/>
              </w:rPr>
            </w:pPr>
            <w:r>
              <w:t>Loại</w:t>
            </w:r>
            <w:r>
              <w:t xml:space="preserve"> </w:t>
            </w:r>
            <w:r>
              <w:t>kỳ</w:t>
            </w:r>
            <w:r>
              <w:t xml:space="preserve"> </w:t>
            </w:r>
            <w:r>
              <w:t>dữ</w:t>
            </w:r>
            <w:r>
              <w:t xml:space="preserve"> </w:t>
            </w:r>
            <w:r>
              <w:t>liệu</w:t>
            </w:r>
            <w:r>
              <w:t xml:space="preserve"> </w:t>
            </w:r>
            <w:r>
              <w:t>không</w:t>
            </w:r>
            <w:r>
              <w:t xml:space="preserve"> </w:t>
            </w:r>
            <w:r>
              <w:t>hợp</w:t>
            </w:r>
            <w:r>
              <w:t xml:space="preserve"> </w:t>
            </w:r>
            <w:r>
              <w:t>lệ</w:t>
            </w:r>
          </w:p>
        </w:tc>
        <w:tc>
          <w:tcPr>
            <w:tcW w:w="1885" w:type="dxa"/>
            <w:tcBorders>
              <w:top w:val="single" w:sz="4" w:space="0" w:color="2E74B5"/>
              <w:left w:val="single" w:sz="4" w:space="0" w:color="2E74B5"/>
              <w:bottom w:val="single" w:sz="4" w:space="0" w:color="2E74B5"/>
              <w:right w:val="single" w:sz="4" w:space="0" w:color="2E74B5"/>
            </w:tcBorders>
          </w:tcPr>
          <w:p w:rsidR="00076AB0" w:rsidP="006A451F" w14:paraId="5B097A0C" w14:textId="77777777">
            <w:pPr>
              <w:jc w:val="both"/>
            </w:pPr>
          </w:p>
        </w:tc>
      </w:tr>
      <w:tr w14:paraId="5DC7EC39" w14:textId="77777777" w:rsidTr="006A451F">
        <w:tblPrEx>
          <w:tblW w:w="0" w:type="auto"/>
          <w:tblInd w:w="85" w:type="dxa"/>
          <w:tblLayout w:type="fixed"/>
          <w:tblLook w:val="04A0"/>
        </w:tblPrEx>
        <w:trPr>
          <w:trHeight w:val="413"/>
        </w:trPr>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076AB0" w:rsidRPr="00E22984" w:rsidP="006A451F" w14:paraId="1E8FEB8B" w14:textId="77777777">
            <w:pPr>
              <w:autoSpaceDE w:val="0"/>
              <w:autoSpaceDN w:val="0"/>
              <w:adjustRightInd w:val="0"/>
              <w:rPr>
                <w:rFonts w:eastAsia="Calibri"/>
              </w:rPr>
            </w:pPr>
            <w:r w:rsidRPr="00E22984">
              <w:rPr>
                <w:rFonts w:eastAsia="Calibri"/>
              </w:rPr>
              <w:t>ERR:</w:t>
            </w:r>
            <w:r>
              <w:rPr>
                <w:rFonts w:eastAsia="Calibri"/>
              </w:rPr>
              <w:t>7</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076AB0" w:rsidP="006A451F" w14:paraId="124BEE9E" w14:textId="77777777">
            <w:pPr>
              <w:pStyle w:val="ListParagraph"/>
              <w:spacing w:after="0" w:line="240" w:lineRule="auto"/>
              <w:ind w:left="0"/>
              <w:rPr>
                <w:rFonts w:eastAsia="Calibri"/>
              </w:rPr>
            </w:pPr>
            <w:r>
              <w:rPr>
                <w:color w:val="000000"/>
              </w:rPr>
              <w:t>Kỳ</w:t>
            </w:r>
            <w:r>
              <w:rPr>
                <w:color w:val="000000"/>
              </w:rPr>
              <w:t xml:space="preserve"> </w:t>
            </w:r>
            <w:r>
              <w:rPr>
                <w:color w:val="000000"/>
              </w:rPr>
              <w:t>dữ</w:t>
            </w:r>
            <w:r>
              <w:rPr>
                <w:color w:val="000000"/>
              </w:rPr>
              <w:t xml:space="preserve"> </w:t>
            </w:r>
            <w:r>
              <w:rPr>
                <w:color w:val="000000"/>
              </w:rPr>
              <w:t>liệu</w:t>
            </w:r>
            <w:r>
              <w:rPr>
                <w:color w:val="000000"/>
              </w:rPr>
              <w:t xml:space="preserve"> </w:t>
            </w:r>
            <w:r>
              <w:rPr>
                <w:color w:val="000000"/>
              </w:rPr>
              <w:t>không</w:t>
            </w:r>
            <w:r>
              <w:rPr>
                <w:color w:val="000000"/>
              </w:rPr>
              <w:t xml:space="preserve"> </w:t>
            </w:r>
            <w:r>
              <w:rPr>
                <w:color w:val="000000"/>
              </w:rPr>
              <w:t>được</w:t>
            </w:r>
            <w:r>
              <w:rPr>
                <w:color w:val="000000"/>
              </w:rPr>
              <w:t xml:space="preserve"> </w:t>
            </w:r>
            <w:r>
              <w:rPr>
                <w:color w:val="000000"/>
              </w:rPr>
              <w:t>để</w:t>
            </w:r>
            <w:r>
              <w:rPr>
                <w:color w:val="000000"/>
              </w:rPr>
              <w:t xml:space="preserve"> </w:t>
            </w:r>
            <w:r>
              <w:rPr>
                <w:color w:val="000000"/>
              </w:rPr>
              <w:t>trống</w:t>
            </w:r>
          </w:p>
        </w:tc>
        <w:tc>
          <w:tcPr>
            <w:tcW w:w="1885" w:type="dxa"/>
            <w:tcBorders>
              <w:top w:val="single" w:sz="4" w:space="0" w:color="2E74B5"/>
              <w:left w:val="single" w:sz="4" w:space="0" w:color="2E74B5"/>
              <w:bottom w:val="single" w:sz="4" w:space="0" w:color="2E74B5"/>
              <w:right w:val="single" w:sz="4" w:space="0" w:color="2E74B5"/>
            </w:tcBorders>
          </w:tcPr>
          <w:p w:rsidR="00076AB0" w:rsidP="006A451F" w14:paraId="060DE2F1" w14:textId="77777777">
            <w:pPr>
              <w:jc w:val="both"/>
            </w:pPr>
          </w:p>
        </w:tc>
      </w:tr>
      <w:tr w14:paraId="16887652" w14:textId="77777777" w:rsidTr="006A451F">
        <w:tblPrEx>
          <w:tblW w:w="0" w:type="auto"/>
          <w:tblInd w:w="85" w:type="dxa"/>
          <w:tblLayout w:type="fixed"/>
          <w:tblLook w:val="04A0"/>
        </w:tblPrEx>
        <w:trPr>
          <w:trHeight w:val="413"/>
        </w:trPr>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076AB0" w:rsidRPr="00E22984" w:rsidP="006A451F" w14:paraId="59BE3B25" w14:textId="77777777">
            <w:pPr>
              <w:autoSpaceDE w:val="0"/>
              <w:autoSpaceDN w:val="0"/>
              <w:adjustRightInd w:val="0"/>
              <w:rPr>
                <w:rFonts w:eastAsia="Calibri"/>
              </w:rPr>
            </w:pPr>
            <w:r w:rsidRPr="00E22984">
              <w:rPr>
                <w:rFonts w:eastAsia="Calibri"/>
              </w:rPr>
              <w:t>ERR:</w:t>
            </w:r>
            <w:r>
              <w:rPr>
                <w:rFonts w:eastAsia="Calibri"/>
              </w:rPr>
              <w:t>8</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076AB0" w:rsidP="006A451F" w14:paraId="71EFDE9E" w14:textId="77777777">
            <w:pPr>
              <w:pStyle w:val="ListParagraph"/>
              <w:spacing w:after="0" w:line="240" w:lineRule="auto"/>
              <w:ind w:left="0"/>
              <w:rPr>
                <w:rFonts w:eastAsia="Calibri"/>
              </w:rPr>
            </w:pPr>
            <w:r>
              <w:rPr>
                <w:rFonts w:eastAsia="Calibri"/>
              </w:rPr>
              <w:t>Kỳ</w:t>
            </w:r>
            <w:r>
              <w:rPr>
                <w:rFonts w:eastAsia="Calibri"/>
              </w:rPr>
              <w:t xml:space="preserve"> </w:t>
            </w:r>
            <w:r>
              <w:rPr>
                <w:rFonts w:eastAsia="Calibri"/>
              </w:rPr>
              <w:t>dữ</w:t>
            </w:r>
            <w:r>
              <w:rPr>
                <w:rFonts w:eastAsia="Calibri"/>
              </w:rPr>
              <w:t xml:space="preserve"> </w:t>
            </w:r>
            <w:r>
              <w:rPr>
                <w:rFonts w:eastAsia="Calibri"/>
              </w:rPr>
              <w:t>liệu</w:t>
            </w:r>
            <w:r>
              <w:rPr>
                <w:rFonts w:eastAsia="Calibri"/>
              </w:rPr>
              <w:t xml:space="preserve"> </w:t>
            </w:r>
            <w:r>
              <w:rPr>
                <w:rFonts w:eastAsia="Calibri"/>
              </w:rPr>
              <w:t>không</w:t>
            </w:r>
            <w:r>
              <w:rPr>
                <w:rFonts w:eastAsia="Calibri"/>
              </w:rPr>
              <w:t xml:space="preserve"> </w:t>
            </w:r>
            <w:r>
              <w:rPr>
                <w:rFonts w:eastAsia="Calibri"/>
              </w:rPr>
              <w:t>đúng</w:t>
            </w:r>
            <w:r>
              <w:rPr>
                <w:rFonts w:eastAsia="Calibri"/>
              </w:rPr>
              <w:t xml:space="preserve"> </w:t>
            </w:r>
            <w:r>
              <w:rPr>
                <w:rFonts w:eastAsia="Calibri"/>
              </w:rPr>
              <w:t>định</w:t>
            </w:r>
            <w:r>
              <w:rPr>
                <w:rFonts w:eastAsia="Calibri"/>
              </w:rPr>
              <w:t xml:space="preserve"> </w:t>
            </w:r>
            <w:r>
              <w:rPr>
                <w:rFonts w:eastAsia="Calibri"/>
              </w:rPr>
              <w:t>dạng</w:t>
            </w:r>
            <w:r>
              <w:rPr>
                <w:rFonts w:eastAsia="Calibri"/>
              </w:rPr>
              <w:t xml:space="preserve"> (Định </w:t>
            </w:r>
            <w:r>
              <w:rPr>
                <w:rFonts w:eastAsia="Calibri"/>
              </w:rPr>
              <w:t>dạng</w:t>
            </w:r>
            <w:r>
              <w:rPr>
                <w:rFonts w:eastAsia="Calibri"/>
              </w:rPr>
              <w:t xml:space="preserve"> </w:t>
            </w:r>
            <w:r>
              <w:rPr>
                <w:rFonts w:eastAsia="Calibri"/>
              </w:rPr>
              <w:t>theo</w:t>
            </w:r>
            <w:r>
              <w:rPr>
                <w:rFonts w:eastAsia="Calibri"/>
              </w:rPr>
              <w:t xml:space="preserve"> </w:t>
            </w:r>
            <w:r>
              <w:rPr>
                <w:rFonts w:eastAsia="Calibri"/>
              </w:rPr>
              <w:t>loại</w:t>
            </w:r>
            <w:r>
              <w:rPr>
                <w:rFonts w:eastAsia="Calibri"/>
              </w:rPr>
              <w:t xml:space="preserve"> </w:t>
            </w:r>
            <w:r>
              <w:rPr>
                <w:rFonts w:eastAsia="Calibri"/>
              </w:rPr>
              <w:t>kỳ</w:t>
            </w:r>
            <w:r>
              <w:rPr>
                <w:rFonts w:eastAsia="Calibri"/>
              </w:rPr>
              <w:t xml:space="preserve"> </w:t>
            </w:r>
            <w:r>
              <w:rPr>
                <w:rFonts w:eastAsia="Calibri"/>
              </w:rPr>
              <w:t>dữ</w:t>
            </w:r>
            <w:r>
              <w:rPr>
                <w:rFonts w:eastAsia="Calibri"/>
              </w:rPr>
              <w:t xml:space="preserve"> </w:t>
            </w:r>
            <w:r>
              <w:rPr>
                <w:rFonts w:eastAsia="Calibri"/>
              </w:rPr>
              <w:t>liệu</w:t>
            </w:r>
            <w:r>
              <w:rPr>
                <w:rFonts w:eastAsia="Calibri"/>
              </w:rPr>
              <w:t>)</w:t>
            </w:r>
          </w:p>
        </w:tc>
        <w:tc>
          <w:tcPr>
            <w:tcW w:w="1885" w:type="dxa"/>
            <w:tcBorders>
              <w:top w:val="single" w:sz="4" w:space="0" w:color="2E74B5"/>
              <w:left w:val="single" w:sz="4" w:space="0" w:color="2E74B5"/>
              <w:bottom w:val="single" w:sz="4" w:space="0" w:color="2E74B5"/>
              <w:right w:val="single" w:sz="4" w:space="0" w:color="2E74B5"/>
            </w:tcBorders>
          </w:tcPr>
          <w:p w:rsidR="00076AB0" w:rsidP="006A451F" w14:paraId="1A3C4DFC" w14:textId="77777777">
            <w:pPr>
              <w:jc w:val="both"/>
            </w:pPr>
          </w:p>
        </w:tc>
      </w:tr>
      <w:tr w14:paraId="2B50D898" w14:textId="77777777" w:rsidTr="006A451F">
        <w:tblPrEx>
          <w:tblW w:w="0" w:type="auto"/>
          <w:tblInd w:w="85" w:type="dxa"/>
          <w:tblLayout w:type="fixed"/>
          <w:tblLook w:val="04A0"/>
        </w:tblPrEx>
        <w:trPr>
          <w:trHeight w:val="413"/>
        </w:trPr>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076AB0" w:rsidRPr="00E22984" w:rsidP="006A451F" w14:paraId="0C2FDCFE" w14:textId="77777777">
            <w:pPr>
              <w:autoSpaceDE w:val="0"/>
              <w:autoSpaceDN w:val="0"/>
              <w:adjustRightInd w:val="0"/>
              <w:rPr>
                <w:rFonts w:eastAsia="Calibri"/>
              </w:rPr>
            </w:pPr>
            <w:r w:rsidRPr="00E22984">
              <w:rPr>
                <w:rFonts w:eastAsia="Calibri"/>
              </w:rPr>
              <w:t>ERR:</w:t>
            </w:r>
            <w:r>
              <w:rPr>
                <w:rFonts w:eastAsia="Calibri"/>
              </w:rPr>
              <w:t>9</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076AB0" w:rsidP="006A451F" w14:paraId="233DAE67" w14:textId="6A9F1A6E">
            <w:pPr>
              <w:pStyle w:val="ListParagraph"/>
              <w:spacing w:after="0" w:line="240" w:lineRule="auto"/>
              <w:ind w:left="0"/>
              <w:rPr>
                <w:rFonts w:eastAsia="Calibri"/>
              </w:rPr>
            </w:pPr>
            <w:r>
              <w:rPr>
                <w:rFonts w:eastAsia="Calibri"/>
              </w:rPr>
              <w:t>Số</w:t>
            </w:r>
            <w:r>
              <w:rPr>
                <w:rFonts w:eastAsia="Calibri"/>
              </w:rPr>
              <w:t xml:space="preserve"> </w:t>
            </w:r>
            <w:r>
              <w:rPr>
                <w:rFonts w:eastAsia="Calibri"/>
              </w:rPr>
              <w:t>bảng</w:t>
            </w:r>
            <w:r>
              <w:rPr>
                <w:rFonts w:eastAsia="Calibri"/>
              </w:rPr>
              <w:t xml:space="preserve"> </w:t>
            </w:r>
            <w:r>
              <w:rPr>
                <w:rFonts w:eastAsia="Calibri"/>
              </w:rPr>
              <w:t>tổng</w:t>
            </w:r>
            <w:r>
              <w:rPr>
                <w:rFonts w:eastAsia="Calibri"/>
              </w:rPr>
              <w:t xml:space="preserve"> </w:t>
            </w:r>
            <w:r>
              <w:rPr>
                <w:rFonts w:eastAsia="Calibri"/>
              </w:rPr>
              <w:t>hợp</w:t>
            </w:r>
            <w:r>
              <w:rPr>
                <w:rFonts w:eastAsia="Calibri"/>
              </w:rPr>
              <w:t xml:space="preserve"> </w:t>
            </w:r>
            <w:r>
              <w:rPr>
                <w:rFonts w:eastAsia="Calibri"/>
              </w:rPr>
              <w:t>không</w:t>
            </w:r>
            <w:r>
              <w:rPr>
                <w:rFonts w:eastAsia="Calibri"/>
              </w:rPr>
              <w:t xml:space="preserve"> </w:t>
            </w:r>
            <w:r>
              <w:rPr>
                <w:rFonts w:eastAsia="Calibri"/>
              </w:rPr>
              <w:t>hợp</w:t>
            </w:r>
            <w:r>
              <w:rPr>
                <w:rFonts w:eastAsia="Calibri"/>
              </w:rPr>
              <w:t xml:space="preserve"> </w:t>
            </w:r>
            <w:r>
              <w:rPr>
                <w:rFonts w:eastAsia="Calibri"/>
              </w:rPr>
              <w:t>lệ</w:t>
            </w:r>
          </w:p>
        </w:tc>
        <w:tc>
          <w:tcPr>
            <w:tcW w:w="1885" w:type="dxa"/>
            <w:tcBorders>
              <w:top w:val="single" w:sz="4" w:space="0" w:color="2E74B5"/>
              <w:left w:val="single" w:sz="4" w:space="0" w:color="2E74B5"/>
              <w:bottom w:val="single" w:sz="4" w:space="0" w:color="2E74B5"/>
              <w:right w:val="single" w:sz="4" w:space="0" w:color="2E74B5"/>
            </w:tcBorders>
          </w:tcPr>
          <w:p w:rsidR="00076AB0" w:rsidP="006A451F" w14:paraId="10586CC1" w14:textId="77777777">
            <w:pPr>
              <w:jc w:val="both"/>
            </w:pPr>
          </w:p>
        </w:tc>
      </w:tr>
      <w:tr w14:paraId="62EFAF37" w14:textId="77777777" w:rsidTr="006A451F">
        <w:tblPrEx>
          <w:tblW w:w="0" w:type="auto"/>
          <w:tblInd w:w="85" w:type="dxa"/>
          <w:tblLayout w:type="fixed"/>
          <w:tblLook w:val="04A0"/>
        </w:tblPrEx>
        <w:trPr>
          <w:trHeight w:val="413"/>
        </w:trPr>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076AB0" w:rsidRPr="00E22984" w:rsidP="006A451F" w14:paraId="579206B3" w14:textId="77777777">
            <w:pPr>
              <w:autoSpaceDE w:val="0"/>
              <w:autoSpaceDN w:val="0"/>
              <w:adjustRightInd w:val="0"/>
              <w:rPr>
                <w:rFonts w:eastAsia="Calibri"/>
              </w:rPr>
            </w:pPr>
            <w:r w:rsidRPr="00E22984">
              <w:rPr>
                <w:rFonts w:eastAsia="Calibri"/>
              </w:rPr>
              <w:t>ERR:</w:t>
            </w:r>
            <w:r>
              <w:rPr>
                <w:rFonts w:eastAsia="Calibri"/>
              </w:rPr>
              <w:t>10</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076AB0" w:rsidP="006A451F" w14:paraId="1817E5CF" w14:textId="316F7D94">
            <w:pPr>
              <w:pStyle w:val="ListParagraph"/>
              <w:spacing w:after="0" w:line="240" w:lineRule="auto"/>
              <w:ind w:left="0"/>
              <w:rPr>
                <w:rFonts w:eastAsia="Calibri"/>
              </w:rPr>
            </w:pPr>
            <w:r>
              <w:rPr>
                <w:rFonts w:eastAsia="Calibri"/>
              </w:rPr>
              <w:t>Lần</w:t>
            </w:r>
            <w:r>
              <w:rPr>
                <w:rFonts w:eastAsia="Calibri"/>
              </w:rPr>
              <w:t xml:space="preserve"> </w:t>
            </w:r>
            <w:r>
              <w:rPr>
                <w:rFonts w:eastAsia="Calibri"/>
              </w:rPr>
              <w:t>báo</w:t>
            </w:r>
            <w:r>
              <w:rPr>
                <w:rFonts w:eastAsia="Calibri"/>
              </w:rPr>
              <w:t xml:space="preserve"> </w:t>
            </w:r>
            <w:r>
              <w:rPr>
                <w:rFonts w:eastAsia="Calibri"/>
              </w:rPr>
              <w:t>cáo</w:t>
            </w:r>
            <w:r>
              <w:rPr>
                <w:rFonts w:eastAsia="Calibri"/>
              </w:rPr>
              <w:t xml:space="preserve"> </w:t>
            </w:r>
            <w:r>
              <w:rPr>
                <w:rFonts w:eastAsia="Calibri"/>
              </w:rPr>
              <w:t>không</w:t>
            </w:r>
            <w:r>
              <w:rPr>
                <w:rFonts w:eastAsia="Calibri"/>
              </w:rPr>
              <w:t xml:space="preserve"> </w:t>
            </w:r>
            <w:r>
              <w:rPr>
                <w:rFonts w:eastAsia="Calibri"/>
              </w:rPr>
              <w:t>hợp</w:t>
            </w:r>
            <w:r>
              <w:rPr>
                <w:rFonts w:eastAsia="Calibri"/>
              </w:rPr>
              <w:t xml:space="preserve"> </w:t>
            </w:r>
            <w:r>
              <w:rPr>
                <w:rFonts w:eastAsia="Calibri"/>
              </w:rPr>
              <w:t>lệ</w:t>
            </w:r>
          </w:p>
        </w:tc>
        <w:tc>
          <w:tcPr>
            <w:tcW w:w="1885" w:type="dxa"/>
            <w:tcBorders>
              <w:top w:val="single" w:sz="4" w:space="0" w:color="2E74B5"/>
              <w:left w:val="single" w:sz="4" w:space="0" w:color="2E74B5"/>
              <w:bottom w:val="single" w:sz="4" w:space="0" w:color="2E74B5"/>
              <w:right w:val="single" w:sz="4" w:space="0" w:color="2E74B5"/>
            </w:tcBorders>
          </w:tcPr>
          <w:p w:rsidR="00076AB0" w:rsidP="006A451F" w14:paraId="67D7F570" w14:textId="77777777">
            <w:pPr>
              <w:jc w:val="both"/>
            </w:pPr>
          </w:p>
        </w:tc>
      </w:tr>
      <w:tr w14:paraId="5D1F48EE" w14:textId="77777777" w:rsidTr="006A451F">
        <w:tblPrEx>
          <w:tblW w:w="0" w:type="auto"/>
          <w:tblInd w:w="85" w:type="dxa"/>
          <w:tblLayout w:type="fixed"/>
          <w:tblLook w:val="04A0"/>
        </w:tblPrEx>
        <w:trPr>
          <w:trHeight w:val="413"/>
        </w:trPr>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DB52C7" w:rsidRPr="00E22984" w:rsidP="006A451F" w14:paraId="08814931" w14:textId="1D613224">
            <w:pPr>
              <w:autoSpaceDE w:val="0"/>
              <w:autoSpaceDN w:val="0"/>
              <w:adjustRightInd w:val="0"/>
              <w:rPr>
                <w:rFonts w:eastAsia="Calibri"/>
              </w:rPr>
            </w:pPr>
            <w:r>
              <w:rPr>
                <w:rFonts w:eastAsia="Calibri"/>
              </w:rPr>
              <w:t>ERR:11</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DB52C7" w:rsidP="006A451F" w14:paraId="62E18F60" w14:textId="0C5B64D0">
            <w:pPr>
              <w:pStyle w:val="ListParagraph"/>
              <w:spacing w:after="0" w:line="240" w:lineRule="auto"/>
              <w:ind w:left="0"/>
              <w:rPr>
                <w:rFonts w:eastAsia="Calibri"/>
              </w:rPr>
            </w:pPr>
            <w:r>
              <w:rPr>
                <w:rFonts w:eastAsia="Calibri"/>
              </w:rPr>
              <w:t>Không</w:t>
            </w:r>
            <w:r>
              <w:rPr>
                <w:rFonts w:eastAsia="Calibri"/>
              </w:rPr>
              <w:t xml:space="preserve"> </w:t>
            </w:r>
            <w:r>
              <w:rPr>
                <w:rFonts w:eastAsia="Calibri"/>
              </w:rPr>
              <w:t>tìm</w:t>
            </w:r>
            <w:r>
              <w:rPr>
                <w:rFonts w:eastAsia="Calibri"/>
              </w:rPr>
              <w:t xml:space="preserve"> </w:t>
            </w:r>
            <w:r>
              <w:rPr>
                <w:rFonts w:eastAsia="Calibri"/>
              </w:rPr>
              <w:t>thấy</w:t>
            </w:r>
            <w:r>
              <w:rPr>
                <w:rFonts w:eastAsia="Calibri"/>
              </w:rPr>
              <w:t xml:space="preserve"> </w:t>
            </w:r>
            <w:r>
              <w:rPr>
                <w:rFonts w:eastAsia="Calibri"/>
              </w:rPr>
              <w:t>bảng</w:t>
            </w:r>
            <w:r>
              <w:rPr>
                <w:rFonts w:eastAsia="Calibri"/>
              </w:rPr>
              <w:t xml:space="preserve"> </w:t>
            </w:r>
            <w:r>
              <w:rPr>
                <w:rFonts w:eastAsia="Calibri"/>
              </w:rPr>
              <w:t>tổng</w:t>
            </w:r>
            <w:r>
              <w:rPr>
                <w:rFonts w:eastAsia="Calibri"/>
              </w:rPr>
              <w:t xml:space="preserve"> </w:t>
            </w:r>
            <w:r>
              <w:rPr>
                <w:rFonts w:eastAsia="Calibri"/>
              </w:rPr>
              <w:t>hợp</w:t>
            </w:r>
            <w:r>
              <w:rPr>
                <w:rFonts w:eastAsia="Calibri"/>
              </w:rPr>
              <w:t xml:space="preserve"> </w:t>
            </w:r>
            <w:r>
              <w:rPr>
                <w:rFonts w:eastAsia="Calibri"/>
              </w:rPr>
              <w:t>phù</w:t>
            </w:r>
            <w:r>
              <w:rPr>
                <w:rFonts w:eastAsia="Calibri"/>
              </w:rPr>
              <w:t xml:space="preserve"> </w:t>
            </w:r>
            <w:r>
              <w:rPr>
                <w:rFonts w:eastAsia="Calibri"/>
              </w:rPr>
              <w:t>hợp</w:t>
            </w:r>
          </w:p>
        </w:tc>
        <w:tc>
          <w:tcPr>
            <w:tcW w:w="1885" w:type="dxa"/>
            <w:tcBorders>
              <w:top w:val="single" w:sz="4" w:space="0" w:color="2E74B5"/>
              <w:left w:val="single" w:sz="4" w:space="0" w:color="2E74B5"/>
              <w:bottom w:val="single" w:sz="4" w:space="0" w:color="2E74B5"/>
              <w:right w:val="single" w:sz="4" w:space="0" w:color="2E74B5"/>
            </w:tcBorders>
          </w:tcPr>
          <w:p w:rsidR="00DB52C7" w:rsidP="006A451F" w14:paraId="02464705" w14:textId="77777777">
            <w:pPr>
              <w:jc w:val="both"/>
            </w:pPr>
          </w:p>
        </w:tc>
      </w:tr>
      <w:tr w14:paraId="5C6504A5" w14:textId="77777777" w:rsidTr="006A451F">
        <w:tblPrEx>
          <w:tblW w:w="0" w:type="auto"/>
          <w:tblInd w:w="85" w:type="dxa"/>
          <w:tblLayout w:type="fixed"/>
          <w:tblLook w:val="04A0"/>
        </w:tblPrEx>
        <w:trPr>
          <w:trHeight w:val="413"/>
        </w:trPr>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28056A" w:rsidP="006A451F" w14:paraId="385A398D" w14:textId="120BC513">
            <w:pPr>
              <w:autoSpaceDE w:val="0"/>
              <w:autoSpaceDN w:val="0"/>
              <w:adjustRightInd w:val="0"/>
              <w:rPr>
                <w:rFonts w:eastAsia="Calibri"/>
              </w:rPr>
            </w:pPr>
            <w:r>
              <w:rPr>
                <w:rFonts w:eastAsia="Calibri"/>
              </w:rPr>
              <w:t>ERR:12</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28056A" w:rsidP="006A451F" w14:paraId="785EADF6" w14:textId="731940BF">
            <w:pPr>
              <w:pStyle w:val="ListParagraph"/>
              <w:spacing w:after="0" w:line="240" w:lineRule="auto"/>
              <w:ind w:left="0"/>
              <w:rPr>
                <w:rFonts w:eastAsia="Calibri"/>
              </w:rPr>
            </w:pPr>
            <w:r>
              <w:rPr>
                <w:rFonts w:eastAsia="Calibri"/>
              </w:rPr>
              <w:t>Không</w:t>
            </w:r>
            <w:r>
              <w:rPr>
                <w:rFonts w:eastAsia="Calibri"/>
              </w:rPr>
              <w:t xml:space="preserve"> </w:t>
            </w:r>
            <w:r>
              <w:rPr>
                <w:rFonts w:eastAsia="Calibri"/>
              </w:rPr>
              <w:t>tìm</w:t>
            </w:r>
            <w:r>
              <w:rPr>
                <w:rFonts w:eastAsia="Calibri"/>
              </w:rPr>
              <w:t xml:space="preserve"> </w:t>
            </w:r>
            <w:r>
              <w:rPr>
                <w:rFonts w:eastAsia="Calibri"/>
              </w:rPr>
              <w:t>thấy</w:t>
            </w:r>
            <w:r>
              <w:rPr>
                <w:rFonts w:eastAsia="Calibri"/>
              </w:rPr>
              <w:t xml:space="preserve"> </w:t>
            </w:r>
            <w:r>
              <w:rPr>
                <w:rFonts w:eastAsia="Calibri"/>
              </w:rPr>
              <w:t>dữ</w:t>
            </w:r>
            <w:r>
              <w:rPr>
                <w:rFonts w:eastAsia="Calibri"/>
              </w:rPr>
              <w:t xml:space="preserve"> </w:t>
            </w:r>
            <w:r>
              <w:rPr>
                <w:rFonts w:eastAsia="Calibri"/>
              </w:rPr>
              <w:t>liệu</w:t>
            </w:r>
            <w:r>
              <w:rPr>
                <w:rFonts w:eastAsia="Calibri"/>
              </w:rPr>
              <w:t xml:space="preserve"> </w:t>
            </w:r>
            <w:r w:rsidRPr="0028056A">
              <w:rPr>
                <w:rFonts w:eastAsia="Calibri"/>
              </w:rPr>
              <w:t>SummaryReportData</w:t>
            </w:r>
            <w:r w:rsidRPr="0028056A">
              <w:rPr>
                <w:rFonts w:eastAsia="Calibri"/>
              </w:rPr>
              <w:t xml:space="preserve"> </w:t>
            </w:r>
            <w:r w:rsidRPr="0028056A">
              <w:rPr>
                <w:rFonts w:eastAsia="Calibri"/>
              </w:rPr>
              <w:t>của</w:t>
            </w:r>
            <w:r w:rsidRPr="0028056A">
              <w:rPr>
                <w:rFonts w:eastAsia="Calibri"/>
              </w:rPr>
              <w:t xml:space="preserve"> </w:t>
            </w:r>
            <w:r w:rsidRPr="0028056A">
              <w:rPr>
                <w:rFonts w:eastAsia="Calibri"/>
              </w:rPr>
              <w:t>bảng</w:t>
            </w:r>
            <w:r w:rsidRPr="0028056A">
              <w:rPr>
                <w:rFonts w:eastAsia="Calibri"/>
              </w:rPr>
              <w:t xml:space="preserve"> </w:t>
            </w:r>
            <w:r w:rsidRPr="0028056A">
              <w:rPr>
                <w:rFonts w:eastAsia="Calibri"/>
              </w:rPr>
              <w:t>tổng</w:t>
            </w:r>
            <w:r w:rsidRPr="0028056A">
              <w:rPr>
                <w:rFonts w:eastAsia="Calibri"/>
              </w:rPr>
              <w:t xml:space="preserve"> </w:t>
            </w:r>
            <w:r w:rsidRPr="0028056A">
              <w:rPr>
                <w:rFonts w:eastAsia="Calibri"/>
              </w:rPr>
              <w:t>hợp</w:t>
            </w:r>
          </w:p>
        </w:tc>
        <w:tc>
          <w:tcPr>
            <w:tcW w:w="1885" w:type="dxa"/>
            <w:tcBorders>
              <w:top w:val="single" w:sz="4" w:space="0" w:color="2E74B5"/>
              <w:left w:val="single" w:sz="4" w:space="0" w:color="2E74B5"/>
              <w:bottom w:val="single" w:sz="4" w:space="0" w:color="2E74B5"/>
              <w:right w:val="single" w:sz="4" w:space="0" w:color="2E74B5"/>
            </w:tcBorders>
          </w:tcPr>
          <w:p w:rsidR="0028056A" w:rsidP="006A451F" w14:paraId="6344AB1B" w14:textId="77777777">
            <w:pPr>
              <w:jc w:val="both"/>
            </w:pPr>
          </w:p>
        </w:tc>
      </w:tr>
      <w:tr w14:paraId="4C953F2C" w14:textId="77777777" w:rsidTr="006A451F">
        <w:tblPrEx>
          <w:tblW w:w="0" w:type="auto"/>
          <w:tblInd w:w="85" w:type="dxa"/>
          <w:tblLayout w:type="fixed"/>
          <w:tblLook w:val="04A0"/>
        </w:tblPrEx>
        <w:trPr>
          <w:trHeight w:val="413"/>
        </w:trPr>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0706A7" w:rsidP="006A451F" w14:paraId="7E0AA240" w14:textId="76086FF6">
            <w:pPr>
              <w:autoSpaceDE w:val="0"/>
              <w:autoSpaceDN w:val="0"/>
              <w:adjustRightInd w:val="0"/>
              <w:rPr>
                <w:rFonts w:eastAsia="Calibri"/>
              </w:rPr>
            </w:pPr>
            <w:r>
              <w:rPr>
                <w:rFonts w:eastAsia="Calibri"/>
              </w:rPr>
              <w:t>ERR:13</w:t>
            </w: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0706A7" w:rsidP="006A451F" w14:paraId="78FF7C50" w14:textId="74142889">
            <w:pPr>
              <w:pStyle w:val="ListParagraph"/>
              <w:spacing w:after="0" w:line="240" w:lineRule="auto"/>
              <w:ind w:left="0"/>
              <w:rPr>
                <w:rFonts w:eastAsia="Calibri"/>
              </w:rPr>
            </w:pPr>
            <w:r>
              <w:rPr>
                <w:rFonts w:eastAsia="Calibri"/>
              </w:rPr>
              <w:t xml:space="preserve">Danh </w:t>
            </w:r>
            <w:r>
              <w:rPr>
                <w:rFonts w:eastAsia="Calibri"/>
              </w:rPr>
              <w:t>sách</w:t>
            </w:r>
            <w:r>
              <w:rPr>
                <w:rFonts w:eastAsia="Calibri"/>
              </w:rPr>
              <w:t xml:space="preserve"> chi </w:t>
            </w:r>
            <w:r>
              <w:rPr>
                <w:rFonts w:eastAsia="Calibri"/>
              </w:rPr>
              <w:t>tiết</w:t>
            </w:r>
            <w:r>
              <w:rPr>
                <w:rFonts w:eastAsia="Calibri"/>
              </w:rPr>
              <w:t xml:space="preserve"> </w:t>
            </w:r>
            <w:r>
              <w:rPr>
                <w:rFonts w:eastAsia="Calibri"/>
              </w:rPr>
              <w:t>bảng</w:t>
            </w:r>
            <w:r>
              <w:rPr>
                <w:rFonts w:eastAsia="Calibri"/>
              </w:rPr>
              <w:t xml:space="preserve"> </w:t>
            </w:r>
            <w:r>
              <w:rPr>
                <w:rFonts w:eastAsia="Calibri"/>
              </w:rPr>
              <w:t>tổng</w:t>
            </w:r>
            <w:r>
              <w:rPr>
                <w:rFonts w:eastAsia="Calibri"/>
              </w:rPr>
              <w:t xml:space="preserve"> </w:t>
            </w:r>
            <w:r>
              <w:rPr>
                <w:rFonts w:eastAsia="Calibri"/>
              </w:rPr>
              <w:t>hợp</w:t>
            </w:r>
            <w:r>
              <w:rPr>
                <w:rFonts w:eastAsia="Calibri"/>
              </w:rPr>
              <w:t xml:space="preserve"> </w:t>
            </w:r>
            <w:r>
              <w:rPr>
                <w:rFonts w:eastAsia="Calibri"/>
              </w:rPr>
              <w:t>rỗng</w:t>
            </w:r>
          </w:p>
        </w:tc>
        <w:tc>
          <w:tcPr>
            <w:tcW w:w="1885" w:type="dxa"/>
            <w:tcBorders>
              <w:top w:val="single" w:sz="4" w:space="0" w:color="2E74B5"/>
              <w:left w:val="single" w:sz="4" w:space="0" w:color="2E74B5"/>
              <w:bottom w:val="single" w:sz="4" w:space="0" w:color="2E74B5"/>
              <w:right w:val="single" w:sz="4" w:space="0" w:color="2E74B5"/>
            </w:tcBorders>
          </w:tcPr>
          <w:p w:rsidR="000706A7" w:rsidP="006A451F" w14:paraId="7C510E0F" w14:textId="77777777">
            <w:pPr>
              <w:jc w:val="both"/>
            </w:pPr>
          </w:p>
        </w:tc>
      </w:tr>
      <w:tr w14:paraId="7C604263" w14:textId="77777777" w:rsidTr="006A451F">
        <w:tblPrEx>
          <w:tblW w:w="0" w:type="auto"/>
          <w:tblInd w:w="85" w:type="dxa"/>
          <w:tblLayout w:type="fixed"/>
          <w:tblLook w:val="04A0"/>
        </w:tblPrEx>
        <w:tc>
          <w:tcPr>
            <w:tcW w:w="2430" w:type="dxa"/>
            <w:tcBorders>
              <w:top w:val="single" w:sz="4" w:space="0" w:color="2E74B5"/>
              <w:left w:val="single" w:sz="4" w:space="0" w:color="2E74B5"/>
              <w:bottom w:val="single" w:sz="4" w:space="0" w:color="2E74B5"/>
              <w:right w:val="single" w:sz="4" w:space="0" w:color="2E74B5"/>
            </w:tcBorders>
            <w:shd w:val="clear" w:color="auto" w:fill="auto"/>
          </w:tcPr>
          <w:p w:rsidR="00076AB0" w:rsidRPr="009372AD" w:rsidP="006A451F" w14:paraId="2021AF8B" w14:textId="77777777">
            <w:pPr>
              <w:autoSpaceDE w:val="0"/>
              <w:autoSpaceDN w:val="0"/>
              <w:adjustRightInd w:val="0"/>
              <w:rPr>
                <w:rFonts w:eastAsia="Calibri"/>
              </w:rPr>
            </w:pPr>
            <w:r w:rsidRPr="009372AD">
              <w:rPr>
                <w:rFonts w:eastAsia="Calibri"/>
              </w:rPr>
              <w:t xml:space="preserve">OK: </w:t>
            </w:r>
            <w:r>
              <w:rPr>
                <w:rFonts w:eastAsia="Calibri"/>
              </w:rPr>
              <w:t>stringBase64</w:t>
            </w:r>
          </w:p>
          <w:p w:rsidR="00076AB0" w:rsidRPr="009372AD" w:rsidP="006A451F" w14:paraId="475823D0" w14:textId="77777777">
            <w:pPr>
              <w:autoSpaceDE w:val="0"/>
              <w:autoSpaceDN w:val="0"/>
              <w:adjustRightInd w:val="0"/>
              <w:rPr>
                <w:rFonts w:eastAsia="Calibri"/>
              </w:rPr>
            </w:pPr>
          </w:p>
        </w:tc>
        <w:tc>
          <w:tcPr>
            <w:tcW w:w="4950" w:type="dxa"/>
            <w:tcBorders>
              <w:top w:val="single" w:sz="4" w:space="0" w:color="2E74B5"/>
              <w:left w:val="single" w:sz="4" w:space="0" w:color="2E74B5"/>
              <w:bottom w:val="single" w:sz="4" w:space="0" w:color="2E74B5"/>
              <w:right w:val="single" w:sz="4" w:space="0" w:color="2E74B5"/>
            </w:tcBorders>
            <w:shd w:val="clear" w:color="auto" w:fill="auto"/>
          </w:tcPr>
          <w:p w:rsidR="00076AB0" w:rsidRPr="00915883" w:rsidP="006A451F" w14:paraId="1B62C4DF" w14:textId="77777777">
            <w:pPr>
              <w:rPr>
                <w:rFonts w:eastAsia="Calibri"/>
              </w:rPr>
            </w:pPr>
          </w:p>
        </w:tc>
        <w:tc>
          <w:tcPr>
            <w:tcW w:w="1885" w:type="dxa"/>
            <w:tcBorders>
              <w:top w:val="single" w:sz="4" w:space="0" w:color="2E74B5"/>
              <w:left w:val="single" w:sz="4" w:space="0" w:color="2E74B5"/>
              <w:bottom w:val="single" w:sz="4" w:space="0" w:color="2E74B5"/>
              <w:right w:val="single" w:sz="4" w:space="0" w:color="2E74B5"/>
            </w:tcBorders>
          </w:tcPr>
          <w:p w:rsidR="00076AB0" w:rsidRPr="00731CD1" w:rsidP="006A451F" w14:paraId="37275E7A" w14:textId="77777777">
            <w:pPr>
              <w:ind w:left="360"/>
              <w:jc w:val="both"/>
            </w:pPr>
          </w:p>
        </w:tc>
      </w:tr>
    </w:tbl>
    <w:p w:rsidR="00076AB0" w:rsidP="00076AB0" w14:paraId="13DFC887" w14:textId="77777777">
      <w:pPr>
        <w:rPr>
          <w:lang w:val="x-none" w:eastAsia="x-none"/>
        </w:rPr>
      </w:pPr>
    </w:p>
    <w:p w:rsidR="00076AB0" w:rsidP="00076AB0" w14:paraId="0B1CA090" w14:textId="77777777">
      <w:pPr>
        <w:rPr>
          <w:lang w:val="x-none" w:eastAsia="x-none"/>
        </w:rPr>
      </w:pPr>
      <w:r>
        <w:rPr>
          <w:lang w:val="x-none" w:eastAsia="x-none"/>
        </w:rPr>
        <w:t xml:space="preserve">Định </w:t>
      </w:r>
      <w:r>
        <w:rPr>
          <w:lang w:val="x-none" w:eastAsia="x-none"/>
        </w:rPr>
        <w:t>dạng</w:t>
      </w:r>
      <w:r>
        <w:rPr>
          <w:lang w:val="x-none" w:eastAsia="x-none"/>
        </w:rPr>
        <w:t xml:space="preserve"> XML </w:t>
      </w:r>
      <w:r>
        <w:rPr>
          <w:lang w:val="x-none" w:eastAsia="x-none"/>
        </w:rPr>
        <w:t>trả</w:t>
      </w:r>
      <w:r>
        <w:rPr>
          <w:lang w:val="x-none" w:eastAsia="x-none"/>
        </w:rPr>
        <w:t xml:space="preserve"> </w:t>
      </w:r>
      <w:r>
        <w:rPr>
          <w:lang w:val="x-none" w:eastAsia="x-none"/>
        </w:rPr>
        <w:t>về</w:t>
      </w:r>
      <w:r>
        <w:rPr>
          <w:lang w:val="x-none" w:eastAsia="x-none"/>
        </w:rPr>
        <w:t xml:space="preserve"> </w:t>
      </w:r>
      <w:r>
        <w:rPr>
          <w:lang w:val="x-none" w:eastAsia="x-none"/>
        </w:rPr>
        <w:t>trước</w:t>
      </w:r>
      <w:r>
        <w:rPr>
          <w:lang w:val="x-none" w:eastAsia="x-none"/>
        </w:rPr>
        <w:t xml:space="preserve"> </w:t>
      </w:r>
      <w:r>
        <w:rPr>
          <w:lang w:val="x-none" w:eastAsia="x-none"/>
        </w:rPr>
        <w:t>khi</w:t>
      </w:r>
      <w:r>
        <w:rPr>
          <w:lang w:val="x-none" w:eastAsia="x-none"/>
        </w:rPr>
        <w:t xml:space="preserve"> base64: </w:t>
      </w:r>
    </w:p>
    <w:p w:rsidR="009C1409" w:rsidRPr="009C1409" w:rsidP="009C1409" w14:paraId="7CCDA297" w14:textId="77777777">
      <w:pPr>
        <w:rPr>
          <w:lang w:val="x-none" w:eastAsia="x-none"/>
        </w:rPr>
      </w:pPr>
    </w:p>
    <w:p w:rsidR="003A1543" w:rsidRPr="003A1543" w:rsidP="003A1543" w14:paraId="5400ACF0" w14:textId="77777777">
      <w:pPr>
        <w:autoSpaceDE w:val="0"/>
        <w:autoSpaceDN w:val="0"/>
        <w:adjustRightInd w:val="0"/>
        <w:rPr>
          <w:color w:val="000000"/>
        </w:rPr>
      </w:pPr>
      <w:r w:rsidRPr="003A1543">
        <w:rPr>
          <w:color w:val="000000"/>
        </w:rPr>
        <w:t>&lt;</w:t>
      </w:r>
      <w:r w:rsidRPr="003A1543">
        <w:rPr>
          <w:color w:val="000000"/>
        </w:rPr>
        <w:t>SummaryReport</w:t>
      </w:r>
      <w:r w:rsidRPr="003A1543">
        <w:rPr>
          <w:color w:val="000000"/>
        </w:rPr>
        <w:t>&gt;</w:t>
      </w:r>
    </w:p>
    <w:p w:rsidR="003A1543" w:rsidRPr="003A1543" w:rsidP="003A1543" w14:paraId="38F750EC" w14:textId="77777777">
      <w:pPr>
        <w:autoSpaceDE w:val="0"/>
        <w:autoSpaceDN w:val="0"/>
        <w:adjustRightInd w:val="0"/>
        <w:rPr>
          <w:color w:val="000000"/>
        </w:rPr>
      </w:pPr>
      <w:r w:rsidRPr="003A1543">
        <w:rPr>
          <w:color w:val="000000"/>
        </w:rPr>
        <w:tab/>
        <w:t>&lt;</w:t>
      </w:r>
      <w:r w:rsidRPr="003A1543">
        <w:rPr>
          <w:color w:val="000000"/>
        </w:rPr>
        <w:t>SummaryReportDetail</w:t>
      </w:r>
      <w:r w:rsidRPr="003A1543">
        <w:rPr>
          <w:color w:val="000000"/>
        </w:rPr>
        <w:t>&gt;</w:t>
      </w:r>
    </w:p>
    <w:p w:rsidR="003A1543" w:rsidRPr="003A1543" w:rsidP="003A1543" w14:paraId="02E8507E" w14:textId="77777777">
      <w:pPr>
        <w:autoSpaceDE w:val="0"/>
        <w:autoSpaceDN w:val="0"/>
        <w:adjustRightInd w:val="0"/>
        <w:rPr>
          <w:color w:val="000000"/>
        </w:rPr>
      </w:pPr>
      <w:r w:rsidRPr="003A1543">
        <w:rPr>
          <w:color w:val="000000"/>
        </w:rPr>
        <w:tab/>
      </w:r>
      <w:r w:rsidRPr="003A1543">
        <w:rPr>
          <w:color w:val="000000"/>
        </w:rPr>
        <w:tab/>
        <w:t>&lt;STT&gt;1&lt;/STT&gt;</w:t>
      </w:r>
    </w:p>
    <w:p w:rsidR="003A1543" w:rsidRPr="003A1543" w:rsidP="003A1543" w14:paraId="2564B4B0" w14:textId="77777777">
      <w:pPr>
        <w:autoSpaceDE w:val="0"/>
        <w:autoSpaceDN w:val="0"/>
        <w:adjustRightInd w:val="0"/>
        <w:rPr>
          <w:color w:val="000000"/>
        </w:rPr>
      </w:pPr>
      <w:r w:rsidRPr="003A1543">
        <w:rPr>
          <w:color w:val="000000"/>
        </w:rPr>
        <w:tab/>
      </w:r>
      <w:r w:rsidRPr="003A1543">
        <w:rPr>
          <w:color w:val="000000"/>
        </w:rPr>
        <w:tab/>
        <w:t>&lt;ID&gt;1381841&lt;/ID&gt;</w:t>
      </w:r>
    </w:p>
    <w:p w:rsidR="003A1543" w:rsidRPr="003A1543" w:rsidP="003A1543" w14:paraId="23747F49" w14:textId="77777777">
      <w:pPr>
        <w:autoSpaceDE w:val="0"/>
        <w:autoSpaceDN w:val="0"/>
        <w:adjustRightInd w:val="0"/>
        <w:rPr>
          <w:color w:val="000000"/>
        </w:rPr>
      </w:pPr>
      <w:r w:rsidRPr="003A1543">
        <w:rPr>
          <w:color w:val="000000"/>
        </w:rPr>
        <w:tab/>
      </w:r>
      <w:r w:rsidRPr="003A1543">
        <w:rPr>
          <w:color w:val="000000"/>
        </w:rPr>
        <w:tab/>
        <w:t>&lt;MAUSO&gt;1/001&lt;/MAUSO&gt;</w:t>
      </w:r>
    </w:p>
    <w:p w:rsidR="003A1543" w:rsidRPr="003A1543" w:rsidP="003A1543" w14:paraId="4743D89A" w14:textId="77777777">
      <w:pPr>
        <w:autoSpaceDE w:val="0"/>
        <w:autoSpaceDN w:val="0"/>
        <w:adjustRightInd w:val="0"/>
        <w:rPr>
          <w:color w:val="000000"/>
        </w:rPr>
      </w:pPr>
      <w:r w:rsidRPr="003A1543">
        <w:rPr>
          <w:color w:val="000000"/>
        </w:rPr>
        <w:tab/>
      </w:r>
      <w:r w:rsidRPr="003A1543">
        <w:rPr>
          <w:color w:val="000000"/>
        </w:rPr>
        <w:tab/>
        <w:t>&lt;KYHIEU&gt;K24TTR&lt;/KYHIEU&gt;</w:t>
      </w:r>
    </w:p>
    <w:p w:rsidR="003A1543" w:rsidRPr="003A1543" w:rsidP="003A1543" w14:paraId="10D977EC" w14:textId="77777777">
      <w:pPr>
        <w:autoSpaceDE w:val="0"/>
        <w:autoSpaceDN w:val="0"/>
        <w:adjustRightInd w:val="0"/>
        <w:rPr>
          <w:color w:val="000000"/>
        </w:rPr>
      </w:pPr>
      <w:r w:rsidRPr="003A1543">
        <w:rPr>
          <w:color w:val="000000"/>
        </w:rPr>
        <w:tab/>
      </w:r>
      <w:r w:rsidRPr="003A1543">
        <w:rPr>
          <w:color w:val="000000"/>
        </w:rPr>
        <w:tab/>
        <w:t>&lt;SO&gt;18&lt;/SO&gt;</w:t>
      </w:r>
    </w:p>
    <w:p w:rsidR="003A1543" w:rsidRPr="003A1543" w:rsidP="003A1543" w14:paraId="01DA4266" w14:textId="77777777">
      <w:pPr>
        <w:autoSpaceDE w:val="0"/>
        <w:autoSpaceDN w:val="0"/>
        <w:adjustRightInd w:val="0"/>
        <w:rPr>
          <w:color w:val="000000"/>
        </w:rPr>
      </w:pPr>
      <w:r w:rsidRPr="003A1543">
        <w:rPr>
          <w:color w:val="000000"/>
        </w:rPr>
        <w:tab/>
      </w:r>
      <w:r w:rsidRPr="003A1543">
        <w:rPr>
          <w:color w:val="000000"/>
        </w:rPr>
        <w:tab/>
        <w:t>&lt;NGAYHOADON&gt;10/05/2024&lt;/NGAYHOADON&gt;</w:t>
      </w:r>
    </w:p>
    <w:p w:rsidR="003A1543" w:rsidRPr="003A1543" w:rsidP="003A1543" w14:paraId="2D31F63B" w14:textId="77777777">
      <w:pPr>
        <w:autoSpaceDE w:val="0"/>
        <w:autoSpaceDN w:val="0"/>
        <w:adjustRightInd w:val="0"/>
        <w:rPr>
          <w:color w:val="000000"/>
        </w:rPr>
      </w:pPr>
      <w:r w:rsidRPr="003A1543">
        <w:rPr>
          <w:color w:val="000000"/>
        </w:rPr>
        <w:tab/>
      </w:r>
      <w:r w:rsidRPr="003A1543">
        <w:rPr>
          <w:color w:val="000000"/>
        </w:rPr>
        <w:tab/>
        <w:t>&lt;TENNGUOIMUA&gt;</w:t>
      </w:r>
      <w:r w:rsidRPr="003A1543">
        <w:rPr>
          <w:color w:val="000000"/>
        </w:rPr>
        <w:t>quyết</w:t>
      </w:r>
      <w:r w:rsidRPr="003A1543">
        <w:rPr>
          <w:color w:val="000000"/>
        </w:rPr>
        <w:t>&lt;/TENNGUOIMUA&gt;</w:t>
      </w:r>
    </w:p>
    <w:p w:rsidR="003A1543" w:rsidRPr="003A1543" w:rsidP="003A1543" w14:paraId="70C01198" w14:textId="77777777">
      <w:pPr>
        <w:autoSpaceDE w:val="0"/>
        <w:autoSpaceDN w:val="0"/>
        <w:adjustRightInd w:val="0"/>
        <w:rPr>
          <w:color w:val="000000"/>
        </w:rPr>
      </w:pPr>
      <w:r w:rsidRPr="003A1543">
        <w:rPr>
          <w:color w:val="000000"/>
        </w:rPr>
        <w:tab/>
      </w:r>
      <w:r w:rsidRPr="003A1543">
        <w:rPr>
          <w:color w:val="000000"/>
        </w:rPr>
        <w:tab/>
        <w:t>&lt;TENMATHANG&gt;</w:t>
      </w:r>
      <w:r w:rsidRPr="003A1543">
        <w:rPr>
          <w:color w:val="000000"/>
        </w:rPr>
        <w:t>squyết</w:t>
      </w:r>
      <w:r w:rsidRPr="003A1543">
        <w:rPr>
          <w:color w:val="000000"/>
        </w:rPr>
        <w:t>&lt;/TENMATHANG&gt;</w:t>
      </w:r>
    </w:p>
    <w:p w:rsidR="003A1543" w:rsidRPr="003A1543" w:rsidP="003A1543" w14:paraId="136FF519" w14:textId="77777777">
      <w:pPr>
        <w:autoSpaceDE w:val="0"/>
        <w:autoSpaceDN w:val="0"/>
        <w:adjustRightInd w:val="0"/>
        <w:rPr>
          <w:color w:val="000000"/>
        </w:rPr>
      </w:pPr>
      <w:r w:rsidRPr="003A1543">
        <w:rPr>
          <w:color w:val="000000"/>
        </w:rPr>
        <w:tab/>
      </w:r>
      <w:r w:rsidRPr="003A1543">
        <w:rPr>
          <w:color w:val="000000"/>
        </w:rPr>
        <w:tab/>
        <w:t>&lt;SOLUONG&gt;111&lt;/SOLUONG&gt;</w:t>
      </w:r>
    </w:p>
    <w:p w:rsidR="003A1543" w:rsidRPr="003A1543" w:rsidP="003A1543" w14:paraId="491A83BE" w14:textId="77777777">
      <w:pPr>
        <w:autoSpaceDE w:val="0"/>
        <w:autoSpaceDN w:val="0"/>
        <w:adjustRightInd w:val="0"/>
        <w:rPr>
          <w:color w:val="000000"/>
        </w:rPr>
      </w:pPr>
      <w:r w:rsidRPr="003A1543">
        <w:rPr>
          <w:color w:val="000000"/>
        </w:rPr>
        <w:tab/>
      </w:r>
      <w:r w:rsidRPr="003A1543">
        <w:rPr>
          <w:color w:val="000000"/>
        </w:rPr>
        <w:tab/>
        <w:t>&lt;</w:t>
      </w:r>
      <w:r w:rsidRPr="003A1543">
        <w:rPr>
          <w:color w:val="000000"/>
        </w:rPr>
        <w:t>TTCThue</w:t>
      </w:r>
      <w:r w:rsidRPr="003A1543">
        <w:rPr>
          <w:color w:val="000000"/>
        </w:rPr>
        <w:t>&gt;24642&lt;/</w:t>
      </w:r>
      <w:r w:rsidRPr="003A1543">
        <w:rPr>
          <w:color w:val="000000"/>
        </w:rPr>
        <w:t>TTCThue</w:t>
      </w:r>
      <w:r w:rsidRPr="003A1543">
        <w:rPr>
          <w:color w:val="000000"/>
        </w:rPr>
        <w:t>&gt;</w:t>
      </w:r>
    </w:p>
    <w:p w:rsidR="003A1543" w:rsidRPr="003A1543" w:rsidP="003A1543" w14:paraId="193CEAB0" w14:textId="77777777">
      <w:pPr>
        <w:autoSpaceDE w:val="0"/>
        <w:autoSpaceDN w:val="0"/>
        <w:adjustRightInd w:val="0"/>
        <w:rPr>
          <w:color w:val="000000"/>
        </w:rPr>
      </w:pPr>
      <w:r w:rsidRPr="003A1543">
        <w:rPr>
          <w:color w:val="000000"/>
        </w:rPr>
        <w:tab/>
      </w:r>
      <w:r w:rsidRPr="003A1543">
        <w:rPr>
          <w:color w:val="000000"/>
        </w:rPr>
        <w:tab/>
        <w:t>&lt;</w:t>
      </w:r>
      <w:r w:rsidRPr="003A1543">
        <w:rPr>
          <w:color w:val="000000"/>
        </w:rPr>
        <w:t>TSuat</w:t>
      </w:r>
      <w:r w:rsidRPr="003A1543">
        <w:rPr>
          <w:color w:val="000000"/>
        </w:rPr>
        <w:t>&gt;0%&lt;/</w:t>
      </w:r>
      <w:r w:rsidRPr="003A1543">
        <w:rPr>
          <w:color w:val="000000"/>
        </w:rPr>
        <w:t>TSuat</w:t>
      </w:r>
      <w:r w:rsidRPr="003A1543">
        <w:rPr>
          <w:color w:val="000000"/>
        </w:rPr>
        <w:t>&gt;</w:t>
      </w:r>
    </w:p>
    <w:p w:rsidR="003A1543" w:rsidRPr="003A1543" w:rsidP="003A1543" w14:paraId="51043389" w14:textId="77777777">
      <w:pPr>
        <w:autoSpaceDE w:val="0"/>
        <w:autoSpaceDN w:val="0"/>
        <w:adjustRightInd w:val="0"/>
        <w:rPr>
          <w:color w:val="000000"/>
        </w:rPr>
      </w:pPr>
      <w:r w:rsidRPr="003A1543">
        <w:rPr>
          <w:color w:val="000000"/>
        </w:rPr>
        <w:tab/>
      </w:r>
      <w:r w:rsidRPr="003A1543">
        <w:rPr>
          <w:color w:val="000000"/>
        </w:rPr>
        <w:tab/>
        <w:t>&lt;</w:t>
      </w:r>
      <w:r w:rsidRPr="003A1543">
        <w:rPr>
          <w:color w:val="000000"/>
        </w:rPr>
        <w:t>TgTThue</w:t>
      </w:r>
      <w:r w:rsidRPr="003A1543">
        <w:rPr>
          <w:color w:val="000000"/>
        </w:rPr>
        <w:t>&gt;0&lt;/</w:t>
      </w:r>
      <w:r w:rsidRPr="003A1543">
        <w:rPr>
          <w:color w:val="000000"/>
        </w:rPr>
        <w:t>TgTThue</w:t>
      </w:r>
      <w:r w:rsidRPr="003A1543">
        <w:rPr>
          <w:color w:val="000000"/>
        </w:rPr>
        <w:t>&gt;</w:t>
      </w:r>
    </w:p>
    <w:p w:rsidR="003A1543" w:rsidRPr="003A1543" w:rsidP="003A1543" w14:paraId="2939E131" w14:textId="77777777">
      <w:pPr>
        <w:autoSpaceDE w:val="0"/>
        <w:autoSpaceDN w:val="0"/>
        <w:adjustRightInd w:val="0"/>
        <w:rPr>
          <w:color w:val="000000"/>
        </w:rPr>
      </w:pPr>
      <w:r w:rsidRPr="003A1543">
        <w:rPr>
          <w:color w:val="000000"/>
        </w:rPr>
        <w:tab/>
      </w:r>
      <w:r w:rsidRPr="003A1543">
        <w:rPr>
          <w:color w:val="000000"/>
        </w:rPr>
        <w:tab/>
        <w:t>&lt;TONGTIEN&gt;24642&lt;/TONGTIEN&gt;</w:t>
      </w:r>
    </w:p>
    <w:p w:rsidR="003A1543" w:rsidRPr="003A1543" w:rsidP="003A1543" w14:paraId="2C80E726" w14:textId="77777777">
      <w:pPr>
        <w:autoSpaceDE w:val="0"/>
        <w:autoSpaceDN w:val="0"/>
        <w:adjustRightInd w:val="0"/>
        <w:rPr>
          <w:color w:val="000000"/>
        </w:rPr>
      </w:pPr>
      <w:r w:rsidRPr="003A1543">
        <w:rPr>
          <w:color w:val="000000"/>
        </w:rPr>
        <w:tab/>
      </w:r>
      <w:r w:rsidRPr="003A1543">
        <w:rPr>
          <w:color w:val="000000"/>
        </w:rPr>
        <w:tab/>
        <w:t>&lt;TRANGTHAIHOADON&gt;</w:t>
      </w:r>
      <w:r w:rsidRPr="003A1543">
        <w:rPr>
          <w:color w:val="000000"/>
        </w:rPr>
        <w:t>Mới</w:t>
      </w:r>
      <w:r w:rsidRPr="003A1543">
        <w:rPr>
          <w:color w:val="000000"/>
        </w:rPr>
        <w:t>&lt;/TRANGTHAIHOADON&gt;</w:t>
      </w:r>
    </w:p>
    <w:p w:rsidR="003A1543" w:rsidP="003A1543" w14:paraId="6830682E" w14:textId="77777777">
      <w:pPr>
        <w:autoSpaceDE w:val="0"/>
        <w:autoSpaceDN w:val="0"/>
        <w:adjustRightInd w:val="0"/>
        <w:rPr>
          <w:color w:val="000000"/>
        </w:rPr>
      </w:pPr>
      <w:r w:rsidRPr="003A1543">
        <w:rPr>
          <w:color w:val="000000"/>
        </w:rPr>
        <w:tab/>
        <w:t>&lt;/</w:t>
      </w:r>
      <w:r w:rsidRPr="003A1543">
        <w:rPr>
          <w:color w:val="000000"/>
        </w:rPr>
        <w:t>SummaryReportDetail</w:t>
      </w:r>
      <w:r w:rsidRPr="003A1543">
        <w:rPr>
          <w:color w:val="000000"/>
        </w:rPr>
        <w:t>&gt;</w:t>
      </w:r>
    </w:p>
    <w:p w:rsidR="003A1543" w:rsidP="006A539B" w14:paraId="1845FA55" w14:textId="59682500">
      <w:pPr>
        <w:autoSpaceDE w:val="0"/>
        <w:autoSpaceDN w:val="0"/>
        <w:adjustRightInd w:val="0"/>
        <w:ind w:left="720"/>
        <w:rPr>
          <w:color w:val="000000"/>
        </w:rPr>
      </w:pPr>
      <w:r w:rsidRPr="003A1543">
        <w:rPr>
          <w:color w:val="000000"/>
        </w:rPr>
        <w:t>&lt;</w:t>
      </w:r>
      <w:r w:rsidRPr="003A1543">
        <w:rPr>
          <w:color w:val="000000"/>
        </w:rPr>
        <w:t>SummaryReportDetail</w:t>
      </w:r>
      <w:r w:rsidRPr="003A1543">
        <w:rPr>
          <w:color w:val="000000"/>
        </w:rPr>
        <w:t>&gt;</w:t>
      </w:r>
      <w:r w:rsidR="006A539B">
        <w:rPr>
          <w:color w:val="000000"/>
        </w:rPr>
        <w:t>…</w:t>
      </w:r>
      <w:r w:rsidRPr="003A1543">
        <w:rPr>
          <w:color w:val="000000"/>
        </w:rPr>
        <w:t>&lt;/</w:t>
      </w:r>
      <w:r w:rsidRPr="003A1543">
        <w:rPr>
          <w:color w:val="000000"/>
        </w:rPr>
        <w:t>SummaryReportDetail</w:t>
      </w:r>
      <w:r w:rsidRPr="003A1543">
        <w:rPr>
          <w:color w:val="000000"/>
        </w:rPr>
        <w:t>&gt;</w:t>
      </w:r>
    </w:p>
    <w:p w:rsidR="006A539B" w:rsidRPr="003A1543" w:rsidP="006A539B" w14:paraId="0C2BDD5A" w14:textId="54D57EB1">
      <w:pPr>
        <w:autoSpaceDE w:val="0"/>
        <w:autoSpaceDN w:val="0"/>
        <w:adjustRightInd w:val="0"/>
        <w:ind w:left="720"/>
        <w:rPr>
          <w:color w:val="000000"/>
        </w:rPr>
      </w:pPr>
      <w:r>
        <w:rPr>
          <w:color w:val="000000"/>
        </w:rPr>
        <w:t>…</w:t>
      </w:r>
    </w:p>
    <w:p w:rsidR="009D1437" w:rsidP="003A1543" w14:paraId="2B6DCADE" w14:textId="2419A293">
      <w:pPr>
        <w:autoSpaceDE w:val="0"/>
        <w:autoSpaceDN w:val="0"/>
        <w:adjustRightInd w:val="0"/>
        <w:rPr>
          <w:color w:val="000000"/>
        </w:rPr>
      </w:pPr>
      <w:r w:rsidRPr="003A1543">
        <w:rPr>
          <w:color w:val="000000"/>
        </w:rPr>
        <w:t>&lt;/</w:t>
      </w:r>
      <w:r w:rsidRPr="003A1543">
        <w:rPr>
          <w:color w:val="000000"/>
        </w:rPr>
        <w:t>SummaryReport</w:t>
      </w:r>
      <w:r w:rsidRPr="003A1543">
        <w:rPr>
          <w:color w:val="000000"/>
        </w:rPr>
        <w:t>&gt;</w:t>
      </w:r>
    </w:p>
    <w:sectPr>
      <w:headerReference w:type="default" r:id="rId5"/>
      <w:footerReference w:type="default" r:id="rId6"/>
      <w:pgSz w:w="12240" w:h="15840"/>
      <w:pgMar w:top="1440" w:right="1440" w:bottom="1440" w:left="1440" w:header="720" w:footer="720" w:gutter="0"/>
      <w:pgNumType w:start="113"/>
      <w:cols w:space="720"/>
      <w:titlePg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35F01" w14:paraId="24E7DAE1"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35F01" w14:paraId="73F86C0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3D59D8"/>
    <w:multiLevelType w:val="multilevel"/>
    <w:tmpl w:val="1EC253AE"/>
    <w:lvl w:ilvl="0">
      <w:start w:val="1"/>
      <w:numFmt w:val="bullet"/>
      <w:lvlText w:val=""/>
      <w:lvlJc w:val="left"/>
      <w:pPr>
        <w:tabs>
          <w:tab w:val="num" w:pos="720"/>
        </w:tabs>
        <w:ind w:left="720" w:hanging="360"/>
      </w:pPr>
      <w:rPr>
        <w:rFonts w:ascii="Symbol" w:hAnsi="Symbol" w:hint="default"/>
        <w:sz w:val="20"/>
      </w:rPr>
    </w:lvl>
    <w:lvl w:ilvl="1" w:tentative="1">
      <w:start w:val="0"/>
      <w:numFmt w:val="bullet"/>
      <w:lvlText w:val="o"/>
      <w:lvlJc w:val="left"/>
      <w:pPr>
        <w:tabs>
          <w:tab w:val="num" w:pos="1440"/>
        </w:tabs>
        <w:ind w:left="1440" w:hanging="360"/>
      </w:pPr>
      <w:rPr>
        <w:rFonts w:ascii="Courier New" w:hAnsi="Courier New" w:hint="default"/>
        <w:sz w:val="20"/>
      </w:rPr>
    </w:lvl>
    <w:lvl w:ilvl="2" w:tentative="1">
      <w:start w:val="0"/>
      <w:numFmt w:val="bullet"/>
      <w:lvlText w:val=""/>
      <w:lvlJc w:val="left"/>
      <w:pPr>
        <w:tabs>
          <w:tab w:val="num" w:pos="2160"/>
        </w:tabs>
        <w:ind w:left="2160" w:hanging="360"/>
      </w:pPr>
      <w:rPr>
        <w:rFonts w:ascii="Wingdings" w:hAnsi="Wingdings" w:hint="default"/>
        <w:sz w:val="20"/>
      </w:rPr>
    </w:lvl>
    <w:lvl w:ilvl="3" w:tentative="1">
      <w:start w:val="0"/>
      <w:numFmt w:val="bullet"/>
      <w:lvlText w:val=""/>
      <w:lvlJc w:val="left"/>
      <w:pPr>
        <w:tabs>
          <w:tab w:val="num" w:pos="2880"/>
        </w:tabs>
        <w:ind w:left="2880" w:hanging="360"/>
      </w:pPr>
      <w:rPr>
        <w:rFonts w:ascii="Wingdings" w:hAnsi="Wingdings" w:hint="default"/>
        <w:sz w:val="20"/>
      </w:rPr>
    </w:lvl>
    <w:lvl w:ilvl="4" w:tentative="1">
      <w:start w:val="0"/>
      <w:numFmt w:val="bullet"/>
      <w:lvlText w:val=""/>
      <w:lvlJc w:val="left"/>
      <w:pPr>
        <w:tabs>
          <w:tab w:val="num" w:pos="3600"/>
        </w:tabs>
        <w:ind w:left="3600" w:hanging="360"/>
      </w:pPr>
      <w:rPr>
        <w:rFonts w:ascii="Wingdings" w:hAnsi="Wingdings" w:hint="default"/>
        <w:sz w:val="20"/>
      </w:rPr>
    </w:lvl>
    <w:lvl w:ilvl="5" w:tentative="1">
      <w:start w:val="0"/>
      <w:numFmt w:val="bullet"/>
      <w:lvlText w:val=""/>
      <w:lvlJc w:val="left"/>
      <w:pPr>
        <w:tabs>
          <w:tab w:val="num" w:pos="4320"/>
        </w:tabs>
        <w:ind w:left="4320" w:hanging="360"/>
      </w:pPr>
      <w:rPr>
        <w:rFonts w:ascii="Wingdings" w:hAnsi="Wingdings" w:hint="default"/>
        <w:sz w:val="20"/>
      </w:rPr>
    </w:lvl>
    <w:lvl w:ilvl="6" w:tentative="1">
      <w:start w:val="0"/>
      <w:numFmt w:val="bullet"/>
      <w:lvlText w:val=""/>
      <w:lvlJc w:val="left"/>
      <w:pPr>
        <w:tabs>
          <w:tab w:val="num" w:pos="5040"/>
        </w:tabs>
        <w:ind w:left="5040" w:hanging="360"/>
      </w:pPr>
      <w:rPr>
        <w:rFonts w:ascii="Wingdings" w:hAnsi="Wingdings" w:hint="default"/>
        <w:sz w:val="20"/>
      </w:rPr>
    </w:lvl>
    <w:lvl w:ilvl="7" w:tentative="1">
      <w:start w:val="0"/>
      <w:numFmt w:val="bullet"/>
      <w:lvlText w:val=""/>
      <w:lvlJc w:val="left"/>
      <w:pPr>
        <w:tabs>
          <w:tab w:val="num" w:pos="5760"/>
        </w:tabs>
        <w:ind w:left="5760" w:hanging="360"/>
      </w:pPr>
      <w:rPr>
        <w:rFonts w:ascii="Wingdings" w:hAnsi="Wingdings" w:hint="default"/>
        <w:sz w:val="20"/>
      </w:rPr>
    </w:lvl>
    <w:lvl w:ilvl="8" w:tentative="1">
      <w:start w:val="0"/>
      <w:numFmt w:val="bullet"/>
      <w:lvlText w:val=""/>
      <w:lvlJc w:val="left"/>
      <w:pPr>
        <w:tabs>
          <w:tab w:val="num" w:pos="6480"/>
        </w:tabs>
        <w:ind w:left="6480" w:hanging="360"/>
      </w:pPr>
      <w:rPr>
        <w:rFonts w:ascii="Wingdings" w:hAnsi="Wingdings" w:hint="default"/>
        <w:sz w:val="20"/>
      </w:rPr>
    </w:lvl>
  </w:abstractNum>
  <w:abstractNum w:abstractNumId="1">
    <w:nsid w:val="04E61396"/>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nsid w:val="05582CE4"/>
    <w:multiLevelType w:val="hybridMultilevel"/>
    <w:tmpl w:val="B02AC126"/>
    <w:lvl w:ilvl="0">
      <w:start w:val="1"/>
      <w:numFmt w:val="decimal"/>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3">
    <w:nsid w:val="067911B4"/>
    <w:multiLevelType w:val="multilevel"/>
    <w:tmpl w:val="9992FA38"/>
    <w:lvl w:ilvl="0">
      <w:start w:val="1"/>
      <w:numFmt w:val="bullet"/>
      <w:lvlText w:val=""/>
      <w:lvlJc w:val="left"/>
      <w:pPr>
        <w:tabs>
          <w:tab w:val="num" w:pos="720"/>
        </w:tabs>
        <w:ind w:left="720" w:hanging="360"/>
      </w:pPr>
      <w:rPr>
        <w:rFonts w:ascii="Symbol" w:hAnsi="Symbol" w:hint="default"/>
        <w:sz w:val="20"/>
      </w:rPr>
    </w:lvl>
    <w:lvl w:ilvl="1" w:tentative="1">
      <w:start w:val="0"/>
      <w:numFmt w:val="bullet"/>
      <w:lvlText w:val="o"/>
      <w:lvlJc w:val="left"/>
      <w:pPr>
        <w:tabs>
          <w:tab w:val="num" w:pos="1440"/>
        </w:tabs>
        <w:ind w:left="1440" w:hanging="360"/>
      </w:pPr>
      <w:rPr>
        <w:rFonts w:ascii="Courier New" w:hAnsi="Courier New" w:hint="default"/>
        <w:sz w:val="20"/>
      </w:rPr>
    </w:lvl>
    <w:lvl w:ilvl="2" w:tentative="1">
      <w:start w:val="0"/>
      <w:numFmt w:val="bullet"/>
      <w:lvlText w:val=""/>
      <w:lvlJc w:val="left"/>
      <w:pPr>
        <w:tabs>
          <w:tab w:val="num" w:pos="2160"/>
        </w:tabs>
        <w:ind w:left="2160" w:hanging="360"/>
      </w:pPr>
      <w:rPr>
        <w:rFonts w:ascii="Wingdings" w:hAnsi="Wingdings" w:hint="default"/>
        <w:sz w:val="20"/>
      </w:rPr>
    </w:lvl>
    <w:lvl w:ilvl="3" w:tentative="1">
      <w:start w:val="0"/>
      <w:numFmt w:val="bullet"/>
      <w:lvlText w:val=""/>
      <w:lvlJc w:val="left"/>
      <w:pPr>
        <w:tabs>
          <w:tab w:val="num" w:pos="2880"/>
        </w:tabs>
        <w:ind w:left="2880" w:hanging="360"/>
      </w:pPr>
      <w:rPr>
        <w:rFonts w:ascii="Wingdings" w:hAnsi="Wingdings" w:hint="default"/>
        <w:sz w:val="20"/>
      </w:rPr>
    </w:lvl>
    <w:lvl w:ilvl="4" w:tentative="1">
      <w:start w:val="0"/>
      <w:numFmt w:val="bullet"/>
      <w:lvlText w:val=""/>
      <w:lvlJc w:val="left"/>
      <w:pPr>
        <w:tabs>
          <w:tab w:val="num" w:pos="3600"/>
        </w:tabs>
        <w:ind w:left="3600" w:hanging="360"/>
      </w:pPr>
      <w:rPr>
        <w:rFonts w:ascii="Wingdings" w:hAnsi="Wingdings" w:hint="default"/>
        <w:sz w:val="20"/>
      </w:rPr>
    </w:lvl>
    <w:lvl w:ilvl="5" w:tentative="1">
      <w:start w:val="0"/>
      <w:numFmt w:val="bullet"/>
      <w:lvlText w:val=""/>
      <w:lvlJc w:val="left"/>
      <w:pPr>
        <w:tabs>
          <w:tab w:val="num" w:pos="4320"/>
        </w:tabs>
        <w:ind w:left="4320" w:hanging="360"/>
      </w:pPr>
      <w:rPr>
        <w:rFonts w:ascii="Wingdings" w:hAnsi="Wingdings" w:hint="default"/>
        <w:sz w:val="20"/>
      </w:rPr>
    </w:lvl>
    <w:lvl w:ilvl="6" w:tentative="1">
      <w:start w:val="0"/>
      <w:numFmt w:val="bullet"/>
      <w:lvlText w:val=""/>
      <w:lvlJc w:val="left"/>
      <w:pPr>
        <w:tabs>
          <w:tab w:val="num" w:pos="5040"/>
        </w:tabs>
        <w:ind w:left="5040" w:hanging="360"/>
      </w:pPr>
      <w:rPr>
        <w:rFonts w:ascii="Wingdings" w:hAnsi="Wingdings" w:hint="default"/>
        <w:sz w:val="20"/>
      </w:rPr>
    </w:lvl>
    <w:lvl w:ilvl="7" w:tentative="1">
      <w:start w:val="0"/>
      <w:numFmt w:val="bullet"/>
      <w:lvlText w:val=""/>
      <w:lvlJc w:val="left"/>
      <w:pPr>
        <w:tabs>
          <w:tab w:val="num" w:pos="5760"/>
        </w:tabs>
        <w:ind w:left="5760" w:hanging="360"/>
      </w:pPr>
      <w:rPr>
        <w:rFonts w:ascii="Wingdings" w:hAnsi="Wingdings" w:hint="default"/>
        <w:sz w:val="20"/>
      </w:rPr>
    </w:lvl>
    <w:lvl w:ilvl="8" w:tentative="1">
      <w:start w:val="0"/>
      <w:numFmt w:val="bullet"/>
      <w:lvlText w:val=""/>
      <w:lvlJc w:val="left"/>
      <w:pPr>
        <w:tabs>
          <w:tab w:val="num" w:pos="6480"/>
        </w:tabs>
        <w:ind w:left="6480" w:hanging="360"/>
      </w:pPr>
      <w:rPr>
        <w:rFonts w:ascii="Wingdings" w:hAnsi="Wingdings" w:hint="default"/>
        <w:sz w:val="20"/>
      </w:rPr>
    </w:lvl>
  </w:abstractNum>
  <w:abstractNum w:abstractNumId="4">
    <w:nsid w:val="06BA3CC1"/>
    <w:multiLevelType w:val="multilevel"/>
    <w:tmpl w:val="163C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6CA2C23"/>
    <w:multiLevelType w:val="multilevel"/>
    <w:tmpl w:val="F24C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72A0572"/>
    <w:multiLevelType w:val="multilevel"/>
    <w:tmpl w:val="0A1C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7980736"/>
    <w:multiLevelType w:val="multilevel"/>
    <w:tmpl w:val="C0E4912E"/>
    <w:lvl w:ilvl="0">
      <w:start w:val="3"/>
      <w:numFmt w:val="decimal"/>
      <w:lvlText w:val="%1"/>
      <w:lvlJc w:val="left"/>
      <w:pPr>
        <w:ind w:left="480" w:hanging="480"/>
      </w:pPr>
      <w:rPr>
        <w:rFonts w:ascii="Times New Roman" w:hAnsi="Times New Roman" w:cs="Times New Roman" w:hint="default"/>
        <w:color w:val="auto"/>
        <w:sz w:val="24"/>
      </w:rPr>
    </w:lvl>
    <w:lvl w:ilvl="1">
      <w:start w:val="2"/>
      <w:numFmt w:val="decimal"/>
      <w:lvlText w:val="%1.%2"/>
      <w:lvlJc w:val="left"/>
      <w:pPr>
        <w:ind w:left="750" w:hanging="480"/>
      </w:pPr>
      <w:rPr>
        <w:rFonts w:ascii="Times New Roman" w:hAnsi="Times New Roman" w:cs="Times New Roman" w:hint="default"/>
        <w:color w:val="auto"/>
        <w:sz w:val="24"/>
      </w:rPr>
    </w:lvl>
    <w:lvl w:ilvl="2">
      <w:start w:val="6"/>
      <w:numFmt w:val="decimal"/>
      <w:lvlText w:val="%1.%2.%3"/>
      <w:lvlJc w:val="left"/>
      <w:pPr>
        <w:ind w:left="1260" w:hanging="720"/>
      </w:pPr>
      <w:rPr>
        <w:rFonts w:ascii="Times New Roman" w:hAnsi="Times New Roman" w:cs="Times New Roman" w:hint="default"/>
        <w:color w:val="auto"/>
        <w:sz w:val="24"/>
      </w:rPr>
    </w:lvl>
    <w:lvl w:ilvl="3">
      <w:start w:val="1"/>
      <w:numFmt w:val="decimal"/>
      <w:lvlText w:val="%1.%2.%3.%4"/>
      <w:lvlJc w:val="left"/>
      <w:pPr>
        <w:ind w:left="1890" w:hanging="1080"/>
      </w:pPr>
      <w:rPr>
        <w:rFonts w:ascii="Times New Roman" w:hAnsi="Times New Roman" w:cs="Times New Roman" w:hint="default"/>
        <w:color w:val="auto"/>
        <w:sz w:val="24"/>
      </w:rPr>
    </w:lvl>
    <w:lvl w:ilvl="4">
      <w:start w:val="1"/>
      <w:numFmt w:val="decimal"/>
      <w:lvlText w:val="%1.%2.%3.%4.%5"/>
      <w:lvlJc w:val="left"/>
      <w:pPr>
        <w:ind w:left="2160" w:hanging="1080"/>
      </w:pPr>
      <w:rPr>
        <w:rFonts w:ascii="Times New Roman" w:hAnsi="Times New Roman" w:cs="Times New Roman" w:hint="default"/>
        <w:color w:val="auto"/>
        <w:sz w:val="24"/>
      </w:rPr>
    </w:lvl>
    <w:lvl w:ilvl="5">
      <w:start w:val="1"/>
      <w:numFmt w:val="decimal"/>
      <w:lvlText w:val="%1.%2.%3.%4.%5.%6"/>
      <w:lvlJc w:val="left"/>
      <w:pPr>
        <w:ind w:left="2790" w:hanging="1440"/>
      </w:pPr>
      <w:rPr>
        <w:rFonts w:ascii="Times New Roman" w:hAnsi="Times New Roman" w:cs="Times New Roman" w:hint="default"/>
        <w:color w:val="auto"/>
        <w:sz w:val="24"/>
      </w:rPr>
    </w:lvl>
    <w:lvl w:ilvl="6">
      <w:start w:val="1"/>
      <w:numFmt w:val="decimal"/>
      <w:lvlText w:val="%1.%2.%3.%4.%5.%6.%7"/>
      <w:lvlJc w:val="left"/>
      <w:pPr>
        <w:ind w:left="3060" w:hanging="1440"/>
      </w:pPr>
      <w:rPr>
        <w:rFonts w:ascii="Times New Roman" w:hAnsi="Times New Roman" w:cs="Times New Roman" w:hint="default"/>
        <w:color w:val="auto"/>
        <w:sz w:val="24"/>
      </w:rPr>
    </w:lvl>
    <w:lvl w:ilvl="7">
      <w:start w:val="1"/>
      <w:numFmt w:val="decimal"/>
      <w:lvlText w:val="%1.%2.%3.%4.%5.%6.%7.%8"/>
      <w:lvlJc w:val="left"/>
      <w:pPr>
        <w:ind w:left="3690" w:hanging="1800"/>
      </w:pPr>
      <w:rPr>
        <w:rFonts w:ascii="Times New Roman" w:hAnsi="Times New Roman" w:cs="Times New Roman" w:hint="default"/>
        <w:color w:val="auto"/>
        <w:sz w:val="24"/>
      </w:rPr>
    </w:lvl>
    <w:lvl w:ilvl="8">
      <w:start w:val="1"/>
      <w:numFmt w:val="decimal"/>
      <w:lvlText w:val="%1.%2.%3.%4.%5.%6.%7.%8.%9"/>
      <w:lvlJc w:val="left"/>
      <w:pPr>
        <w:ind w:left="3960" w:hanging="1800"/>
      </w:pPr>
      <w:rPr>
        <w:rFonts w:ascii="Times New Roman" w:hAnsi="Times New Roman" w:cs="Times New Roman" w:hint="default"/>
        <w:color w:val="auto"/>
        <w:sz w:val="24"/>
      </w:rPr>
    </w:lvl>
  </w:abstractNum>
  <w:abstractNum w:abstractNumId="8">
    <w:nsid w:val="07B42C3A"/>
    <w:multiLevelType w:val="multilevel"/>
    <w:tmpl w:val="0409001D"/>
    <w:lvl w:ilvl="0">
      <w:start w:val="1"/>
      <w:numFmt w:val="decimal"/>
      <w:lvlText w:val="%1)"/>
      <w:lvlJc w:val="left"/>
      <w:pPr>
        <w:ind w:left="900" w:hanging="360"/>
      </w:pPr>
    </w:lvl>
    <w:lvl w:ilvl="1">
      <w:start w:val="1"/>
      <w:numFmt w:val="lowerLetter"/>
      <w:lvlText w:val="%2)"/>
      <w:lvlJc w:val="left"/>
      <w:pPr>
        <w:ind w:left="1260" w:hanging="360"/>
      </w:pPr>
    </w:lvl>
    <w:lvl w:ilvl="2">
      <w:start w:val="1"/>
      <w:numFmt w:val="lowerRoman"/>
      <w:lvlText w:val="%3)"/>
      <w:lvlJc w:val="left"/>
      <w:pPr>
        <w:ind w:left="1620" w:hanging="360"/>
      </w:pPr>
    </w:lvl>
    <w:lvl w:ilvl="3">
      <w:start w:val="1"/>
      <w:numFmt w:val="decimal"/>
      <w:lvlText w:val="(%4)"/>
      <w:lvlJc w:val="left"/>
      <w:pPr>
        <w:ind w:left="1980" w:hanging="360"/>
      </w:pPr>
    </w:lvl>
    <w:lvl w:ilvl="4">
      <w:start w:val="1"/>
      <w:numFmt w:val="lowerLetter"/>
      <w:lvlText w:val="(%5)"/>
      <w:lvlJc w:val="left"/>
      <w:pPr>
        <w:ind w:left="2340" w:hanging="360"/>
      </w:pPr>
    </w:lvl>
    <w:lvl w:ilvl="5">
      <w:start w:val="1"/>
      <w:numFmt w:val="lowerRoman"/>
      <w:lvlText w:val="(%6)"/>
      <w:lvlJc w:val="left"/>
      <w:pPr>
        <w:ind w:left="2700" w:hanging="360"/>
      </w:pPr>
    </w:lvl>
    <w:lvl w:ilvl="6">
      <w:start w:val="1"/>
      <w:numFmt w:val="decimal"/>
      <w:lvlText w:val="%7."/>
      <w:lvlJc w:val="left"/>
      <w:pPr>
        <w:ind w:left="3060" w:hanging="360"/>
      </w:pPr>
    </w:lvl>
    <w:lvl w:ilvl="7">
      <w:start w:val="1"/>
      <w:numFmt w:val="lowerLetter"/>
      <w:lvlText w:val="%8."/>
      <w:lvlJc w:val="left"/>
      <w:pPr>
        <w:ind w:left="3420" w:hanging="360"/>
      </w:pPr>
    </w:lvl>
    <w:lvl w:ilvl="8">
      <w:start w:val="1"/>
      <w:numFmt w:val="lowerRoman"/>
      <w:lvlText w:val="%9."/>
      <w:lvlJc w:val="left"/>
      <w:pPr>
        <w:ind w:left="3780" w:hanging="360"/>
      </w:pPr>
    </w:lvl>
  </w:abstractNum>
  <w:abstractNum w:abstractNumId="9">
    <w:nsid w:val="08EB5CE2"/>
    <w:multiLevelType w:val="hybridMultilevel"/>
    <w:tmpl w:val="78C69F22"/>
    <w:lvl w:ilvl="0">
      <w:start w:val="9"/>
      <w:numFmt w:val="bullet"/>
      <w:lvlText w:val=""/>
      <w:lvlJc w:val="left"/>
      <w:pPr>
        <w:ind w:left="108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096940BF"/>
    <w:multiLevelType w:val="multilevel"/>
    <w:tmpl w:val="26C0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F7B0F8B"/>
    <w:multiLevelType w:val="hybridMultilevel"/>
    <w:tmpl w:val="B5481E12"/>
    <w:lvl w:ilvl="0">
      <w:start w:val="1"/>
      <w:numFmt w:val="bullet"/>
      <w:lvlText w:val=""/>
      <w:lvlJc w:val="left"/>
      <w:pPr>
        <w:ind w:left="1440" w:hanging="360"/>
      </w:pPr>
      <w:rPr>
        <w:rFonts w:ascii="Symbol" w:hAnsi="Symbol" w:hint="default"/>
        <w:color w:val="000000" w:themeColor="text1"/>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2">
    <w:nsid w:val="1041325D"/>
    <w:multiLevelType w:val="multilevel"/>
    <w:tmpl w:val="790E6A92"/>
    <w:lvl w:ilvl="0">
      <w:start w:val="3"/>
      <w:numFmt w:val="decimal"/>
      <w:pStyle w:val="Heading1"/>
      <w:lvlText w:val="%1."/>
      <w:lvlJc w:val="left"/>
      <w:pPr>
        <w:tabs>
          <w:tab w:val="num" w:pos="5490"/>
        </w:tabs>
        <w:ind w:left="5490" w:hanging="360"/>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1552"/>
        </w:tabs>
        <w:ind w:left="1552" w:hanging="562"/>
      </w:pPr>
      <w:rPr>
        <w:rFonts w:ascii="Times New Roman" w:hAnsi="Times New Roman" w:cs="Times New Roman"/>
        <w:b/>
        <w:bCs w:val="0"/>
        <w:i w:val="0"/>
        <w:iCs w:val="0"/>
        <w:caps w:val="0"/>
        <w:smallCaps w:val="0"/>
        <w:strike w:val="0"/>
        <w:dstrike w:val="0"/>
        <w:outline w:val="0"/>
        <w:shadow w:val="0"/>
        <w:emboss w:val="0"/>
        <w:imprint w:val="0"/>
        <w:vanish w:val="0"/>
        <w:color w:val="auto"/>
        <w:spacing w:val="0"/>
        <w:kern w:val="0"/>
        <w:position w:val="0"/>
        <w:sz w:val="24"/>
        <w:szCs w:val="24"/>
        <w:u w:val="none"/>
        <w:vertAlign w:val="baseline"/>
      </w:rPr>
    </w:lvl>
    <w:lvl w:ilvl="3">
      <w:start w:val="1"/>
      <w:numFmt w:val="decimal"/>
      <w:lvlText w:val="%1.%2.%3.%4."/>
      <w:lvlJc w:val="left"/>
      <w:pPr>
        <w:tabs>
          <w:tab w:val="num" w:pos="144"/>
        </w:tabs>
        <w:ind w:left="562" w:hanging="562"/>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3">
    <w:nsid w:val="13834D2E"/>
    <w:multiLevelType w:val="multilevel"/>
    <w:tmpl w:val="448E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8C86160"/>
    <w:multiLevelType w:val="hybridMultilevel"/>
    <w:tmpl w:val="B22607B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nsid w:val="1A492840"/>
    <w:multiLevelType w:val="multilevel"/>
    <w:tmpl w:val="D01C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B4F607D"/>
    <w:multiLevelType w:val="hybridMultilevel"/>
    <w:tmpl w:val="CABC1DD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1D4C3669"/>
    <w:multiLevelType w:val="multilevel"/>
    <w:tmpl w:val="4E78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DE813A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1F523888"/>
    <w:multiLevelType w:val="multilevel"/>
    <w:tmpl w:val="124408F6"/>
    <w:lvl w:ilvl="0">
      <w:start w:val="1"/>
      <w:numFmt w:val="bullet"/>
      <w:lvlText w:val=""/>
      <w:lvlJc w:val="left"/>
      <w:pPr>
        <w:tabs>
          <w:tab w:val="num" w:pos="720"/>
        </w:tabs>
        <w:ind w:left="720" w:hanging="360"/>
      </w:pPr>
      <w:rPr>
        <w:rFonts w:ascii="Symbol" w:hAnsi="Symbol" w:hint="default"/>
        <w:sz w:val="20"/>
      </w:rPr>
    </w:lvl>
    <w:lvl w:ilvl="1" w:tentative="1">
      <w:start w:val="0"/>
      <w:numFmt w:val="bullet"/>
      <w:lvlText w:val="o"/>
      <w:lvlJc w:val="left"/>
      <w:pPr>
        <w:tabs>
          <w:tab w:val="num" w:pos="1440"/>
        </w:tabs>
        <w:ind w:left="1440" w:hanging="360"/>
      </w:pPr>
      <w:rPr>
        <w:rFonts w:ascii="Courier New" w:hAnsi="Courier New" w:hint="default"/>
        <w:sz w:val="20"/>
      </w:rPr>
    </w:lvl>
    <w:lvl w:ilvl="2" w:tentative="1">
      <w:start w:val="0"/>
      <w:numFmt w:val="bullet"/>
      <w:lvlText w:val=""/>
      <w:lvlJc w:val="left"/>
      <w:pPr>
        <w:tabs>
          <w:tab w:val="num" w:pos="2160"/>
        </w:tabs>
        <w:ind w:left="2160" w:hanging="360"/>
      </w:pPr>
      <w:rPr>
        <w:rFonts w:ascii="Wingdings" w:hAnsi="Wingdings" w:hint="default"/>
        <w:sz w:val="20"/>
      </w:rPr>
    </w:lvl>
    <w:lvl w:ilvl="3" w:tentative="1">
      <w:start w:val="0"/>
      <w:numFmt w:val="bullet"/>
      <w:lvlText w:val=""/>
      <w:lvlJc w:val="left"/>
      <w:pPr>
        <w:tabs>
          <w:tab w:val="num" w:pos="2880"/>
        </w:tabs>
        <w:ind w:left="2880" w:hanging="360"/>
      </w:pPr>
      <w:rPr>
        <w:rFonts w:ascii="Wingdings" w:hAnsi="Wingdings" w:hint="default"/>
        <w:sz w:val="20"/>
      </w:rPr>
    </w:lvl>
    <w:lvl w:ilvl="4" w:tentative="1">
      <w:start w:val="0"/>
      <w:numFmt w:val="bullet"/>
      <w:lvlText w:val=""/>
      <w:lvlJc w:val="left"/>
      <w:pPr>
        <w:tabs>
          <w:tab w:val="num" w:pos="3600"/>
        </w:tabs>
        <w:ind w:left="3600" w:hanging="360"/>
      </w:pPr>
      <w:rPr>
        <w:rFonts w:ascii="Wingdings" w:hAnsi="Wingdings" w:hint="default"/>
        <w:sz w:val="20"/>
      </w:rPr>
    </w:lvl>
    <w:lvl w:ilvl="5" w:tentative="1">
      <w:start w:val="0"/>
      <w:numFmt w:val="bullet"/>
      <w:lvlText w:val=""/>
      <w:lvlJc w:val="left"/>
      <w:pPr>
        <w:tabs>
          <w:tab w:val="num" w:pos="4320"/>
        </w:tabs>
        <w:ind w:left="4320" w:hanging="360"/>
      </w:pPr>
      <w:rPr>
        <w:rFonts w:ascii="Wingdings" w:hAnsi="Wingdings" w:hint="default"/>
        <w:sz w:val="20"/>
      </w:rPr>
    </w:lvl>
    <w:lvl w:ilvl="6" w:tentative="1">
      <w:start w:val="0"/>
      <w:numFmt w:val="bullet"/>
      <w:lvlText w:val=""/>
      <w:lvlJc w:val="left"/>
      <w:pPr>
        <w:tabs>
          <w:tab w:val="num" w:pos="5040"/>
        </w:tabs>
        <w:ind w:left="5040" w:hanging="360"/>
      </w:pPr>
      <w:rPr>
        <w:rFonts w:ascii="Wingdings" w:hAnsi="Wingdings" w:hint="default"/>
        <w:sz w:val="20"/>
      </w:rPr>
    </w:lvl>
    <w:lvl w:ilvl="7" w:tentative="1">
      <w:start w:val="0"/>
      <w:numFmt w:val="bullet"/>
      <w:lvlText w:val=""/>
      <w:lvlJc w:val="left"/>
      <w:pPr>
        <w:tabs>
          <w:tab w:val="num" w:pos="5760"/>
        </w:tabs>
        <w:ind w:left="5760" w:hanging="360"/>
      </w:pPr>
      <w:rPr>
        <w:rFonts w:ascii="Wingdings" w:hAnsi="Wingdings" w:hint="default"/>
        <w:sz w:val="20"/>
      </w:rPr>
    </w:lvl>
    <w:lvl w:ilvl="8" w:tentative="1">
      <w:start w:val="0"/>
      <w:numFmt w:val="bullet"/>
      <w:lvlText w:val=""/>
      <w:lvlJc w:val="left"/>
      <w:pPr>
        <w:tabs>
          <w:tab w:val="num" w:pos="6480"/>
        </w:tabs>
        <w:ind w:left="6480" w:hanging="360"/>
      </w:pPr>
      <w:rPr>
        <w:rFonts w:ascii="Wingdings" w:hAnsi="Wingdings" w:hint="default"/>
        <w:sz w:val="20"/>
      </w:rPr>
    </w:lvl>
  </w:abstractNum>
  <w:abstractNum w:abstractNumId="20">
    <w:nsid w:val="229316A2"/>
    <w:multiLevelType w:val="hybridMultilevel"/>
    <w:tmpl w:val="FBBCFC5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nsid w:val="22DB6DCF"/>
    <w:multiLevelType w:val="multilevel"/>
    <w:tmpl w:val="C112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3472508"/>
    <w:multiLevelType w:val="multilevel"/>
    <w:tmpl w:val="CB86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5C2322D"/>
    <w:multiLevelType w:val="multilevel"/>
    <w:tmpl w:val="564A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62638AA"/>
    <w:multiLevelType w:val="hybridMultilevel"/>
    <w:tmpl w:val="17F0CC9C"/>
    <w:lvl w:ilvl="0">
      <w:start w:val="1"/>
      <w:numFmt w:val="lowerLetter"/>
      <w:lvlText w:val="%1)"/>
      <w:lvlJc w:val="left"/>
      <w:pPr>
        <w:ind w:left="1800" w:hanging="360"/>
      </w:pPr>
    </w:lvl>
    <w:lvl w:ilvl="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25">
    <w:nsid w:val="278F5B25"/>
    <w:multiLevelType w:val="multilevel"/>
    <w:tmpl w:val="C0F4E516"/>
    <w:lvl w:ilvl="0">
      <w:start w:val="1"/>
      <w:numFmt w:val="bullet"/>
      <w:lvlText w:val=""/>
      <w:lvlJc w:val="left"/>
      <w:pPr>
        <w:tabs>
          <w:tab w:val="num" w:pos="720"/>
        </w:tabs>
        <w:ind w:left="720" w:hanging="360"/>
      </w:pPr>
      <w:rPr>
        <w:rFonts w:ascii="Symbol" w:hAnsi="Symbol" w:hint="default"/>
        <w:sz w:val="20"/>
      </w:rPr>
    </w:lvl>
    <w:lvl w:ilvl="1" w:tentative="1">
      <w:start w:val="0"/>
      <w:numFmt w:val="bullet"/>
      <w:lvlText w:val="o"/>
      <w:lvlJc w:val="left"/>
      <w:pPr>
        <w:tabs>
          <w:tab w:val="num" w:pos="1440"/>
        </w:tabs>
        <w:ind w:left="1440" w:hanging="360"/>
      </w:pPr>
      <w:rPr>
        <w:rFonts w:ascii="Courier New" w:hAnsi="Courier New" w:hint="default"/>
        <w:sz w:val="20"/>
      </w:rPr>
    </w:lvl>
    <w:lvl w:ilvl="2" w:tentative="1">
      <w:start w:val="0"/>
      <w:numFmt w:val="bullet"/>
      <w:lvlText w:val=""/>
      <w:lvlJc w:val="left"/>
      <w:pPr>
        <w:tabs>
          <w:tab w:val="num" w:pos="2160"/>
        </w:tabs>
        <w:ind w:left="2160" w:hanging="360"/>
      </w:pPr>
      <w:rPr>
        <w:rFonts w:ascii="Wingdings" w:hAnsi="Wingdings" w:hint="default"/>
        <w:sz w:val="20"/>
      </w:rPr>
    </w:lvl>
    <w:lvl w:ilvl="3" w:tentative="1">
      <w:start w:val="0"/>
      <w:numFmt w:val="bullet"/>
      <w:lvlText w:val=""/>
      <w:lvlJc w:val="left"/>
      <w:pPr>
        <w:tabs>
          <w:tab w:val="num" w:pos="2880"/>
        </w:tabs>
        <w:ind w:left="2880" w:hanging="360"/>
      </w:pPr>
      <w:rPr>
        <w:rFonts w:ascii="Wingdings" w:hAnsi="Wingdings" w:hint="default"/>
        <w:sz w:val="20"/>
      </w:rPr>
    </w:lvl>
    <w:lvl w:ilvl="4" w:tentative="1">
      <w:start w:val="0"/>
      <w:numFmt w:val="bullet"/>
      <w:lvlText w:val=""/>
      <w:lvlJc w:val="left"/>
      <w:pPr>
        <w:tabs>
          <w:tab w:val="num" w:pos="3600"/>
        </w:tabs>
        <w:ind w:left="3600" w:hanging="360"/>
      </w:pPr>
      <w:rPr>
        <w:rFonts w:ascii="Wingdings" w:hAnsi="Wingdings" w:hint="default"/>
        <w:sz w:val="20"/>
      </w:rPr>
    </w:lvl>
    <w:lvl w:ilvl="5" w:tentative="1">
      <w:start w:val="0"/>
      <w:numFmt w:val="bullet"/>
      <w:lvlText w:val=""/>
      <w:lvlJc w:val="left"/>
      <w:pPr>
        <w:tabs>
          <w:tab w:val="num" w:pos="4320"/>
        </w:tabs>
        <w:ind w:left="4320" w:hanging="360"/>
      </w:pPr>
      <w:rPr>
        <w:rFonts w:ascii="Wingdings" w:hAnsi="Wingdings" w:hint="default"/>
        <w:sz w:val="20"/>
      </w:rPr>
    </w:lvl>
    <w:lvl w:ilvl="6" w:tentative="1">
      <w:start w:val="0"/>
      <w:numFmt w:val="bullet"/>
      <w:lvlText w:val=""/>
      <w:lvlJc w:val="left"/>
      <w:pPr>
        <w:tabs>
          <w:tab w:val="num" w:pos="5040"/>
        </w:tabs>
        <w:ind w:left="5040" w:hanging="360"/>
      </w:pPr>
      <w:rPr>
        <w:rFonts w:ascii="Wingdings" w:hAnsi="Wingdings" w:hint="default"/>
        <w:sz w:val="20"/>
      </w:rPr>
    </w:lvl>
    <w:lvl w:ilvl="7" w:tentative="1">
      <w:start w:val="0"/>
      <w:numFmt w:val="bullet"/>
      <w:lvlText w:val=""/>
      <w:lvlJc w:val="left"/>
      <w:pPr>
        <w:tabs>
          <w:tab w:val="num" w:pos="5760"/>
        </w:tabs>
        <w:ind w:left="5760" w:hanging="360"/>
      </w:pPr>
      <w:rPr>
        <w:rFonts w:ascii="Wingdings" w:hAnsi="Wingdings" w:hint="default"/>
        <w:sz w:val="20"/>
      </w:rPr>
    </w:lvl>
    <w:lvl w:ilvl="8" w:tentative="1">
      <w:start w:val="0"/>
      <w:numFmt w:val="bullet"/>
      <w:lvlText w:val=""/>
      <w:lvlJc w:val="left"/>
      <w:pPr>
        <w:tabs>
          <w:tab w:val="num" w:pos="6480"/>
        </w:tabs>
        <w:ind w:left="6480" w:hanging="360"/>
      </w:pPr>
      <w:rPr>
        <w:rFonts w:ascii="Wingdings" w:hAnsi="Wingdings" w:hint="default"/>
        <w:sz w:val="20"/>
      </w:rPr>
    </w:lvl>
  </w:abstractNum>
  <w:abstractNum w:abstractNumId="26">
    <w:nsid w:val="28114402"/>
    <w:multiLevelType w:val="multilevel"/>
    <w:tmpl w:val="897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84D50F5"/>
    <w:multiLevelType w:val="multilevel"/>
    <w:tmpl w:val="FCF0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8DE01D4"/>
    <w:multiLevelType w:val="multilevel"/>
    <w:tmpl w:val="82F80240"/>
    <w:lvl w:ilvl="0">
      <w:start w:val="1"/>
      <w:numFmt w:val="bullet"/>
      <w:lvlText w:val=""/>
      <w:lvlJc w:val="left"/>
      <w:pPr>
        <w:tabs>
          <w:tab w:val="num" w:pos="720"/>
        </w:tabs>
        <w:ind w:left="720" w:hanging="360"/>
      </w:pPr>
      <w:rPr>
        <w:rFonts w:ascii="Symbol" w:hAnsi="Symbol" w:hint="default"/>
        <w:sz w:val="20"/>
      </w:rPr>
    </w:lvl>
    <w:lvl w:ilvl="1" w:tentative="1">
      <w:start w:val="0"/>
      <w:numFmt w:val="bullet"/>
      <w:lvlText w:val="o"/>
      <w:lvlJc w:val="left"/>
      <w:pPr>
        <w:tabs>
          <w:tab w:val="num" w:pos="1440"/>
        </w:tabs>
        <w:ind w:left="1440" w:hanging="360"/>
      </w:pPr>
      <w:rPr>
        <w:rFonts w:ascii="Courier New" w:hAnsi="Courier New" w:hint="default"/>
        <w:sz w:val="20"/>
      </w:rPr>
    </w:lvl>
    <w:lvl w:ilvl="2" w:tentative="1">
      <w:start w:val="0"/>
      <w:numFmt w:val="bullet"/>
      <w:lvlText w:val=""/>
      <w:lvlJc w:val="left"/>
      <w:pPr>
        <w:tabs>
          <w:tab w:val="num" w:pos="2160"/>
        </w:tabs>
        <w:ind w:left="2160" w:hanging="360"/>
      </w:pPr>
      <w:rPr>
        <w:rFonts w:ascii="Wingdings" w:hAnsi="Wingdings" w:hint="default"/>
        <w:sz w:val="20"/>
      </w:rPr>
    </w:lvl>
    <w:lvl w:ilvl="3" w:tentative="1">
      <w:start w:val="0"/>
      <w:numFmt w:val="bullet"/>
      <w:lvlText w:val=""/>
      <w:lvlJc w:val="left"/>
      <w:pPr>
        <w:tabs>
          <w:tab w:val="num" w:pos="2880"/>
        </w:tabs>
        <w:ind w:left="2880" w:hanging="360"/>
      </w:pPr>
      <w:rPr>
        <w:rFonts w:ascii="Wingdings" w:hAnsi="Wingdings" w:hint="default"/>
        <w:sz w:val="20"/>
      </w:rPr>
    </w:lvl>
    <w:lvl w:ilvl="4" w:tentative="1">
      <w:start w:val="0"/>
      <w:numFmt w:val="bullet"/>
      <w:lvlText w:val=""/>
      <w:lvlJc w:val="left"/>
      <w:pPr>
        <w:tabs>
          <w:tab w:val="num" w:pos="3600"/>
        </w:tabs>
        <w:ind w:left="3600" w:hanging="360"/>
      </w:pPr>
      <w:rPr>
        <w:rFonts w:ascii="Wingdings" w:hAnsi="Wingdings" w:hint="default"/>
        <w:sz w:val="20"/>
      </w:rPr>
    </w:lvl>
    <w:lvl w:ilvl="5" w:tentative="1">
      <w:start w:val="0"/>
      <w:numFmt w:val="bullet"/>
      <w:lvlText w:val=""/>
      <w:lvlJc w:val="left"/>
      <w:pPr>
        <w:tabs>
          <w:tab w:val="num" w:pos="4320"/>
        </w:tabs>
        <w:ind w:left="4320" w:hanging="360"/>
      </w:pPr>
      <w:rPr>
        <w:rFonts w:ascii="Wingdings" w:hAnsi="Wingdings" w:hint="default"/>
        <w:sz w:val="20"/>
      </w:rPr>
    </w:lvl>
    <w:lvl w:ilvl="6" w:tentative="1">
      <w:start w:val="0"/>
      <w:numFmt w:val="bullet"/>
      <w:lvlText w:val=""/>
      <w:lvlJc w:val="left"/>
      <w:pPr>
        <w:tabs>
          <w:tab w:val="num" w:pos="5040"/>
        </w:tabs>
        <w:ind w:left="5040" w:hanging="360"/>
      </w:pPr>
      <w:rPr>
        <w:rFonts w:ascii="Wingdings" w:hAnsi="Wingdings" w:hint="default"/>
        <w:sz w:val="20"/>
      </w:rPr>
    </w:lvl>
    <w:lvl w:ilvl="7" w:tentative="1">
      <w:start w:val="0"/>
      <w:numFmt w:val="bullet"/>
      <w:lvlText w:val=""/>
      <w:lvlJc w:val="left"/>
      <w:pPr>
        <w:tabs>
          <w:tab w:val="num" w:pos="5760"/>
        </w:tabs>
        <w:ind w:left="5760" w:hanging="360"/>
      </w:pPr>
      <w:rPr>
        <w:rFonts w:ascii="Wingdings" w:hAnsi="Wingdings" w:hint="default"/>
        <w:sz w:val="20"/>
      </w:rPr>
    </w:lvl>
    <w:lvl w:ilvl="8" w:tentative="1">
      <w:start w:val="0"/>
      <w:numFmt w:val="bullet"/>
      <w:lvlText w:val=""/>
      <w:lvlJc w:val="left"/>
      <w:pPr>
        <w:tabs>
          <w:tab w:val="num" w:pos="6480"/>
        </w:tabs>
        <w:ind w:left="6480" w:hanging="360"/>
      </w:pPr>
      <w:rPr>
        <w:rFonts w:ascii="Wingdings" w:hAnsi="Wingdings" w:hint="default"/>
        <w:sz w:val="20"/>
      </w:rPr>
    </w:lvl>
  </w:abstractNum>
  <w:abstractNum w:abstractNumId="29">
    <w:nsid w:val="29C64A68"/>
    <w:multiLevelType w:val="hybridMultilevel"/>
    <w:tmpl w:val="81E00536"/>
    <w:lvl w:ilvl="0">
      <w:start w:val="1"/>
      <w:numFmt w:val="decimal"/>
      <w:lvlText w:val="%1."/>
      <w:lvlJc w:val="left"/>
      <w:pPr>
        <w:ind w:left="1152" w:hanging="360"/>
      </w:pPr>
    </w:lvl>
    <w:lvl w:ilvl="1">
      <w:start w:val="1"/>
      <w:numFmt w:val="lowerLetter"/>
      <w:lvlText w:val="%2."/>
      <w:lvlJc w:val="left"/>
      <w:pPr>
        <w:ind w:left="1872" w:hanging="360"/>
      </w:pPr>
    </w:lvl>
    <w:lvl w:ilvl="2">
      <w:start w:val="1"/>
      <w:numFmt w:val="lowerRoman"/>
      <w:lvlText w:val="%3."/>
      <w:lvlJc w:val="right"/>
      <w:pPr>
        <w:ind w:left="2592" w:hanging="180"/>
      </w:pPr>
    </w:lvl>
    <w:lvl w:ilvl="3">
      <w:start w:val="1"/>
      <w:numFmt w:val="decimal"/>
      <w:lvlText w:val="%4."/>
      <w:lvlJc w:val="left"/>
      <w:pPr>
        <w:ind w:left="3312" w:hanging="360"/>
      </w:pPr>
    </w:lvl>
    <w:lvl w:ilvl="4" w:tentative="1">
      <w:start w:val="1"/>
      <w:numFmt w:val="lowerLetter"/>
      <w:lvlText w:val="%5."/>
      <w:lvlJc w:val="left"/>
      <w:pPr>
        <w:ind w:left="4032" w:hanging="360"/>
      </w:pPr>
    </w:lvl>
    <w:lvl w:ilvl="5" w:tentative="1">
      <w:start w:val="1"/>
      <w:numFmt w:val="lowerRoman"/>
      <w:lvlText w:val="%6."/>
      <w:lvlJc w:val="right"/>
      <w:pPr>
        <w:ind w:left="4752" w:hanging="180"/>
      </w:pPr>
    </w:lvl>
    <w:lvl w:ilvl="6" w:tentative="1">
      <w:start w:val="1"/>
      <w:numFmt w:val="decimal"/>
      <w:lvlText w:val="%7."/>
      <w:lvlJc w:val="left"/>
      <w:pPr>
        <w:ind w:left="5472" w:hanging="360"/>
      </w:pPr>
    </w:lvl>
    <w:lvl w:ilvl="7" w:tentative="1">
      <w:start w:val="1"/>
      <w:numFmt w:val="lowerLetter"/>
      <w:lvlText w:val="%8."/>
      <w:lvlJc w:val="left"/>
      <w:pPr>
        <w:ind w:left="6192" w:hanging="360"/>
      </w:pPr>
    </w:lvl>
    <w:lvl w:ilvl="8" w:tentative="1">
      <w:start w:val="1"/>
      <w:numFmt w:val="lowerRoman"/>
      <w:lvlText w:val="%9."/>
      <w:lvlJc w:val="right"/>
      <w:pPr>
        <w:ind w:left="6912" w:hanging="180"/>
      </w:pPr>
    </w:lvl>
  </w:abstractNum>
  <w:abstractNum w:abstractNumId="30">
    <w:nsid w:val="29FF6976"/>
    <w:multiLevelType w:val="multilevel"/>
    <w:tmpl w:val="3FAA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A007B6F"/>
    <w:multiLevelType w:val="multilevel"/>
    <w:tmpl w:val="546A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B1A4CBD"/>
    <w:multiLevelType w:val="hybridMultilevel"/>
    <w:tmpl w:val="862256F2"/>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33">
    <w:nsid w:val="2F7A0A9C"/>
    <w:multiLevelType w:val="hybridMultilevel"/>
    <w:tmpl w:val="473662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4">
    <w:nsid w:val="32EC32EC"/>
    <w:multiLevelType w:val="multilevel"/>
    <w:tmpl w:val="6938ED68"/>
    <w:lvl w:ilvl="0">
      <w:start w:val="1"/>
      <w:numFmt w:val="bullet"/>
      <w:lvlText w:val=""/>
      <w:lvlJc w:val="left"/>
      <w:pPr>
        <w:tabs>
          <w:tab w:val="num" w:pos="720"/>
        </w:tabs>
        <w:ind w:left="720" w:hanging="360"/>
      </w:pPr>
      <w:rPr>
        <w:rFonts w:ascii="Symbol" w:hAnsi="Symbol" w:hint="default"/>
        <w:sz w:val="20"/>
      </w:rPr>
    </w:lvl>
    <w:lvl w:ilvl="1" w:tentative="1">
      <w:start w:val="0"/>
      <w:numFmt w:val="bullet"/>
      <w:lvlText w:val="o"/>
      <w:lvlJc w:val="left"/>
      <w:pPr>
        <w:tabs>
          <w:tab w:val="num" w:pos="1440"/>
        </w:tabs>
        <w:ind w:left="1440" w:hanging="360"/>
      </w:pPr>
      <w:rPr>
        <w:rFonts w:ascii="Courier New" w:hAnsi="Courier New" w:hint="default"/>
        <w:sz w:val="20"/>
      </w:rPr>
    </w:lvl>
    <w:lvl w:ilvl="2" w:tentative="1">
      <w:start w:val="0"/>
      <w:numFmt w:val="bullet"/>
      <w:lvlText w:val=""/>
      <w:lvlJc w:val="left"/>
      <w:pPr>
        <w:tabs>
          <w:tab w:val="num" w:pos="2160"/>
        </w:tabs>
        <w:ind w:left="2160" w:hanging="360"/>
      </w:pPr>
      <w:rPr>
        <w:rFonts w:ascii="Wingdings" w:hAnsi="Wingdings" w:hint="default"/>
        <w:sz w:val="20"/>
      </w:rPr>
    </w:lvl>
    <w:lvl w:ilvl="3" w:tentative="1">
      <w:start w:val="0"/>
      <w:numFmt w:val="bullet"/>
      <w:lvlText w:val=""/>
      <w:lvlJc w:val="left"/>
      <w:pPr>
        <w:tabs>
          <w:tab w:val="num" w:pos="2880"/>
        </w:tabs>
        <w:ind w:left="2880" w:hanging="360"/>
      </w:pPr>
      <w:rPr>
        <w:rFonts w:ascii="Wingdings" w:hAnsi="Wingdings" w:hint="default"/>
        <w:sz w:val="20"/>
      </w:rPr>
    </w:lvl>
    <w:lvl w:ilvl="4" w:tentative="1">
      <w:start w:val="0"/>
      <w:numFmt w:val="bullet"/>
      <w:lvlText w:val=""/>
      <w:lvlJc w:val="left"/>
      <w:pPr>
        <w:tabs>
          <w:tab w:val="num" w:pos="3600"/>
        </w:tabs>
        <w:ind w:left="3600" w:hanging="360"/>
      </w:pPr>
      <w:rPr>
        <w:rFonts w:ascii="Wingdings" w:hAnsi="Wingdings" w:hint="default"/>
        <w:sz w:val="20"/>
      </w:rPr>
    </w:lvl>
    <w:lvl w:ilvl="5" w:tentative="1">
      <w:start w:val="0"/>
      <w:numFmt w:val="bullet"/>
      <w:lvlText w:val=""/>
      <w:lvlJc w:val="left"/>
      <w:pPr>
        <w:tabs>
          <w:tab w:val="num" w:pos="4320"/>
        </w:tabs>
        <w:ind w:left="4320" w:hanging="360"/>
      </w:pPr>
      <w:rPr>
        <w:rFonts w:ascii="Wingdings" w:hAnsi="Wingdings" w:hint="default"/>
        <w:sz w:val="20"/>
      </w:rPr>
    </w:lvl>
    <w:lvl w:ilvl="6" w:tentative="1">
      <w:start w:val="0"/>
      <w:numFmt w:val="bullet"/>
      <w:lvlText w:val=""/>
      <w:lvlJc w:val="left"/>
      <w:pPr>
        <w:tabs>
          <w:tab w:val="num" w:pos="5040"/>
        </w:tabs>
        <w:ind w:left="5040" w:hanging="360"/>
      </w:pPr>
      <w:rPr>
        <w:rFonts w:ascii="Wingdings" w:hAnsi="Wingdings" w:hint="default"/>
        <w:sz w:val="20"/>
      </w:rPr>
    </w:lvl>
    <w:lvl w:ilvl="7" w:tentative="1">
      <w:start w:val="0"/>
      <w:numFmt w:val="bullet"/>
      <w:lvlText w:val=""/>
      <w:lvlJc w:val="left"/>
      <w:pPr>
        <w:tabs>
          <w:tab w:val="num" w:pos="5760"/>
        </w:tabs>
        <w:ind w:left="5760" w:hanging="360"/>
      </w:pPr>
      <w:rPr>
        <w:rFonts w:ascii="Wingdings" w:hAnsi="Wingdings" w:hint="default"/>
        <w:sz w:val="20"/>
      </w:rPr>
    </w:lvl>
    <w:lvl w:ilvl="8" w:tentative="1">
      <w:start w:val="0"/>
      <w:numFmt w:val="bullet"/>
      <w:lvlText w:val=""/>
      <w:lvlJc w:val="left"/>
      <w:pPr>
        <w:tabs>
          <w:tab w:val="num" w:pos="6480"/>
        </w:tabs>
        <w:ind w:left="6480" w:hanging="360"/>
      </w:pPr>
      <w:rPr>
        <w:rFonts w:ascii="Wingdings" w:hAnsi="Wingdings" w:hint="default"/>
        <w:sz w:val="20"/>
      </w:rPr>
    </w:lvl>
  </w:abstractNum>
  <w:abstractNum w:abstractNumId="35">
    <w:nsid w:val="34124611"/>
    <w:multiLevelType w:val="multilevel"/>
    <w:tmpl w:val="57F6D866"/>
    <w:lvl w:ilvl="0">
      <w:start w:val="1"/>
      <w:numFmt w:val="bullet"/>
      <w:lvlText w:val=""/>
      <w:lvlJc w:val="left"/>
      <w:pPr>
        <w:tabs>
          <w:tab w:val="num" w:pos="720"/>
        </w:tabs>
        <w:ind w:left="720" w:hanging="360"/>
      </w:pPr>
      <w:rPr>
        <w:rFonts w:ascii="Symbol" w:hAnsi="Symbol" w:hint="default"/>
        <w:sz w:val="20"/>
      </w:rPr>
    </w:lvl>
    <w:lvl w:ilvl="1" w:tentative="1">
      <w:start w:val="0"/>
      <w:numFmt w:val="bullet"/>
      <w:lvlText w:val="o"/>
      <w:lvlJc w:val="left"/>
      <w:pPr>
        <w:tabs>
          <w:tab w:val="num" w:pos="1440"/>
        </w:tabs>
        <w:ind w:left="1440" w:hanging="360"/>
      </w:pPr>
      <w:rPr>
        <w:rFonts w:ascii="Courier New" w:hAnsi="Courier New" w:hint="default"/>
        <w:sz w:val="20"/>
      </w:rPr>
    </w:lvl>
    <w:lvl w:ilvl="2" w:tentative="1">
      <w:start w:val="0"/>
      <w:numFmt w:val="bullet"/>
      <w:lvlText w:val=""/>
      <w:lvlJc w:val="left"/>
      <w:pPr>
        <w:tabs>
          <w:tab w:val="num" w:pos="2160"/>
        </w:tabs>
        <w:ind w:left="2160" w:hanging="360"/>
      </w:pPr>
      <w:rPr>
        <w:rFonts w:ascii="Wingdings" w:hAnsi="Wingdings" w:hint="default"/>
        <w:sz w:val="20"/>
      </w:rPr>
    </w:lvl>
    <w:lvl w:ilvl="3" w:tentative="1">
      <w:start w:val="0"/>
      <w:numFmt w:val="bullet"/>
      <w:lvlText w:val=""/>
      <w:lvlJc w:val="left"/>
      <w:pPr>
        <w:tabs>
          <w:tab w:val="num" w:pos="2880"/>
        </w:tabs>
        <w:ind w:left="2880" w:hanging="360"/>
      </w:pPr>
      <w:rPr>
        <w:rFonts w:ascii="Wingdings" w:hAnsi="Wingdings" w:hint="default"/>
        <w:sz w:val="20"/>
      </w:rPr>
    </w:lvl>
    <w:lvl w:ilvl="4" w:tentative="1">
      <w:start w:val="0"/>
      <w:numFmt w:val="bullet"/>
      <w:lvlText w:val=""/>
      <w:lvlJc w:val="left"/>
      <w:pPr>
        <w:tabs>
          <w:tab w:val="num" w:pos="3600"/>
        </w:tabs>
        <w:ind w:left="3600" w:hanging="360"/>
      </w:pPr>
      <w:rPr>
        <w:rFonts w:ascii="Wingdings" w:hAnsi="Wingdings" w:hint="default"/>
        <w:sz w:val="20"/>
      </w:rPr>
    </w:lvl>
    <w:lvl w:ilvl="5" w:tentative="1">
      <w:start w:val="0"/>
      <w:numFmt w:val="bullet"/>
      <w:lvlText w:val=""/>
      <w:lvlJc w:val="left"/>
      <w:pPr>
        <w:tabs>
          <w:tab w:val="num" w:pos="4320"/>
        </w:tabs>
        <w:ind w:left="4320" w:hanging="360"/>
      </w:pPr>
      <w:rPr>
        <w:rFonts w:ascii="Wingdings" w:hAnsi="Wingdings" w:hint="default"/>
        <w:sz w:val="20"/>
      </w:rPr>
    </w:lvl>
    <w:lvl w:ilvl="6" w:tentative="1">
      <w:start w:val="0"/>
      <w:numFmt w:val="bullet"/>
      <w:lvlText w:val=""/>
      <w:lvlJc w:val="left"/>
      <w:pPr>
        <w:tabs>
          <w:tab w:val="num" w:pos="5040"/>
        </w:tabs>
        <w:ind w:left="5040" w:hanging="360"/>
      </w:pPr>
      <w:rPr>
        <w:rFonts w:ascii="Wingdings" w:hAnsi="Wingdings" w:hint="default"/>
        <w:sz w:val="20"/>
      </w:rPr>
    </w:lvl>
    <w:lvl w:ilvl="7" w:tentative="1">
      <w:start w:val="0"/>
      <w:numFmt w:val="bullet"/>
      <w:lvlText w:val=""/>
      <w:lvlJc w:val="left"/>
      <w:pPr>
        <w:tabs>
          <w:tab w:val="num" w:pos="5760"/>
        </w:tabs>
        <w:ind w:left="5760" w:hanging="360"/>
      </w:pPr>
      <w:rPr>
        <w:rFonts w:ascii="Wingdings" w:hAnsi="Wingdings" w:hint="default"/>
        <w:sz w:val="20"/>
      </w:rPr>
    </w:lvl>
    <w:lvl w:ilvl="8" w:tentative="1">
      <w:start w:val="0"/>
      <w:numFmt w:val="bullet"/>
      <w:lvlText w:val=""/>
      <w:lvlJc w:val="left"/>
      <w:pPr>
        <w:tabs>
          <w:tab w:val="num" w:pos="6480"/>
        </w:tabs>
        <w:ind w:left="6480" w:hanging="360"/>
      </w:pPr>
      <w:rPr>
        <w:rFonts w:ascii="Wingdings" w:hAnsi="Wingdings" w:hint="default"/>
        <w:sz w:val="20"/>
      </w:rPr>
    </w:lvl>
  </w:abstractNum>
  <w:abstractNum w:abstractNumId="36">
    <w:nsid w:val="35886084"/>
    <w:multiLevelType w:val="multilevel"/>
    <w:tmpl w:val="FEF6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62F798A"/>
    <w:multiLevelType w:val="multilevel"/>
    <w:tmpl w:val="CB38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76268F8"/>
    <w:multiLevelType w:val="multilevel"/>
    <w:tmpl w:val="8B94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A8715BC"/>
    <w:multiLevelType w:val="multilevel"/>
    <w:tmpl w:val="07C2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C8E561D"/>
    <w:multiLevelType w:val="multilevel"/>
    <w:tmpl w:val="B36A7EA6"/>
    <w:lvl w:ilvl="0">
      <w:start w:val="1"/>
      <w:numFmt w:val="bullet"/>
      <w:lvlText w:val=""/>
      <w:lvlJc w:val="left"/>
      <w:pPr>
        <w:tabs>
          <w:tab w:val="num" w:pos="720"/>
        </w:tabs>
        <w:ind w:left="720" w:hanging="360"/>
      </w:pPr>
      <w:rPr>
        <w:rFonts w:ascii="Symbol" w:hAnsi="Symbol" w:hint="default"/>
        <w:sz w:val="20"/>
      </w:rPr>
    </w:lvl>
    <w:lvl w:ilvl="1" w:tentative="1">
      <w:start w:val="0"/>
      <w:numFmt w:val="bullet"/>
      <w:lvlText w:val="o"/>
      <w:lvlJc w:val="left"/>
      <w:pPr>
        <w:tabs>
          <w:tab w:val="num" w:pos="1440"/>
        </w:tabs>
        <w:ind w:left="1440" w:hanging="360"/>
      </w:pPr>
      <w:rPr>
        <w:rFonts w:ascii="Courier New" w:hAnsi="Courier New" w:hint="default"/>
        <w:sz w:val="20"/>
      </w:rPr>
    </w:lvl>
    <w:lvl w:ilvl="2" w:tentative="1">
      <w:start w:val="0"/>
      <w:numFmt w:val="bullet"/>
      <w:lvlText w:val=""/>
      <w:lvlJc w:val="left"/>
      <w:pPr>
        <w:tabs>
          <w:tab w:val="num" w:pos="2160"/>
        </w:tabs>
        <w:ind w:left="2160" w:hanging="360"/>
      </w:pPr>
      <w:rPr>
        <w:rFonts w:ascii="Wingdings" w:hAnsi="Wingdings" w:hint="default"/>
        <w:sz w:val="20"/>
      </w:rPr>
    </w:lvl>
    <w:lvl w:ilvl="3" w:tentative="1">
      <w:start w:val="0"/>
      <w:numFmt w:val="bullet"/>
      <w:lvlText w:val=""/>
      <w:lvlJc w:val="left"/>
      <w:pPr>
        <w:tabs>
          <w:tab w:val="num" w:pos="2880"/>
        </w:tabs>
        <w:ind w:left="2880" w:hanging="360"/>
      </w:pPr>
      <w:rPr>
        <w:rFonts w:ascii="Wingdings" w:hAnsi="Wingdings" w:hint="default"/>
        <w:sz w:val="20"/>
      </w:rPr>
    </w:lvl>
    <w:lvl w:ilvl="4" w:tentative="1">
      <w:start w:val="0"/>
      <w:numFmt w:val="bullet"/>
      <w:lvlText w:val=""/>
      <w:lvlJc w:val="left"/>
      <w:pPr>
        <w:tabs>
          <w:tab w:val="num" w:pos="3600"/>
        </w:tabs>
        <w:ind w:left="3600" w:hanging="360"/>
      </w:pPr>
      <w:rPr>
        <w:rFonts w:ascii="Wingdings" w:hAnsi="Wingdings" w:hint="default"/>
        <w:sz w:val="20"/>
      </w:rPr>
    </w:lvl>
    <w:lvl w:ilvl="5" w:tentative="1">
      <w:start w:val="0"/>
      <w:numFmt w:val="bullet"/>
      <w:lvlText w:val=""/>
      <w:lvlJc w:val="left"/>
      <w:pPr>
        <w:tabs>
          <w:tab w:val="num" w:pos="4320"/>
        </w:tabs>
        <w:ind w:left="4320" w:hanging="360"/>
      </w:pPr>
      <w:rPr>
        <w:rFonts w:ascii="Wingdings" w:hAnsi="Wingdings" w:hint="default"/>
        <w:sz w:val="20"/>
      </w:rPr>
    </w:lvl>
    <w:lvl w:ilvl="6" w:tentative="1">
      <w:start w:val="0"/>
      <w:numFmt w:val="bullet"/>
      <w:lvlText w:val=""/>
      <w:lvlJc w:val="left"/>
      <w:pPr>
        <w:tabs>
          <w:tab w:val="num" w:pos="5040"/>
        </w:tabs>
        <w:ind w:left="5040" w:hanging="360"/>
      </w:pPr>
      <w:rPr>
        <w:rFonts w:ascii="Wingdings" w:hAnsi="Wingdings" w:hint="default"/>
        <w:sz w:val="20"/>
      </w:rPr>
    </w:lvl>
    <w:lvl w:ilvl="7" w:tentative="1">
      <w:start w:val="0"/>
      <w:numFmt w:val="bullet"/>
      <w:lvlText w:val=""/>
      <w:lvlJc w:val="left"/>
      <w:pPr>
        <w:tabs>
          <w:tab w:val="num" w:pos="5760"/>
        </w:tabs>
        <w:ind w:left="5760" w:hanging="360"/>
      </w:pPr>
      <w:rPr>
        <w:rFonts w:ascii="Wingdings" w:hAnsi="Wingdings" w:hint="default"/>
        <w:sz w:val="20"/>
      </w:rPr>
    </w:lvl>
    <w:lvl w:ilvl="8" w:tentative="1">
      <w:start w:val="0"/>
      <w:numFmt w:val="bullet"/>
      <w:lvlText w:val=""/>
      <w:lvlJc w:val="left"/>
      <w:pPr>
        <w:tabs>
          <w:tab w:val="num" w:pos="6480"/>
        </w:tabs>
        <w:ind w:left="6480" w:hanging="360"/>
      </w:pPr>
      <w:rPr>
        <w:rFonts w:ascii="Wingdings" w:hAnsi="Wingdings" w:hint="default"/>
        <w:sz w:val="20"/>
      </w:rPr>
    </w:lvl>
  </w:abstractNum>
  <w:abstractNum w:abstractNumId="41">
    <w:nsid w:val="3ED53482"/>
    <w:multiLevelType w:val="multilevel"/>
    <w:tmpl w:val="4FEE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06225E1"/>
    <w:multiLevelType w:val="multilevel"/>
    <w:tmpl w:val="E474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07038BC"/>
    <w:multiLevelType w:val="multilevel"/>
    <w:tmpl w:val="88BA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0C05223"/>
    <w:multiLevelType w:val="multilevel"/>
    <w:tmpl w:val="B9D0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0C632E8"/>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6">
    <w:nsid w:val="40D62425"/>
    <w:multiLevelType w:val="hybridMultilevel"/>
    <w:tmpl w:val="A9521B1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7">
    <w:nsid w:val="41A7659F"/>
    <w:multiLevelType w:val="multilevel"/>
    <w:tmpl w:val="C1AE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45C4063"/>
    <w:multiLevelType w:val="multilevel"/>
    <w:tmpl w:val="A852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6CC4391"/>
    <w:multiLevelType w:val="multilevel"/>
    <w:tmpl w:val="CAEE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8D6777F"/>
    <w:multiLevelType w:val="multilevel"/>
    <w:tmpl w:val="3EA0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9AB572C"/>
    <w:multiLevelType w:val="multilevel"/>
    <w:tmpl w:val="EA24EF58"/>
    <w:lvl w:ilvl="0">
      <w:start w:val="1"/>
      <w:numFmt w:val="bullet"/>
      <w:lvlText w:val=""/>
      <w:lvlJc w:val="left"/>
      <w:pPr>
        <w:tabs>
          <w:tab w:val="num" w:pos="720"/>
        </w:tabs>
        <w:ind w:left="720" w:hanging="360"/>
      </w:pPr>
      <w:rPr>
        <w:rFonts w:ascii="Symbol" w:hAnsi="Symbol" w:hint="default"/>
        <w:sz w:val="20"/>
      </w:rPr>
    </w:lvl>
    <w:lvl w:ilvl="1" w:tentative="1">
      <w:start w:val="0"/>
      <w:numFmt w:val="bullet"/>
      <w:lvlText w:val="o"/>
      <w:lvlJc w:val="left"/>
      <w:pPr>
        <w:tabs>
          <w:tab w:val="num" w:pos="1440"/>
        </w:tabs>
        <w:ind w:left="1440" w:hanging="360"/>
      </w:pPr>
      <w:rPr>
        <w:rFonts w:ascii="Courier New" w:hAnsi="Courier New" w:hint="default"/>
        <w:sz w:val="20"/>
      </w:rPr>
    </w:lvl>
    <w:lvl w:ilvl="2" w:tentative="1">
      <w:start w:val="0"/>
      <w:numFmt w:val="bullet"/>
      <w:lvlText w:val=""/>
      <w:lvlJc w:val="left"/>
      <w:pPr>
        <w:tabs>
          <w:tab w:val="num" w:pos="2160"/>
        </w:tabs>
        <w:ind w:left="2160" w:hanging="360"/>
      </w:pPr>
      <w:rPr>
        <w:rFonts w:ascii="Wingdings" w:hAnsi="Wingdings" w:hint="default"/>
        <w:sz w:val="20"/>
      </w:rPr>
    </w:lvl>
    <w:lvl w:ilvl="3" w:tentative="1">
      <w:start w:val="0"/>
      <w:numFmt w:val="bullet"/>
      <w:lvlText w:val=""/>
      <w:lvlJc w:val="left"/>
      <w:pPr>
        <w:tabs>
          <w:tab w:val="num" w:pos="2880"/>
        </w:tabs>
        <w:ind w:left="2880" w:hanging="360"/>
      </w:pPr>
      <w:rPr>
        <w:rFonts w:ascii="Wingdings" w:hAnsi="Wingdings" w:hint="default"/>
        <w:sz w:val="20"/>
      </w:rPr>
    </w:lvl>
    <w:lvl w:ilvl="4" w:tentative="1">
      <w:start w:val="0"/>
      <w:numFmt w:val="bullet"/>
      <w:lvlText w:val=""/>
      <w:lvlJc w:val="left"/>
      <w:pPr>
        <w:tabs>
          <w:tab w:val="num" w:pos="3600"/>
        </w:tabs>
        <w:ind w:left="3600" w:hanging="360"/>
      </w:pPr>
      <w:rPr>
        <w:rFonts w:ascii="Wingdings" w:hAnsi="Wingdings" w:hint="default"/>
        <w:sz w:val="20"/>
      </w:rPr>
    </w:lvl>
    <w:lvl w:ilvl="5" w:tentative="1">
      <w:start w:val="0"/>
      <w:numFmt w:val="bullet"/>
      <w:lvlText w:val=""/>
      <w:lvlJc w:val="left"/>
      <w:pPr>
        <w:tabs>
          <w:tab w:val="num" w:pos="4320"/>
        </w:tabs>
        <w:ind w:left="4320" w:hanging="360"/>
      </w:pPr>
      <w:rPr>
        <w:rFonts w:ascii="Wingdings" w:hAnsi="Wingdings" w:hint="default"/>
        <w:sz w:val="20"/>
      </w:rPr>
    </w:lvl>
    <w:lvl w:ilvl="6" w:tentative="1">
      <w:start w:val="0"/>
      <w:numFmt w:val="bullet"/>
      <w:lvlText w:val=""/>
      <w:lvlJc w:val="left"/>
      <w:pPr>
        <w:tabs>
          <w:tab w:val="num" w:pos="5040"/>
        </w:tabs>
        <w:ind w:left="5040" w:hanging="360"/>
      </w:pPr>
      <w:rPr>
        <w:rFonts w:ascii="Wingdings" w:hAnsi="Wingdings" w:hint="default"/>
        <w:sz w:val="20"/>
      </w:rPr>
    </w:lvl>
    <w:lvl w:ilvl="7" w:tentative="1">
      <w:start w:val="0"/>
      <w:numFmt w:val="bullet"/>
      <w:lvlText w:val=""/>
      <w:lvlJc w:val="left"/>
      <w:pPr>
        <w:tabs>
          <w:tab w:val="num" w:pos="5760"/>
        </w:tabs>
        <w:ind w:left="5760" w:hanging="360"/>
      </w:pPr>
      <w:rPr>
        <w:rFonts w:ascii="Wingdings" w:hAnsi="Wingdings" w:hint="default"/>
        <w:sz w:val="20"/>
      </w:rPr>
    </w:lvl>
    <w:lvl w:ilvl="8" w:tentative="1">
      <w:start w:val="0"/>
      <w:numFmt w:val="bullet"/>
      <w:lvlText w:val=""/>
      <w:lvlJc w:val="left"/>
      <w:pPr>
        <w:tabs>
          <w:tab w:val="num" w:pos="6480"/>
        </w:tabs>
        <w:ind w:left="6480" w:hanging="360"/>
      </w:pPr>
      <w:rPr>
        <w:rFonts w:ascii="Wingdings" w:hAnsi="Wingdings" w:hint="default"/>
        <w:sz w:val="20"/>
      </w:rPr>
    </w:lvl>
  </w:abstractNum>
  <w:abstractNum w:abstractNumId="52">
    <w:nsid w:val="4AFB4A6B"/>
    <w:multiLevelType w:val="multilevel"/>
    <w:tmpl w:val="6984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BB23D31"/>
    <w:multiLevelType w:val="multilevel"/>
    <w:tmpl w:val="9C76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BD501A0"/>
    <w:multiLevelType w:val="hybridMultilevel"/>
    <w:tmpl w:val="DFE60B56"/>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5">
    <w:nsid w:val="4F7D3D02"/>
    <w:multiLevelType w:val="hybridMultilevel"/>
    <w:tmpl w:val="548A8D30"/>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56">
    <w:nsid w:val="51ED26AB"/>
    <w:multiLevelType w:val="multilevel"/>
    <w:tmpl w:val="3C32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20A7DEC"/>
    <w:multiLevelType w:val="multilevel"/>
    <w:tmpl w:val="598CE2A6"/>
    <w:lvl w:ilvl="0">
      <w:start w:val="1"/>
      <w:numFmt w:val="bullet"/>
      <w:lvlText w:val=""/>
      <w:lvlJc w:val="left"/>
      <w:pPr>
        <w:tabs>
          <w:tab w:val="num" w:pos="720"/>
        </w:tabs>
        <w:ind w:left="720" w:hanging="360"/>
      </w:pPr>
      <w:rPr>
        <w:rFonts w:ascii="Symbol" w:hAnsi="Symbol" w:hint="default"/>
        <w:sz w:val="20"/>
      </w:rPr>
    </w:lvl>
    <w:lvl w:ilvl="1" w:tentative="1">
      <w:start w:val="0"/>
      <w:numFmt w:val="bullet"/>
      <w:lvlText w:val="o"/>
      <w:lvlJc w:val="left"/>
      <w:pPr>
        <w:tabs>
          <w:tab w:val="num" w:pos="1440"/>
        </w:tabs>
        <w:ind w:left="1440" w:hanging="360"/>
      </w:pPr>
      <w:rPr>
        <w:rFonts w:ascii="Courier New" w:hAnsi="Courier New" w:hint="default"/>
        <w:sz w:val="20"/>
      </w:rPr>
    </w:lvl>
    <w:lvl w:ilvl="2" w:tentative="1">
      <w:start w:val="0"/>
      <w:numFmt w:val="bullet"/>
      <w:lvlText w:val=""/>
      <w:lvlJc w:val="left"/>
      <w:pPr>
        <w:tabs>
          <w:tab w:val="num" w:pos="2160"/>
        </w:tabs>
        <w:ind w:left="2160" w:hanging="360"/>
      </w:pPr>
      <w:rPr>
        <w:rFonts w:ascii="Wingdings" w:hAnsi="Wingdings" w:hint="default"/>
        <w:sz w:val="20"/>
      </w:rPr>
    </w:lvl>
    <w:lvl w:ilvl="3" w:tentative="1">
      <w:start w:val="0"/>
      <w:numFmt w:val="bullet"/>
      <w:lvlText w:val=""/>
      <w:lvlJc w:val="left"/>
      <w:pPr>
        <w:tabs>
          <w:tab w:val="num" w:pos="2880"/>
        </w:tabs>
        <w:ind w:left="2880" w:hanging="360"/>
      </w:pPr>
      <w:rPr>
        <w:rFonts w:ascii="Wingdings" w:hAnsi="Wingdings" w:hint="default"/>
        <w:sz w:val="20"/>
      </w:rPr>
    </w:lvl>
    <w:lvl w:ilvl="4" w:tentative="1">
      <w:start w:val="0"/>
      <w:numFmt w:val="bullet"/>
      <w:lvlText w:val=""/>
      <w:lvlJc w:val="left"/>
      <w:pPr>
        <w:tabs>
          <w:tab w:val="num" w:pos="3600"/>
        </w:tabs>
        <w:ind w:left="3600" w:hanging="360"/>
      </w:pPr>
      <w:rPr>
        <w:rFonts w:ascii="Wingdings" w:hAnsi="Wingdings" w:hint="default"/>
        <w:sz w:val="20"/>
      </w:rPr>
    </w:lvl>
    <w:lvl w:ilvl="5" w:tentative="1">
      <w:start w:val="0"/>
      <w:numFmt w:val="bullet"/>
      <w:lvlText w:val=""/>
      <w:lvlJc w:val="left"/>
      <w:pPr>
        <w:tabs>
          <w:tab w:val="num" w:pos="4320"/>
        </w:tabs>
        <w:ind w:left="4320" w:hanging="360"/>
      </w:pPr>
      <w:rPr>
        <w:rFonts w:ascii="Wingdings" w:hAnsi="Wingdings" w:hint="default"/>
        <w:sz w:val="20"/>
      </w:rPr>
    </w:lvl>
    <w:lvl w:ilvl="6" w:tentative="1">
      <w:start w:val="0"/>
      <w:numFmt w:val="bullet"/>
      <w:lvlText w:val=""/>
      <w:lvlJc w:val="left"/>
      <w:pPr>
        <w:tabs>
          <w:tab w:val="num" w:pos="5040"/>
        </w:tabs>
        <w:ind w:left="5040" w:hanging="360"/>
      </w:pPr>
      <w:rPr>
        <w:rFonts w:ascii="Wingdings" w:hAnsi="Wingdings" w:hint="default"/>
        <w:sz w:val="20"/>
      </w:rPr>
    </w:lvl>
    <w:lvl w:ilvl="7" w:tentative="1">
      <w:start w:val="0"/>
      <w:numFmt w:val="bullet"/>
      <w:lvlText w:val=""/>
      <w:lvlJc w:val="left"/>
      <w:pPr>
        <w:tabs>
          <w:tab w:val="num" w:pos="5760"/>
        </w:tabs>
        <w:ind w:left="5760" w:hanging="360"/>
      </w:pPr>
      <w:rPr>
        <w:rFonts w:ascii="Wingdings" w:hAnsi="Wingdings" w:hint="default"/>
        <w:sz w:val="20"/>
      </w:rPr>
    </w:lvl>
    <w:lvl w:ilvl="8" w:tentative="1">
      <w:start w:val="0"/>
      <w:numFmt w:val="bullet"/>
      <w:lvlText w:val=""/>
      <w:lvlJc w:val="left"/>
      <w:pPr>
        <w:tabs>
          <w:tab w:val="num" w:pos="6480"/>
        </w:tabs>
        <w:ind w:left="6480" w:hanging="360"/>
      </w:pPr>
      <w:rPr>
        <w:rFonts w:ascii="Wingdings" w:hAnsi="Wingdings" w:hint="default"/>
        <w:sz w:val="20"/>
      </w:rPr>
    </w:lvl>
  </w:abstractNum>
  <w:abstractNum w:abstractNumId="58">
    <w:nsid w:val="58102ECA"/>
    <w:multiLevelType w:val="multilevel"/>
    <w:tmpl w:val="8C6A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9E156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nsid w:val="5A2D4B0F"/>
    <w:multiLevelType w:val="multilevel"/>
    <w:tmpl w:val="7E66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EF36919"/>
    <w:multiLevelType w:val="multilevel"/>
    <w:tmpl w:val="743C94E4"/>
    <w:lvl w:ilvl="0">
      <w:start w:val="1"/>
      <w:numFmt w:val="bullet"/>
      <w:lvlText w:val=""/>
      <w:lvlJc w:val="left"/>
      <w:pPr>
        <w:tabs>
          <w:tab w:val="num" w:pos="720"/>
        </w:tabs>
        <w:ind w:left="720" w:hanging="360"/>
      </w:pPr>
      <w:rPr>
        <w:rFonts w:ascii="Symbol" w:hAnsi="Symbol" w:hint="default"/>
        <w:sz w:val="20"/>
      </w:rPr>
    </w:lvl>
    <w:lvl w:ilvl="1" w:tentative="1">
      <w:start w:val="0"/>
      <w:numFmt w:val="bullet"/>
      <w:lvlText w:val="o"/>
      <w:lvlJc w:val="left"/>
      <w:pPr>
        <w:tabs>
          <w:tab w:val="num" w:pos="1440"/>
        </w:tabs>
        <w:ind w:left="1440" w:hanging="360"/>
      </w:pPr>
      <w:rPr>
        <w:rFonts w:ascii="Courier New" w:hAnsi="Courier New" w:hint="default"/>
        <w:sz w:val="20"/>
      </w:rPr>
    </w:lvl>
    <w:lvl w:ilvl="2" w:tentative="1">
      <w:start w:val="0"/>
      <w:numFmt w:val="bullet"/>
      <w:lvlText w:val=""/>
      <w:lvlJc w:val="left"/>
      <w:pPr>
        <w:tabs>
          <w:tab w:val="num" w:pos="2160"/>
        </w:tabs>
        <w:ind w:left="2160" w:hanging="360"/>
      </w:pPr>
      <w:rPr>
        <w:rFonts w:ascii="Wingdings" w:hAnsi="Wingdings" w:hint="default"/>
        <w:sz w:val="20"/>
      </w:rPr>
    </w:lvl>
    <w:lvl w:ilvl="3" w:tentative="1">
      <w:start w:val="0"/>
      <w:numFmt w:val="bullet"/>
      <w:lvlText w:val=""/>
      <w:lvlJc w:val="left"/>
      <w:pPr>
        <w:tabs>
          <w:tab w:val="num" w:pos="2880"/>
        </w:tabs>
        <w:ind w:left="2880" w:hanging="360"/>
      </w:pPr>
      <w:rPr>
        <w:rFonts w:ascii="Wingdings" w:hAnsi="Wingdings" w:hint="default"/>
        <w:sz w:val="20"/>
      </w:rPr>
    </w:lvl>
    <w:lvl w:ilvl="4" w:tentative="1">
      <w:start w:val="0"/>
      <w:numFmt w:val="bullet"/>
      <w:lvlText w:val=""/>
      <w:lvlJc w:val="left"/>
      <w:pPr>
        <w:tabs>
          <w:tab w:val="num" w:pos="3600"/>
        </w:tabs>
        <w:ind w:left="3600" w:hanging="360"/>
      </w:pPr>
      <w:rPr>
        <w:rFonts w:ascii="Wingdings" w:hAnsi="Wingdings" w:hint="default"/>
        <w:sz w:val="20"/>
      </w:rPr>
    </w:lvl>
    <w:lvl w:ilvl="5" w:tentative="1">
      <w:start w:val="0"/>
      <w:numFmt w:val="bullet"/>
      <w:lvlText w:val=""/>
      <w:lvlJc w:val="left"/>
      <w:pPr>
        <w:tabs>
          <w:tab w:val="num" w:pos="4320"/>
        </w:tabs>
        <w:ind w:left="4320" w:hanging="360"/>
      </w:pPr>
      <w:rPr>
        <w:rFonts w:ascii="Wingdings" w:hAnsi="Wingdings" w:hint="default"/>
        <w:sz w:val="20"/>
      </w:rPr>
    </w:lvl>
    <w:lvl w:ilvl="6" w:tentative="1">
      <w:start w:val="0"/>
      <w:numFmt w:val="bullet"/>
      <w:lvlText w:val=""/>
      <w:lvlJc w:val="left"/>
      <w:pPr>
        <w:tabs>
          <w:tab w:val="num" w:pos="5040"/>
        </w:tabs>
        <w:ind w:left="5040" w:hanging="360"/>
      </w:pPr>
      <w:rPr>
        <w:rFonts w:ascii="Wingdings" w:hAnsi="Wingdings" w:hint="default"/>
        <w:sz w:val="20"/>
      </w:rPr>
    </w:lvl>
    <w:lvl w:ilvl="7" w:tentative="1">
      <w:start w:val="0"/>
      <w:numFmt w:val="bullet"/>
      <w:lvlText w:val=""/>
      <w:lvlJc w:val="left"/>
      <w:pPr>
        <w:tabs>
          <w:tab w:val="num" w:pos="5760"/>
        </w:tabs>
        <w:ind w:left="5760" w:hanging="360"/>
      </w:pPr>
      <w:rPr>
        <w:rFonts w:ascii="Wingdings" w:hAnsi="Wingdings" w:hint="default"/>
        <w:sz w:val="20"/>
      </w:rPr>
    </w:lvl>
    <w:lvl w:ilvl="8" w:tentative="1">
      <w:start w:val="0"/>
      <w:numFmt w:val="bullet"/>
      <w:lvlText w:val=""/>
      <w:lvlJc w:val="left"/>
      <w:pPr>
        <w:tabs>
          <w:tab w:val="num" w:pos="6480"/>
        </w:tabs>
        <w:ind w:left="6480" w:hanging="360"/>
      </w:pPr>
      <w:rPr>
        <w:rFonts w:ascii="Wingdings" w:hAnsi="Wingdings" w:hint="default"/>
        <w:sz w:val="20"/>
      </w:rPr>
    </w:lvl>
  </w:abstractNum>
  <w:abstractNum w:abstractNumId="62">
    <w:nsid w:val="5F94061E"/>
    <w:multiLevelType w:val="multilevel"/>
    <w:tmpl w:val="CCB60C6C"/>
    <w:lvl w:ilvl="0">
      <w:start w:val="1"/>
      <w:numFmt w:val="bullet"/>
      <w:lvlText w:val=""/>
      <w:lvlJc w:val="left"/>
      <w:pPr>
        <w:tabs>
          <w:tab w:val="num" w:pos="720"/>
        </w:tabs>
        <w:ind w:left="720" w:hanging="360"/>
      </w:pPr>
      <w:rPr>
        <w:rFonts w:ascii="Symbol" w:hAnsi="Symbol" w:hint="default"/>
        <w:sz w:val="20"/>
      </w:rPr>
    </w:lvl>
    <w:lvl w:ilvl="1" w:tentative="1">
      <w:start w:val="0"/>
      <w:numFmt w:val="bullet"/>
      <w:lvlText w:val="o"/>
      <w:lvlJc w:val="left"/>
      <w:pPr>
        <w:tabs>
          <w:tab w:val="num" w:pos="1440"/>
        </w:tabs>
        <w:ind w:left="1440" w:hanging="360"/>
      </w:pPr>
      <w:rPr>
        <w:rFonts w:ascii="Courier New" w:hAnsi="Courier New" w:hint="default"/>
        <w:sz w:val="20"/>
      </w:rPr>
    </w:lvl>
    <w:lvl w:ilvl="2" w:tentative="1">
      <w:start w:val="0"/>
      <w:numFmt w:val="bullet"/>
      <w:lvlText w:val=""/>
      <w:lvlJc w:val="left"/>
      <w:pPr>
        <w:tabs>
          <w:tab w:val="num" w:pos="2160"/>
        </w:tabs>
        <w:ind w:left="2160" w:hanging="360"/>
      </w:pPr>
      <w:rPr>
        <w:rFonts w:ascii="Wingdings" w:hAnsi="Wingdings" w:hint="default"/>
        <w:sz w:val="20"/>
      </w:rPr>
    </w:lvl>
    <w:lvl w:ilvl="3" w:tentative="1">
      <w:start w:val="0"/>
      <w:numFmt w:val="bullet"/>
      <w:lvlText w:val=""/>
      <w:lvlJc w:val="left"/>
      <w:pPr>
        <w:tabs>
          <w:tab w:val="num" w:pos="2880"/>
        </w:tabs>
        <w:ind w:left="2880" w:hanging="360"/>
      </w:pPr>
      <w:rPr>
        <w:rFonts w:ascii="Wingdings" w:hAnsi="Wingdings" w:hint="default"/>
        <w:sz w:val="20"/>
      </w:rPr>
    </w:lvl>
    <w:lvl w:ilvl="4" w:tentative="1">
      <w:start w:val="0"/>
      <w:numFmt w:val="bullet"/>
      <w:lvlText w:val=""/>
      <w:lvlJc w:val="left"/>
      <w:pPr>
        <w:tabs>
          <w:tab w:val="num" w:pos="3600"/>
        </w:tabs>
        <w:ind w:left="3600" w:hanging="360"/>
      </w:pPr>
      <w:rPr>
        <w:rFonts w:ascii="Wingdings" w:hAnsi="Wingdings" w:hint="default"/>
        <w:sz w:val="20"/>
      </w:rPr>
    </w:lvl>
    <w:lvl w:ilvl="5" w:tentative="1">
      <w:start w:val="0"/>
      <w:numFmt w:val="bullet"/>
      <w:lvlText w:val=""/>
      <w:lvlJc w:val="left"/>
      <w:pPr>
        <w:tabs>
          <w:tab w:val="num" w:pos="4320"/>
        </w:tabs>
        <w:ind w:left="4320" w:hanging="360"/>
      </w:pPr>
      <w:rPr>
        <w:rFonts w:ascii="Wingdings" w:hAnsi="Wingdings" w:hint="default"/>
        <w:sz w:val="20"/>
      </w:rPr>
    </w:lvl>
    <w:lvl w:ilvl="6" w:tentative="1">
      <w:start w:val="0"/>
      <w:numFmt w:val="bullet"/>
      <w:lvlText w:val=""/>
      <w:lvlJc w:val="left"/>
      <w:pPr>
        <w:tabs>
          <w:tab w:val="num" w:pos="5040"/>
        </w:tabs>
        <w:ind w:left="5040" w:hanging="360"/>
      </w:pPr>
      <w:rPr>
        <w:rFonts w:ascii="Wingdings" w:hAnsi="Wingdings" w:hint="default"/>
        <w:sz w:val="20"/>
      </w:rPr>
    </w:lvl>
    <w:lvl w:ilvl="7" w:tentative="1">
      <w:start w:val="0"/>
      <w:numFmt w:val="bullet"/>
      <w:lvlText w:val=""/>
      <w:lvlJc w:val="left"/>
      <w:pPr>
        <w:tabs>
          <w:tab w:val="num" w:pos="5760"/>
        </w:tabs>
        <w:ind w:left="5760" w:hanging="360"/>
      </w:pPr>
      <w:rPr>
        <w:rFonts w:ascii="Wingdings" w:hAnsi="Wingdings" w:hint="default"/>
        <w:sz w:val="20"/>
      </w:rPr>
    </w:lvl>
    <w:lvl w:ilvl="8" w:tentative="1">
      <w:start w:val="0"/>
      <w:numFmt w:val="bullet"/>
      <w:lvlText w:val=""/>
      <w:lvlJc w:val="left"/>
      <w:pPr>
        <w:tabs>
          <w:tab w:val="num" w:pos="6480"/>
        </w:tabs>
        <w:ind w:left="6480" w:hanging="360"/>
      </w:pPr>
      <w:rPr>
        <w:rFonts w:ascii="Wingdings" w:hAnsi="Wingdings" w:hint="default"/>
        <w:sz w:val="20"/>
      </w:rPr>
    </w:lvl>
  </w:abstractNum>
  <w:abstractNum w:abstractNumId="63">
    <w:nsid w:val="60F67B88"/>
    <w:multiLevelType w:val="multilevel"/>
    <w:tmpl w:val="A504045E"/>
    <w:lvl w:ilvl="0">
      <w:start w:val="1"/>
      <w:numFmt w:val="bullet"/>
      <w:lvlText w:val=""/>
      <w:lvlJc w:val="left"/>
      <w:pPr>
        <w:tabs>
          <w:tab w:val="num" w:pos="720"/>
        </w:tabs>
        <w:ind w:left="720" w:hanging="360"/>
      </w:pPr>
      <w:rPr>
        <w:rFonts w:ascii="Symbol" w:hAnsi="Symbol" w:hint="default"/>
        <w:sz w:val="20"/>
      </w:rPr>
    </w:lvl>
    <w:lvl w:ilvl="1" w:tentative="1">
      <w:start w:val="0"/>
      <w:numFmt w:val="bullet"/>
      <w:lvlText w:val="o"/>
      <w:lvlJc w:val="left"/>
      <w:pPr>
        <w:tabs>
          <w:tab w:val="num" w:pos="1440"/>
        </w:tabs>
        <w:ind w:left="1440" w:hanging="360"/>
      </w:pPr>
      <w:rPr>
        <w:rFonts w:ascii="Courier New" w:hAnsi="Courier New" w:hint="default"/>
        <w:sz w:val="20"/>
      </w:rPr>
    </w:lvl>
    <w:lvl w:ilvl="2" w:tentative="1">
      <w:start w:val="0"/>
      <w:numFmt w:val="bullet"/>
      <w:lvlText w:val=""/>
      <w:lvlJc w:val="left"/>
      <w:pPr>
        <w:tabs>
          <w:tab w:val="num" w:pos="2160"/>
        </w:tabs>
        <w:ind w:left="2160" w:hanging="360"/>
      </w:pPr>
      <w:rPr>
        <w:rFonts w:ascii="Wingdings" w:hAnsi="Wingdings" w:hint="default"/>
        <w:sz w:val="20"/>
      </w:rPr>
    </w:lvl>
    <w:lvl w:ilvl="3" w:tentative="1">
      <w:start w:val="0"/>
      <w:numFmt w:val="bullet"/>
      <w:lvlText w:val=""/>
      <w:lvlJc w:val="left"/>
      <w:pPr>
        <w:tabs>
          <w:tab w:val="num" w:pos="2880"/>
        </w:tabs>
        <w:ind w:left="2880" w:hanging="360"/>
      </w:pPr>
      <w:rPr>
        <w:rFonts w:ascii="Wingdings" w:hAnsi="Wingdings" w:hint="default"/>
        <w:sz w:val="20"/>
      </w:rPr>
    </w:lvl>
    <w:lvl w:ilvl="4" w:tentative="1">
      <w:start w:val="0"/>
      <w:numFmt w:val="bullet"/>
      <w:lvlText w:val=""/>
      <w:lvlJc w:val="left"/>
      <w:pPr>
        <w:tabs>
          <w:tab w:val="num" w:pos="3600"/>
        </w:tabs>
        <w:ind w:left="3600" w:hanging="360"/>
      </w:pPr>
      <w:rPr>
        <w:rFonts w:ascii="Wingdings" w:hAnsi="Wingdings" w:hint="default"/>
        <w:sz w:val="20"/>
      </w:rPr>
    </w:lvl>
    <w:lvl w:ilvl="5" w:tentative="1">
      <w:start w:val="0"/>
      <w:numFmt w:val="bullet"/>
      <w:lvlText w:val=""/>
      <w:lvlJc w:val="left"/>
      <w:pPr>
        <w:tabs>
          <w:tab w:val="num" w:pos="4320"/>
        </w:tabs>
        <w:ind w:left="4320" w:hanging="360"/>
      </w:pPr>
      <w:rPr>
        <w:rFonts w:ascii="Wingdings" w:hAnsi="Wingdings" w:hint="default"/>
        <w:sz w:val="20"/>
      </w:rPr>
    </w:lvl>
    <w:lvl w:ilvl="6" w:tentative="1">
      <w:start w:val="0"/>
      <w:numFmt w:val="bullet"/>
      <w:lvlText w:val=""/>
      <w:lvlJc w:val="left"/>
      <w:pPr>
        <w:tabs>
          <w:tab w:val="num" w:pos="5040"/>
        </w:tabs>
        <w:ind w:left="5040" w:hanging="360"/>
      </w:pPr>
      <w:rPr>
        <w:rFonts w:ascii="Wingdings" w:hAnsi="Wingdings" w:hint="default"/>
        <w:sz w:val="20"/>
      </w:rPr>
    </w:lvl>
    <w:lvl w:ilvl="7" w:tentative="1">
      <w:start w:val="0"/>
      <w:numFmt w:val="bullet"/>
      <w:lvlText w:val=""/>
      <w:lvlJc w:val="left"/>
      <w:pPr>
        <w:tabs>
          <w:tab w:val="num" w:pos="5760"/>
        </w:tabs>
        <w:ind w:left="5760" w:hanging="360"/>
      </w:pPr>
      <w:rPr>
        <w:rFonts w:ascii="Wingdings" w:hAnsi="Wingdings" w:hint="default"/>
        <w:sz w:val="20"/>
      </w:rPr>
    </w:lvl>
    <w:lvl w:ilvl="8" w:tentative="1">
      <w:start w:val="0"/>
      <w:numFmt w:val="bullet"/>
      <w:lvlText w:val=""/>
      <w:lvlJc w:val="left"/>
      <w:pPr>
        <w:tabs>
          <w:tab w:val="num" w:pos="6480"/>
        </w:tabs>
        <w:ind w:left="6480" w:hanging="360"/>
      </w:pPr>
      <w:rPr>
        <w:rFonts w:ascii="Wingdings" w:hAnsi="Wingdings" w:hint="default"/>
        <w:sz w:val="20"/>
      </w:rPr>
    </w:lvl>
  </w:abstractNum>
  <w:abstractNum w:abstractNumId="64">
    <w:nsid w:val="639633D8"/>
    <w:multiLevelType w:val="multilevel"/>
    <w:tmpl w:val="4DA0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64194E8D"/>
    <w:multiLevelType w:val="multilevel"/>
    <w:tmpl w:val="8E96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65327822"/>
    <w:multiLevelType w:val="multilevel"/>
    <w:tmpl w:val="2554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66F10769"/>
    <w:multiLevelType w:val="multilevel"/>
    <w:tmpl w:val="0010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6A4E7C3B"/>
    <w:multiLevelType w:val="multilevel"/>
    <w:tmpl w:val="5C24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6C4F50C5"/>
    <w:multiLevelType w:val="hybridMultilevel"/>
    <w:tmpl w:val="CDC0CB1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0">
    <w:nsid w:val="71616B1F"/>
    <w:multiLevelType w:val="multilevel"/>
    <w:tmpl w:val="8BE8AA6C"/>
    <w:lvl w:ilvl="0">
      <w:start w:val="1"/>
      <w:numFmt w:val="bullet"/>
      <w:lvlText w:val=""/>
      <w:lvlJc w:val="left"/>
      <w:pPr>
        <w:tabs>
          <w:tab w:val="num" w:pos="720"/>
        </w:tabs>
        <w:ind w:left="720" w:hanging="360"/>
      </w:pPr>
      <w:rPr>
        <w:rFonts w:ascii="Symbol" w:hAnsi="Symbol" w:hint="default"/>
        <w:sz w:val="20"/>
      </w:rPr>
    </w:lvl>
    <w:lvl w:ilvl="1" w:tentative="1">
      <w:start w:val="0"/>
      <w:numFmt w:val="bullet"/>
      <w:lvlText w:val="o"/>
      <w:lvlJc w:val="left"/>
      <w:pPr>
        <w:tabs>
          <w:tab w:val="num" w:pos="1440"/>
        </w:tabs>
        <w:ind w:left="1440" w:hanging="360"/>
      </w:pPr>
      <w:rPr>
        <w:rFonts w:ascii="Courier New" w:hAnsi="Courier New" w:hint="default"/>
        <w:sz w:val="20"/>
      </w:rPr>
    </w:lvl>
    <w:lvl w:ilvl="2" w:tentative="1">
      <w:start w:val="0"/>
      <w:numFmt w:val="bullet"/>
      <w:lvlText w:val=""/>
      <w:lvlJc w:val="left"/>
      <w:pPr>
        <w:tabs>
          <w:tab w:val="num" w:pos="2160"/>
        </w:tabs>
        <w:ind w:left="2160" w:hanging="360"/>
      </w:pPr>
      <w:rPr>
        <w:rFonts w:ascii="Wingdings" w:hAnsi="Wingdings" w:hint="default"/>
        <w:sz w:val="20"/>
      </w:rPr>
    </w:lvl>
    <w:lvl w:ilvl="3" w:tentative="1">
      <w:start w:val="0"/>
      <w:numFmt w:val="bullet"/>
      <w:lvlText w:val=""/>
      <w:lvlJc w:val="left"/>
      <w:pPr>
        <w:tabs>
          <w:tab w:val="num" w:pos="2880"/>
        </w:tabs>
        <w:ind w:left="2880" w:hanging="360"/>
      </w:pPr>
      <w:rPr>
        <w:rFonts w:ascii="Wingdings" w:hAnsi="Wingdings" w:hint="default"/>
        <w:sz w:val="20"/>
      </w:rPr>
    </w:lvl>
    <w:lvl w:ilvl="4" w:tentative="1">
      <w:start w:val="0"/>
      <w:numFmt w:val="bullet"/>
      <w:lvlText w:val=""/>
      <w:lvlJc w:val="left"/>
      <w:pPr>
        <w:tabs>
          <w:tab w:val="num" w:pos="3600"/>
        </w:tabs>
        <w:ind w:left="3600" w:hanging="360"/>
      </w:pPr>
      <w:rPr>
        <w:rFonts w:ascii="Wingdings" w:hAnsi="Wingdings" w:hint="default"/>
        <w:sz w:val="20"/>
      </w:rPr>
    </w:lvl>
    <w:lvl w:ilvl="5" w:tentative="1">
      <w:start w:val="0"/>
      <w:numFmt w:val="bullet"/>
      <w:lvlText w:val=""/>
      <w:lvlJc w:val="left"/>
      <w:pPr>
        <w:tabs>
          <w:tab w:val="num" w:pos="4320"/>
        </w:tabs>
        <w:ind w:left="4320" w:hanging="360"/>
      </w:pPr>
      <w:rPr>
        <w:rFonts w:ascii="Wingdings" w:hAnsi="Wingdings" w:hint="default"/>
        <w:sz w:val="20"/>
      </w:rPr>
    </w:lvl>
    <w:lvl w:ilvl="6" w:tentative="1">
      <w:start w:val="0"/>
      <w:numFmt w:val="bullet"/>
      <w:lvlText w:val=""/>
      <w:lvlJc w:val="left"/>
      <w:pPr>
        <w:tabs>
          <w:tab w:val="num" w:pos="5040"/>
        </w:tabs>
        <w:ind w:left="5040" w:hanging="360"/>
      </w:pPr>
      <w:rPr>
        <w:rFonts w:ascii="Wingdings" w:hAnsi="Wingdings" w:hint="default"/>
        <w:sz w:val="20"/>
      </w:rPr>
    </w:lvl>
    <w:lvl w:ilvl="7" w:tentative="1">
      <w:start w:val="0"/>
      <w:numFmt w:val="bullet"/>
      <w:lvlText w:val=""/>
      <w:lvlJc w:val="left"/>
      <w:pPr>
        <w:tabs>
          <w:tab w:val="num" w:pos="5760"/>
        </w:tabs>
        <w:ind w:left="5760" w:hanging="360"/>
      </w:pPr>
      <w:rPr>
        <w:rFonts w:ascii="Wingdings" w:hAnsi="Wingdings" w:hint="default"/>
        <w:sz w:val="20"/>
      </w:rPr>
    </w:lvl>
    <w:lvl w:ilvl="8" w:tentative="1">
      <w:start w:val="0"/>
      <w:numFmt w:val="bullet"/>
      <w:lvlText w:val=""/>
      <w:lvlJc w:val="left"/>
      <w:pPr>
        <w:tabs>
          <w:tab w:val="num" w:pos="6480"/>
        </w:tabs>
        <w:ind w:left="6480" w:hanging="360"/>
      </w:pPr>
      <w:rPr>
        <w:rFonts w:ascii="Wingdings" w:hAnsi="Wingdings" w:hint="default"/>
        <w:sz w:val="20"/>
      </w:rPr>
    </w:lvl>
  </w:abstractNum>
  <w:abstractNum w:abstractNumId="71">
    <w:nsid w:val="71F87E21"/>
    <w:multiLevelType w:val="multilevel"/>
    <w:tmpl w:val="FAE8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77572293"/>
    <w:multiLevelType w:val="multilevel"/>
    <w:tmpl w:val="3DC2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777937C1"/>
    <w:multiLevelType w:val="hybridMultilevel"/>
    <w:tmpl w:val="E9A87630"/>
    <w:lvl w:ilvl="0">
      <w:start w:val="39"/>
      <w:numFmt w:val="bullet"/>
      <w:lvlText w:val="-"/>
      <w:lvlJc w:val="left"/>
      <w:pPr>
        <w:ind w:left="360" w:hanging="360"/>
      </w:pPr>
      <w:rPr>
        <w:rFonts w:ascii="Times New Roman" w:hAnsi="Times New Roman" w:eastAsiaTheme="minorHAnsi"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4">
    <w:nsid w:val="788E3505"/>
    <w:multiLevelType w:val="multilevel"/>
    <w:tmpl w:val="8700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7D96498B"/>
    <w:multiLevelType w:val="hybridMultilevel"/>
    <w:tmpl w:val="D7404AAA"/>
    <w:lvl w:ilvl="0">
      <w:start w:val="218"/>
      <w:numFmt w:val="bullet"/>
      <w:lvlText w:val=""/>
      <w:lvlJc w:val="left"/>
      <w:pPr>
        <w:ind w:left="1070" w:hanging="360"/>
      </w:pPr>
      <w:rPr>
        <w:rFonts w:ascii="Symbol" w:hAnsi="Symbol" w:hint="default"/>
        <w:color w:val="000000" w:themeColor="text1"/>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6">
    <w:nsid w:val="7DEC1815"/>
    <w:multiLevelType w:val="multilevel"/>
    <w:tmpl w:val="27AC6F04"/>
    <w:lvl w:ilvl="0">
      <w:start w:val="1"/>
      <w:numFmt w:val="bullet"/>
      <w:lvlText w:val=""/>
      <w:lvlJc w:val="left"/>
      <w:pPr>
        <w:tabs>
          <w:tab w:val="num" w:pos="720"/>
        </w:tabs>
        <w:ind w:left="720" w:hanging="360"/>
      </w:pPr>
      <w:rPr>
        <w:rFonts w:ascii="Symbol" w:hAnsi="Symbol" w:hint="default"/>
        <w:sz w:val="20"/>
      </w:rPr>
    </w:lvl>
    <w:lvl w:ilvl="1" w:tentative="1">
      <w:start w:val="0"/>
      <w:numFmt w:val="bullet"/>
      <w:lvlText w:val="o"/>
      <w:lvlJc w:val="left"/>
      <w:pPr>
        <w:tabs>
          <w:tab w:val="num" w:pos="1440"/>
        </w:tabs>
        <w:ind w:left="1440" w:hanging="360"/>
      </w:pPr>
      <w:rPr>
        <w:rFonts w:ascii="Courier New" w:hAnsi="Courier New" w:hint="default"/>
        <w:sz w:val="20"/>
      </w:rPr>
    </w:lvl>
    <w:lvl w:ilvl="2" w:tentative="1">
      <w:start w:val="0"/>
      <w:numFmt w:val="bullet"/>
      <w:lvlText w:val=""/>
      <w:lvlJc w:val="left"/>
      <w:pPr>
        <w:tabs>
          <w:tab w:val="num" w:pos="2160"/>
        </w:tabs>
        <w:ind w:left="2160" w:hanging="360"/>
      </w:pPr>
      <w:rPr>
        <w:rFonts w:ascii="Wingdings" w:hAnsi="Wingdings" w:hint="default"/>
        <w:sz w:val="20"/>
      </w:rPr>
    </w:lvl>
    <w:lvl w:ilvl="3" w:tentative="1">
      <w:start w:val="0"/>
      <w:numFmt w:val="bullet"/>
      <w:lvlText w:val=""/>
      <w:lvlJc w:val="left"/>
      <w:pPr>
        <w:tabs>
          <w:tab w:val="num" w:pos="2880"/>
        </w:tabs>
        <w:ind w:left="2880" w:hanging="360"/>
      </w:pPr>
      <w:rPr>
        <w:rFonts w:ascii="Wingdings" w:hAnsi="Wingdings" w:hint="default"/>
        <w:sz w:val="20"/>
      </w:rPr>
    </w:lvl>
    <w:lvl w:ilvl="4" w:tentative="1">
      <w:start w:val="0"/>
      <w:numFmt w:val="bullet"/>
      <w:lvlText w:val=""/>
      <w:lvlJc w:val="left"/>
      <w:pPr>
        <w:tabs>
          <w:tab w:val="num" w:pos="3600"/>
        </w:tabs>
        <w:ind w:left="3600" w:hanging="360"/>
      </w:pPr>
      <w:rPr>
        <w:rFonts w:ascii="Wingdings" w:hAnsi="Wingdings" w:hint="default"/>
        <w:sz w:val="20"/>
      </w:rPr>
    </w:lvl>
    <w:lvl w:ilvl="5" w:tentative="1">
      <w:start w:val="0"/>
      <w:numFmt w:val="bullet"/>
      <w:lvlText w:val=""/>
      <w:lvlJc w:val="left"/>
      <w:pPr>
        <w:tabs>
          <w:tab w:val="num" w:pos="4320"/>
        </w:tabs>
        <w:ind w:left="4320" w:hanging="360"/>
      </w:pPr>
      <w:rPr>
        <w:rFonts w:ascii="Wingdings" w:hAnsi="Wingdings" w:hint="default"/>
        <w:sz w:val="20"/>
      </w:rPr>
    </w:lvl>
    <w:lvl w:ilvl="6" w:tentative="1">
      <w:start w:val="0"/>
      <w:numFmt w:val="bullet"/>
      <w:lvlText w:val=""/>
      <w:lvlJc w:val="left"/>
      <w:pPr>
        <w:tabs>
          <w:tab w:val="num" w:pos="5040"/>
        </w:tabs>
        <w:ind w:left="5040" w:hanging="360"/>
      </w:pPr>
      <w:rPr>
        <w:rFonts w:ascii="Wingdings" w:hAnsi="Wingdings" w:hint="default"/>
        <w:sz w:val="20"/>
      </w:rPr>
    </w:lvl>
    <w:lvl w:ilvl="7" w:tentative="1">
      <w:start w:val="0"/>
      <w:numFmt w:val="bullet"/>
      <w:lvlText w:val=""/>
      <w:lvlJc w:val="left"/>
      <w:pPr>
        <w:tabs>
          <w:tab w:val="num" w:pos="5760"/>
        </w:tabs>
        <w:ind w:left="5760" w:hanging="360"/>
      </w:pPr>
      <w:rPr>
        <w:rFonts w:ascii="Wingdings" w:hAnsi="Wingdings" w:hint="default"/>
        <w:sz w:val="20"/>
      </w:rPr>
    </w:lvl>
    <w:lvl w:ilvl="8" w:tentative="1">
      <w:start w:val="0"/>
      <w:numFmt w:val="bullet"/>
      <w:lvlText w:val=""/>
      <w:lvlJc w:val="left"/>
      <w:pPr>
        <w:tabs>
          <w:tab w:val="num" w:pos="6480"/>
        </w:tabs>
        <w:ind w:left="6480" w:hanging="360"/>
      </w:pPr>
      <w:rPr>
        <w:rFonts w:ascii="Wingdings" w:hAnsi="Wingdings" w:hint="default"/>
        <w:sz w:val="20"/>
      </w:rPr>
    </w:lvl>
  </w:abstractNum>
  <w:abstractNum w:abstractNumId="77">
    <w:nsid w:val="7EDE56DB"/>
    <w:multiLevelType w:val="hybridMultilevel"/>
    <w:tmpl w:val="25B4AD1A"/>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78">
    <w:nsid w:val="7F6B06EB"/>
    <w:multiLevelType w:val="multilevel"/>
    <w:tmpl w:val="3BEE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7394944">
    <w:abstractNumId w:val="12"/>
  </w:num>
  <w:num w:numId="2" w16cid:durableId="1661496016">
    <w:abstractNumId w:val="75"/>
  </w:num>
  <w:num w:numId="3" w16cid:durableId="1489595173">
    <w:abstractNumId w:val="9"/>
  </w:num>
  <w:num w:numId="4" w16cid:durableId="1117988319">
    <w:abstractNumId w:val="73"/>
  </w:num>
  <w:num w:numId="5" w16cid:durableId="2056151369">
    <w:abstractNumId w:val="11"/>
  </w:num>
  <w:num w:numId="6" w16cid:durableId="1213693543">
    <w:abstractNumId w:val="54"/>
  </w:num>
  <w:num w:numId="7" w16cid:durableId="776949852">
    <w:abstractNumId w:val="77"/>
  </w:num>
  <w:num w:numId="8" w16cid:durableId="379019366">
    <w:abstractNumId w:val="46"/>
  </w:num>
  <w:num w:numId="9" w16cid:durableId="299582743">
    <w:abstractNumId w:val="33"/>
  </w:num>
  <w:num w:numId="10" w16cid:durableId="211581521">
    <w:abstractNumId w:val="12"/>
  </w:num>
  <w:num w:numId="11" w16cid:durableId="1209798438">
    <w:abstractNumId w:val="12"/>
  </w:num>
  <w:num w:numId="12" w16cid:durableId="1927765515">
    <w:abstractNumId w:val="12"/>
  </w:num>
  <w:num w:numId="13" w16cid:durableId="838234153">
    <w:abstractNumId w:val="12"/>
  </w:num>
  <w:num w:numId="14" w16cid:durableId="381252465">
    <w:abstractNumId w:val="12"/>
  </w:num>
  <w:num w:numId="15" w16cid:durableId="886986187">
    <w:abstractNumId w:val="12"/>
  </w:num>
  <w:num w:numId="16" w16cid:durableId="1464348650">
    <w:abstractNumId w:val="7"/>
  </w:num>
  <w:num w:numId="17" w16cid:durableId="636958683">
    <w:abstractNumId w:val="12"/>
  </w:num>
  <w:num w:numId="18" w16cid:durableId="812067955">
    <w:abstractNumId w:val="12"/>
  </w:num>
  <w:num w:numId="19" w16cid:durableId="2035449612">
    <w:abstractNumId w:val="20"/>
  </w:num>
  <w:num w:numId="20" w16cid:durableId="982467647">
    <w:abstractNumId w:val="8"/>
  </w:num>
  <w:num w:numId="21" w16cid:durableId="755131753">
    <w:abstractNumId w:val="24"/>
  </w:num>
  <w:num w:numId="22" w16cid:durableId="1700157371">
    <w:abstractNumId w:val="16"/>
  </w:num>
  <w:num w:numId="23" w16cid:durableId="157728519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0832984">
    <w:abstractNumId w:val="9"/>
  </w:num>
  <w:num w:numId="25" w16cid:durableId="1598783386">
    <w:abstractNumId w:val="75"/>
  </w:num>
  <w:num w:numId="26" w16cid:durableId="1948343799">
    <w:abstractNumId w:val="73"/>
  </w:num>
  <w:num w:numId="27" w16cid:durableId="921330134">
    <w:abstractNumId w:val="70"/>
  </w:num>
  <w:num w:numId="28" w16cid:durableId="1239679046">
    <w:abstractNumId w:val="35"/>
  </w:num>
  <w:num w:numId="29" w16cid:durableId="109083483">
    <w:abstractNumId w:val="51"/>
  </w:num>
  <w:num w:numId="30" w16cid:durableId="1127116485">
    <w:abstractNumId w:val="76"/>
  </w:num>
  <w:num w:numId="31" w16cid:durableId="1457798720">
    <w:abstractNumId w:val="61"/>
  </w:num>
  <w:num w:numId="32" w16cid:durableId="1993020975">
    <w:abstractNumId w:val="19"/>
  </w:num>
  <w:num w:numId="33" w16cid:durableId="1292714854">
    <w:abstractNumId w:val="57"/>
  </w:num>
  <w:num w:numId="34" w16cid:durableId="1500388538">
    <w:abstractNumId w:val="25"/>
  </w:num>
  <w:num w:numId="35" w16cid:durableId="1117212011">
    <w:abstractNumId w:val="3"/>
  </w:num>
  <w:num w:numId="36" w16cid:durableId="524712657">
    <w:abstractNumId w:val="62"/>
  </w:num>
  <w:num w:numId="37" w16cid:durableId="103883768">
    <w:abstractNumId w:val="40"/>
  </w:num>
  <w:num w:numId="38" w16cid:durableId="265235784">
    <w:abstractNumId w:val="0"/>
  </w:num>
  <w:num w:numId="39" w16cid:durableId="1910772512">
    <w:abstractNumId w:val="28"/>
  </w:num>
  <w:num w:numId="40" w16cid:durableId="2133160999">
    <w:abstractNumId w:val="34"/>
  </w:num>
  <w:num w:numId="41" w16cid:durableId="679084203">
    <w:abstractNumId w:val="63"/>
  </w:num>
  <w:num w:numId="42" w16cid:durableId="1306199363">
    <w:abstractNumId w:val="2"/>
  </w:num>
  <w:num w:numId="43" w16cid:durableId="1514026496">
    <w:abstractNumId w:val="55"/>
  </w:num>
  <w:num w:numId="44" w16cid:durableId="502203705">
    <w:abstractNumId w:val="59"/>
  </w:num>
  <w:num w:numId="45" w16cid:durableId="1224489284">
    <w:abstractNumId w:val="45"/>
  </w:num>
  <w:num w:numId="46" w16cid:durableId="2006322274">
    <w:abstractNumId w:val="29"/>
  </w:num>
  <w:num w:numId="47" w16cid:durableId="612252887">
    <w:abstractNumId w:val="69"/>
  </w:num>
  <w:num w:numId="48" w16cid:durableId="357050071">
    <w:abstractNumId w:val="12"/>
  </w:num>
  <w:num w:numId="49" w16cid:durableId="88503186">
    <w:abstractNumId w:val="14"/>
  </w:num>
  <w:num w:numId="50" w16cid:durableId="1816138802">
    <w:abstractNumId w:val="1"/>
  </w:num>
  <w:num w:numId="51" w16cid:durableId="444422550">
    <w:abstractNumId w:val="18"/>
  </w:num>
  <w:num w:numId="52" w16cid:durableId="452286053">
    <w:abstractNumId w:val="32"/>
  </w:num>
  <w:num w:numId="53" w16cid:durableId="851341801">
    <w:abstractNumId w:val="68"/>
  </w:num>
  <w:num w:numId="54" w16cid:durableId="1102602940">
    <w:abstractNumId w:val="58"/>
  </w:num>
  <w:num w:numId="55" w16cid:durableId="1559437663">
    <w:abstractNumId w:val="64"/>
  </w:num>
  <w:num w:numId="56" w16cid:durableId="922839314">
    <w:abstractNumId w:val="42"/>
  </w:num>
  <w:num w:numId="57" w16cid:durableId="1134102928">
    <w:abstractNumId w:val="39"/>
  </w:num>
  <w:num w:numId="58" w16cid:durableId="673456010">
    <w:abstractNumId w:val="31"/>
  </w:num>
  <w:num w:numId="59" w16cid:durableId="330330352">
    <w:abstractNumId w:val="10"/>
  </w:num>
  <w:num w:numId="60" w16cid:durableId="47074334">
    <w:abstractNumId w:val="71"/>
  </w:num>
  <w:num w:numId="61" w16cid:durableId="819541954">
    <w:abstractNumId w:val="26"/>
  </w:num>
  <w:num w:numId="62" w16cid:durableId="1840801975">
    <w:abstractNumId w:val="36"/>
  </w:num>
  <w:num w:numId="63" w16cid:durableId="1416895688">
    <w:abstractNumId w:val="78"/>
  </w:num>
  <w:num w:numId="64" w16cid:durableId="1971206230">
    <w:abstractNumId w:val="43"/>
  </w:num>
  <w:num w:numId="65" w16cid:durableId="1678967455">
    <w:abstractNumId w:val="21"/>
  </w:num>
  <w:num w:numId="66" w16cid:durableId="701705413">
    <w:abstractNumId w:val="30"/>
  </w:num>
  <w:num w:numId="67" w16cid:durableId="166479349">
    <w:abstractNumId w:val="66"/>
  </w:num>
  <w:num w:numId="68" w16cid:durableId="294026204">
    <w:abstractNumId w:val="56"/>
  </w:num>
  <w:num w:numId="69" w16cid:durableId="325549145">
    <w:abstractNumId w:val="50"/>
  </w:num>
  <w:num w:numId="70" w16cid:durableId="2047488902">
    <w:abstractNumId w:val="15"/>
  </w:num>
  <w:num w:numId="71" w16cid:durableId="554242462">
    <w:abstractNumId w:val="74"/>
  </w:num>
  <w:num w:numId="72" w16cid:durableId="1791363598">
    <w:abstractNumId w:val="44"/>
  </w:num>
  <w:num w:numId="73" w16cid:durableId="773095201">
    <w:abstractNumId w:val="48"/>
  </w:num>
  <w:num w:numId="74" w16cid:durableId="679544545">
    <w:abstractNumId w:val="53"/>
  </w:num>
  <w:num w:numId="75" w16cid:durableId="1274747266">
    <w:abstractNumId w:val="49"/>
  </w:num>
  <w:num w:numId="76" w16cid:durableId="1555120713">
    <w:abstractNumId w:val="72"/>
  </w:num>
  <w:num w:numId="77" w16cid:durableId="640379781">
    <w:abstractNumId w:val="6"/>
  </w:num>
  <w:num w:numId="78" w16cid:durableId="2135441074">
    <w:abstractNumId w:val="47"/>
  </w:num>
  <w:num w:numId="79" w16cid:durableId="1043365339">
    <w:abstractNumId w:val="17"/>
  </w:num>
  <w:num w:numId="80" w16cid:durableId="2090534833">
    <w:abstractNumId w:val="60"/>
  </w:num>
  <w:num w:numId="81" w16cid:durableId="1225292587">
    <w:abstractNumId w:val="27"/>
  </w:num>
  <w:num w:numId="82" w16cid:durableId="54361026">
    <w:abstractNumId w:val="13"/>
  </w:num>
  <w:num w:numId="83" w16cid:durableId="1118766980">
    <w:abstractNumId w:val="23"/>
  </w:num>
  <w:num w:numId="84" w16cid:durableId="660894169">
    <w:abstractNumId w:val="65"/>
  </w:num>
  <w:num w:numId="85" w16cid:durableId="1087456262">
    <w:abstractNumId w:val="22"/>
  </w:num>
  <w:num w:numId="86" w16cid:durableId="1714767778">
    <w:abstractNumId w:val="37"/>
  </w:num>
  <w:num w:numId="87" w16cid:durableId="640187534">
    <w:abstractNumId w:val="52"/>
  </w:num>
  <w:num w:numId="88" w16cid:durableId="1091271844">
    <w:abstractNumId w:val="5"/>
  </w:num>
  <w:num w:numId="89" w16cid:durableId="74523715">
    <w:abstractNumId w:val="41"/>
  </w:num>
  <w:num w:numId="90" w16cid:durableId="1891064767">
    <w:abstractNumId w:val="4"/>
  </w:num>
  <w:num w:numId="91" w16cid:durableId="252201984">
    <w:abstractNumId w:val="67"/>
  </w:num>
  <w:num w:numId="92" w16cid:durableId="1531869804">
    <w:abstractNumId w:val="12"/>
  </w:num>
  <w:num w:numId="93" w16cid:durableId="275410050">
    <w:abstractNumId w:val="38"/>
  </w:num>
  <w:num w:numId="94" w16cid:durableId="1588230492">
    <w:abstractNumId w:val="12"/>
  </w:num>
  <w:num w:numId="95" w16cid:durableId="1169516907">
    <w:abstractNumId w:val="12"/>
  </w:num>
  <w:num w:numId="96" w16cid:durableId="11911408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902331111">
    <w:abstractNumId w:val="12"/>
  </w:num>
  <w:num w:numId="98" w16cid:durableId="905723146">
    <w:abstractNumId w:val="12"/>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hideSpellingErrors/>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6E9A"/>
    <w:rsid w:val="00000ECB"/>
    <w:rsid w:val="000028EB"/>
    <w:rsid w:val="00004C19"/>
    <w:rsid w:val="00005FAD"/>
    <w:rsid w:val="00007702"/>
    <w:rsid w:val="00013617"/>
    <w:rsid w:val="000137FA"/>
    <w:rsid w:val="000138DC"/>
    <w:rsid w:val="00014E4D"/>
    <w:rsid w:val="00015692"/>
    <w:rsid w:val="00022930"/>
    <w:rsid w:val="000234AE"/>
    <w:rsid w:val="00025FEA"/>
    <w:rsid w:val="000266C2"/>
    <w:rsid w:val="00030C70"/>
    <w:rsid w:val="00030E4E"/>
    <w:rsid w:val="00034901"/>
    <w:rsid w:val="000364CC"/>
    <w:rsid w:val="00036A68"/>
    <w:rsid w:val="0004065B"/>
    <w:rsid w:val="00041B49"/>
    <w:rsid w:val="00045BC2"/>
    <w:rsid w:val="00046400"/>
    <w:rsid w:val="00047299"/>
    <w:rsid w:val="0004744D"/>
    <w:rsid w:val="00047F05"/>
    <w:rsid w:val="00051B13"/>
    <w:rsid w:val="00051C95"/>
    <w:rsid w:val="00052A44"/>
    <w:rsid w:val="000535B1"/>
    <w:rsid w:val="00055AF8"/>
    <w:rsid w:val="00055E24"/>
    <w:rsid w:val="000574F1"/>
    <w:rsid w:val="00057649"/>
    <w:rsid w:val="00057784"/>
    <w:rsid w:val="00057EC4"/>
    <w:rsid w:val="00061462"/>
    <w:rsid w:val="00061C7F"/>
    <w:rsid w:val="000626BF"/>
    <w:rsid w:val="00064072"/>
    <w:rsid w:val="00065681"/>
    <w:rsid w:val="00067E46"/>
    <w:rsid w:val="000706A7"/>
    <w:rsid w:val="000740FE"/>
    <w:rsid w:val="00074804"/>
    <w:rsid w:val="00076AB0"/>
    <w:rsid w:val="00076E1C"/>
    <w:rsid w:val="00077426"/>
    <w:rsid w:val="00082F20"/>
    <w:rsid w:val="00082FC8"/>
    <w:rsid w:val="00084F90"/>
    <w:rsid w:val="000859A9"/>
    <w:rsid w:val="0008781E"/>
    <w:rsid w:val="000879C7"/>
    <w:rsid w:val="00087E0C"/>
    <w:rsid w:val="00087E1C"/>
    <w:rsid w:val="0009083D"/>
    <w:rsid w:val="000942A0"/>
    <w:rsid w:val="000947CA"/>
    <w:rsid w:val="00095160"/>
    <w:rsid w:val="0009704F"/>
    <w:rsid w:val="000A08EF"/>
    <w:rsid w:val="000A24FC"/>
    <w:rsid w:val="000A4319"/>
    <w:rsid w:val="000A6DC2"/>
    <w:rsid w:val="000B0DAB"/>
    <w:rsid w:val="000B2620"/>
    <w:rsid w:val="000C0C55"/>
    <w:rsid w:val="000C1FC1"/>
    <w:rsid w:val="000C2AC2"/>
    <w:rsid w:val="000D2BEF"/>
    <w:rsid w:val="000D3AC0"/>
    <w:rsid w:val="000D440D"/>
    <w:rsid w:val="000D7507"/>
    <w:rsid w:val="000E40BE"/>
    <w:rsid w:val="000E719F"/>
    <w:rsid w:val="000E727A"/>
    <w:rsid w:val="000F0F1B"/>
    <w:rsid w:val="000F1C0B"/>
    <w:rsid w:val="000F3C89"/>
    <w:rsid w:val="000F3FCF"/>
    <w:rsid w:val="000F7D1E"/>
    <w:rsid w:val="00102035"/>
    <w:rsid w:val="00102F32"/>
    <w:rsid w:val="001044A0"/>
    <w:rsid w:val="00105F4F"/>
    <w:rsid w:val="00106AB3"/>
    <w:rsid w:val="00114EC9"/>
    <w:rsid w:val="00115EAC"/>
    <w:rsid w:val="00116300"/>
    <w:rsid w:val="00120E63"/>
    <w:rsid w:val="00122EC5"/>
    <w:rsid w:val="0012535F"/>
    <w:rsid w:val="001259BA"/>
    <w:rsid w:val="00125E1B"/>
    <w:rsid w:val="00126E2F"/>
    <w:rsid w:val="00132482"/>
    <w:rsid w:val="00133419"/>
    <w:rsid w:val="00133A65"/>
    <w:rsid w:val="001411F2"/>
    <w:rsid w:val="00145CC4"/>
    <w:rsid w:val="00145E7A"/>
    <w:rsid w:val="00153345"/>
    <w:rsid w:val="00155B34"/>
    <w:rsid w:val="00155F1E"/>
    <w:rsid w:val="00160586"/>
    <w:rsid w:val="00160D66"/>
    <w:rsid w:val="001610B3"/>
    <w:rsid w:val="00162272"/>
    <w:rsid w:val="00163B95"/>
    <w:rsid w:val="00166440"/>
    <w:rsid w:val="00170EAA"/>
    <w:rsid w:val="00171503"/>
    <w:rsid w:val="001718D8"/>
    <w:rsid w:val="00172912"/>
    <w:rsid w:val="00172A15"/>
    <w:rsid w:val="00174282"/>
    <w:rsid w:val="001748FD"/>
    <w:rsid w:val="0017537E"/>
    <w:rsid w:val="00183597"/>
    <w:rsid w:val="0018388C"/>
    <w:rsid w:val="00183C83"/>
    <w:rsid w:val="00183D6F"/>
    <w:rsid w:val="00184F1E"/>
    <w:rsid w:val="00185617"/>
    <w:rsid w:val="001867C3"/>
    <w:rsid w:val="00187FFB"/>
    <w:rsid w:val="00191F22"/>
    <w:rsid w:val="00193CC8"/>
    <w:rsid w:val="0019432B"/>
    <w:rsid w:val="001947AF"/>
    <w:rsid w:val="0019483B"/>
    <w:rsid w:val="00197583"/>
    <w:rsid w:val="001A2242"/>
    <w:rsid w:val="001A24ED"/>
    <w:rsid w:val="001A278D"/>
    <w:rsid w:val="001A68AF"/>
    <w:rsid w:val="001B0C19"/>
    <w:rsid w:val="001B2C48"/>
    <w:rsid w:val="001B363C"/>
    <w:rsid w:val="001B3F64"/>
    <w:rsid w:val="001B551F"/>
    <w:rsid w:val="001B658D"/>
    <w:rsid w:val="001B67F5"/>
    <w:rsid w:val="001B6A38"/>
    <w:rsid w:val="001B79C4"/>
    <w:rsid w:val="001C0F5D"/>
    <w:rsid w:val="001C31DF"/>
    <w:rsid w:val="001C3A22"/>
    <w:rsid w:val="001C3DCF"/>
    <w:rsid w:val="001C5026"/>
    <w:rsid w:val="001C5CBB"/>
    <w:rsid w:val="001D0EC3"/>
    <w:rsid w:val="001D1715"/>
    <w:rsid w:val="001D39EA"/>
    <w:rsid w:val="001D4F89"/>
    <w:rsid w:val="001D679C"/>
    <w:rsid w:val="001E1035"/>
    <w:rsid w:val="001E1AAE"/>
    <w:rsid w:val="001E25BC"/>
    <w:rsid w:val="001E377A"/>
    <w:rsid w:val="001E4961"/>
    <w:rsid w:val="001E7889"/>
    <w:rsid w:val="001E7AD2"/>
    <w:rsid w:val="001F00DA"/>
    <w:rsid w:val="001F0FED"/>
    <w:rsid w:val="001F214D"/>
    <w:rsid w:val="001F214F"/>
    <w:rsid w:val="001F49E2"/>
    <w:rsid w:val="001F63CB"/>
    <w:rsid w:val="002018A8"/>
    <w:rsid w:val="00203264"/>
    <w:rsid w:val="0020470D"/>
    <w:rsid w:val="002066EC"/>
    <w:rsid w:val="002138FF"/>
    <w:rsid w:val="002217B5"/>
    <w:rsid w:val="00221B1C"/>
    <w:rsid w:val="0022274F"/>
    <w:rsid w:val="00224E77"/>
    <w:rsid w:val="00227DAE"/>
    <w:rsid w:val="002317E8"/>
    <w:rsid w:val="0023729E"/>
    <w:rsid w:val="00240396"/>
    <w:rsid w:val="002427F4"/>
    <w:rsid w:val="0024323B"/>
    <w:rsid w:val="00244F2B"/>
    <w:rsid w:val="00246008"/>
    <w:rsid w:val="002460A4"/>
    <w:rsid w:val="0024707A"/>
    <w:rsid w:val="0024773F"/>
    <w:rsid w:val="00250357"/>
    <w:rsid w:val="0025149D"/>
    <w:rsid w:val="00252E54"/>
    <w:rsid w:val="002566F5"/>
    <w:rsid w:val="00262260"/>
    <w:rsid w:val="00262CC8"/>
    <w:rsid w:val="002636DC"/>
    <w:rsid w:val="002643DB"/>
    <w:rsid w:val="00266047"/>
    <w:rsid w:val="002702B0"/>
    <w:rsid w:val="002716B6"/>
    <w:rsid w:val="002718A7"/>
    <w:rsid w:val="00272F98"/>
    <w:rsid w:val="00273292"/>
    <w:rsid w:val="00273C53"/>
    <w:rsid w:val="002753BF"/>
    <w:rsid w:val="002756C0"/>
    <w:rsid w:val="00276A18"/>
    <w:rsid w:val="0028056A"/>
    <w:rsid w:val="002820CA"/>
    <w:rsid w:val="0028240E"/>
    <w:rsid w:val="002857D4"/>
    <w:rsid w:val="0028671F"/>
    <w:rsid w:val="00287B1C"/>
    <w:rsid w:val="00292228"/>
    <w:rsid w:val="0029238F"/>
    <w:rsid w:val="0029242F"/>
    <w:rsid w:val="002927C9"/>
    <w:rsid w:val="00295A40"/>
    <w:rsid w:val="0029744F"/>
    <w:rsid w:val="00297E65"/>
    <w:rsid w:val="002A0F85"/>
    <w:rsid w:val="002A4064"/>
    <w:rsid w:val="002A45EF"/>
    <w:rsid w:val="002A5863"/>
    <w:rsid w:val="002A7710"/>
    <w:rsid w:val="002A7ACE"/>
    <w:rsid w:val="002B341B"/>
    <w:rsid w:val="002B387E"/>
    <w:rsid w:val="002B3F98"/>
    <w:rsid w:val="002B7A32"/>
    <w:rsid w:val="002C234B"/>
    <w:rsid w:val="002C293D"/>
    <w:rsid w:val="002C2C32"/>
    <w:rsid w:val="002C50A3"/>
    <w:rsid w:val="002C5816"/>
    <w:rsid w:val="002C7148"/>
    <w:rsid w:val="002D0A4F"/>
    <w:rsid w:val="002D1A9C"/>
    <w:rsid w:val="002D3670"/>
    <w:rsid w:val="002D5D9A"/>
    <w:rsid w:val="002D60A2"/>
    <w:rsid w:val="002D6DF4"/>
    <w:rsid w:val="002E1736"/>
    <w:rsid w:val="002E2A3F"/>
    <w:rsid w:val="002E30C3"/>
    <w:rsid w:val="002E6063"/>
    <w:rsid w:val="002E6768"/>
    <w:rsid w:val="002E6804"/>
    <w:rsid w:val="002E72A7"/>
    <w:rsid w:val="002F0380"/>
    <w:rsid w:val="002F0F6E"/>
    <w:rsid w:val="002F5AD9"/>
    <w:rsid w:val="002F5D63"/>
    <w:rsid w:val="002F6DEF"/>
    <w:rsid w:val="0030078C"/>
    <w:rsid w:val="00300831"/>
    <w:rsid w:val="00301C79"/>
    <w:rsid w:val="0030426A"/>
    <w:rsid w:val="0030639A"/>
    <w:rsid w:val="003065BE"/>
    <w:rsid w:val="003067F1"/>
    <w:rsid w:val="00307972"/>
    <w:rsid w:val="00310185"/>
    <w:rsid w:val="00310675"/>
    <w:rsid w:val="00310D9E"/>
    <w:rsid w:val="00311031"/>
    <w:rsid w:val="0031538D"/>
    <w:rsid w:val="00315F33"/>
    <w:rsid w:val="00320A27"/>
    <w:rsid w:val="00322FF1"/>
    <w:rsid w:val="003264D9"/>
    <w:rsid w:val="00326C8C"/>
    <w:rsid w:val="00327775"/>
    <w:rsid w:val="003277EC"/>
    <w:rsid w:val="00330AB3"/>
    <w:rsid w:val="0033131C"/>
    <w:rsid w:val="0033358F"/>
    <w:rsid w:val="00333BEA"/>
    <w:rsid w:val="00333E34"/>
    <w:rsid w:val="003341B4"/>
    <w:rsid w:val="00341255"/>
    <w:rsid w:val="003440E1"/>
    <w:rsid w:val="003442F1"/>
    <w:rsid w:val="00345607"/>
    <w:rsid w:val="003509F4"/>
    <w:rsid w:val="00350D48"/>
    <w:rsid w:val="003512B5"/>
    <w:rsid w:val="003520C0"/>
    <w:rsid w:val="00354A19"/>
    <w:rsid w:val="00354ECC"/>
    <w:rsid w:val="003550E2"/>
    <w:rsid w:val="00356270"/>
    <w:rsid w:val="0036053D"/>
    <w:rsid w:val="003633C4"/>
    <w:rsid w:val="00363AB2"/>
    <w:rsid w:val="00364050"/>
    <w:rsid w:val="0036443C"/>
    <w:rsid w:val="00365818"/>
    <w:rsid w:val="00370398"/>
    <w:rsid w:val="00371C8B"/>
    <w:rsid w:val="00372130"/>
    <w:rsid w:val="003726A1"/>
    <w:rsid w:val="0037288C"/>
    <w:rsid w:val="00372AFC"/>
    <w:rsid w:val="00374BCF"/>
    <w:rsid w:val="00374C79"/>
    <w:rsid w:val="003773A3"/>
    <w:rsid w:val="00382EFA"/>
    <w:rsid w:val="003840FB"/>
    <w:rsid w:val="00384F8C"/>
    <w:rsid w:val="00390AAA"/>
    <w:rsid w:val="00393E7A"/>
    <w:rsid w:val="003944C3"/>
    <w:rsid w:val="0039461A"/>
    <w:rsid w:val="003955A6"/>
    <w:rsid w:val="003A0CC1"/>
    <w:rsid w:val="003A1543"/>
    <w:rsid w:val="003A5974"/>
    <w:rsid w:val="003A5ED9"/>
    <w:rsid w:val="003A6EFE"/>
    <w:rsid w:val="003B046B"/>
    <w:rsid w:val="003B2E05"/>
    <w:rsid w:val="003B2EB3"/>
    <w:rsid w:val="003B6CC4"/>
    <w:rsid w:val="003B71F1"/>
    <w:rsid w:val="003C0437"/>
    <w:rsid w:val="003C087E"/>
    <w:rsid w:val="003C23AF"/>
    <w:rsid w:val="003C4A43"/>
    <w:rsid w:val="003C58E4"/>
    <w:rsid w:val="003C733E"/>
    <w:rsid w:val="003D1496"/>
    <w:rsid w:val="003D22F4"/>
    <w:rsid w:val="003D595C"/>
    <w:rsid w:val="003D5C8F"/>
    <w:rsid w:val="003D7637"/>
    <w:rsid w:val="003E12A5"/>
    <w:rsid w:val="003E2465"/>
    <w:rsid w:val="003E4460"/>
    <w:rsid w:val="003E6C30"/>
    <w:rsid w:val="003E7D0B"/>
    <w:rsid w:val="003F040A"/>
    <w:rsid w:val="003F049B"/>
    <w:rsid w:val="003F1326"/>
    <w:rsid w:val="003F2907"/>
    <w:rsid w:val="003F3232"/>
    <w:rsid w:val="003F5134"/>
    <w:rsid w:val="003F5B4D"/>
    <w:rsid w:val="00400812"/>
    <w:rsid w:val="0040096D"/>
    <w:rsid w:val="0040099A"/>
    <w:rsid w:val="004034CE"/>
    <w:rsid w:val="00403BE9"/>
    <w:rsid w:val="00404A9F"/>
    <w:rsid w:val="0040503E"/>
    <w:rsid w:val="004052E2"/>
    <w:rsid w:val="00406C84"/>
    <w:rsid w:val="0041141B"/>
    <w:rsid w:val="0042015C"/>
    <w:rsid w:val="004220EC"/>
    <w:rsid w:val="004232FC"/>
    <w:rsid w:val="00424877"/>
    <w:rsid w:val="00427D9A"/>
    <w:rsid w:val="004303FC"/>
    <w:rsid w:val="00431212"/>
    <w:rsid w:val="00433E03"/>
    <w:rsid w:val="00435E04"/>
    <w:rsid w:val="004419D3"/>
    <w:rsid w:val="00442CF4"/>
    <w:rsid w:val="004433C9"/>
    <w:rsid w:val="00444A5C"/>
    <w:rsid w:val="00445EA6"/>
    <w:rsid w:val="00450994"/>
    <w:rsid w:val="00451D7E"/>
    <w:rsid w:val="004526D6"/>
    <w:rsid w:val="00453483"/>
    <w:rsid w:val="004544D8"/>
    <w:rsid w:val="0045776A"/>
    <w:rsid w:val="00463EBA"/>
    <w:rsid w:val="00464A2A"/>
    <w:rsid w:val="00465781"/>
    <w:rsid w:val="004706A6"/>
    <w:rsid w:val="004720D2"/>
    <w:rsid w:val="00474359"/>
    <w:rsid w:val="0047554B"/>
    <w:rsid w:val="00476627"/>
    <w:rsid w:val="00477BDF"/>
    <w:rsid w:val="00480118"/>
    <w:rsid w:val="00480762"/>
    <w:rsid w:val="00483CA7"/>
    <w:rsid w:val="00485CD7"/>
    <w:rsid w:val="00493176"/>
    <w:rsid w:val="00494F6D"/>
    <w:rsid w:val="00494FBD"/>
    <w:rsid w:val="0049513D"/>
    <w:rsid w:val="004978D8"/>
    <w:rsid w:val="004A0C5C"/>
    <w:rsid w:val="004A19CA"/>
    <w:rsid w:val="004A20BF"/>
    <w:rsid w:val="004A4DD9"/>
    <w:rsid w:val="004A7F73"/>
    <w:rsid w:val="004B07CE"/>
    <w:rsid w:val="004B3070"/>
    <w:rsid w:val="004B4782"/>
    <w:rsid w:val="004B645D"/>
    <w:rsid w:val="004B738E"/>
    <w:rsid w:val="004C1586"/>
    <w:rsid w:val="004C1B45"/>
    <w:rsid w:val="004C4BF5"/>
    <w:rsid w:val="004D021F"/>
    <w:rsid w:val="004D34F1"/>
    <w:rsid w:val="004D39C0"/>
    <w:rsid w:val="004D457E"/>
    <w:rsid w:val="004D5C13"/>
    <w:rsid w:val="004D62A1"/>
    <w:rsid w:val="004D7DA9"/>
    <w:rsid w:val="004E053A"/>
    <w:rsid w:val="004E150B"/>
    <w:rsid w:val="004E1E9B"/>
    <w:rsid w:val="004E2CB4"/>
    <w:rsid w:val="004E3D36"/>
    <w:rsid w:val="004E4BA3"/>
    <w:rsid w:val="004E4D2C"/>
    <w:rsid w:val="004E6965"/>
    <w:rsid w:val="004E7660"/>
    <w:rsid w:val="004F09A0"/>
    <w:rsid w:val="004F27D7"/>
    <w:rsid w:val="004F524D"/>
    <w:rsid w:val="004F6E9C"/>
    <w:rsid w:val="004F7309"/>
    <w:rsid w:val="004F7BCB"/>
    <w:rsid w:val="0050155B"/>
    <w:rsid w:val="0050273D"/>
    <w:rsid w:val="0051539C"/>
    <w:rsid w:val="00516224"/>
    <w:rsid w:val="00517DC0"/>
    <w:rsid w:val="00517E9E"/>
    <w:rsid w:val="00521726"/>
    <w:rsid w:val="00521E21"/>
    <w:rsid w:val="00523F4B"/>
    <w:rsid w:val="005254B5"/>
    <w:rsid w:val="0052602C"/>
    <w:rsid w:val="00527A57"/>
    <w:rsid w:val="0053051D"/>
    <w:rsid w:val="00532F39"/>
    <w:rsid w:val="00535179"/>
    <w:rsid w:val="005407B4"/>
    <w:rsid w:val="00541075"/>
    <w:rsid w:val="00542C1E"/>
    <w:rsid w:val="005435E2"/>
    <w:rsid w:val="005444BD"/>
    <w:rsid w:val="00544AA4"/>
    <w:rsid w:val="005462A6"/>
    <w:rsid w:val="00551312"/>
    <w:rsid w:val="00551657"/>
    <w:rsid w:val="00553545"/>
    <w:rsid w:val="00553D72"/>
    <w:rsid w:val="00553E70"/>
    <w:rsid w:val="00554BD4"/>
    <w:rsid w:val="00555DB3"/>
    <w:rsid w:val="00556B0B"/>
    <w:rsid w:val="00556B58"/>
    <w:rsid w:val="00557650"/>
    <w:rsid w:val="0056062B"/>
    <w:rsid w:val="00560EF6"/>
    <w:rsid w:val="00561DB9"/>
    <w:rsid w:val="005623EF"/>
    <w:rsid w:val="00563972"/>
    <w:rsid w:val="00564AB3"/>
    <w:rsid w:val="00567B68"/>
    <w:rsid w:val="00570587"/>
    <w:rsid w:val="005706E0"/>
    <w:rsid w:val="00574F44"/>
    <w:rsid w:val="0057555E"/>
    <w:rsid w:val="0057568B"/>
    <w:rsid w:val="005765F2"/>
    <w:rsid w:val="00583B9F"/>
    <w:rsid w:val="005845D3"/>
    <w:rsid w:val="00584BC3"/>
    <w:rsid w:val="00586E1C"/>
    <w:rsid w:val="00593AB4"/>
    <w:rsid w:val="00593BE8"/>
    <w:rsid w:val="005953BF"/>
    <w:rsid w:val="005A131D"/>
    <w:rsid w:val="005A1839"/>
    <w:rsid w:val="005A29CD"/>
    <w:rsid w:val="005A4DB2"/>
    <w:rsid w:val="005A56DB"/>
    <w:rsid w:val="005A5A19"/>
    <w:rsid w:val="005B01DA"/>
    <w:rsid w:val="005B0B16"/>
    <w:rsid w:val="005B1094"/>
    <w:rsid w:val="005B1E6B"/>
    <w:rsid w:val="005B1F77"/>
    <w:rsid w:val="005B2DD5"/>
    <w:rsid w:val="005B3B7F"/>
    <w:rsid w:val="005B5A4F"/>
    <w:rsid w:val="005B699C"/>
    <w:rsid w:val="005B7C29"/>
    <w:rsid w:val="005B7F0E"/>
    <w:rsid w:val="005C2875"/>
    <w:rsid w:val="005C30CF"/>
    <w:rsid w:val="005C3545"/>
    <w:rsid w:val="005C4570"/>
    <w:rsid w:val="005C559E"/>
    <w:rsid w:val="005C6366"/>
    <w:rsid w:val="005D1329"/>
    <w:rsid w:val="005D15D9"/>
    <w:rsid w:val="005D1E53"/>
    <w:rsid w:val="005D37DA"/>
    <w:rsid w:val="005E0619"/>
    <w:rsid w:val="005E0801"/>
    <w:rsid w:val="005E2DBA"/>
    <w:rsid w:val="005E30CF"/>
    <w:rsid w:val="005E4F93"/>
    <w:rsid w:val="005F0A76"/>
    <w:rsid w:val="005F1D76"/>
    <w:rsid w:val="005F3908"/>
    <w:rsid w:val="005F3EF8"/>
    <w:rsid w:val="005F4496"/>
    <w:rsid w:val="005F7800"/>
    <w:rsid w:val="00600BB4"/>
    <w:rsid w:val="0060197E"/>
    <w:rsid w:val="006035B8"/>
    <w:rsid w:val="00607F1A"/>
    <w:rsid w:val="00610AFD"/>
    <w:rsid w:val="00611DCA"/>
    <w:rsid w:val="00614199"/>
    <w:rsid w:val="006151A3"/>
    <w:rsid w:val="0061693D"/>
    <w:rsid w:val="00616EC4"/>
    <w:rsid w:val="00621402"/>
    <w:rsid w:val="00621889"/>
    <w:rsid w:val="006301D5"/>
    <w:rsid w:val="00631426"/>
    <w:rsid w:val="00631EB4"/>
    <w:rsid w:val="006329E1"/>
    <w:rsid w:val="00634D98"/>
    <w:rsid w:val="0063784B"/>
    <w:rsid w:val="00637BF9"/>
    <w:rsid w:val="00641809"/>
    <w:rsid w:val="0064218D"/>
    <w:rsid w:val="0064689F"/>
    <w:rsid w:val="0064700D"/>
    <w:rsid w:val="006479A0"/>
    <w:rsid w:val="00657F14"/>
    <w:rsid w:val="00660ABB"/>
    <w:rsid w:val="006634F9"/>
    <w:rsid w:val="00663748"/>
    <w:rsid w:val="00663A39"/>
    <w:rsid w:val="00663B3E"/>
    <w:rsid w:val="00663B6D"/>
    <w:rsid w:val="00663D10"/>
    <w:rsid w:val="0066563D"/>
    <w:rsid w:val="00670FDE"/>
    <w:rsid w:val="0067100C"/>
    <w:rsid w:val="00672824"/>
    <w:rsid w:val="00682297"/>
    <w:rsid w:val="00682797"/>
    <w:rsid w:val="00683E22"/>
    <w:rsid w:val="00685899"/>
    <w:rsid w:val="00686835"/>
    <w:rsid w:val="00687034"/>
    <w:rsid w:val="00687159"/>
    <w:rsid w:val="00691584"/>
    <w:rsid w:val="006920BC"/>
    <w:rsid w:val="006932B0"/>
    <w:rsid w:val="006A0A22"/>
    <w:rsid w:val="006A1C77"/>
    <w:rsid w:val="006A22B1"/>
    <w:rsid w:val="006A28B7"/>
    <w:rsid w:val="006A339E"/>
    <w:rsid w:val="006A451F"/>
    <w:rsid w:val="006A4D94"/>
    <w:rsid w:val="006A539B"/>
    <w:rsid w:val="006A603C"/>
    <w:rsid w:val="006A6243"/>
    <w:rsid w:val="006A633D"/>
    <w:rsid w:val="006A773C"/>
    <w:rsid w:val="006B03EB"/>
    <w:rsid w:val="006B0AAF"/>
    <w:rsid w:val="006B2AB0"/>
    <w:rsid w:val="006B52A7"/>
    <w:rsid w:val="006B6FCF"/>
    <w:rsid w:val="006C339D"/>
    <w:rsid w:val="006C45EB"/>
    <w:rsid w:val="006C5ECC"/>
    <w:rsid w:val="006C5F99"/>
    <w:rsid w:val="006D24D9"/>
    <w:rsid w:val="006D2C0A"/>
    <w:rsid w:val="006D6FDA"/>
    <w:rsid w:val="006E0BF4"/>
    <w:rsid w:val="006E3EBF"/>
    <w:rsid w:val="006E43BB"/>
    <w:rsid w:val="006E507B"/>
    <w:rsid w:val="006E5A81"/>
    <w:rsid w:val="006F0A08"/>
    <w:rsid w:val="006F1126"/>
    <w:rsid w:val="006F3F07"/>
    <w:rsid w:val="006F4E98"/>
    <w:rsid w:val="00700686"/>
    <w:rsid w:val="00701555"/>
    <w:rsid w:val="00701D44"/>
    <w:rsid w:val="00702DE0"/>
    <w:rsid w:val="00703027"/>
    <w:rsid w:val="00704F11"/>
    <w:rsid w:val="00706D54"/>
    <w:rsid w:val="00707136"/>
    <w:rsid w:val="00707DA5"/>
    <w:rsid w:val="00710278"/>
    <w:rsid w:val="00710771"/>
    <w:rsid w:val="0071101F"/>
    <w:rsid w:val="00712422"/>
    <w:rsid w:val="00714437"/>
    <w:rsid w:val="00714773"/>
    <w:rsid w:val="00714DD8"/>
    <w:rsid w:val="00722131"/>
    <w:rsid w:val="00723549"/>
    <w:rsid w:val="007239CE"/>
    <w:rsid w:val="00724246"/>
    <w:rsid w:val="0072534A"/>
    <w:rsid w:val="00725CA4"/>
    <w:rsid w:val="00727286"/>
    <w:rsid w:val="00731CD1"/>
    <w:rsid w:val="00732A91"/>
    <w:rsid w:val="007332BA"/>
    <w:rsid w:val="00733593"/>
    <w:rsid w:val="00735530"/>
    <w:rsid w:val="00741AED"/>
    <w:rsid w:val="00741E1A"/>
    <w:rsid w:val="007450F3"/>
    <w:rsid w:val="00746142"/>
    <w:rsid w:val="00746C68"/>
    <w:rsid w:val="00751629"/>
    <w:rsid w:val="00751F08"/>
    <w:rsid w:val="0075262D"/>
    <w:rsid w:val="00755EF5"/>
    <w:rsid w:val="00756626"/>
    <w:rsid w:val="00756AF9"/>
    <w:rsid w:val="00761E77"/>
    <w:rsid w:val="00762458"/>
    <w:rsid w:val="007625CD"/>
    <w:rsid w:val="0076418D"/>
    <w:rsid w:val="00764C60"/>
    <w:rsid w:val="00765BEB"/>
    <w:rsid w:val="00766224"/>
    <w:rsid w:val="00766507"/>
    <w:rsid w:val="0076704B"/>
    <w:rsid w:val="00770445"/>
    <w:rsid w:val="00770D5E"/>
    <w:rsid w:val="007736B7"/>
    <w:rsid w:val="00773A91"/>
    <w:rsid w:val="00773AAE"/>
    <w:rsid w:val="00774CA7"/>
    <w:rsid w:val="00774F90"/>
    <w:rsid w:val="007757C9"/>
    <w:rsid w:val="00775ED7"/>
    <w:rsid w:val="00775FD0"/>
    <w:rsid w:val="0077650A"/>
    <w:rsid w:val="00783F3C"/>
    <w:rsid w:val="007879BD"/>
    <w:rsid w:val="0079003E"/>
    <w:rsid w:val="00790397"/>
    <w:rsid w:val="00791634"/>
    <w:rsid w:val="007918EB"/>
    <w:rsid w:val="007940A5"/>
    <w:rsid w:val="00796338"/>
    <w:rsid w:val="007A023E"/>
    <w:rsid w:val="007A07BB"/>
    <w:rsid w:val="007A0AE7"/>
    <w:rsid w:val="007A2BA2"/>
    <w:rsid w:val="007A4FB0"/>
    <w:rsid w:val="007A7A22"/>
    <w:rsid w:val="007B04EA"/>
    <w:rsid w:val="007B074C"/>
    <w:rsid w:val="007B1D4B"/>
    <w:rsid w:val="007B211F"/>
    <w:rsid w:val="007B2292"/>
    <w:rsid w:val="007B28A6"/>
    <w:rsid w:val="007B6648"/>
    <w:rsid w:val="007B78B1"/>
    <w:rsid w:val="007C064D"/>
    <w:rsid w:val="007C1742"/>
    <w:rsid w:val="007C1EEB"/>
    <w:rsid w:val="007C4939"/>
    <w:rsid w:val="007C5CD2"/>
    <w:rsid w:val="007C6F55"/>
    <w:rsid w:val="007C7E60"/>
    <w:rsid w:val="007C7F37"/>
    <w:rsid w:val="007D03C9"/>
    <w:rsid w:val="007D3FC5"/>
    <w:rsid w:val="007D5549"/>
    <w:rsid w:val="007D67CD"/>
    <w:rsid w:val="007D68B5"/>
    <w:rsid w:val="007D6AA8"/>
    <w:rsid w:val="007E22E1"/>
    <w:rsid w:val="007E2330"/>
    <w:rsid w:val="007E242D"/>
    <w:rsid w:val="007E2ABF"/>
    <w:rsid w:val="007E2F1C"/>
    <w:rsid w:val="007E5C6F"/>
    <w:rsid w:val="007E66A7"/>
    <w:rsid w:val="007F0CBD"/>
    <w:rsid w:val="007F5E13"/>
    <w:rsid w:val="007F63F2"/>
    <w:rsid w:val="007F73E1"/>
    <w:rsid w:val="00801F07"/>
    <w:rsid w:val="008025BE"/>
    <w:rsid w:val="0080464C"/>
    <w:rsid w:val="00804C2D"/>
    <w:rsid w:val="0080681C"/>
    <w:rsid w:val="00807B92"/>
    <w:rsid w:val="008109EC"/>
    <w:rsid w:val="00812C5D"/>
    <w:rsid w:val="00812DE0"/>
    <w:rsid w:val="0081422F"/>
    <w:rsid w:val="00814BD1"/>
    <w:rsid w:val="0081689B"/>
    <w:rsid w:val="00817872"/>
    <w:rsid w:val="00817C0F"/>
    <w:rsid w:val="0082085F"/>
    <w:rsid w:val="00822293"/>
    <w:rsid w:val="0082393F"/>
    <w:rsid w:val="00823B57"/>
    <w:rsid w:val="008251D0"/>
    <w:rsid w:val="00830618"/>
    <w:rsid w:val="00832C9E"/>
    <w:rsid w:val="008336A4"/>
    <w:rsid w:val="00837917"/>
    <w:rsid w:val="00840A32"/>
    <w:rsid w:val="008423A7"/>
    <w:rsid w:val="008431C5"/>
    <w:rsid w:val="00843B2F"/>
    <w:rsid w:val="00845AB8"/>
    <w:rsid w:val="00846C92"/>
    <w:rsid w:val="00850888"/>
    <w:rsid w:val="00850A4A"/>
    <w:rsid w:val="0085100F"/>
    <w:rsid w:val="00851646"/>
    <w:rsid w:val="00851D12"/>
    <w:rsid w:val="0085200C"/>
    <w:rsid w:val="0086026E"/>
    <w:rsid w:val="008604DD"/>
    <w:rsid w:val="00861FD3"/>
    <w:rsid w:val="008635AA"/>
    <w:rsid w:val="008641F2"/>
    <w:rsid w:val="00864C06"/>
    <w:rsid w:val="008672A7"/>
    <w:rsid w:val="00871EBB"/>
    <w:rsid w:val="00873F67"/>
    <w:rsid w:val="008741A7"/>
    <w:rsid w:val="00877891"/>
    <w:rsid w:val="00881221"/>
    <w:rsid w:val="0088315D"/>
    <w:rsid w:val="008834D4"/>
    <w:rsid w:val="008848CD"/>
    <w:rsid w:val="00885B08"/>
    <w:rsid w:val="00885F7F"/>
    <w:rsid w:val="00885F8A"/>
    <w:rsid w:val="00886A40"/>
    <w:rsid w:val="00886E5F"/>
    <w:rsid w:val="00897856"/>
    <w:rsid w:val="008A06C1"/>
    <w:rsid w:val="008A0EBD"/>
    <w:rsid w:val="008B06E8"/>
    <w:rsid w:val="008B1602"/>
    <w:rsid w:val="008B2DC9"/>
    <w:rsid w:val="008B31A6"/>
    <w:rsid w:val="008B426D"/>
    <w:rsid w:val="008C04E7"/>
    <w:rsid w:val="008C4DA0"/>
    <w:rsid w:val="008C50F9"/>
    <w:rsid w:val="008D0135"/>
    <w:rsid w:val="008D03B9"/>
    <w:rsid w:val="008D2E3C"/>
    <w:rsid w:val="008D504C"/>
    <w:rsid w:val="008D59EF"/>
    <w:rsid w:val="008D704A"/>
    <w:rsid w:val="008E0798"/>
    <w:rsid w:val="008E0EF3"/>
    <w:rsid w:val="008E2B09"/>
    <w:rsid w:val="008E3746"/>
    <w:rsid w:val="008E3D9C"/>
    <w:rsid w:val="008E4DBA"/>
    <w:rsid w:val="008E514E"/>
    <w:rsid w:val="008F210C"/>
    <w:rsid w:val="008F29AA"/>
    <w:rsid w:val="008F43D5"/>
    <w:rsid w:val="008F4CC5"/>
    <w:rsid w:val="008F5E9A"/>
    <w:rsid w:val="008F632F"/>
    <w:rsid w:val="008F6DF7"/>
    <w:rsid w:val="008F7E97"/>
    <w:rsid w:val="00900C6B"/>
    <w:rsid w:val="00900FA6"/>
    <w:rsid w:val="00903020"/>
    <w:rsid w:val="00903CE5"/>
    <w:rsid w:val="00907D4C"/>
    <w:rsid w:val="00911D7C"/>
    <w:rsid w:val="00912A0A"/>
    <w:rsid w:val="009148A8"/>
    <w:rsid w:val="00914F30"/>
    <w:rsid w:val="00915883"/>
    <w:rsid w:val="009162BE"/>
    <w:rsid w:val="009165F3"/>
    <w:rsid w:val="00920FB4"/>
    <w:rsid w:val="009231E3"/>
    <w:rsid w:val="00923347"/>
    <w:rsid w:val="00930839"/>
    <w:rsid w:val="009318C4"/>
    <w:rsid w:val="00932205"/>
    <w:rsid w:val="0093241F"/>
    <w:rsid w:val="0093450F"/>
    <w:rsid w:val="00935E0E"/>
    <w:rsid w:val="00935F01"/>
    <w:rsid w:val="00935F3E"/>
    <w:rsid w:val="00936483"/>
    <w:rsid w:val="009372AD"/>
    <w:rsid w:val="00941052"/>
    <w:rsid w:val="00943737"/>
    <w:rsid w:val="00943A48"/>
    <w:rsid w:val="009441EB"/>
    <w:rsid w:val="00946166"/>
    <w:rsid w:val="00951FEF"/>
    <w:rsid w:val="00955D60"/>
    <w:rsid w:val="009575F7"/>
    <w:rsid w:val="009577FE"/>
    <w:rsid w:val="0096022F"/>
    <w:rsid w:val="0096131D"/>
    <w:rsid w:val="009626DC"/>
    <w:rsid w:val="00963E3F"/>
    <w:rsid w:val="009664E3"/>
    <w:rsid w:val="009674A9"/>
    <w:rsid w:val="00971B35"/>
    <w:rsid w:val="00973A0E"/>
    <w:rsid w:val="00975963"/>
    <w:rsid w:val="00977130"/>
    <w:rsid w:val="00977675"/>
    <w:rsid w:val="00977960"/>
    <w:rsid w:val="009810C2"/>
    <w:rsid w:val="0098193F"/>
    <w:rsid w:val="00982583"/>
    <w:rsid w:val="00983CB4"/>
    <w:rsid w:val="009853F3"/>
    <w:rsid w:val="00992FA7"/>
    <w:rsid w:val="0099481C"/>
    <w:rsid w:val="00994FC1"/>
    <w:rsid w:val="00995F81"/>
    <w:rsid w:val="00997040"/>
    <w:rsid w:val="00997191"/>
    <w:rsid w:val="009A09A9"/>
    <w:rsid w:val="009A3C20"/>
    <w:rsid w:val="009A3CDD"/>
    <w:rsid w:val="009A4CA0"/>
    <w:rsid w:val="009A63BC"/>
    <w:rsid w:val="009B09DE"/>
    <w:rsid w:val="009B13AC"/>
    <w:rsid w:val="009B3088"/>
    <w:rsid w:val="009B3852"/>
    <w:rsid w:val="009B56BA"/>
    <w:rsid w:val="009C1409"/>
    <w:rsid w:val="009C1B01"/>
    <w:rsid w:val="009C20CA"/>
    <w:rsid w:val="009C2DB8"/>
    <w:rsid w:val="009C3646"/>
    <w:rsid w:val="009C5AB3"/>
    <w:rsid w:val="009C63FE"/>
    <w:rsid w:val="009C7BFC"/>
    <w:rsid w:val="009D0DEC"/>
    <w:rsid w:val="009D1437"/>
    <w:rsid w:val="009D7C70"/>
    <w:rsid w:val="009E1BC1"/>
    <w:rsid w:val="009E4666"/>
    <w:rsid w:val="009E63AF"/>
    <w:rsid w:val="009E78F4"/>
    <w:rsid w:val="009F0470"/>
    <w:rsid w:val="009F3411"/>
    <w:rsid w:val="009F4A4C"/>
    <w:rsid w:val="009F667A"/>
    <w:rsid w:val="009F6762"/>
    <w:rsid w:val="009F7FC5"/>
    <w:rsid w:val="00A003EE"/>
    <w:rsid w:val="00A0145B"/>
    <w:rsid w:val="00A0628B"/>
    <w:rsid w:val="00A07DB9"/>
    <w:rsid w:val="00A14F6B"/>
    <w:rsid w:val="00A16B6C"/>
    <w:rsid w:val="00A205F8"/>
    <w:rsid w:val="00A20B3D"/>
    <w:rsid w:val="00A21D50"/>
    <w:rsid w:val="00A22C1F"/>
    <w:rsid w:val="00A2334E"/>
    <w:rsid w:val="00A24E7D"/>
    <w:rsid w:val="00A250E5"/>
    <w:rsid w:val="00A27493"/>
    <w:rsid w:val="00A276AB"/>
    <w:rsid w:val="00A35C07"/>
    <w:rsid w:val="00A37FE6"/>
    <w:rsid w:val="00A44C5F"/>
    <w:rsid w:val="00A51EC2"/>
    <w:rsid w:val="00A525CF"/>
    <w:rsid w:val="00A53F65"/>
    <w:rsid w:val="00A54034"/>
    <w:rsid w:val="00A55F5C"/>
    <w:rsid w:val="00A56BC0"/>
    <w:rsid w:val="00A637FB"/>
    <w:rsid w:val="00A649D9"/>
    <w:rsid w:val="00A6671C"/>
    <w:rsid w:val="00A66F36"/>
    <w:rsid w:val="00A7528B"/>
    <w:rsid w:val="00A75803"/>
    <w:rsid w:val="00A75A9A"/>
    <w:rsid w:val="00A76090"/>
    <w:rsid w:val="00A76286"/>
    <w:rsid w:val="00A77AB2"/>
    <w:rsid w:val="00A818E1"/>
    <w:rsid w:val="00A8392A"/>
    <w:rsid w:val="00A8450F"/>
    <w:rsid w:val="00A8483D"/>
    <w:rsid w:val="00A85344"/>
    <w:rsid w:val="00A85609"/>
    <w:rsid w:val="00A86AB3"/>
    <w:rsid w:val="00A90B50"/>
    <w:rsid w:val="00A91CC4"/>
    <w:rsid w:val="00A92A56"/>
    <w:rsid w:val="00A933CE"/>
    <w:rsid w:val="00A93D8E"/>
    <w:rsid w:val="00A946F6"/>
    <w:rsid w:val="00AA00C8"/>
    <w:rsid w:val="00AA2EDA"/>
    <w:rsid w:val="00AA5259"/>
    <w:rsid w:val="00AA58BF"/>
    <w:rsid w:val="00AB090A"/>
    <w:rsid w:val="00AB368E"/>
    <w:rsid w:val="00AB5B08"/>
    <w:rsid w:val="00AB66F5"/>
    <w:rsid w:val="00AB6C7D"/>
    <w:rsid w:val="00AB7EA5"/>
    <w:rsid w:val="00AC05BD"/>
    <w:rsid w:val="00AC1E31"/>
    <w:rsid w:val="00AC2189"/>
    <w:rsid w:val="00AC39F4"/>
    <w:rsid w:val="00AC3E5D"/>
    <w:rsid w:val="00AC6320"/>
    <w:rsid w:val="00AD080D"/>
    <w:rsid w:val="00AD10E6"/>
    <w:rsid w:val="00AD2ABB"/>
    <w:rsid w:val="00AD2BB6"/>
    <w:rsid w:val="00AD2D18"/>
    <w:rsid w:val="00AD3C49"/>
    <w:rsid w:val="00AD40CA"/>
    <w:rsid w:val="00AD523E"/>
    <w:rsid w:val="00AD583F"/>
    <w:rsid w:val="00AD6320"/>
    <w:rsid w:val="00AD69DD"/>
    <w:rsid w:val="00AE0713"/>
    <w:rsid w:val="00AE096C"/>
    <w:rsid w:val="00AE7516"/>
    <w:rsid w:val="00B0025A"/>
    <w:rsid w:val="00B01F9D"/>
    <w:rsid w:val="00B02B3A"/>
    <w:rsid w:val="00B02DD9"/>
    <w:rsid w:val="00B048D5"/>
    <w:rsid w:val="00B0536A"/>
    <w:rsid w:val="00B06C3E"/>
    <w:rsid w:val="00B07558"/>
    <w:rsid w:val="00B1292E"/>
    <w:rsid w:val="00B12FF7"/>
    <w:rsid w:val="00B137FE"/>
    <w:rsid w:val="00B13CD5"/>
    <w:rsid w:val="00B13F71"/>
    <w:rsid w:val="00B21083"/>
    <w:rsid w:val="00B22C46"/>
    <w:rsid w:val="00B22E88"/>
    <w:rsid w:val="00B24598"/>
    <w:rsid w:val="00B249F6"/>
    <w:rsid w:val="00B26658"/>
    <w:rsid w:val="00B26EA6"/>
    <w:rsid w:val="00B26F5A"/>
    <w:rsid w:val="00B30554"/>
    <w:rsid w:val="00B30A4B"/>
    <w:rsid w:val="00B3291A"/>
    <w:rsid w:val="00B356A7"/>
    <w:rsid w:val="00B3648F"/>
    <w:rsid w:val="00B37753"/>
    <w:rsid w:val="00B37C1B"/>
    <w:rsid w:val="00B37F88"/>
    <w:rsid w:val="00B404F1"/>
    <w:rsid w:val="00B40F97"/>
    <w:rsid w:val="00B41CA7"/>
    <w:rsid w:val="00B41CC5"/>
    <w:rsid w:val="00B42327"/>
    <w:rsid w:val="00B42703"/>
    <w:rsid w:val="00B42F00"/>
    <w:rsid w:val="00B43171"/>
    <w:rsid w:val="00B4380C"/>
    <w:rsid w:val="00B4489B"/>
    <w:rsid w:val="00B45A22"/>
    <w:rsid w:val="00B46428"/>
    <w:rsid w:val="00B47C15"/>
    <w:rsid w:val="00B5056F"/>
    <w:rsid w:val="00B51B8D"/>
    <w:rsid w:val="00B52467"/>
    <w:rsid w:val="00B548D2"/>
    <w:rsid w:val="00B555CD"/>
    <w:rsid w:val="00B62304"/>
    <w:rsid w:val="00B640F2"/>
    <w:rsid w:val="00B64315"/>
    <w:rsid w:val="00B72936"/>
    <w:rsid w:val="00B7295A"/>
    <w:rsid w:val="00B73A2A"/>
    <w:rsid w:val="00B75F28"/>
    <w:rsid w:val="00B839F5"/>
    <w:rsid w:val="00B84135"/>
    <w:rsid w:val="00B86572"/>
    <w:rsid w:val="00B879F6"/>
    <w:rsid w:val="00B94D8E"/>
    <w:rsid w:val="00B96868"/>
    <w:rsid w:val="00B96CBA"/>
    <w:rsid w:val="00B96E9A"/>
    <w:rsid w:val="00BA16A5"/>
    <w:rsid w:val="00BA296D"/>
    <w:rsid w:val="00BA6906"/>
    <w:rsid w:val="00BB171F"/>
    <w:rsid w:val="00BB19F8"/>
    <w:rsid w:val="00BB29B1"/>
    <w:rsid w:val="00BB6C11"/>
    <w:rsid w:val="00BB7B1F"/>
    <w:rsid w:val="00BB7B71"/>
    <w:rsid w:val="00BC0C60"/>
    <w:rsid w:val="00BC176E"/>
    <w:rsid w:val="00BC18C3"/>
    <w:rsid w:val="00BC52BF"/>
    <w:rsid w:val="00BC5712"/>
    <w:rsid w:val="00BC5A00"/>
    <w:rsid w:val="00BC7FD6"/>
    <w:rsid w:val="00BD087C"/>
    <w:rsid w:val="00BD11EC"/>
    <w:rsid w:val="00BD3DD9"/>
    <w:rsid w:val="00BD4C23"/>
    <w:rsid w:val="00BD6D0D"/>
    <w:rsid w:val="00BE0315"/>
    <w:rsid w:val="00BE4B6D"/>
    <w:rsid w:val="00BE4F48"/>
    <w:rsid w:val="00BE67EA"/>
    <w:rsid w:val="00BF0546"/>
    <w:rsid w:val="00BF0A6C"/>
    <w:rsid w:val="00BF5A43"/>
    <w:rsid w:val="00BF6859"/>
    <w:rsid w:val="00BF6AF5"/>
    <w:rsid w:val="00C009E3"/>
    <w:rsid w:val="00C02BD2"/>
    <w:rsid w:val="00C038AD"/>
    <w:rsid w:val="00C05C12"/>
    <w:rsid w:val="00C074D4"/>
    <w:rsid w:val="00C07FE2"/>
    <w:rsid w:val="00C13C7B"/>
    <w:rsid w:val="00C14163"/>
    <w:rsid w:val="00C14838"/>
    <w:rsid w:val="00C15132"/>
    <w:rsid w:val="00C15CFF"/>
    <w:rsid w:val="00C165F0"/>
    <w:rsid w:val="00C2537A"/>
    <w:rsid w:val="00C261F0"/>
    <w:rsid w:val="00C26200"/>
    <w:rsid w:val="00C26352"/>
    <w:rsid w:val="00C302E3"/>
    <w:rsid w:val="00C30B59"/>
    <w:rsid w:val="00C31715"/>
    <w:rsid w:val="00C32408"/>
    <w:rsid w:val="00C35F19"/>
    <w:rsid w:val="00C36F0D"/>
    <w:rsid w:val="00C37047"/>
    <w:rsid w:val="00C370E8"/>
    <w:rsid w:val="00C4029A"/>
    <w:rsid w:val="00C4102D"/>
    <w:rsid w:val="00C422D7"/>
    <w:rsid w:val="00C4235B"/>
    <w:rsid w:val="00C42559"/>
    <w:rsid w:val="00C429A9"/>
    <w:rsid w:val="00C42DB0"/>
    <w:rsid w:val="00C4343B"/>
    <w:rsid w:val="00C43E03"/>
    <w:rsid w:val="00C44A63"/>
    <w:rsid w:val="00C46060"/>
    <w:rsid w:val="00C503CE"/>
    <w:rsid w:val="00C52072"/>
    <w:rsid w:val="00C549AE"/>
    <w:rsid w:val="00C56050"/>
    <w:rsid w:val="00C5665A"/>
    <w:rsid w:val="00C567F8"/>
    <w:rsid w:val="00C60D94"/>
    <w:rsid w:val="00C62B31"/>
    <w:rsid w:val="00C62E4D"/>
    <w:rsid w:val="00C630AC"/>
    <w:rsid w:val="00C6398F"/>
    <w:rsid w:val="00C64479"/>
    <w:rsid w:val="00C64509"/>
    <w:rsid w:val="00C65C21"/>
    <w:rsid w:val="00C67918"/>
    <w:rsid w:val="00C75024"/>
    <w:rsid w:val="00C7728D"/>
    <w:rsid w:val="00C814A1"/>
    <w:rsid w:val="00C81A17"/>
    <w:rsid w:val="00C85A6C"/>
    <w:rsid w:val="00C869CD"/>
    <w:rsid w:val="00C876B9"/>
    <w:rsid w:val="00C87C2D"/>
    <w:rsid w:val="00C87F62"/>
    <w:rsid w:val="00C911DD"/>
    <w:rsid w:val="00C913A2"/>
    <w:rsid w:val="00C91455"/>
    <w:rsid w:val="00C9335C"/>
    <w:rsid w:val="00C9394A"/>
    <w:rsid w:val="00C957DD"/>
    <w:rsid w:val="00C96F75"/>
    <w:rsid w:val="00C97A56"/>
    <w:rsid w:val="00C97C71"/>
    <w:rsid w:val="00CA0DD2"/>
    <w:rsid w:val="00CA246D"/>
    <w:rsid w:val="00CA503B"/>
    <w:rsid w:val="00CA617F"/>
    <w:rsid w:val="00CA654D"/>
    <w:rsid w:val="00CA6B5C"/>
    <w:rsid w:val="00CA7012"/>
    <w:rsid w:val="00CA79AC"/>
    <w:rsid w:val="00CB121B"/>
    <w:rsid w:val="00CB5935"/>
    <w:rsid w:val="00CB631B"/>
    <w:rsid w:val="00CC14B6"/>
    <w:rsid w:val="00CC460F"/>
    <w:rsid w:val="00CC4ACE"/>
    <w:rsid w:val="00CC7DF8"/>
    <w:rsid w:val="00CC7ECB"/>
    <w:rsid w:val="00CD1C99"/>
    <w:rsid w:val="00CD3665"/>
    <w:rsid w:val="00CD3E40"/>
    <w:rsid w:val="00CD4230"/>
    <w:rsid w:val="00CD452A"/>
    <w:rsid w:val="00CD6320"/>
    <w:rsid w:val="00CE09A7"/>
    <w:rsid w:val="00CE2616"/>
    <w:rsid w:val="00CE59CF"/>
    <w:rsid w:val="00CE5AF2"/>
    <w:rsid w:val="00CE5C7B"/>
    <w:rsid w:val="00CE5D19"/>
    <w:rsid w:val="00CF1000"/>
    <w:rsid w:val="00CF2FC3"/>
    <w:rsid w:val="00CF44BD"/>
    <w:rsid w:val="00CF473D"/>
    <w:rsid w:val="00CF7462"/>
    <w:rsid w:val="00D00B77"/>
    <w:rsid w:val="00D00D2E"/>
    <w:rsid w:val="00D01263"/>
    <w:rsid w:val="00D019CF"/>
    <w:rsid w:val="00D0619B"/>
    <w:rsid w:val="00D1160D"/>
    <w:rsid w:val="00D13986"/>
    <w:rsid w:val="00D16E25"/>
    <w:rsid w:val="00D173B6"/>
    <w:rsid w:val="00D30AA9"/>
    <w:rsid w:val="00D3369B"/>
    <w:rsid w:val="00D33FD1"/>
    <w:rsid w:val="00D34ADC"/>
    <w:rsid w:val="00D35BC4"/>
    <w:rsid w:val="00D3630D"/>
    <w:rsid w:val="00D406C0"/>
    <w:rsid w:val="00D4118E"/>
    <w:rsid w:val="00D42060"/>
    <w:rsid w:val="00D44B0D"/>
    <w:rsid w:val="00D47658"/>
    <w:rsid w:val="00D47F8F"/>
    <w:rsid w:val="00D5238E"/>
    <w:rsid w:val="00D52F44"/>
    <w:rsid w:val="00D53540"/>
    <w:rsid w:val="00D55230"/>
    <w:rsid w:val="00D5549A"/>
    <w:rsid w:val="00D559DE"/>
    <w:rsid w:val="00D6356C"/>
    <w:rsid w:val="00D644F6"/>
    <w:rsid w:val="00D64D26"/>
    <w:rsid w:val="00D6587C"/>
    <w:rsid w:val="00D70900"/>
    <w:rsid w:val="00D74EE3"/>
    <w:rsid w:val="00D74F20"/>
    <w:rsid w:val="00D76600"/>
    <w:rsid w:val="00D77D0F"/>
    <w:rsid w:val="00D81859"/>
    <w:rsid w:val="00D818B6"/>
    <w:rsid w:val="00D82A0A"/>
    <w:rsid w:val="00D84C30"/>
    <w:rsid w:val="00D8692E"/>
    <w:rsid w:val="00D9142D"/>
    <w:rsid w:val="00D94728"/>
    <w:rsid w:val="00D97365"/>
    <w:rsid w:val="00D97D66"/>
    <w:rsid w:val="00DA17DA"/>
    <w:rsid w:val="00DA6647"/>
    <w:rsid w:val="00DA6FA0"/>
    <w:rsid w:val="00DB47EB"/>
    <w:rsid w:val="00DB52C7"/>
    <w:rsid w:val="00DB7400"/>
    <w:rsid w:val="00DC4EB0"/>
    <w:rsid w:val="00DC584F"/>
    <w:rsid w:val="00DD0C52"/>
    <w:rsid w:val="00DD1B49"/>
    <w:rsid w:val="00DD1BCF"/>
    <w:rsid w:val="00DD204C"/>
    <w:rsid w:val="00DD2715"/>
    <w:rsid w:val="00DD7A5C"/>
    <w:rsid w:val="00DF16C2"/>
    <w:rsid w:val="00DF300C"/>
    <w:rsid w:val="00DF3034"/>
    <w:rsid w:val="00DF3514"/>
    <w:rsid w:val="00DF457B"/>
    <w:rsid w:val="00DF5BEA"/>
    <w:rsid w:val="00DF61A5"/>
    <w:rsid w:val="00E009AD"/>
    <w:rsid w:val="00E01C70"/>
    <w:rsid w:val="00E04A64"/>
    <w:rsid w:val="00E04AFC"/>
    <w:rsid w:val="00E04F22"/>
    <w:rsid w:val="00E0509C"/>
    <w:rsid w:val="00E0679A"/>
    <w:rsid w:val="00E06DBB"/>
    <w:rsid w:val="00E11678"/>
    <w:rsid w:val="00E12043"/>
    <w:rsid w:val="00E12F5B"/>
    <w:rsid w:val="00E143F0"/>
    <w:rsid w:val="00E1486B"/>
    <w:rsid w:val="00E16580"/>
    <w:rsid w:val="00E16C57"/>
    <w:rsid w:val="00E173E1"/>
    <w:rsid w:val="00E2046D"/>
    <w:rsid w:val="00E21EBB"/>
    <w:rsid w:val="00E22984"/>
    <w:rsid w:val="00E2423A"/>
    <w:rsid w:val="00E25E68"/>
    <w:rsid w:val="00E26621"/>
    <w:rsid w:val="00E329BA"/>
    <w:rsid w:val="00E32D1F"/>
    <w:rsid w:val="00E3399C"/>
    <w:rsid w:val="00E34450"/>
    <w:rsid w:val="00E36662"/>
    <w:rsid w:val="00E36BA6"/>
    <w:rsid w:val="00E37B42"/>
    <w:rsid w:val="00E404F6"/>
    <w:rsid w:val="00E40C67"/>
    <w:rsid w:val="00E4159D"/>
    <w:rsid w:val="00E41D21"/>
    <w:rsid w:val="00E449F0"/>
    <w:rsid w:val="00E517A7"/>
    <w:rsid w:val="00E52968"/>
    <w:rsid w:val="00E54BD0"/>
    <w:rsid w:val="00E56D37"/>
    <w:rsid w:val="00E57468"/>
    <w:rsid w:val="00E60201"/>
    <w:rsid w:val="00E60697"/>
    <w:rsid w:val="00E606C8"/>
    <w:rsid w:val="00E60C7E"/>
    <w:rsid w:val="00E61C4F"/>
    <w:rsid w:val="00E63E69"/>
    <w:rsid w:val="00E63EB7"/>
    <w:rsid w:val="00E678C2"/>
    <w:rsid w:val="00E67B84"/>
    <w:rsid w:val="00E732DE"/>
    <w:rsid w:val="00E76428"/>
    <w:rsid w:val="00E808BD"/>
    <w:rsid w:val="00E82391"/>
    <w:rsid w:val="00E82438"/>
    <w:rsid w:val="00E827BC"/>
    <w:rsid w:val="00E84206"/>
    <w:rsid w:val="00E84E23"/>
    <w:rsid w:val="00E84FB9"/>
    <w:rsid w:val="00E85521"/>
    <w:rsid w:val="00E877D7"/>
    <w:rsid w:val="00E9062B"/>
    <w:rsid w:val="00E90D23"/>
    <w:rsid w:val="00E9110E"/>
    <w:rsid w:val="00E92D36"/>
    <w:rsid w:val="00E95543"/>
    <w:rsid w:val="00E97B52"/>
    <w:rsid w:val="00EA1732"/>
    <w:rsid w:val="00EA498A"/>
    <w:rsid w:val="00EA5145"/>
    <w:rsid w:val="00EA5C76"/>
    <w:rsid w:val="00EB25A1"/>
    <w:rsid w:val="00EB31EA"/>
    <w:rsid w:val="00EB3AC8"/>
    <w:rsid w:val="00EC02CA"/>
    <w:rsid w:val="00EC03C0"/>
    <w:rsid w:val="00EC5019"/>
    <w:rsid w:val="00EC564A"/>
    <w:rsid w:val="00EC7DF1"/>
    <w:rsid w:val="00ED3BEF"/>
    <w:rsid w:val="00ED45B3"/>
    <w:rsid w:val="00ED7445"/>
    <w:rsid w:val="00EE20C6"/>
    <w:rsid w:val="00EE6360"/>
    <w:rsid w:val="00EE6367"/>
    <w:rsid w:val="00EE6730"/>
    <w:rsid w:val="00EE6736"/>
    <w:rsid w:val="00EF2462"/>
    <w:rsid w:val="00EF309E"/>
    <w:rsid w:val="00F00649"/>
    <w:rsid w:val="00F008D3"/>
    <w:rsid w:val="00F024EC"/>
    <w:rsid w:val="00F02A46"/>
    <w:rsid w:val="00F033E0"/>
    <w:rsid w:val="00F04EA4"/>
    <w:rsid w:val="00F133D4"/>
    <w:rsid w:val="00F2027B"/>
    <w:rsid w:val="00F2241B"/>
    <w:rsid w:val="00F224B0"/>
    <w:rsid w:val="00F231A5"/>
    <w:rsid w:val="00F26C05"/>
    <w:rsid w:val="00F308EE"/>
    <w:rsid w:val="00F30DC8"/>
    <w:rsid w:val="00F33736"/>
    <w:rsid w:val="00F3773C"/>
    <w:rsid w:val="00F403FC"/>
    <w:rsid w:val="00F4270C"/>
    <w:rsid w:val="00F427E1"/>
    <w:rsid w:val="00F438EE"/>
    <w:rsid w:val="00F465DE"/>
    <w:rsid w:val="00F47562"/>
    <w:rsid w:val="00F50480"/>
    <w:rsid w:val="00F50541"/>
    <w:rsid w:val="00F51CD2"/>
    <w:rsid w:val="00F5291E"/>
    <w:rsid w:val="00F53625"/>
    <w:rsid w:val="00F542E6"/>
    <w:rsid w:val="00F54A69"/>
    <w:rsid w:val="00F66F77"/>
    <w:rsid w:val="00F673B4"/>
    <w:rsid w:val="00F73166"/>
    <w:rsid w:val="00F73FF4"/>
    <w:rsid w:val="00F7420B"/>
    <w:rsid w:val="00F75A5F"/>
    <w:rsid w:val="00F75DF5"/>
    <w:rsid w:val="00F77994"/>
    <w:rsid w:val="00F80AA7"/>
    <w:rsid w:val="00F83487"/>
    <w:rsid w:val="00F8431D"/>
    <w:rsid w:val="00F916E7"/>
    <w:rsid w:val="00F93E50"/>
    <w:rsid w:val="00F951E6"/>
    <w:rsid w:val="00F97A21"/>
    <w:rsid w:val="00FA21FA"/>
    <w:rsid w:val="00FA5966"/>
    <w:rsid w:val="00FA60B9"/>
    <w:rsid w:val="00FA61F0"/>
    <w:rsid w:val="00FB0EB4"/>
    <w:rsid w:val="00FB138C"/>
    <w:rsid w:val="00FB1438"/>
    <w:rsid w:val="00FB3026"/>
    <w:rsid w:val="00FB351D"/>
    <w:rsid w:val="00FB469E"/>
    <w:rsid w:val="00FB49B5"/>
    <w:rsid w:val="00FB5797"/>
    <w:rsid w:val="00FB5980"/>
    <w:rsid w:val="00FC213D"/>
    <w:rsid w:val="00FC48AB"/>
    <w:rsid w:val="00FC7699"/>
    <w:rsid w:val="00FD11F4"/>
    <w:rsid w:val="00FD1A86"/>
    <w:rsid w:val="00FD1E1C"/>
    <w:rsid w:val="00FD1EBD"/>
    <w:rsid w:val="00FD29F3"/>
    <w:rsid w:val="00FD5069"/>
    <w:rsid w:val="00FD5410"/>
    <w:rsid w:val="00FD626C"/>
    <w:rsid w:val="00FD742D"/>
    <w:rsid w:val="00FE11DE"/>
    <w:rsid w:val="00FE1A81"/>
    <w:rsid w:val="00FE50DE"/>
    <w:rsid w:val="00FE654F"/>
    <w:rsid w:val="00FE70A0"/>
    <w:rsid w:val="00FE7583"/>
    <w:rsid w:val="00FE7CBB"/>
    <w:rsid w:val="00FF07F3"/>
    <w:rsid w:val="00FF443E"/>
    <w:rsid w:val="00FF6345"/>
    <w:rsid w:val="00FF6A16"/>
    <w:rsid w:val="00FF6A67"/>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0A6A1076"/>
  <w15:chartTrackingRefBased/>
  <w15:docId w15:val="{A4706FE3-EECD-458D-A46E-C88EA1367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hAnsi="Times New Roman" w:eastAsiaTheme="minorHAnsi"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4343B"/>
    <w:pPr>
      <w:spacing w:after="0" w:line="240" w:lineRule="auto"/>
    </w:pPr>
    <w:rPr>
      <w:rFonts w:eastAsia="Times New Roman" w:cs="Times New Roman"/>
      <w:szCs w:val="24"/>
    </w:rPr>
  </w:style>
  <w:style w:type="paragraph" w:styleId="Heading1">
    <w:name w:val="heading 1"/>
    <w:aliases w:val="H1,Heading 1(Report Only),Chapter,Heading 1(Report Only)1,Chapter1,DO NOT USE_h1,Level 1 Topic Heading,h1,Heading 1(Report Only) Char,Chapter Char,Heading 1(Report Only)1 Char,Chapter1 Char,H1 Char1,DO NOT USE_h1 Char,h1 Char,h"/>
    <w:basedOn w:val="Normal"/>
    <w:next w:val="Heading2"/>
    <w:link w:val="Heading1Char"/>
    <w:autoRedefine/>
    <w:qFormat/>
    <w:rsid w:val="0085100F"/>
    <w:pPr>
      <w:keepNext/>
      <w:pageBreakBefore/>
      <w:widowControl w:val="0"/>
      <w:numPr>
        <w:numId w:val="1"/>
      </w:numPr>
      <w:tabs>
        <w:tab w:val="left" w:pos="270"/>
        <w:tab w:val="left" w:pos="5130"/>
        <w:tab w:val="clear" w:pos="5490"/>
      </w:tabs>
      <w:spacing w:before="240" w:after="240"/>
      <w:ind w:left="5310" w:hanging="5310"/>
      <w:outlineLvl w:val="0"/>
    </w:pPr>
    <w:rPr>
      <w:b/>
      <w:caps/>
      <w:color w:val="6E2500"/>
      <w:kern w:val="28"/>
      <w:sz w:val="28"/>
    </w:rPr>
  </w:style>
  <w:style w:type="paragraph" w:styleId="Heading2">
    <w:name w:val="heading 2"/>
    <w:aliases w:val="l2,H2,h21,Chapter Number/Appendix Letter,chn,h2,Level 2 Topic Heading,l2 Char,H2 Char,h21 Char Char,Heading 2 Char1,Heading 2 Char Char,l2 Char Char,H2 Char Char,h2 Char Char,l2 Char1,H2 Char1,h21 Char1,h2 Char1,h21 Char,h2 Char"/>
    <w:basedOn w:val="Normal"/>
    <w:next w:val="NormalIndent"/>
    <w:link w:val="Heading2Char"/>
    <w:autoRedefine/>
    <w:qFormat/>
    <w:rsid w:val="0085100F"/>
    <w:pPr>
      <w:keepNext/>
      <w:widowControl w:val="0"/>
      <w:numPr>
        <w:ilvl w:val="1"/>
        <w:numId w:val="1"/>
      </w:numPr>
      <w:tabs>
        <w:tab w:val="left" w:pos="270"/>
      </w:tabs>
      <w:spacing w:before="240" w:after="240"/>
      <w:outlineLvl w:val="1"/>
    </w:pPr>
    <w:rPr>
      <w:b/>
      <w:i/>
      <w:color w:val="003400"/>
      <w:lang w:eastAsia="x-none"/>
    </w:rPr>
  </w:style>
  <w:style w:type="paragraph" w:styleId="Heading3">
    <w:name w:val="heading 3"/>
    <w:aliases w:val="h3,h31,h31 Char,Heading 3 Char Char,H3,d,Heading 3 Char1 Char,Heading 3 Char Char Char,h3 Char Char Char,h31 Char1 Char Char,h31 Char Char Char Char,H3 Char Char Char,d Char Char Char,h3 Char1 Char,h31 Char2 Char,H3 Char1 Char,M"/>
    <w:basedOn w:val="Normal"/>
    <w:next w:val="Normal"/>
    <w:link w:val="Heading3Char"/>
    <w:autoRedefine/>
    <w:qFormat/>
    <w:rsid w:val="00327775"/>
    <w:pPr>
      <w:keepNext/>
      <w:numPr>
        <w:ilvl w:val="2"/>
        <w:numId w:val="1"/>
      </w:numPr>
      <w:spacing w:after="120" w:line="340" w:lineRule="atLeast"/>
      <w:outlineLvl w:val="2"/>
    </w:pPr>
    <w:rPr>
      <w:b/>
      <w:lang w:val="x-none" w:eastAsia="x-none"/>
    </w:rPr>
  </w:style>
  <w:style w:type="paragraph" w:styleId="Heading4">
    <w:name w:val="heading 4"/>
    <w:basedOn w:val="Normal"/>
    <w:next w:val="Normal"/>
    <w:link w:val="Heading4Char"/>
    <w:uiPriority w:val="9"/>
    <w:unhideWhenUsed/>
    <w:qFormat/>
    <w:rsid w:val="00616EC4"/>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eading 1(Report Only) Char1,Chapter Char1,Heading 1(Report Only)1 Char1,Chapter1 Char1,DO NOT USE_h1 Char1,Level 1 Topic Heading Char,h1 Char1,Heading 1(Report Only) Char Char,Chapter Char Char,Heading 1(Report Only)1 Char Char"/>
    <w:basedOn w:val="DefaultParagraphFont"/>
    <w:link w:val="Heading1"/>
    <w:rsid w:val="0085100F"/>
    <w:rPr>
      <w:rFonts w:eastAsia="Times New Roman" w:cs="Times New Roman"/>
      <w:b/>
      <w:caps/>
      <w:color w:val="6E2500"/>
      <w:kern w:val="28"/>
      <w:sz w:val="28"/>
      <w:szCs w:val="24"/>
    </w:rPr>
  </w:style>
  <w:style w:type="character" w:customStyle="1" w:styleId="Heading2Char">
    <w:name w:val="Heading 2 Char"/>
    <w:aliases w:val="l2 Char2,H2 Char2,h21 Char2,Chapter Number/Appendix Letter Char,chn Char,h2 Char2,Level 2 Topic Heading Char,l2 Char Char1,H2 Char Char1,h21 Char Char Char,Heading 2 Char1 Char,Heading 2 Char Char Char,l2 Char Char Char,H2 Char Char Char"/>
    <w:basedOn w:val="DefaultParagraphFont"/>
    <w:link w:val="Heading2"/>
    <w:rsid w:val="0085100F"/>
    <w:rPr>
      <w:rFonts w:eastAsia="Times New Roman" w:cs="Times New Roman"/>
      <w:b/>
      <w:i/>
      <w:color w:val="003400"/>
      <w:szCs w:val="24"/>
      <w:lang w:eastAsia="x-none"/>
    </w:rPr>
  </w:style>
  <w:style w:type="character" w:customStyle="1" w:styleId="Heading3Char">
    <w:name w:val="Heading 3 Char"/>
    <w:aliases w:val="h3 Char,h31 Char1,h31 Char Char,Heading 3 Char Char Char1,H3 Char,d Char,Heading 3 Char1 Char Char,Heading 3 Char Char Char Char,h3 Char Char Char Char,h31 Char1 Char Char Char,h31 Char Char Char Char Char,H3 Char Char Char Char,M Char"/>
    <w:basedOn w:val="DefaultParagraphFont"/>
    <w:link w:val="Heading3"/>
    <w:rsid w:val="00327775"/>
    <w:rPr>
      <w:rFonts w:eastAsia="Times New Roman" w:cs="Times New Roman"/>
      <w:b/>
      <w:szCs w:val="24"/>
      <w:lang w:val="x-none" w:eastAsia="x-none"/>
    </w:rPr>
  </w:style>
  <w:style w:type="paragraph" w:styleId="NormalIndent">
    <w:name w:val="Normal Indent"/>
    <w:aliases w:val="Normal Indent Char1 Char,Normal Indent Char1 Char Char Char Char Char Char Char Char Char Char Char1 Char Char Char Char,Normal Indent Char Char, Char Char Char  Char, Char Char Char  Char Char Char, Char Char Char "/>
    <w:basedOn w:val="Normal"/>
    <w:link w:val="NormalIndentChar"/>
    <w:unhideWhenUsed/>
    <w:rsid w:val="007C1EEB"/>
    <w:pPr>
      <w:ind w:left="720"/>
    </w:pPr>
  </w:style>
  <w:style w:type="character" w:styleId="Hyperlink">
    <w:name w:val="Hyperlink"/>
    <w:uiPriority w:val="99"/>
    <w:rsid w:val="007C1EEB"/>
    <w:rPr>
      <w:color w:val="0000FF"/>
      <w:u w:val="single"/>
    </w:rPr>
  </w:style>
  <w:style w:type="character" w:customStyle="1" w:styleId="NormalIndentChar">
    <w:name w:val="Normal Indent Char"/>
    <w:aliases w:val="Normal Indent Char1 Char Char,Normal Indent Char1 Char Char Char Char Char Char Char Char Char Char Char1 Char Char Char Char Char,Normal Indent Char Char Char, Char Char Char  Char Char, Char Char Char  Char Char Char Char"/>
    <w:link w:val="NormalIndent"/>
    <w:locked/>
    <w:rsid w:val="007C1EEB"/>
  </w:style>
  <w:style w:type="paragraph" w:customStyle="1" w:styleId="N">
    <w:name w:val="N"/>
    <w:basedOn w:val="NormalIndent"/>
    <w:autoRedefine/>
    <w:qFormat/>
    <w:rsid w:val="00A75803"/>
    <w:pPr>
      <w:widowControl w:val="0"/>
      <w:tabs>
        <w:tab w:val="left" w:pos="270"/>
      </w:tabs>
      <w:spacing w:line="360" w:lineRule="auto"/>
      <w:ind w:left="360" w:right="14"/>
      <w:jc w:val="both"/>
    </w:pPr>
    <w:rPr>
      <w:noProof/>
      <w:lang w:eastAsia="ar-SA"/>
    </w:rPr>
  </w:style>
  <w:style w:type="paragraph" w:styleId="ListParagraph">
    <w:name w:val="List Paragraph"/>
    <w:basedOn w:val="Normal"/>
    <w:uiPriority w:val="34"/>
    <w:qFormat/>
    <w:rsid w:val="007C1EEB"/>
    <w:pPr>
      <w:spacing w:after="200" w:line="276" w:lineRule="auto"/>
      <w:ind w:left="720"/>
      <w:contextualSpacing/>
    </w:pPr>
    <w:rPr>
      <w:rFonts w:eastAsiaTheme="minorEastAsia"/>
    </w:rPr>
  </w:style>
  <w:style w:type="paragraph" w:styleId="HTMLPreformatted">
    <w:name w:val="HTML Preformatted"/>
    <w:basedOn w:val="Normal"/>
    <w:link w:val="HTMLPreformattedChar"/>
    <w:uiPriority w:val="99"/>
    <w:unhideWhenUsed/>
    <w:rsid w:val="00576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5765F2"/>
    <w:rPr>
      <w:rFonts w:ascii="Courier New" w:eastAsia="Times New Roman" w:hAnsi="Courier New" w:cs="Courier New"/>
      <w:sz w:val="20"/>
      <w:szCs w:val="20"/>
    </w:rPr>
  </w:style>
  <w:style w:type="paragraph" w:styleId="Header">
    <w:name w:val="header"/>
    <w:basedOn w:val="Normal"/>
    <w:link w:val="HeaderChar"/>
    <w:uiPriority w:val="99"/>
    <w:unhideWhenUsed/>
    <w:rsid w:val="002F0F6E"/>
    <w:pPr>
      <w:tabs>
        <w:tab w:val="center" w:pos="4680"/>
        <w:tab w:val="right" w:pos="9360"/>
      </w:tabs>
    </w:pPr>
  </w:style>
  <w:style w:type="character" w:customStyle="1" w:styleId="HeaderChar">
    <w:name w:val="Header Char"/>
    <w:basedOn w:val="DefaultParagraphFont"/>
    <w:link w:val="Header"/>
    <w:uiPriority w:val="99"/>
    <w:rsid w:val="002F0F6E"/>
  </w:style>
  <w:style w:type="paragraph" w:styleId="Footer">
    <w:name w:val="footer"/>
    <w:basedOn w:val="Normal"/>
    <w:link w:val="FooterChar"/>
    <w:uiPriority w:val="99"/>
    <w:unhideWhenUsed/>
    <w:rsid w:val="002F0F6E"/>
    <w:pPr>
      <w:tabs>
        <w:tab w:val="center" w:pos="4680"/>
        <w:tab w:val="right" w:pos="9360"/>
      </w:tabs>
    </w:pPr>
  </w:style>
  <w:style w:type="character" w:customStyle="1" w:styleId="FooterChar">
    <w:name w:val="Footer Char"/>
    <w:basedOn w:val="DefaultParagraphFont"/>
    <w:link w:val="Footer"/>
    <w:uiPriority w:val="99"/>
    <w:rsid w:val="002F0F6E"/>
  </w:style>
  <w:style w:type="character" w:customStyle="1" w:styleId="sc11">
    <w:name w:val="sc11"/>
    <w:basedOn w:val="DefaultParagraphFont"/>
    <w:rsid w:val="002F0F6E"/>
    <w:rPr>
      <w:rFonts w:ascii="Courier New" w:hAnsi="Courier New" w:cs="Courier New" w:hint="default"/>
      <w:color w:val="0000FF"/>
      <w:sz w:val="20"/>
      <w:szCs w:val="20"/>
    </w:rPr>
  </w:style>
  <w:style w:type="character" w:customStyle="1" w:styleId="sc01">
    <w:name w:val="sc01"/>
    <w:basedOn w:val="DefaultParagraphFont"/>
    <w:rsid w:val="002F0F6E"/>
    <w:rPr>
      <w:rFonts w:ascii="Courier New" w:hAnsi="Courier New" w:cs="Courier New" w:hint="default"/>
      <w:b/>
      <w:bCs/>
      <w:color w:val="000000"/>
      <w:sz w:val="20"/>
      <w:szCs w:val="20"/>
    </w:rPr>
  </w:style>
  <w:style w:type="character" w:customStyle="1" w:styleId="sc8">
    <w:name w:val="sc8"/>
    <w:basedOn w:val="DefaultParagraphFont"/>
    <w:rsid w:val="001C5CBB"/>
    <w:rPr>
      <w:rFonts w:ascii="Courier New" w:hAnsi="Courier New" w:cs="Courier New" w:hint="default"/>
      <w:color w:val="000000"/>
      <w:sz w:val="20"/>
      <w:szCs w:val="20"/>
    </w:rPr>
  </w:style>
  <w:style w:type="paragraph" w:styleId="TOCHeading">
    <w:name w:val="TOC Heading"/>
    <w:basedOn w:val="Heading1"/>
    <w:next w:val="Normal"/>
    <w:uiPriority w:val="39"/>
    <w:unhideWhenUsed/>
    <w:qFormat/>
    <w:rsid w:val="00B37C1B"/>
    <w:pPr>
      <w:keepLines/>
      <w:pageBreakBefore w:val="0"/>
      <w:widowControl/>
      <w:numPr>
        <w:numId w:val="0"/>
      </w:numPr>
      <w:tabs>
        <w:tab w:val="clear" w:pos="270"/>
      </w:tabs>
      <w:spacing w:after="0" w:line="259" w:lineRule="auto"/>
      <w:outlineLvl w:val="9"/>
    </w:pPr>
    <w:rPr>
      <w:rFonts w:asciiTheme="majorHAnsi" w:eastAsiaTheme="majorEastAsia" w:hAnsiTheme="majorHAnsi" w:cstheme="majorBidi"/>
      <w:b w:val="0"/>
      <w:caps w:val="0"/>
      <w:color w:val="2E74B5" w:themeColor="accent1" w:themeShade="BF"/>
      <w:kern w:val="0"/>
      <w:sz w:val="32"/>
      <w:szCs w:val="32"/>
    </w:rPr>
  </w:style>
  <w:style w:type="paragraph" w:styleId="TOC2">
    <w:name w:val="toc 2"/>
    <w:basedOn w:val="Normal"/>
    <w:next w:val="Normal"/>
    <w:autoRedefine/>
    <w:uiPriority w:val="39"/>
    <w:unhideWhenUsed/>
    <w:rsid w:val="00B37C1B"/>
    <w:pPr>
      <w:spacing w:after="100"/>
      <w:ind w:left="220"/>
    </w:pPr>
    <w:rPr>
      <w:rFonts w:asciiTheme="minorHAnsi" w:eastAsiaTheme="minorEastAsia" w:hAnsiTheme="minorHAnsi"/>
      <w:sz w:val="22"/>
    </w:rPr>
  </w:style>
  <w:style w:type="paragraph" w:styleId="TOC1">
    <w:name w:val="toc 1"/>
    <w:basedOn w:val="Normal"/>
    <w:next w:val="Normal"/>
    <w:autoRedefine/>
    <w:uiPriority w:val="39"/>
    <w:unhideWhenUsed/>
    <w:rsid w:val="00B37C1B"/>
    <w:pPr>
      <w:spacing w:after="100"/>
    </w:pPr>
    <w:rPr>
      <w:rFonts w:asciiTheme="minorHAnsi" w:eastAsiaTheme="minorEastAsia" w:hAnsiTheme="minorHAnsi"/>
      <w:sz w:val="22"/>
    </w:rPr>
  </w:style>
  <w:style w:type="paragraph" w:styleId="TOC3">
    <w:name w:val="toc 3"/>
    <w:basedOn w:val="Normal"/>
    <w:next w:val="Normal"/>
    <w:autoRedefine/>
    <w:uiPriority w:val="39"/>
    <w:unhideWhenUsed/>
    <w:rsid w:val="00B37C1B"/>
    <w:pPr>
      <w:spacing w:after="100"/>
      <w:ind w:left="440"/>
    </w:pPr>
    <w:rPr>
      <w:rFonts w:asciiTheme="minorHAnsi" w:eastAsiaTheme="minorEastAsia" w:hAnsiTheme="minorHAnsi"/>
      <w:sz w:val="22"/>
    </w:rPr>
  </w:style>
  <w:style w:type="character" w:customStyle="1" w:styleId="sc171">
    <w:name w:val="sc171"/>
    <w:basedOn w:val="DefaultParagraphFont"/>
    <w:rsid w:val="004E3D36"/>
    <w:rPr>
      <w:rFonts w:ascii="Courier New" w:hAnsi="Courier New" w:cs="Courier New" w:hint="default"/>
      <w:color w:val="FF8000"/>
      <w:sz w:val="20"/>
      <w:szCs w:val="20"/>
    </w:rPr>
  </w:style>
  <w:style w:type="character" w:customStyle="1" w:styleId="sc31">
    <w:name w:val="sc31"/>
    <w:basedOn w:val="DefaultParagraphFont"/>
    <w:rsid w:val="00897856"/>
    <w:rPr>
      <w:rFonts w:ascii="Courier New" w:hAnsi="Courier New" w:cs="Courier New" w:hint="default"/>
      <w:color w:val="FF0000"/>
      <w:sz w:val="20"/>
      <w:szCs w:val="20"/>
    </w:rPr>
  </w:style>
  <w:style w:type="paragraph" w:styleId="NoSpacing">
    <w:name w:val="No Spacing"/>
    <w:uiPriority w:val="1"/>
    <w:qFormat/>
    <w:rsid w:val="005F3EF8"/>
    <w:pPr>
      <w:spacing w:after="0" w:line="240" w:lineRule="auto"/>
    </w:pPr>
    <w:rPr>
      <w:rFonts w:asciiTheme="minorHAnsi" w:eastAsiaTheme="minorEastAsia" w:hAnsiTheme="minorHAnsi"/>
      <w:sz w:val="22"/>
    </w:rPr>
  </w:style>
  <w:style w:type="character" w:customStyle="1" w:styleId="Vnbnnidung">
    <w:name w:val="Văn bản nội dung_"/>
    <w:link w:val="Vnbnnidung0"/>
    <w:uiPriority w:val="99"/>
    <w:locked/>
    <w:rsid w:val="006B6FCF"/>
  </w:style>
  <w:style w:type="paragraph" w:customStyle="1" w:styleId="Vnbnnidung0">
    <w:name w:val="Văn bản nội dung"/>
    <w:basedOn w:val="Normal"/>
    <w:link w:val="Vnbnnidung"/>
    <w:uiPriority w:val="99"/>
    <w:rsid w:val="006B6FCF"/>
    <w:pPr>
      <w:spacing w:after="200" w:line="252" w:lineRule="auto"/>
      <w:ind w:firstLine="400"/>
    </w:pPr>
  </w:style>
  <w:style w:type="character" w:styleId="FollowedHyperlink">
    <w:name w:val="FollowedHyperlink"/>
    <w:basedOn w:val="DefaultParagraphFont"/>
    <w:uiPriority w:val="99"/>
    <w:semiHidden/>
    <w:unhideWhenUsed/>
    <w:rsid w:val="00B47C15"/>
    <w:rPr>
      <w:color w:val="954F72" w:themeColor="followedHyperlink"/>
      <w:u w:val="single"/>
    </w:rPr>
  </w:style>
  <w:style w:type="character" w:customStyle="1" w:styleId="hljs-tag">
    <w:name w:val="hljs-tag"/>
    <w:basedOn w:val="DefaultParagraphFont"/>
    <w:rsid w:val="00D5549A"/>
  </w:style>
  <w:style w:type="character" w:customStyle="1" w:styleId="hljs-name">
    <w:name w:val="hljs-name"/>
    <w:basedOn w:val="DefaultParagraphFont"/>
    <w:rsid w:val="00D5549A"/>
  </w:style>
  <w:style w:type="paragraph" w:styleId="Revision">
    <w:name w:val="Revision"/>
    <w:hidden/>
    <w:uiPriority w:val="99"/>
    <w:semiHidden/>
    <w:rsid w:val="00AC3E5D"/>
    <w:pPr>
      <w:spacing w:after="0" w:line="240" w:lineRule="auto"/>
    </w:pPr>
  </w:style>
  <w:style w:type="paragraph" w:styleId="BalloonText">
    <w:name w:val="Balloon Text"/>
    <w:basedOn w:val="Normal"/>
    <w:link w:val="BalloonTextChar"/>
    <w:uiPriority w:val="99"/>
    <w:semiHidden/>
    <w:unhideWhenUsed/>
    <w:rsid w:val="00AC3E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C3E5D"/>
    <w:rPr>
      <w:rFonts w:ascii="Segoe UI" w:hAnsi="Segoe UI" w:cs="Segoe UI"/>
      <w:sz w:val="18"/>
      <w:szCs w:val="18"/>
    </w:rPr>
  </w:style>
  <w:style w:type="paragraph" w:styleId="TOC4">
    <w:name w:val="toc 4"/>
    <w:basedOn w:val="Normal"/>
    <w:next w:val="Normal"/>
    <w:autoRedefine/>
    <w:uiPriority w:val="39"/>
    <w:unhideWhenUsed/>
    <w:rsid w:val="001C3A22"/>
    <w:pPr>
      <w:spacing w:after="100"/>
      <w:ind w:left="660"/>
    </w:pPr>
    <w:rPr>
      <w:rFonts w:asciiTheme="minorHAnsi" w:eastAsiaTheme="minorEastAsia" w:hAnsiTheme="minorHAnsi"/>
      <w:sz w:val="22"/>
    </w:rPr>
  </w:style>
  <w:style w:type="paragraph" w:styleId="TOC5">
    <w:name w:val="toc 5"/>
    <w:basedOn w:val="Normal"/>
    <w:next w:val="Normal"/>
    <w:autoRedefine/>
    <w:uiPriority w:val="39"/>
    <w:unhideWhenUsed/>
    <w:rsid w:val="001C3A22"/>
    <w:pPr>
      <w:spacing w:after="100"/>
      <w:ind w:left="880"/>
    </w:pPr>
    <w:rPr>
      <w:rFonts w:asciiTheme="minorHAnsi" w:eastAsiaTheme="minorEastAsia" w:hAnsiTheme="minorHAnsi"/>
      <w:sz w:val="22"/>
    </w:rPr>
  </w:style>
  <w:style w:type="paragraph" w:styleId="TOC6">
    <w:name w:val="toc 6"/>
    <w:basedOn w:val="Normal"/>
    <w:next w:val="Normal"/>
    <w:autoRedefine/>
    <w:uiPriority w:val="39"/>
    <w:unhideWhenUsed/>
    <w:rsid w:val="001C3A22"/>
    <w:pPr>
      <w:spacing w:after="100"/>
      <w:ind w:left="1100"/>
    </w:pPr>
    <w:rPr>
      <w:rFonts w:asciiTheme="minorHAnsi" w:eastAsiaTheme="minorEastAsia" w:hAnsiTheme="minorHAnsi"/>
      <w:sz w:val="22"/>
    </w:rPr>
  </w:style>
  <w:style w:type="paragraph" w:styleId="TOC7">
    <w:name w:val="toc 7"/>
    <w:basedOn w:val="Normal"/>
    <w:next w:val="Normal"/>
    <w:autoRedefine/>
    <w:uiPriority w:val="39"/>
    <w:unhideWhenUsed/>
    <w:rsid w:val="001C3A22"/>
    <w:pPr>
      <w:spacing w:after="100"/>
      <w:ind w:left="1320"/>
    </w:pPr>
    <w:rPr>
      <w:rFonts w:asciiTheme="minorHAnsi" w:eastAsiaTheme="minorEastAsia" w:hAnsiTheme="minorHAnsi"/>
      <w:sz w:val="22"/>
    </w:rPr>
  </w:style>
  <w:style w:type="paragraph" w:styleId="TOC8">
    <w:name w:val="toc 8"/>
    <w:basedOn w:val="Normal"/>
    <w:next w:val="Normal"/>
    <w:autoRedefine/>
    <w:uiPriority w:val="39"/>
    <w:unhideWhenUsed/>
    <w:rsid w:val="001C3A22"/>
    <w:pPr>
      <w:spacing w:after="100"/>
      <w:ind w:left="1540"/>
    </w:pPr>
    <w:rPr>
      <w:rFonts w:asciiTheme="minorHAnsi" w:eastAsiaTheme="minorEastAsia" w:hAnsiTheme="minorHAnsi"/>
      <w:sz w:val="22"/>
    </w:rPr>
  </w:style>
  <w:style w:type="paragraph" w:styleId="TOC9">
    <w:name w:val="toc 9"/>
    <w:basedOn w:val="Normal"/>
    <w:next w:val="Normal"/>
    <w:autoRedefine/>
    <w:uiPriority w:val="39"/>
    <w:unhideWhenUsed/>
    <w:rsid w:val="001C3A22"/>
    <w:pPr>
      <w:spacing w:after="100"/>
      <w:ind w:left="1760"/>
    </w:pPr>
    <w:rPr>
      <w:rFonts w:asciiTheme="minorHAnsi" w:eastAsiaTheme="minorEastAsia" w:hAnsiTheme="minorHAnsi"/>
      <w:sz w:val="22"/>
    </w:rPr>
  </w:style>
  <w:style w:type="character" w:customStyle="1" w:styleId="UnresolvedMention1">
    <w:name w:val="Unresolved Mention1"/>
    <w:basedOn w:val="DefaultParagraphFont"/>
    <w:uiPriority w:val="99"/>
    <w:semiHidden/>
    <w:unhideWhenUsed/>
    <w:rsid w:val="00F033E0"/>
    <w:rPr>
      <w:color w:val="605E5C"/>
      <w:shd w:val="clear" w:color="auto" w:fill="E1DFDD"/>
    </w:rPr>
  </w:style>
  <w:style w:type="character" w:styleId="Strong">
    <w:name w:val="Strong"/>
    <w:basedOn w:val="DefaultParagraphFont"/>
    <w:uiPriority w:val="22"/>
    <w:qFormat/>
    <w:rsid w:val="00840A32"/>
    <w:rPr>
      <w:b/>
      <w:bCs/>
    </w:rPr>
  </w:style>
  <w:style w:type="character" w:customStyle="1" w:styleId="Heading4Char">
    <w:name w:val="Heading 4 Char"/>
    <w:basedOn w:val="DefaultParagraphFont"/>
    <w:link w:val="Heading4"/>
    <w:uiPriority w:val="9"/>
    <w:rsid w:val="00616EC4"/>
    <w:rPr>
      <w:rFonts w:asciiTheme="majorHAnsi" w:eastAsiaTheme="majorEastAsia" w:hAnsiTheme="majorHAnsi" w:cstheme="majorBidi"/>
      <w:i/>
      <w:iCs/>
      <w:color w:val="2E74B5" w:themeColor="accent1" w:themeShade="BF"/>
      <w:szCs w:val="24"/>
    </w:rPr>
  </w:style>
  <w:style w:type="paragraph" w:styleId="NormalWeb">
    <w:name w:val="Normal (Web)"/>
    <w:basedOn w:val="Normal"/>
    <w:uiPriority w:val="99"/>
    <w:unhideWhenUsed/>
    <w:rsid w:val="00553D72"/>
    <w:pPr>
      <w:spacing w:before="100" w:beforeAutospacing="1" w:after="100" w:afterAutospacing="1"/>
    </w:pPr>
  </w:style>
  <w:style w:type="character" w:customStyle="1" w:styleId="apple-tab-span">
    <w:name w:val="apple-tab-span"/>
    <w:basedOn w:val="DefaultParagraphFont"/>
    <w:rsid w:val="0017537E"/>
  </w:style>
  <w:style w:type="paragraph" w:customStyle="1" w:styleId="msonormal">
    <w:name w:val="msonormal"/>
    <w:basedOn w:val="Normal"/>
    <w:rsid w:val="001B658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fontTable" Target="fontTable.xml"/><Relationship Id="rId7" Type="http://schemas.openxmlformats.org/officeDocument/2006/relationships/theme" Target="theme/theme1.xml"/><Relationship Id="rId12" Type="http://schemas.openxmlformats.org/officeDocument/2006/relationships/customXml" Target="../customXml/item4.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footer" Target="footer1.xml"/><Relationship Id="rId11" Type="http://schemas.openxmlformats.org/officeDocument/2006/relationships/customXml" Target="../customXml/item3.xml"/><Relationship Id="rId5" Type="http://schemas.openxmlformats.org/officeDocument/2006/relationships/header" Target="header1.xml"/><Relationship Id="rId10" Type="http://schemas.openxmlformats.org/officeDocument/2006/relationships/customXml" Target="../customXml/item2.xml"/><Relationship Id="rId4" Type="http://schemas.openxmlformats.org/officeDocument/2006/relationships/customXml" Target="../customXml/item1.xml"/><Relationship Id="rId9"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D3ACDDDBD8A5C4593575E3E01142631" ma:contentTypeVersion="4" ma:contentTypeDescription="Create a new document." ma:contentTypeScope="" ma:versionID="8a293e8abb7ffc5713dd741c8c3e116b">
  <xsd:schema xmlns:xsd="http://www.w3.org/2001/XMLSchema" xmlns:xs="http://www.w3.org/2001/XMLSchema" xmlns:p="http://schemas.microsoft.com/office/2006/metadata/properties" xmlns:ns2="236434ac-9621-4ff5-a838-39e894409630" targetNamespace="http://schemas.microsoft.com/office/2006/metadata/properties" ma:root="true" ma:fieldsID="a19c1cdb56b8a595505defc37df7bfbc" ns2:_="">
    <xsd:import namespace="236434ac-9621-4ff5-a838-39e89440963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6434ac-9621-4ff5-a838-39e8944096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3B3F224-4AC4-4800-B797-030EC93D3FB7}">
  <ds:schemaRefs>
    <ds:schemaRef ds:uri="http://schemas.openxmlformats.org/officeDocument/2006/bibliography"/>
  </ds:schemaRefs>
</ds:datastoreItem>
</file>

<file path=customXml/itemProps2.xml><?xml version="1.0" encoding="utf-8"?>
<ds:datastoreItem xmlns:ds="http://schemas.openxmlformats.org/officeDocument/2006/customXml" ds:itemID="{F100573A-A829-436B-81D5-3DB82476842B}"/>
</file>

<file path=customXml/itemProps3.xml><?xml version="1.0" encoding="utf-8"?>
<ds:datastoreItem xmlns:ds="http://schemas.openxmlformats.org/officeDocument/2006/customXml" ds:itemID="{DCC22774-A40C-49A0-B584-0BC654DAC4C8}"/>
</file>

<file path=customXml/itemProps4.xml><?xml version="1.0" encoding="utf-8"?>
<ds:datastoreItem xmlns:ds="http://schemas.openxmlformats.org/officeDocument/2006/customXml" ds:itemID="{5B522A1D-6DDA-4A70-801E-E6C57E1E11C9}"/>
</file>

<file path=docProps/app.xml><?xml version="1.0" encoding="utf-8"?>
<Properties xmlns="http://schemas.openxmlformats.org/officeDocument/2006/extended-properties" xmlns:vt="http://schemas.openxmlformats.org/officeDocument/2006/docPropsVTypes">
  <Template>Normal.dotm</Template>
  <TotalTime>8106</TotalTime>
  <Pages>297</Pages>
  <Words>64261</Words>
  <Characters>366293</Characters>
  <Application>Microsoft Office Word</Application>
  <DocSecurity>0</DocSecurity>
  <Lines>3052</Lines>
  <Paragraphs>859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Ming Quang</dc:creator>
  <cp:lastModifiedBy>Đặng Thùy Nhung</cp:lastModifiedBy>
  <cp:revision>758</cp:revision>
  <dcterms:created xsi:type="dcterms:W3CDTF">2020-07-29T09:53:00Z</dcterms:created>
  <dcterms:modified xsi:type="dcterms:W3CDTF">2024-08-13T03:01:00Z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0x0101002D3ACDDDBD8A5C4593575E3E01142631</vt:lpwstr>
  </property>
</Properties>
</file>